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C4EF3" w:rsidP="00D97806" w:rsidRDefault="005358B6" w14:paraId="2C078E63" w14:textId="78FC36D0">
      <w:pPr>
        <w:pStyle w:val="Title"/>
      </w:pPr>
      <w:proofErr w:type="spellStart"/>
      <w:r>
        <w:t>ღია</w:t>
      </w:r>
      <w:proofErr w:type="spellEnd"/>
      <w:r>
        <w:t xml:space="preserve"> </w:t>
      </w:r>
      <w:proofErr w:type="spellStart"/>
      <w:r>
        <w:t>ფინანსების</w:t>
      </w:r>
      <w:proofErr w:type="spellEnd"/>
      <w:r>
        <w:t xml:space="preserve"> </w:t>
      </w:r>
      <w:proofErr w:type="spellStart"/>
      <w:r>
        <w:t>სისტემაში</w:t>
      </w:r>
      <w:proofErr w:type="spellEnd"/>
      <w:r>
        <w:t xml:space="preserve"> </w:t>
      </w:r>
      <w:r w:rsidR="008F6B80">
        <w:rPr>
          <w:lang w:val="ka-GE"/>
        </w:rPr>
        <w:t>თანხმობების მართვის</w:t>
      </w:r>
      <w:r>
        <w:t xml:space="preserve"> </w:t>
      </w:r>
      <w:proofErr w:type="spellStart"/>
      <w:r>
        <w:t>სახელმძღვანელო</w:t>
      </w:r>
      <w:proofErr w:type="spellEnd"/>
    </w:p>
    <w:p w:rsidR="00CF28A7" w:rsidP="007A0E73" w:rsidRDefault="00CF28A7" w14:paraId="571C6DE7" w14:textId="5161E4EA">
      <w:pPr>
        <w:pStyle w:val="Subtitle"/>
        <w:rPr>
          <w:lang w:val="ka-GE"/>
        </w:rPr>
      </w:pPr>
      <w:r>
        <w:rPr>
          <w:lang w:val="ka-GE"/>
        </w:rPr>
        <w:t xml:space="preserve">ვერსია </w:t>
      </w:r>
      <w:r w:rsidR="005358B6">
        <w:rPr>
          <w:lang w:val="ka-GE"/>
        </w:rPr>
        <w:t>0.</w:t>
      </w:r>
      <w:r w:rsidR="00B23553">
        <w:rPr>
          <w:lang w:val="ka-GE"/>
        </w:rPr>
        <w:t>1</w:t>
      </w:r>
      <w:r w:rsidR="005358B6">
        <w:rPr>
          <w:lang w:val="ka-GE"/>
        </w:rPr>
        <w:t>.</w:t>
      </w:r>
      <w:r w:rsidR="00B23553">
        <w:rPr>
          <w:lang w:val="ka-GE"/>
        </w:rPr>
        <w:t>0</w:t>
      </w:r>
      <w:r w:rsidR="00B9046B">
        <w:rPr>
          <w:lang w:val="ka-GE"/>
        </w:rPr>
        <w:t>-</w:t>
      </w:r>
      <w:r w:rsidR="006228BE">
        <w:rPr>
          <w:lang w:val="ka-GE"/>
        </w:rPr>
        <w:t>20240</w:t>
      </w:r>
      <w:r w:rsidR="00B206E5">
        <w:rPr>
          <w:lang w:val="ka-GE"/>
        </w:rPr>
        <w:t>6</w:t>
      </w:r>
      <w:r w:rsidR="006228BE">
        <w:rPr>
          <w:lang w:val="ka-GE"/>
        </w:rPr>
        <w:t>1</w:t>
      </w:r>
      <w:r w:rsidR="00B206E5">
        <w:rPr>
          <w:lang w:val="ka-GE"/>
        </w:rPr>
        <w:t>9</w:t>
      </w:r>
    </w:p>
    <w:p w:rsidR="00D2398D" w:rsidP="00D2398D" w:rsidRDefault="00D2398D" w14:paraId="64A9844A" w14:textId="77777777">
      <w:pPr>
        <w:rPr>
          <w:lang w:val="ka-GE"/>
        </w:rPr>
      </w:pPr>
    </w:p>
    <w:p w:rsidR="00D2398D" w:rsidP="00D2398D" w:rsidRDefault="00D2398D" w14:paraId="31C8ED0C" w14:textId="77777777">
      <w:pPr>
        <w:rPr>
          <w:lang w:val="ka-GE"/>
        </w:rPr>
      </w:pPr>
    </w:p>
    <w:p w:rsidRPr="00D2398D" w:rsidR="00D2398D" w:rsidP="00D2398D" w:rsidRDefault="00D2398D" w14:paraId="5E30A79F" w14:textId="181A43FF">
      <w:pPr>
        <w:jc w:val="center"/>
        <w:rPr>
          <w:lang w:val="ka-GE"/>
        </w:rPr>
      </w:pPr>
      <w:r w:rsidRPr="00271AED">
        <w:rPr>
          <w:color w:val="FF0000"/>
          <w:sz w:val="28"/>
          <w:szCs w:val="28"/>
          <w:lang w:val="ka-GE"/>
        </w:rPr>
        <w:t xml:space="preserve">(მხოლოდ შიდა </w:t>
      </w:r>
      <w:r>
        <w:rPr>
          <w:color w:val="FF0000"/>
          <w:sz w:val="28"/>
          <w:szCs w:val="28"/>
          <w:lang w:val="ka-GE"/>
        </w:rPr>
        <w:t>განხილვებისა</w:t>
      </w:r>
      <w:r w:rsidRPr="00271AED">
        <w:rPr>
          <w:color w:val="FF0000"/>
          <w:sz w:val="28"/>
          <w:szCs w:val="28"/>
          <w:lang w:val="ka-GE"/>
        </w:rPr>
        <w:t xml:space="preserve"> და კომენტარებისათვის)</w:t>
      </w:r>
    </w:p>
    <w:p w:rsidR="004A74EB" w:rsidRDefault="004A74EB" w14:paraId="1C69C192" w14:textId="02E9E1CB">
      <w:r>
        <w:br w:type="page"/>
      </w:r>
    </w:p>
    <w:bookmarkStart w:name="_Toc169726863" w:displacedByCustomXml="next" w:id="0"/>
    <w:sdt>
      <w:sdtPr>
        <w:id w:val="1460069924"/>
        <w:docPartObj>
          <w:docPartGallery w:val="Table of Contents"/>
          <w:docPartUnique/>
        </w:docPartObj>
        <w:rPr>
          <w:rFonts w:ascii="Calibri" w:hAnsi="Calibri" w:eastAsia="Calibri" w:cs="Arial" w:asciiTheme="minorAscii" w:hAnsiTheme="minorAscii" w:eastAsiaTheme="minorAscii" w:cstheme="minorBidi"/>
          <w:color w:val="auto"/>
          <w:sz w:val="22"/>
          <w:szCs w:val="22"/>
        </w:rPr>
      </w:sdtPr>
      <w:sdtEndPr>
        <w:rPr>
          <w:rFonts w:ascii="Calibri" w:hAnsi="Calibri" w:eastAsia="Calibri" w:cs="Arial" w:asciiTheme="minorAscii" w:hAnsiTheme="minorAscii" w:eastAsiaTheme="minorAscii" w:cstheme="minorBidi"/>
          <w:b w:val="1"/>
          <w:bCs w:val="1"/>
          <w:color w:val="auto"/>
          <w:sz w:val="22"/>
          <w:szCs w:val="22"/>
        </w:rPr>
      </w:sdtEndPr>
      <w:sdtContent>
        <w:p w:rsidR="00364700" w:rsidP="00D97806" w:rsidRDefault="123A9CD3" w14:paraId="41EFDCCA" w14:textId="799D2F16">
          <w:pPr>
            <w:pStyle w:val="Heading1"/>
          </w:pPr>
          <w:proofErr w:type="spellStart"/>
          <w:r>
            <w:t>სარჩევი</w:t>
          </w:r>
          <w:bookmarkEnd w:id="0"/>
          <w:proofErr w:type="spellEnd"/>
        </w:p>
        <w:p w:rsidR="00E01442" w:rsidRDefault="00364700" w14:paraId="151116D4" w14:textId="25AD1E5D">
          <w:pPr>
            <w:pStyle w:val="TOC1"/>
            <w:tabs>
              <w:tab w:val="left" w:pos="440"/>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history="1" w:anchor="_Toc169726863">
            <w:r w:rsidRPr="00EA43EC" w:rsidR="00E01442">
              <w:rPr>
                <w:rStyle w:val="Hyperlink"/>
                <w:noProof/>
              </w:rPr>
              <w:t>1</w:t>
            </w:r>
            <w:r w:rsidR="00E01442">
              <w:rPr>
                <w:rFonts w:eastAsiaTheme="minorEastAsia"/>
                <w:noProof/>
                <w:kern w:val="2"/>
                <w:sz w:val="24"/>
                <w:szCs w:val="24"/>
                <w14:ligatures w14:val="standardContextual"/>
              </w:rPr>
              <w:tab/>
            </w:r>
            <w:r w:rsidRPr="00EA43EC" w:rsidR="00E01442">
              <w:rPr>
                <w:rStyle w:val="Hyperlink"/>
                <w:noProof/>
              </w:rPr>
              <w:t>სარჩევი</w:t>
            </w:r>
            <w:r w:rsidR="00E01442">
              <w:rPr>
                <w:noProof/>
                <w:webHidden/>
              </w:rPr>
              <w:tab/>
            </w:r>
            <w:r w:rsidR="00E01442">
              <w:rPr>
                <w:noProof/>
                <w:webHidden/>
              </w:rPr>
              <w:fldChar w:fldCharType="begin"/>
            </w:r>
            <w:r w:rsidR="00E01442">
              <w:rPr>
                <w:noProof/>
                <w:webHidden/>
              </w:rPr>
              <w:instrText xml:space="preserve"> PAGEREF _Toc169726863 \h </w:instrText>
            </w:r>
            <w:r w:rsidR="00E01442">
              <w:rPr>
                <w:noProof/>
                <w:webHidden/>
              </w:rPr>
            </w:r>
            <w:r w:rsidR="00E01442">
              <w:rPr>
                <w:noProof/>
                <w:webHidden/>
              </w:rPr>
              <w:fldChar w:fldCharType="separate"/>
            </w:r>
            <w:r w:rsidR="00E01442">
              <w:rPr>
                <w:noProof/>
                <w:webHidden/>
              </w:rPr>
              <w:t>2</w:t>
            </w:r>
            <w:r w:rsidR="00E01442">
              <w:rPr>
                <w:noProof/>
                <w:webHidden/>
              </w:rPr>
              <w:fldChar w:fldCharType="end"/>
            </w:r>
          </w:hyperlink>
        </w:p>
        <w:p w:rsidR="00E01442" w:rsidRDefault="00E01442" w14:paraId="4BA58015" w14:textId="2334E576">
          <w:pPr>
            <w:pStyle w:val="TOC1"/>
            <w:tabs>
              <w:tab w:val="left" w:pos="440"/>
              <w:tab w:val="right" w:leader="dot" w:pos="9350"/>
            </w:tabs>
            <w:rPr>
              <w:rFonts w:eastAsiaTheme="minorEastAsia"/>
              <w:noProof/>
              <w:kern w:val="2"/>
              <w:sz w:val="24"/>
              <w:szCs w:val="24"/>
              <w14:ligatures w14:val="standardContextual"/>
            </w:rPr>
          </w:pPr>
          <w:hyperlink w:history="1" w:anchor="_Toc169726864">
            <w:r w:rsidRPr="00EA43EC">
              <w:rPr>
                <w:rStyle w:val="Hyperlink"/>
                <w:noProof/>
                <w:lang w:val="ka-GE"/>
              </w:rPr>
              <w:t>2</w:t>
            </w:r>
            <w:r>
              <w:rPr>
                <w:rFonts w:eastAsiaTheme="minorEastAsia"/>
                <w:noProof/>
                <w:kern w:val="2"/>
                <w:sz w:val="24"/>
                <w:szCs w:val="24"/>
                <w14:ligatures w14:val="standardContextual"/>
              </w:rPr>
              <w:tab/>
            </w:r>
            <w:r w:rsidRPr="00EA43EC">
              <w:rPr>
                <w:rStyle w:val="Hyperlink"/>
                <w:noProof/>
                <w:lang w:val="ka-GE"/>
              </w:rPr>
              <w:t>დოკუმენტის შესახებ</w:t>
            </w:r>
            <w:r>
              <w:rPr>
                <w:noProof/>
                <w:webHidden/>
              </w:rPr>
              <w:tab/>
            </w:r>
            <w:r>
              <w:rPr>
                <w:noProof/>
                <w:webHidden/>
              </w:rPr>
              <w:fldChar w:fldCharType="begin"/>
            </w:r>
            <w:r>
              <w:rPr>
                <w:noProof/>
                <w:webHidden/>
              </w:rPr>
              <w:instrText xml:space="preserve"> PAGEREF _Toc169726864 \h </w:instrText>
            </w:r>
            <w:r>
              <w:rPr>
                <w:noProof/>
                <w:webHidden/>
              </w:rPr>
            </w:r>
            <w:r>
              <w:rPr>
                <w:noProof/>
                <w:webHidden/>
              </w:rPr>
              <w:fldChar w:fldCharType="separate"/>
            </w:r>
            <w:r>
              <w:rPr>
                <w:noProof/>
                <w:webHidden/>
              </w:rPr>
              <w:t>3</w:t>
            </w:r>
            <w:r>
              <w:rPr>
                <w:noProof/>
                <w:webHidden/>
              </w:rPr>
              <w:fldChar w:fldCharType="end"/>
            </w:r>
          </w:hyperlink>
        </w:p>
        <w:p w:rsidR="00E01442" w:rsidRDefault="00E01442" w14:paraId="272F80E5" w14:textId="33B672A4">
          <w:pPr>
            <w:pStyle w:val="TOC1"/>
            <w:tabs>
              <w:tab w:val="left" w:pos="440"/>
              <w:tab w:val="right" w:leader="dot" w:pos="9350"/>
            </w:tabs>
            <w:rPr>
              <w:rFonts w:eastAsiaTheme="minorEastAsia"/>
              <w:noProof/>
              <w:kern w:val="2"/>
              <w:sz w:val="24"/>
              <w:szCs w:val="24"/>
              <w14:ligatures w14:val="standardContextual"/>
            </w:rPr>
          </w:pPr>
          <w:hyperlink w:history="1" w:anchor="_Toc169726865">
            <w:r w:rsidRPr="00EA43EC">
              <w:rPr>
                <w:rStyle w:val="Hyperlink"/>
                <w:noProof/>
                <w:lang w:val="ka-GE"/>
              </w:rPr>
              <w:t>3</w:t>
            </w:r>
            <w:r>
              <w:rPr>
                <w:rFonts w:eastAsiaTheme="minorEastAsia"/>
                <w:noProof/>
                <w:kern w:val="2"/>
                <w:sz w:val="24"/>
                <w:szCs w:val="24"/>
                <w14:ligatures w14:val="standardContextual"/>
              </w:rPr>
              <w:tab/>
            </w:r>
            <w:r w:rsidRPr="00EA43EC">
              <w:rPr>
                <w:rStyle w:val="Hyperlink"/>
                <w:noProof/>
                <w:lang w:val="ka-GE"/>
              </w:rPr>
              <w:t>დოკუმენტის ისტორია</w:t>
            </w:r>
            <w:r>
              <w:rPr>
                <w:noProof/>
                <w:webHidden/>
              </w:rPr>
              <w:tab/>
            </w:r>
            <w:r>
              <w:rPr>
                <w:noProof/>
                <w:webHidden/>
              </w:rPr>
              <w:fldChar w:fldCharType="begin"/>
            </w:r>
            <w:r>
              <w:rPr>
                <w:noProof/>
                <w:webHidden/>
              </w:rPr>
              <w:instrText xml:space="preserve"> PAGEREF _Toc169726865 \h </w:instrText>
            </w:r>
            <w:r>
              <w:rPr>
                <w:noProof/>
                <w:webHidden/>
              </w:rPr>
            </w:r>
            <w:r>
              <w:rPr>
                <w:noProof/>
                <w:webHidden/>
              </w:rPr>
              <w:fldChar w:fldCharType="separate"/>
            </w:r>
            <w:r>
              <w:rPr>
                <w:noProof/>
                <w:webHidden/>
              </w:rPr>
              <w:t>4</w:t>
            </w:r>
            <w:r>
              <w:rPr>
                <w:noProof/>
                <w:webHidden/>
              </w:rPr>
              <w:fldChar w:fldCharType="end"/>
            </w:r>
          </w:hyperlink>
        </w:p>
        <w:p w:rsidR="00E01442" w:rsidRDefault="00E01442" w14:paraId="64708DCE" w14:textId="34F2C658">
          <w:pPr>
            <w:pStyle w:val="TOC1"/>
            <w:tabs>
              <w:tab w:val="left" w:pos="440"/>
              <w:tab w:val="right" w:leader="dot" w:pos="9350"/>
            </w:tabs>
            <w:rPr>
              <w:rFonts w:eastAsiaTheme="minorEastAsia"/>
              <w:noProof/>
              <w:kern w:val="2"/>
              <w:sz w:val="24"/>
              <w:szCs w:val="24"/>
              <w14:ligatures w14:val="standardContextual"/>
            </w:rPr>
          </w:pPr>
          <w:hyperlink w:history="1" w:anchor="_Toc169726866">
            <w:r w:rsidRPr="00EA43EC">
              <w:rPr>
                <w:rStyle w:val="Hyperlink"/>
                <w:noProof/>
                <w:lang w:val="ka-GE"/>
              </w:rPr>
              <w:t>4</w:t>
            </w:r>
            <w:r>
              <w:rPr>
                <w:rFonts w:eastAsiaTheme="minorEastAsia"/>
                <w:noProof/>
                <w:kern w:val="2"/>
                <w:sz w:val="24"/>
                <w:szCs w:val="24"/>
                <w14:ligatures w14:val="standardContextual"/>
              </w:rPr>
              <w:tab/>
            </w:r>
            <w:r w:rsidRPr="00EA43EC">
              <w:rPr>
                <w:rStyle w:val="Hyperlink"/>
                <w:noProof/>
                <w:lang w:val="ka-GE"/>
              </w:rPr>
              <w:t>ტერმინები და აბრევიატურები</w:t>
            </w:r>
            <w:r>
              <w:rPr>
                <w:noProof/>
                <w:webHidden/>
              </w:rPr>
              <w:tab/>
            </w:r>
            <w:r>
              <w:rPr>
                <w:noProof/>
                <w:webHidden/>
              </w:rPr>
              <w:fldChar w:fldCharType="begin"/>
            </w:r>
            <w:r>
              <w:rPr>
                <w:noProof/>
                <w:webHidden/>
              </w:rPr>
              <w:instrText xml:space="preserve"> PAGEREF _Toc169726866 \h </w:instrText>
            </w:r>
            <w:r>
              <w:rPr>
                <w:noProof/>
                <w:webHidden/>
              </w:rPr>
            </w:r>
            <w:r>
              <w:rPr>
                <w:noProof/>
                <w:webHidden/>
              </w:rPr>
              <w:fldChar w:fldCharType="separate"/>
            </w:r>
            <w:r>
              <w:rPr>
                <w:noProof/>
                <w:webHidden/>
              </w:rPr>
              <w:t>4</w:t>
            </w:r>
            <w:r>
              <w:rPr>
                <w:noProof/>
                <w:webHidden/>
              </w:rPr>
              <w:fldChar w:fldCharType="end"/>
            </w:r>
          </w:hyperlink>
        </w:p>
        <w:p w:rsidR="00E01442" w:rsidRDefault="00E01442" w14:paraId="4CFD1604" w14:textId="77340090">
          <w:pPr>
            <w:pStyle w:val="TOC1"/>
            <w:tabs>
              <w:tab w:val="left" w:pos="440"/>
              <w:tab w:val="right" w:leader="dot" w:pos="9350"/>
            </w:tabs>
            <w:rPr>
              <w:rFonts w:eastAsiaTheme="minorEastAsia"/>
              <w:noProof/>
              <w:kern w:val="2"/>
              <w:sz w:val="24"/>
              <w:szCs w:val="24"/>
              <w14:ligatures w14:val="standardContextual"/>
            </w:rPr>
          </w:pPr>
          <w:hyperlink w:history="1" w:anchor="_Toc169726867">
            <w:r w:rsidRPr="00EA43EC">
              <w:rPr>
                <w:rStyle w:val="Hyperlink"/>
                <w:noProof/>
                <w:lang w:val="ka-GE"/>
              </w:rPr>
              <w:t>5</w:t>
            </w:r>
            <w:r>
              <w:rPr>
                <w:rFonts w:eastAsiaTheme="minorEastAsia"/>
                <w:noProof/>
                <w:kern w:val="2"/>
                <w:sz w:val="24"/>
                <w:szCs w:val="24"/>
                <w14:ligatures w14:val="standardContextual"/>
              </w:rPr>
              <w:tab/>
            </w:r>
            <w:r w:rsidRPr="00EA43EC">
              <w:rPr>
                <w:rStyle w:val="Hyperlink"/>
                <w:noProof/>
                <w:lang w:val="ka-GE"/>
              </w:rPr>
              <w:t>პროტოკოლისა და უსაფრთხოების საკითხები</w:t>
            </w:r>
            <w:r>
              <w:rPr>
                <w:noProof/>
                <w:webHidden/>
              </w:rPr>
              <w:tab/>
            </w:r>
            <w:r>
              <w:rPr>
                <w:noProof/>
                <w:webHidden/>
              </w:rPr>
              <w:fldChar w:fldCharType="begin"/>
            </w:r>
            <w:r>
              <w:rPr>
                <w:noProof/>
                <w:webHidden/>
              </w:rPr>
              <w:instrText xml:space="preserve"> PAGEREF _Toc169726867 \h </w:instrText>
            </w:r>
            <w:r>
              <w:rPr>
                <w:noProof/>
                <w:webHidden/>
              </w:rPr>
            </w:r>
            <w:r>
              <w:rPr>
                <w:noProof/>
                <w:webHidden/>
              </w:rPr>
              <w:fldChar w:fldCharType="separate"/>
            </w:r>
            <w:r>
              <w:rPr>
                <w:noProof/>
                <w:webHidden/>
              </w:rPr>
              <w:t>5</w:t>
            </w:r>
            <w:r>
              <w:rPr>
                <w:noProof/>
                <w:webHidden/>
              </w:rPr>
              <w:fldChar w:fldCharType="end"/>
            </w:r>
          </w:hyperlink>
        </w:p>
        <w:p w:rsidR="00E01442" w:rsidRDefault="00E01442" w14:paraId="24426CCC" w14:textId="313E3B34">
          <w:pPr>
            <w:pStyle w:val="TOC2"/>
            <w:tabs>
              <w:tab w:val="left" w:pos="880"/>
              <w:tab w:val="right" w:leader="dot" w:pos="9350"/>
            </w:tabs>
            <w:rPr>
              <w:rFonts w:eastAsiaTheme="minorEastAsia"/>
              <w:noProof/>
              <w:kern w:val="2"/>
              <w:sz w:val="24"/>
              <w:szCs w:val="24"/>
              <w14:ligatures w14:val="standardContextual"/>
            </w:rPr>
          </w:pPr>
          <w:hyperlink w:history="1" w:anchor="_Toc169726868">
            <w:r w:rsidRPr="00EA43EC">
              <w:rPr>
                <w:rStyle w:val="Hyperlink"/>
                <w:noProof/>
                <w:lang w:val="ka-GE"/>
              </w:rPr>
              <w:t>5.1</w:t>
            </w:r>
            <w:r>
              <w:rPr>
                <w:rFonts w:eastAsiaTheme="minorEastAsia"/>
                <w:noProof/>
                <w:kern w:val="2"/>
                <w:sz w:val="24"/>
                <w:szCs w:val="24"/>
                <w14:ligatures w14:val="standardContextual"/>
              </w:rPr>
              <w:tab/>
            </w:r>
            <w:r w:rsidRPr="00EA43EC">
              <w:rPr>
                <w:rStyle w:val="Hyperlink"/>
                <w:noProof/>
              </w:rPr>
              <w:t xml:space="preserve">API </w:t>
            </w:r>
            <w:r w:rsidRPr="00EA43EC">
              <w:rPr>
                <w:rStyle w:val="Hyperlink"/>
                <w:noProof/>
                <w:lang w:val="ka-GE"/>
              </w:rPr>
              <w:t>სტრუქტურა</w:t>
            </w:r>
            <w:r>
              <w:rPr>
                <w:noProof/>
                <w:webHidden/>
              </w:rPr>
              <w:tab/>
            </w:r>
            <w:r>
              <w:rPr>
                <w:noProof/>
                <w:webHidden/>
              </w:rPr>
              <w:fldChar w:fldCharType="begin"/>
            </w:r>
            <w:r>
              <w:rPr>
                <w:noProof/>
                <w:webHidden/>
              </w:rPr>
              <w:instrText xml:space="preserve"> PAGEREF _Toc169726868 \h </w:instrText>
            </w:r>
            <w:r>
              <w:rPr>
                <w:noProof/>
                <w:webHidden/>
              </w:rPr>
            </w:r>
            <w:r>
              <w:rPr>
                <w:noProof/>
                <w:webHidden/>
              </w:rPr>
              <w:fldChar w:fldCharType="separate"/>
            </w:r>
            <w:r>
              <w:rPr>
                <w:noProof/>
                <w:webHidden/>
              </w:rPr>
              <w:t>5</w:t>
            </w:r>
            <w:r>
              <w:rPr>
                <w:noProof/>
                <w:webHidden/>
              </w:rPr>
              <w:fldChar w:fldCharType="end"/>
            </w:r>
          </w:hyperlink>
        </w:p>
        <w:p w:rsidR="00E01442" w:rsidRDefault="00E01442" w14:paraId="2354A3AE" w14:textId="036B2EB9">
          <w:pPr>
            <w:pStyle w:val="TOC1"/>
            <w:tabs>
              <w:tab w:val="left" w:pos="440"/>
              <w:tab w:val="right" w:leader="dot" w:pos="9350"/>
            </w:tabs>
            <w:rPr>
              <w:rFonts w:eastAsiaTheme="minorEastAsia"/>
              <w:noProof/>
              <w:kern w:val="2"/>
              <w:sz w:val="24"/>
              <w:szCs w:val="24"/>
              <w14:ligatures w14:val="standardContextual"/>
            </w:rPr>
          </w:pPr>
          <w:hyperlink w:history="1" w:anchor="_Toc169726869">
            <w:r w:rsidRPr="00EA43EC">
              <w:rPr>
                <w:rStyle w:val="Hyperlink"/>
                <w:noProof/>
                <w:lang w:val="ka-GE"/>
              </w:rPr>
              <w:t>6</w:t>
            </w:r>
            <w:r>
              <w:rPr>
                <w:rFonts w:eastAsiaTheme="minorEastAsia"/>
                <w:noProof/>
                <w:kern w:val="2"/>
                <w:sz w:val="24"/>
                <w:szCs w:val="24"/>
                <w14:ligatures w14:val="standardContextual"/>
              </w:rPr>
              <w:tab/>
            </w:r>
            <w:r w:rsidRPr="00EA43EC">
              <w:rPr>
                <w:rStyle w:val="Hyperlink"/>
                <w:noProof/>
                <w:lang w:val="ka-GE"/>
              </w:rPr>
              <w:t>თანხმობის კატეგორიების მხარდაჭერა</w:t>
            </w:r>
            <w:r>
              <w:rPr>
                <w:noProof/>
                <w:webHidden/>
              </w:rPr>
              <w:tab/>
            </w:r>
            <w:r>
              <w:rPr>
                <w:noProof/>
                <w:webHidden/>
              </w:rPr>
              <w:fldChar w:fldCharType="begin"/>
            </w:r>
            <w:r>
              <w:rPr>
                <w:noProof/>
                <w:webHidden/>
              </w:rPr>
              <w:instrText xml:space="preserve"> PAGEREF _Toc169726869 \h </w:instrText>
            </w:r>
            <w:r>
              <w:rPr>
                <w:noProof/>
                <w:webHidden/>
              </w:rPr>
            </w:r>
            <w:r>
              <w:rPr>
                <w:noProof/>
                <w:webHidden/>
              </w:rPr>
              <w:fldChar w:fldCharType="separate"/>
            </w:r>
            <w:r>
              <w:rPr>
                <w:noProof/>
                <w:webHidden/>
              </w:rPr>
              <w:t>6</w:t>
            </w:r>
            <w:r>
              <w:rPr>
                <w:noProof/>
                <w:webHidden/>
              </w:rPr>
              <w:fldChar w:fldCharType="end"/>
            </w:r>
          </w:hyperlink>
        </w:p>
        <w:p w:rsidR="00E01442" w:rsidRDefault="00E01442" w14:paraId="01180E53" w14:textId="27EC9F62">
          <w:pPr>
            <w:pStyle w:val="TOC2"/>
            <w:tabs>
              <w:tab w:val="left" w:pos="880"/>
              <w:tab w:val="right" w:leader="dot" w:pos="9350"/>
            </w:tabs>
            <w:rPr>
              <w:rFonts w:eastAsiaTheme="minorEastAsia"/>
              <w:noProof/>
              <w:kern w:val="2"/>
              <w:sz w:val="24"/>
              <w:szCs w:val="24"/>
              <w14:ligatures w14:val="standardContextual"/>
            </w:rPr>
          </w:pPr>
          <w:hyperlink w:history="1" w:anchor="_Toc169726870">
            <w:r w:rsidRPr="00EA43EC">
              <w:rPr>
                <w:rStyle w:val="Hyperlink"/>
                <w:noProof/>
                <w:lang w:val="ka-GE"/>
              </w:rPr>
              <w:t>6.1</w:t>
            </w:r>
            <w:r>
              <w:rPr>
                <w:rFonts w:eastAsiaTheme="minorEastAsia"/>
                <w:noProof/>
                <w:kern w:val="2"/>
                <w:sz w:val="24"/>
                <w:szCs w:val="24"/>
                <w14:ligatures w14:val="standardContextual"/>
              </w:rPr>
              <w:tab/>
            </w:r>
            <w:r w:rsidRPr="00EA43EC">
              <w:rPr>
                <w:rStyle w:val="Hyperlink"/>
                <w:noProof/>
                <w:lang w:val="ka-GE"/>
              </w:rPr>
              <w:t>ანგარიშის ტიპები, რომლებზეც შეიძლება მოხდეს თანხმობის მიღება</w:t>
            </w:r>
            <w:r>
              <w:rPr>
                <w:noProof/>
                <w:webHidden/>
              </w:rPr>
              <w:tab/>
            </w:r>
            <w:r>
              <w:rPr>
                <w:noProof/>
                <w:webHidden/>
              </w:rPr>
              <w:fldChar w:fldCharType="begin"/>
            </w:r>
            <w:r>
              <w:rPr>
                <w:noProof/>
                <w:webHidden/>
              </w:rPr>
              <w:instrText xml:space="preserve"> PAGEREF _Toc169726870 \h </w:instrText>
            </w:r>
            <w:r>
              <w:rPr>
                <w:noProof/>
                <w:webHidden/>
              </w:rPr>
            </w:r>
            <w:r>
              <w:rPr>
                <w:noProof/>
                <w:webHidden/>
              </w:rPr>
              <w:fldChar w:fldCharType="separate"/>
            </w:r>
            <w:r>
              <w:rPr>
                <w:noProof/>
                <w:webHidden/>
              </w:rPr>
              <w:t>6</w:t>
            </w:r>
            <w:r>
              <w:rPr>
                <w:noProof/>
                <w:webHidden/>
              </w:rPr>
              <w:fldChar w:fldCharType="end"/>
            </w:r>
          </w:hyperlink>
        </w:p>
        <w:p w:rsidR="00E01442" w:rsidRDefault="00E01442" w14:paraId="12EA3DE7" w14:textId="54DADE16">
          <w:pPr>
            <w:pStyle w:val="TOC2"/>
            <w:tabs>
              <w:tab w:val="left" w:pos="880"/>
              <w:tab w:val="right" w:leader="dot" w:pos="9350"/>
            </w:tabs>
            <w:rPr>
              <w:rFonts w:eastAsiaTheme="minorEastAsia"/>
              <w:noProof/>
              <w:kern w:val="2"/>
              <w:sz w:val="24"/>
              <w:szCs w:val="24"/>
              <w14:ligatures w14:val="standardContextual"/>
            </w:rPr>
          </w:pPr>
          <w:hyperlink w:history="1" w:anchor="_Toc169726871">
            <w:r w:rsidRPr="00EA43EC">
              <w:rPr>
                <w:rStyle w:val="Hyperlink"/>
                <w:noProof/>
                <w:lang w:val="ka-GE"/>
              </w:rPr>
              <w:t>6.2</w:t>
            </w:r>
            <w:r>
              <w:rPr>
                <w:rFonts w:eastAsiaTheme="minorEastAsia"/>
                <w:noProof/>
                <w:kern w:val="2"/>
                <w:sz w:val="24"/>
                <w:szCs w:val="24"/>
                <w14:ligatures w14:val="standardContextual"/>
              </w:rPr>
              <w:tab/>
            </w:r>
            <w:r w:rsidRPr="00EA43EC">
              <w:rPr>
                <w:rStyle w:val="Hyperlink"/>
                <w:noProof/>
                <w:lang w:val="ka-GE"/>
              </w:rPr>
              <w:t>მხარდაჭერის დანერგვის გრაფიკი</w:t>
            </w:r>
            <w:r>
              <w:rPr>
                <w:noProof/>
                <w:webHidden/>
              </w:rPr>
              <w:tab/>
            </w:r>
            <w:r>
              <w:rPr>
                <w:noProof/>
                <w:webHidden/>
              </w:rPr>
              <w:fldChar w:fldCharType="begin"/>
            </w:r>
            <w:r>
              <w:rPr>
                <w:noProof/>
                <w:webHidden/>
              </w:rPr>
              <w:instrText xml:space="preserve"> PAGEREF _Toc169726871 \h </w:instrText>
            </w:r>
            <w:r>
              <w:rPr>
                <w:noProof/>
                <w:webHidden/>
              </w:rPr>
            </w:r>
            <w:r>
              <w:rPr>
                <w:noProof/>
                <w:webHidden/>
              </w:rPr>
              <w:fldChar w:fldCharType="separate"/>
            </w:r>
            <w:r>
              <w:rPr>
                <w:noProof/>
                <w:webHidden/>
              </w:rPr>
              <w:t>6</w:t>
            </w:r>
            <w:r>
              <w:rPr>
                <w:noProof/>
                <w:webHidden/>
              </w:rPr>
              <w:fldChar w:fldCharType="end"/>
            </w:r>
          </w:hyperlink>
        </w:p>
        <w:p w:rsidR="00E01442" w:rsidRDefault="00E01442" w14:paraId="3F557FCA" w14:textId="19D770A4">
          <w:pPr>
            <w:pStyle w:val="TOC1"/>
            <w:tabs>
              <w:tab w:val="left" w:pos="440"/>
              <w:tab w:val="right" w:leader="dot" w:pos="9350"/>
            </w:tabs>
            <w:rPr>
              <w:rFonts w:eastAsiaTheme="minorEastAsia"/>
              <w:noProof/>
              <w:kern w:val="2"/>
              <w:sz w:val="24"/>
              <w:szCs w:val="24"/>
              <w14:ligatures w14:val="standardContextual"/>
            </w:rPr>
          </w:pPr>
          <w:hyperlink w:history="1" w:anchor="_Toc169726872">
            <w:r w:rsidRPr="00EA43EC">
              <w:rPr>
                <w:rStyle w:val="Hyperlink"/>
                <w:noProof/>
                <w:lang w:val="ka-GE"/>
              </w:rPr>
              <w:t>7</w:t>
            </w:r>
            <w:r>
              <w:rPr>
                <w:rFonts w:eastAsiaTheme="minorEastAsia"/>
                <w:noProof/>
                <w:kern w:val="2"/>
                <w:sz w:val="24"/>
                <w:szCs w:val="24"/>
                <w14:ligatures w14:val="standardContextual"/>
              </w:rPr>
              <w:tab/>
            </w:r>
            <w:r w:rsidRPr="00EA43EC">
              <w:rPr>
                <w:rStyle w:val="Hyperlink"/>
                <w:noProof/>
                <w:lang w:val="ka-GE"/>
              </w:rPr>
              <w:t>თანხმობის გამოხატვისა და მართვის პროცესის ძირითადი პრინციპები</w:t>
            </w:r>
            <w:r>
              <w:rPr>
                <w:noProof/>
                <w:webHidden/>
              </w:rPr>
              <w:tab/>
            </w:r>
            <w:r>
              <w:rPr>
                <w:noProof/>
                <w:webHidden/>
              </w:rPr>
              <w:fldChar w:fldCharType="begin"/>
            </w:r>
            <w:r>
              <w:rPr>
                <w:noProof/>
                <w:webHidden/>
              </w:rPr>
              <w:instrText xml:space="preserve"> PAGEREF _Toc169726872 \h </w:instrText>
            </w:r>
            <w:r>
              <w:rPr>
                <w:noProof/>
                <w:webHidden/>
              </w:rPr>
            </w:r>
            <w:r>
              <w:rPr>
                <w:noProof/>
                <w:webHidden/>
              </w:rPr>
              <w:fldChar w:fldCharType="separate"/>
            </w:r>
            <w:r>
              <w:rPr>
                <w:noProof/>
                <w:webHidden/>
              </w:rPr>
              <w:t>6</w:t>
            </w:r>
            <w:r>
              <w:rPr>
                <w:noProof/>
                <w:webHidden/>
              </w:rPr>
              <w:fldChar w:fldCharType="end"/>
            </w:r>
          </w:hyperlink>
        </w:p>
        <w:p w:rsidR="00E01442" w:rsidRDefault="00E01442" w14:paraId="4E14488E" w14:textId="5A57F9FE">
          <w:pPr>
            <w:pStyle w:val="TOC2"/>
            <w:tabs>
              <w:tab w:val="left" w:pos="880"/>
              <w:tab w:val="right" w:leader="dot" w:pos="9350"/>
            </w:tabs>
            <w:rPr>
              <w:rFonts w:eastAsiaTheme="minorEastAsia"/>
              <w:noProof/>
              <w:kern w:val="2"/>
              <w:sz w:val="24"/>
              <w:szCs w:val="24"/>
              <w14:ligatures w14:val="standardContextual"/>
            </w:rPr>
          </w:pPr>
          <w:hyperlink w:history="1" w:anchor="_Toc169726873">
            <w:r w:rsidRPr="00EA43EC">
              <w:rPr>
                <w:rStyle w:val="Hyperlink"/>
                <w:noProof/>
                <w:lang w:val="ka-GE"/>
              </w:rPr>
              <w:t>7.1</w:t>
            </w:r>
            <w:r>
              <w:rPr>
                <w:rFonts w:eastAsiaTheme="minorEastAsia"/>
                <w:noProof/>
                <w:kern w:val="2"/>
                <w:sz w:val="24"/>
                <w:szCs w:val="24"/>
                <w14:ligatures w14:val="standardContextual"/>
              </w:rPr>
              <w:tab/>
            </w:r>
            <w:r w:rsidRPr="00EA43EC">
              <w:rPr>
                <w:rStyle w:val="Hyperlink"/>
                <w:noProof/>
                <w:lang w:val="ka-GE"/>
              </w:rPr>
              <w:t>თანხმობის გაუქმებასთან დაკავშირებული ტიპური სცენარები</w:t>
            </w:r>
            <w:r>
              <w:rPr>
                <w:noProof/>
                <w:webHidden/>
              </w:rPr>
              <w:tab/>
            </w:r>
            <w:r>
              <w:rPr>
                <w:noProof/>
                <w:webHidden/>
              </w:rPr>
              <w:fldChar w:fldCharType="begin"/>
            </w:r>
            <w:r>
              <w:rPr>
                <w:noProof/>
                <w:webHidden/>
              </w:rPr>
              <w:instrText xml:space="preserve"> PAGEREF _Toc169726873 \h </w:instrText>
            </w:r>
            <w:r>
              <w:rPr>
                <w:noProof/>
                <w:webHidden/>
              </w:rPr>
            </w:r>
            <w:r>
              <w:rPr>
                <w:noProof/>
                <w:webHidden/>
              </w:rPr>
              <w:fldChar w:fldCharType="separate"/>
            </w:r>
            <w:r>
              <w:rPr>
                <w:noProof/>
                <w:webHidden/>
              </w:rPr>
              <w:t>7</w:t>
            </w:r>
            <w:r>
              <w:rPr>
                <w:noProof/>
                <w:webHidden/>
              </w:rPr>
              <w:fldChar w:fldCharType="end"/>
            </w:r>
          </w:hyperlink>
        </w:p>
        <w:p w:rsidR="00E01442" w:rsidRDefault="00E01442" w14:paraId="7B303B69" w14:textId="52D1C7BE">
          <w:pPr>
            <w:pStyle w:val="TOC3"/>
            <w:tabs>
              <w:tab w:val="left" w:pos="1320"/>
              <w:tab w:val="right" w:leader="dot" w:pos="9350"/>
            </w:tabs>
            <w:rPr>
              <w:rFonts w:eastAsiaTheme="minorEastAsia"/>
              <w:noProof/>
              <w:kern w:val="2"/>
              <w:sz w:val="24"/>
              <w:szCs w:val="24"/>
              <w14:ligatures w14:val="standardContextual"/>
            </w:rPr>
          </w:pPr>
          <w:hyperlink w:history="1" w:anchor="_Toc169726874">
            <w:r w:rsidRPr="00EA43EC">
              <w:rPr>
                <w:rStyle w:val="Hyperlink"/>
                <w:noProof/>
                <w:lang w:val="ka-GE"/>
              </w:rPr>
              <w:t>7.1.1</w:t>
            </w:r>
            <w:r>
              <w:rPr>
                <w:rFonts w:eastAsiaTheme="minorEastAsia"/>
                <w:noProof/>
                <w:kern w:val="2"/>
                <w:sz w:val="24"/>
                <w:szCs w:val="24"/>
                <w14:ligatures w14:val="standardContextual"/>
              </w:rPr>
              <w:tab/>
            </w:r>
            <w:r w:rsidRPr="00EA43EC">
              <w:rPr>
                <w:rStyle w:val="Hyperlink"/>
                <w:noProof/>
                <w:lang w:val="ka-GE"/>
              </w:rPr>
              <w:t>თანხმობის გაუქმება უფლებამოსილების დაკარგვის მიზეზით</w:t>
            </w:r>
            <w:r>
              <w:rPr>
                <w:noProof/>
                <w:webHidden/>
              </w:rPr>
              <w:tab/>
            </w:r>
            <w:r>
              <w:rPr>
                <w:noProof/>
                <w:webHidden/>
              </w:rPr>
              <w:fldChar w:fldCharType="begin"/>
            </w:r>
            <w:r>
              <w:rPr>
                <w:noProof/>
                <w:webHidden/>
              </w:rPr>
              <w:instrText xml:space="preserve"> PAGEREF _Toc169726874 \h </w:instrText>
            </w:r>
            <w:r>
              <w:rPr>
                <w:noProof/>
                <w:webHidden/>
              </w:rPr>
            </w:r>
            <w:r>
              <w:rPr>
                <w:noProof/>
                <w:webHidden/>
              </w:rPr>
              <w:fldChar w:fldCharType="separate"/>
            </w:r>
            <w:r>
              <w:rPr>
                <w:noProof/>
                <w:webHidden/>
              </w:rPr>
              <w:t>7</w:t>
            </w:r>
            <w:r>
              <w:rPr>
                <w:noProof/>
                <w:webHidden/>
              </w:rPr>
              <w:fldChar w:fldCharType="end"/>
            </w:r>
          </w:hyperlink>
        </w:p>
        <w:p w:rsidR="00E01442" w:rsidRDefault="00E01442" w14:paraId="04642475" w14:textId="71A0273F">
          <w:pPr>
            <w:pStyle w:val="TOC1"/>
            <w:tabs>
              <w:tab w:val="left" w:pos="440"/>
              <w:tab w:val="right" w:leader="dot" w:pos="9350"/>
            </w:tabs>
            <w:rPr>
              <w:rFonts w:eastAsiaTheme="minorEastAsia"/>
              <w:noProof/>
              <w:kern w:val="2"/>
              <w:sz w:val="24"/>
              <w:szCs w:val="24"/>
              <w14:ligatures w14:val="standardContextual"/>
            </w:rPr>
          </w:pPr>
          <w:hyperlink w:history="1" w:anchor="_Toc169726875">
            <w:r w:rsidRPr="00EA43EC">
              <w:rPr>
                <w:rStyle w:val="Hyperlink"/>
                <w:noProof/>
                <w:lang w:val="ka-GE"/>
              </w:rPr>
              <w:t>8</w:t>
            </w:r>
            <w:r>
              <w:rPr>
                <w:rFonts w:eastAsiaTheme="minorEastAsia"/>
                <w:noProof/>
                <w:kern w:val="2"/>
                <w:sz w:val="24"/>
                <w:szCs w:val="24"/>
                <w14:ligatures w14:val="standardContextual"/>
              </w:rPr>
              <w:tab/>
            </w:r>
            <w:r w:rsidRPr="00EA43EC">
              <w:rPr>
                <w:rStyle w:val="Hyperlink"/>
                <w:noProof/>
                <w:lang w:val="ka-GE"/>
              </w:rPr>
              <w:t>თანხმობის მოთხოვნის კატეგორიები</w:t>
            </w:r>
            <w:r>
              <w:rPr>
                <w:noProof/>
                <w:webHidden/>
              </w:rPr>
              <w:tab/>
            </w:r>
            <w:r>
              <w:rPr>
                <w:noProof/>
                <w:webHidden/>
              </w:rPr>
              <w:fldChar w:fldCharType="begin"/>
            </w:r>
            <w:r>
              <w:rPr>
                <w:noProof/>
                <w:webHidden/>
              </w:rPr>
              <w:instrText xml:space="preserve"> PAGEREF _Toc169726875 \h </w:instrText>
            </w:r>
            <w:r>
              <w:rPr>
                <w:noProof/>
                <w:webHidden/>
              </w:rPr>
            </w:r>
            <w:r>
              <w:rPr>
                <w:noProof/>
                <w:webHidden/>
              </w:rPr>
              <w:fldChar w:fldCharType="separate"/>
            </w:r>
            <w:r>
              <w:rPr>
                <w:noProof/>
                <w:webHidden/>
              </w:rPr>
              <w:t>7</w:t>
            </w:r>
            <w:r>
              <w:rPr>
                <w:noProof/>
                <w:webHidden/>
              </w:rPr>
              <w:fldChar w:fldCharType="end"/>
            </w:r>
          </w:hyperlink>
        </w:p>
        <w:p w:rsidR="00E01442" w:rsidRDefault="00E01442" w14:paraId="10D752FB" w14:textId="4D821B0D">
          <w:pPr>
            <w:pStyle w:val="TOC2"/>
            <w:tabs>
              <w:tab w:val="left" w:pos="880"/>
              <w:tab w:val="right" w:leader="dot" w:pos="9350"/>
            </w:tabs>
            <w:rPr>
              <w:rFonts w:eastAsiaTheme="minorEastAsia"/>
              <w:noProof/>
              <w:kern w:val="2"/>
              <w:sz w:val="24"/>
              <w:szCs w:val="24"/>
              <w14:ligatures w14:val="standardContextual"/>
            </w:rPr>
          </w:pPr>
          <w:hyperlink w:history="1" w:anchor="_Toc169726876">
            <w:r w:rsidRPr="00EA43EC">
              <w:rPr>
                <w:rStyle w:val="Hyperlink"/>
                <w:noProof/>
                <w:lang w:val="ka-GE"/>
              </w:rPr>
              <w:t>8.1</w:t>
            </w:r>
            <w:r>
              <w:rPr>
                <w:rFonts w:eastAsiaTheme="minorEastAsia"/>
                <w:noProof/>
                <w:kern w:val="2"/>
                <w:sz w:val="24"/>
                <w:szCs w:val="24"/>
                <w14:ligatures w14:val="standardContextual"/>
              </w:rPr>
              <w:tab/>
            </w:r>
            <w:r w:rsidRPr="00EA43EC">
              <w:rPr>
                <w:rStyle w:val="Hyperlink"/>
                <w:noProof/>
                <w:lang w:val="ka-GE"/>
              </w:rPr>
              <w:t>თანხმობა ანგარიშის ინფორმაციის მიღებაზე</w:t>
            </w:r>
            <w:r>
              <w:rPr>
                <w:noProof/>
                <w:webHidden/>
              </w:rPr>
              <w:tab/>
            </w:r>
            <w:r>
              <w:rPr>
                <w:noProof/>
                <w:webHidden/>
              </w:rPr>
              <w:fldChar w:fldCharType="begin"/>
            </w:r>
            <w:r>
              <w:rPr>
                <w:noProof/>
                <w:webHidden/>
              </w:rPr>
              <w:instrText xml:space="preserve"> PAGEREF _Toc169726876 \h </w:instrText>
            </w:r>
            <w:r>
              <w:rPr>
                <w:noProof/>
                <w:webHidden/>
              </w:rPr>
            </w:r>
            <w:r>
              <w:rPr>
                <w:noProof/>
                <w:webHidden/>
              </w:rPr>
              <w:fldChar w:fldCharType="separate"/>
            </w:r>
            <w:r>
              <w:rPr>
                <w:noProof/>
                <w:webHidden/>
              </w:rPr>
              <w:t>7</w:t>
            </w:r>
            <w:r>
              <w:rPr>
                <w:noProof/>
                <w:webHidden/>
              </w:rPr>
              <w:fldChar w:fldCharType="end"/>
            </w:r>
          </w:hyperlink>
        </w:p>
        <w:p w:rsidR="00E01442" w:rsidRDefault="00E01442" w14:paraId="2F971CAF" w14:textId="0F99A629">
          <w:pPr>
            <w:pStyle w:val="TOC3"/>
            <w:tabs>
              <w:tab w:val="left" w:pos="1320"/>
              <w:tab w:val="right" w:leader="dot" w:pos="9350"/>
            </w:tabs>
            <w:rPr>
              <w:rFonts w:eastAsiaTheme="minorEastAsia"/>
              <w:noProof/>
              <w:kern w:val="2"/>
              <w:sz w:val="24"/>
              <w:szCs w:val="24"/>
              <w14:ligatures w14:val="standardContextual"/>
            </w:rPr>
          </w:pPr>
          <w:hyperlink w:history="1" w:anchor="_Toc169726877">
            <w:r w:rsidRPr="00EA43EC">
              <w:rPr>
                <w:rStyle w:val="Hyperlink"/>
                <w:noProof/>
                <w:lang w:val="ka-GE"/>
              </w:rPr>
              <w:t>8.1.1</w:t>
            </w:r>
            <w:r>
              <w:rPr>
                <w:rFonts w:eastAsiaTheme="minorEastAsia"/>
                <w:noProof/>
                <w:kern w:val="2"/>
                <w:sz w:val="24"/>
                <w:szCs w:val="24"/>
                <w14:ligatures w14:val="standardContextual"/>
              </w:rPr>
              <w:tab/>
            </w:r>
            <w:r w:rsidRPr="00EA43EC">
              <w:rPr>
                <w:rStyle w:val="Hyperlink"/>
                <w:noProof/>
                <w:lang w:val="ka-GE"/>
              </w:rPr>
              <w:t>გამოსადეგი და ხელმისაწვდომი ანგარიშები</w:t>
            </w:r>
            <w:r>
              <w:rPr>
                <w:noProof/>
                <w:webHidden/>
              </w:rPr>
              <w:tab/>
            </w:r>
            <w:r>
              <w:rPr>
                <w:noProof/>
                <w:webHidden/>
              </w:rPr>
              <w:fldChar w:fldCharType="begin"/>
            </w:r>
            <w:r>
              <w:rPr>
                <w:noProof/>
                <w:webHidden/>
              </w:rPr>
              <w:instrText xml:space="preserve"> PAGEREF _Toc169726877 \h </w:instrText>
            </w:r>
            <w:r>
              <w:rPr>
                <w:noProof/>
                <w:webHidden/>
              </w:rPr>
            </w:r>
            <w:r>
              <w:rPr>
                <w:noProof/>
                <w:webHidden/>
              </w:rPr>
              <w:fldChar w:fldCharType="separate"/>
            </w:r>
            <w:r>
              <w:rPr>
                <w:noProof/>
                <w:webHidden/>
              </w:rPr>
              <w:t>7</w:t>
            </w:r>
            <w:r>
              <w:rPr>
                <w:noProof/>
                <w:webHidden/>
              </w:rPr>
              <w:fldChar w:fldCharType="end"/>
            </w:r>
          </w:hyperlink>
        </w:p>
        <w:p w:rsidR="00E01442" w:rsidRDefault="00E01442" w14:paraId="53343393" w14:textId="3991ED84">
          <w:pPr>
            <w:pStyle w:val="TOC3"/>
            <w:tabs>
              <w:tab w:val="left" w:pos="1320"/>
              <w:tab w:val="right" w:leader="dot" w:pos="9350"/>
            </w:tabs>
            <w:rPr>
              <w:rFonts w:eastAsiaTheme="minorEastAsia"/>
              <w:noProof/>
              <w:kern w:val="2"/>
              <w:sz w:val="24"/>
              <w:szCs w:val="24"/>
              <w14:ligatures w14:val="standardContextual"/>
            </w:rPr>
          </w:pPr>
          <w:hyperlink w:history="1" w:anchor="_Toc169726878">
            <w:r w:rsidRPr="00EA43EC">
              <w:rPr>
                <w:rStyle w:val="Hyperlink"/>
                <w:noProof/>
                <w:lang w:val="ka-GE"/>
              </w:rPr>
              <w:t>8.1.2</w:t>
            </w:r>
            <w:r>
              <w:rPr>
                <w:rFonts w:eastAsiaTheme="minorEastAsia"/>
                <w:noProof/>
                <w:kern w:val="2"/>
                <w:sz w:val="24"/>
                <w:szCs w:val="24"/>
                <w14:ligatures w14:val="standardContextual"/>
              </w:rPr>
              <w:tab/>
            </w:r>
            <w:r w:rsidRPr="00EA43EC">
              <w:rPr>
                <w:rStyle w:val="Hyperlink"/>
                <w:noProof/>
                <w:lang w:val="ka-GE"/>
              </w:rPr>
              <w:t>ანგარიშის იდენტიფიკატორი</w:t>
            </w:r>
            <w:r>
              <w:rPr>
                <w:noProof/>
                <w:webHidden/>
              </w:rPr>
              <w:tab/>
            </w:r>
            <w:r>
              <w:rPr>
                <w:noProof/>
                <w:webHidden/>
              </w:rPr>
              <w:fldChar w:fldCharType="begin"/>
            </w:r>
            <w:r>
              <w:rPr>
                <w:noProof/>
                <w:webHidden/>
              </w:rPr>
              <w:instrText xml:space="preserve"> PAGEREF _Toc169726878 \h </w:instrText>
            </w:r>
            <w:r>
              <w:rPr>
                <w:noProof/>
                <w:webHidden/>
              </w:rPr>
            </w:r>
            <w:r>
              <w:rPr>
                <w:noProof/>
                <w:webHidden/>
              </w:rPr>
              <w:fldChar w:fldCharType="separate"/>
            </w:r>
            <w:r>
              <w:rPr>
                <w:noProof/>
                <w:webHidden/>
              </w:rPr>
              <w:t>8</w:t>
            </w:r>
            <w:r>
              <w:rPr>
                <w:noProof/>
                <w:webHidden/>
              </w:rPr>
              <w:fldChar w:fldCharType="end"/>
            </w:r>
          </w:hyperlink>
        </w:p>
        <w:p w:rsidR="00E01442" w:rsidRDefault="00E01442" w14:paraId="14AB6B9E" w14:textId="6511C173">
          <w:pPr>
            <w:pStyle w:val="TOC3"/>
            <w:tabs>
              <w:tab w:val="left" w:pos="1320"/>
              <w:tab w:val="right" w:leader="dot" w:pos="9350"/>
            </w:tabs>
            <w:rPr>
              <w:rFonts w:eastAsiaTheme="minorEastAsia"/>
              <w:noProof/>
              <w:kern w:val="2"/>
              <w:sz w:val="24"/>
              <w:szCs w:val="24"/>
              <w14:ligatures w14:val="standardContextual"/>
            </w:rPr>
          </w:pPr>
          <w:hyperlink w:history="1" w:anchor="_Toc169726879">
            <w:r w:rsidRPr="00EA43EC">
              <w:rPr>
                <w:rStyle w:val="Hyperlink"/>
                <w:noProof/>
              </w:rPr>
              <w:t>8.1.3</w:t>
            </w:r>
            <w:r>
              <w:rPr>
                <w:rFonts w:eastAsiaTheme="minorEastAsia"/>
                <w:noProof/>
                <w:kern w:val="2"/>
                <w:sz w:val="24"/>
                <w:szCs w:val="24"/>
                <w14:ligatures w14:val="standardContextual"/>
              </w:rPr>
              <w:tab/>
            </w:r>
            <w:r w:rsidRPr="00EA43EC">
              <w:rPr>
                <w:rStyle w:val="Hyperlink"/>
                <w:noProof/>
              </w:rPr>
              <w:t>ანგარიშის ინფორმაციის მიღებაზე თანხმობის მოთხოვნის დოკუმენტის სტრუქტურა</w:t>
            </w:r>
            <w:r>
              <w:rPr>
                <w:noProof/>
                <w:webHidden/>
              </w:rPr>
              <w:tab/>
            </w:r>
            <w:r>
              <w:rPr>
                <w:noProof/>
                <w:webHidden/>
              </w:rPr>
              <w:fldChar w:fldCharType="begin"/>
            </w:r>
            <w:r>
              <w:rPr>
                <w:noProof/>
                <w:webHidden/>
              </w:rPr>
              <w:instrText xml:space="preserve"> PAGEREF _Toc169726879 \h </w:instrText>
            </w:r>
            <w:r>
              <w:rPr>
                <w:noProof/>
                <w:webHidden/>
              </w:rPr>
            </w:r>
            <w:r>
              <w:rPr>
                <w:noProof/>
                <w:webHidden/>
              </w:rPr>
              <w:fldChar w:fldCharType="separate"/>
            </w:r>
            <w:r>
              <w:rPr>
                <w:noProof/>
                <w:webHidden/>
              </w:rPr>
              <w:t>10</w:t>
            </w:r>
            <w:r>
              <w:rPr>
                <w:noProof/>
                <w:webHidden/>
              </w:rPr>
              <w:fldChar w:fldCharType="end"/>
            </w:r>
          </w:hyperlink>
        </w:p>
        <w:p w:rsidR="00E01442" w:rsidRDefault="00E01442" w14:paraId="0F4C3E61" w14:textId="505130E8">
          <w:pPr>
            <w:pStyle w:val="TOC3"/>
            <w:tabs>
              <w:tab w:val="left" w:pos="1320"/>
              <w:tab w:val="right" w:leader="dot" w:pos="9350"/>
            </w:tabs>
            <w:rPr>
              <w:rFonts w:eastAsiaTheme="minorEastAsia"/>
              <w:noProof/>
              <w:kern w:val="2"/>
              <w:sz w:val="24"/>
              <w:szCs w:val="24"/>
              <w14:ligatures w14:val="standardContextual"/>
            </w:rPr>
          </w:pPr>
          <w:hyperlink w:history="1" w:anchor="_Toc169726880">
            <w:r w:rsidRPr="00EA43EC">
              <w:rPr>
                <w:rStyle w:val="Hyperlink"/>
                <w:noProof/>
                <w:lang w:val="ka-GE"/>
              </w:rPr>
              <w:t>8.1.4</w:t>
            </w:r>
            <w:r>
              <w:rPr>
                <w:rFonts w:eastAsiaTheme="minorEastAsia"/>
                <w:noProof/>
                <w:kern w:val="2"/>
                <w:sz w:val="24"/>
                <w:szCs w:val="24"/>
                <w14:ligatures w14:val="standardContextual"/>
              </w:rPr>
              <w:tab/>
            </w:r>
            <w:r w:rsidRPr="00EA43EC">
              <w:rPr>
                <w:rStyle w:val="Hyperlink"/>
                <w:noProof/>
                <w:lang w:val="ka-GE"/>
              </w:rPr>
              <w:t>თანხმობის ტიპების მხარდაჭერა</w:t>
            </w:r>
            <w:r>
              <w:rPr>
                <w:noProof/>
                <w:webHidden/>
              </w:rPr>
              <w:tab/>
            </w:r>
            <w:r>
              <w:rPr>
                <w:noProof/>
                <w:webHidden/>
              </w:rPr>
              <w:fldChar w:fldCharType="begin"/>
            </w:r>
            <w:r>
              <w:rPr>
                <w:noProof/>
                <w:webHidden/>
              </w:rPr>
              <w:instrText xml:space="preserve"> PAGEREF _Toc169726880 \h </w:instrText>
            </w:r>
            <w:r>
              <w:rPr>
                <w:noProof/>
                <w:webHidden/>
              </w:rPr>
            </w:r>
            <w:r>
              <w:rPr>
                <w:noProof/>
                <w:webHidden/>
              </w:rPr>
              <w:fldChar w:fldCharType="separate"/>
            </w:r>
            <w:r>
              <w:rPr>
                <w:noProof/>
                <w:webHidden/>
              </w:rPr>
              <w:t>10</w:t>
            </w:r>
            <w:r>
              <w:rPr>
                <w:noProof/>
                <w:webHidden/>
              </w:rPr>
              <w:fldChar w:fldCharType="end"/>
            </w:r>
          </w:hyperlink>
        </w:p>
        <w:p w:rsidR="00E01442" w:rsidRDefault="00E01442" w14:paraId="7B01C8A1" w14:textId="551CC876">
          <w:pPr>
            <w:pStyle w:val="TOC3"/>
            <w:tabs>
              <w:tab w:val="left" w:pos="1320"/>
              <w:tab w:val="right" w:leader="dot" w:pos="9350"/>
            </w:tabs>
            <w:rPr>
              <w:rFonts w:eastAsiaTheme="minorEastAsia"/>
              <w:noProof/>
              <w:kern w:val="2"/>
              <w:sz w:val="24"/>
              <w:szCs w:val="24"/>
              <w14:ligatures w14:val="standardContextual"/>
            </w:rPr>
          </w:pPr>
          <w:hyperlink w:history="1" w:anchor="_Toc169726881">
            <w:r w:rsidRPr="00EA43EC">
              <w:rPr>
                <w:rStyle w:val="Hyperlink"/>
                <w:noProof/>
                <w:lang w:val="ka-GE"/>
              </w:rPr>
              <w:t>8.1.5</w:t>
            </w:r>
            <w:r>
              <w:rPr>
                <w:rFonts w:eastAsiaTheme="minorEastAsia"/>
                <w:noProof/>
                <w:kern w:val="2"/>
                <w:sz w:val="24"/>
                <w:szCs w:val="24"/>
                <w14:ligatures w14:val="standardContextual"/>
              </w:rPr>
              <w:tab/>
            </w:r>
            <w:r w:rsidRPr="00EA43EC">
              <w:rPr>
                <w:rStyle w:val="Hyperlink"/>
                <w:noProof/>
                <w:lang w:val="ka-GE"/>
              </w:rPr>
              <w:t>ანგარიშის ტიპები, რომლებზეც შეიძლება მოხდეს თანხმობის მიღება</w:t>
            </w:r>
            <w:r>
              <w:rPr>
                <w:noProof/>
                <w:webHidden/>
              </w:rPr>
              <w:tab/>
            </w:r>
            <w:r>
              <w:rPr>
                <w:noProof/>
                <w:webHidden/>
              </w:rPr>
              <w:fldChar w:fldCharType="begin"/>
            </w:r>
            <w:r>
              <w:rPr>
                <w:noProof/>
                <w:webHidden/>
              </w:rPr>
              <w:instrText xml:space="preserve"> PAGEREF _Toc169726881 \h </w:instrText>
            </w:r>
            <w:r>
              <w:rPr>
                <w:noProof/>
                <w:webHidden/>
              </w:rPr>
            </w:r>
            <w:r>
              <w:rPr>
                <w:noProof/>
                <w:webHidden/>
              </w:rPr>
              <w:fldChar w:fldCharType="separate"/>
            </w:r>
            <w:r>
              <w:rPr>
                <w:noProof/>
                <w:webHidden/>
              </w:rPr>
              <w:t>11</w:t>
            </w:r>
            <w:r>
              <w:rPr>
                <w:noProof/>
                <w:webHidden/>
              </w:rPr>
              <w:fldChar w:fldCharType="end"/>
            </w:r>
          </w:hyperlink>
        </w:p>
        <w:p w:rsidR="00E01442" w:rsidRDefault="00E01442" w14:paraId="0E7ACDF0" w14:textId="122F421D">
          <w:pPr>
            <w:pStyle w:val="TOC3"/>
            <w:tabs>
              <w:tab w:val="left" w:pos="1320"/>
              <w:tab w:val="right" w:leader="dot" w:pos="9350"/>
            </w:tabs>
            <w:rPr>
              <w:rFonts w:eastAsiaTheme="minorEastAsia"/>
              <w:noProof/>
              <w:kern w:val="2"/>
              <w:sz w:val="24"/>
              <w:szCs w:val="24"/>
              <w14:ligatures w14:val="standardContextual"/>
            </w:rPr>
          </w:pPr>
          <w:hyperlink w:history="1" w:anchor="_Toc169726882">
            <w:r w:rsidRPr="00EA43EC">
              <w:rPr>
                <w:rStyle w:val="Hyperlink"/>
                <w:noProof/>
                <w:lang w:val="ka-GE"/>
              </w:rPr>
              <w:t>8.1.6</w:t>
            </w:r>
            <w:r>
              <w:rPr>
                <w:rFonts w:eastAsiaTheme="minorEastAsia"/>
                <w:noProof/>
                <w:kern w:val="2"/>
                <w:sz w:val="24"/>
                <w:szCs w:val="24"/>
                <w14:ligatures w14:val="standardContextual"/>
              </w:rPr>
              <w:tab/>
            </w:r>
            <w:r w:rsidRPr="00EA43EC">
              <w:rPr>
                <w:rStyle w:val="Hyperlink"/>
                <w:noProof/>
                <w:lang w:val="ka-GE"/>
              </w:rPr>
              <w:t>წვდომის უფლებები ანგარიშის ტიპისა და თანხმობის ტიპის მიხედვით</w:t>
            </w:r>
            <w:r>
              <w:rPr>
                <w:noProof/>
                <w:webHidden/>
              </w:rPr>
              <w:tab/>
            </w:r>
            <w:r>
              <w:rPr>
                <w:noProof/>
                <w:webHidden/>
              </w:rPr>
              <w:fldChar w:fldCharType="begin"/>
            </w:r>
            <w:r>
              <w:rPr>
                <w:noProof/>
                <w:webHidden/>
              </w:rPr>
              <w:instrText xml:space="preserve"> PAGEREF _Toc169726882 \h </w:instrText>
            </w:r>
            <w:r>
              <w:rPr>
                <w:noProof/>
                <w:webHidden/>
              </w:rPr>
            </w:r>
            <w:r>
              <w:rPr>
                <w:noProof/>
                <w:webHidden/>
              </w:rPr>
              <w:fldChar w:fldCharType="separate"/>
            </w:r>
            <w:r>
              <w:rPr>
                <w:noProof/>
                <w:webHidden/>
              </w:rPr>
              <w:t>12</w:t>
            </w:r>
            <w:r>
              <w:rPr>
                <w:noProof/>
                <w:webHidden/>
              </w:rPr>
              <w:fldChar w:fldCharType="end"/>
            </w:r>
          </w:hyperlink>
        </w:p>
        <w:p w:rsidR="00E01442" w:rsidRDefault="00E01442" w14:paraId="183B36FF" w14:textId="08FC55D0">
          <w:pPr>
            <w:pStyle w:val="TOC3"/>
            <w:tabs>
              <w:tab w:val="left" w:pos="1320"/>
              <w:tab w:val="right" w:leader="dot" w:pos="9350"/>
            </w:tabs>
            <w:rPr>
              <w:rFonts w:eastAsiaTheme="minorEastAsia"/>
              <w:noProof/>
              <w:kern w:val="2"/>
              <w:sz w:val="24"/>
              <w:szCs w:val="24"/>
              <w14:ligatures w14:val="standardContextual"/>
            </w:rPr>
          </w:pPr>
          <w:hyperlink w:history="1" w:anchor="_Toc169726883">
            <w:r w:rsidRPr="00EA43EC">
              <w:rPr>
                <w:rStyle w:val="Hyperlink"/>
                <w:noProof/>
                <w:lang w:val="ka-GE"/>
              </w:rPr>
              <w:t>8.1.7</w:t>
            </w:r>
            <w:r>
              <w:rPr>
                <w:rFonts w:eastAsiaTheme="minorEastAsia"/>
                <w:noProof/>
                <w:kern w:val="2"/>
                <w:sz w:val="24"/>
                <w:szCs w:val="24"/>
                <w14:ligatures w14:val="standardContextual"/>
              </w:rPr>
              <w:tab/>
            </w:r>
            <w:r w:rsidRPr="00EA43EC">
              <w:rPr>
                <w:rStyle w:val="Hyperlink"/>
                <w:noProof/>
              </w:rPr>
              <w:t>API</w:t>
            </w:r>
            <w:r w:rsidRPr="00EA43EC">
              <w:rPr>
                <w:rStyle w:val="Hyperlink"/>
                <w:noProof/>
                <w:lang w:val="ka-GE"/>
              </w:rPr>
              <w:t xml:space="preserve"> მოთხოვნების დასაშვები რაოდენობების გამოთვლის წესი </w:t>
            </w:r>
            <w:r>
              <w:rPr>
                <w:noProof/>
                <w:webHidden/>
              </w:rPr>
              <w:tab/>
            </w:r>
            <w:r>
              <w:rPr>
                <w:noProof/>
                <w:webHidden/>
              </w:rPr>
              <w:fldChar w:fldCharType="begin"/>
            </w:r>
            <w:r>
              <w:rPr>
                <w:noProof/>
                <w:webHidden/>
              </w:rPr>
              <w:instrText xml:space="preserve"> PAGEREF _Toc169726883 \h </w:instrText>
            </w:r>
            <w:r>
              <w:rPr>
                <w:noProof/>
                <w:webHidden/>
              </w:rPr>
            </w:r>
            <w:r>
              <w:rPr>
                <w:noProof/>
                <w:webHidden/>
              </w:rPr>
              <w:fldChar w:fldCharType="separate"/>
            </w:r>
            <w:r>
              <w:rPr>
                <w:noProof/>
                <w:webHidden/>
              </w:rPr>
              <w:t>13</w:t>
            </w:r>
            <w:r>
              <w:rPr>
                <w:noProof/>
                <w:webHidden/>
              </w:rPr>
              <w:fldChar w:fldCharType="end"/>
            </w:r>
          </w:hyperlink>
        </w:p>
        <w:p w:rsidR="00E01442" w:rsidRDefault="00E01442" w14:paraId="32B9A111" w14:textId="1AFFD995">
          <w:pPr>
            <w:pStyle w:val="TOC3"/>
            <w:tabs>
              <w:tab w:val="left" w:pos="1320"/>
              <w:tab w:val="right" w:leader="dot" w:pos="9350"/>
            </w:tabs>
            <w:rPr>
              <w:rFonts w:eastAsiaTheme="minorEastAsia"/>
              <w:noProof/>
              <w:kern w:val="2"/>
              <w:sz w:val="24"/>
              <w:szCs w:val="24"/>
              <w14:ligatures w14:val="standardContextual"/>
            </w:rPr>
          </w:pPr>
          <w:hyperlink w:history="1" w:anchor="_Toc169726884">
            <w:r w:rsidRPr="00EA43EC">
              <w:rPr>
                <w:rStyle w:val="Hyperlink"/>
                <w:noProof/>
                <w:lang w:val="ka-GE"/>
              </w:rPr>
              <w:t>8.1.8</w:t>
            </w:r>
            <w:r>
              <w:rPr>
                <w:rFonts w:eastAsiaTheme="minorEastAsia"/>
                <w:noProof/>
                <w:kern w:val="2"/>
                <w:sz w:val="24"/>
                <w:szCs w:val="24"/>
                <w14:ligatures w14:val="standardContextual"/>
              </w:rPr>
              <w:tab/>
            </w:r>
            <w:r w:rsidRPr="00EA43EC">
              <w:rPr>
                <w:rStyle w:val="Hyperlink"/>
                <w:noProof/>
                <w:lang w:val="ka-GE"/>
              </w:rPr>
              <w:t>მულტისავალუტო ანგარიშებზე გამოხატული თანხმობა</w:t>
            </w:r>
            <w:r>
              <w:rPr>
                <w:noProof/>
                <w:webHidden/>
              </w:rPr>
              <w:tab/>
            </w:r>
            <w:r>
              <w:rPr>
                <w:noProof/>
                <w:webHidden/>
              </w:rPr>
              <w:fldChar w:fldCharType="begin"/>
            </w:r>
            <w:r>
              <w:rPr>
                <w:noProof/>
                <w:webHidden/>
              </w:rPr>
              <w:instrText xml:space="preserve"> PAGEREF _Toc169726884 \h </w:instrText>
            </w:r>
            <w:r>
              <w:rPr>
                <w:noProof/>
                <w:webHidden/>
              </w:rPr>
            </w:r>
            <w:r>
              <w:rPr>
                <w:noProof/>
                <w:webHidden/>
              </w:rPr>
              <w:fldChar w:fldCharType="separate"/>
            </w:r>
            <w:r>
              <w:rPr>
                <w:noProof/>
                <w:webHidden/>
              </w:rPr>
              <w:t>14</w:t>
            </w:r>
            <w:r>
              <w:rPr>
                <w:noProof/>
                <w:webHidden/>
              </w:rPr>
              <w:fldChar w:fldCharType="end"/>
            </w:r>
          </w:hyperlink>
        </w:p>
        <w:p w:rsidR="00E01442" w:rsidRDefault="00E01442" w14:paraId="1664C725" w14:textId="7A2532BE">
          <w:pPr>
            <w:pStyle w:val="TOC3"/>
            <w:tabs>
              <w:tab w:val="left" w:pos="1320"/>
              <w:tab w:val="right" w:leader="dot" w:pos="9350"/>
            </w:tabs>
            <w:rPr>
              <w:rFonts w:eastAsiaTheme="minorEastAsia"/>
              <w:noProof/>
              <w:kern w:val="2"/>
              <w:sz w:val="24"/>
              <w:szCs w:val="24"/>
              <w14:ligatures w14:val="standardContextual"/>
            </w:rPr>
          </w:pPr>
          <w:hyperlink w:history="1" w:anchor="_Toc169726885">
            <w:r w:rsidRPr="00EA43EC">
              <w:rPr>
                <w:rStyle w:val="Hyperlink"/>
                <w:noProof/>
              </w:rPr>
              <w:t>8.1.9</w:t>
            </w:r>
            <w:r>
              <w:rPr>
                <w:rFonts w:eastAsiaTheme="minorEastAsia"/>
                <w:noProof/>
                <w:kern w:val="2"/>
                <w:sz w:val="24"/>
                <w:szCs w:val="24"/>
                <w14:ligatures w14:val="standardContextual"/>
              </w:rPr>
              <w:tab/>
            </w:r>
            <w:r w:rsidRPr="00EA43EC">
              <w:rPr>
                <w:rStyle w:val="Hyperlink"/>
                <w:noProof/>
                <w:lang w:val="ka-GE"/>
              </w:rPr>
              <w:t>განმეორებადი</w:t>
            </w:r>
            <w:r w:rsidRPr="00EA43EC">
              <w:rPr>
                <w:rStyle w:val="Hyperlink"/>
                <w:noProof/>
              </w:rPr>
              <w:t xml:space="preserve"> თანხმობების ურთიერთქმედება</w:t>
            </w:r>
            <w:r>
              <w:rPr>
                <w:noProof/>
                <w:webHidden/>
              </w:rPr>
              <w:tab/>
            </w:r>
            <w:r>
              <w:rPr>
                <w:noProof/>
                <w:webHidden/>
              </w:rPr>
              <w:fldChar w:fldCharType="begin"/>
            </w:r>
            <w:r>
              <w:rPr>
                <w:noProof/>
                <w:webHidden/>
              </w:rPr>
              <w:instrText xml:space="preserve"> PAGEREF _Toc169726885 \h </w:instrText>
            </w:r>
            <w:r>
              <w:rPr>
                <w:noProof/>
                <w:webHidden/>
              </w:rPr>
            </w:r>
            <w:r>
              <w:rPr>
                <w:noProof/>
                <w:webHidden/>
              </w:rPr>
              <w:fldChar w:fldCharType="separate"/>
            </w:r>
            <w:r>
              <w:rPr>
                <w:noProof/>
                <w:webHidden/>
              </w:rPr>
              <w:t>15</w:t>
            </w:r>
            <w:r>
              <w:rPr>
                <w:noProof/>
                <w:webHidden/>
              </w:rPr>
              <w:fldChar w:fldCharType="end"/>
            </w:r>
          </w:hyperlink>
        </w:p>
        <w:p w:rsidR="00E01442" w:rsidRDefault="00E01442" w14:paraId="3338923C" w14:textId="49735016">
          <w:pPr>
            <w:pStyle w:val="TOC3"/>
            <w:tabs>
              <w:tab w:val="left" w:pos="1320"/>
              <w:tab w:val="right" w:leader="dot" w:pos="9350"/>
            </w:tabs>
            <w:rPr>
              <w:rFonts w:eastAsiaTheme="minorEastAsia"/>
              <w:noProof/>
              <w:kern w:val="2"/>
              <w:sz w:val="24"/>
              <w:szCs w:val="24"/>
              <w14:ligatures w14:val="standardContextual"/>
            </w:rPr>
          </w:pPr>
          <w:hyperlink w:history="1" w:anchor="_Toc169726886">
            <w:r w:rsidRPr="00EA43EC">
              <w:rPr>
                <w:rStyle w:val="Hyperlink"/>
                <w:noProof/>
                <w:lang w:val="ka-GE"/>
              </w:rPr>
              <w:t>8.1.10</w:t>
            </w:r>
            <w:r>
              <w:rPr>
                <w:rFonts w:eastAsiaTheme="minorEastAsia"/>
                <w:noProof/>
                <w:kern w:val="2"/>
                <w:sz w:val="24"/>
                <w:szCs w:val="24"/>
                <w14:ligatures w14:val="standardContextual"/>
              </w:rPr>
              <w:tab/>
            </w:r>
            <w:r w:rsidRPr="00EA43EC">
              <w:rPr>
                <w:rStyle w:val="Hyperlink"/>
                <w:noProof/>
                <w:lang w:val="ka-GE"/>
              </w:rPr>
              <w:t>ავთენტიფიკაციისა და შესაბამისი თავსართის გამოყენების საკითხი</w:t>
            </w:r>
            <w:r>
              <w:rPr>
                <w:noProof/>
                <w:webHidden/>
              </w:rPr>
              <w:tab/>
            </w:r>
            <w:r>
              <w:rPr>
                <w:noProof/>
                <w:webHidden/>
              </w:rPr>
              <w:fldChar w:fldCharType="begin"/>
            </w:r>
            <w:r>
              <w:rPr>
                <w:noProof/>
                <w:webHidden/>
              </w:rPr>
              <w:instrText xml:space="preserve"> PAGEREF _Toc169726886 \h </w:instrText>
            </w:r>
            <w:r>
              <w:rPr>
                <w:noProof/>
                <w:webHidden/>
              </w:rPr>
            </w:r>
            <w:r>
              <w:rPr>
                <w:noProof/>
                <w:webHidden/>
              </w:rPr>
              <w:fldChar w:fldCharType="separate"/>
            </w:r>
            <w:r>
              <w:rPr>
                <w:noProof/>
                <w:webHidden/>
              </w:rPr>
              <w:t>15</w:t>
            </w:r>
            <w:r>
              <w:rPr>
                <w:noProof/>
                <w:webHidden/>
              </w:rPr>
              <w:fldChar w:fldCharType="end"/>
            </w:r>
          </w:hyperlink>
        </w:p>
        <w:p w:rsidR="00E01442" w:rsidRDefault="00E01442" w14:paraId="1C4EDFB1" w14:textId="4C4F613D">
          <w:pPr>
            <w:pStyle w:val="TOC1"/>
            <w:tabs>
              <w:tab w:val="left" w:pos="440"/>
              <w:tab w:val="right" w:leader="dot" w:pos="9350"/>
            </w:tabs>
            <w:rPr>
              <w:rFonts w:eastAsiaTheme="minorEastAsia"/>
              <w:noProof/>
              <w:kern w:val="2"/>
              <w:sz w:val="24"/>
              <w:szCs w:val="24"/>
              <w14:ligatures w14:val="standardContextual"/>
            </w:rPr>
          </w:pPr>
          <w:hyperlink w:history="1" w:anchor="_Toc169726887">
            <w:r w:rsidRPr="00EA43EC">
              <w:rPr>
                <w:rStyle w:val="Hyperlink"/>
                <w:noProof/>
                <w:lang w:val="ka-GE"/>
              </w:rPr>
              <w:t>9</w:t>
            </w:r>
            <w:r>
              <w:rPr>
                <w:rFonts w:eastAsiaTheme="minorEastAsia"/>
                <w:noProof/>
                <w:kern w:val="2"/>
                <w:sz w:val="24"/>
                <w:szCs w:val="24"/>
                <w14:ligatures w14:val="standardContextual"/>
              </w:rPr>
              <w:tab/>
            </w:r>
            <w:r w:rsidRPr="00EA43EC">
              <w:rPr>
                <w:rStyle w:val="Hyperlink"/>
                <w:noProof/>
                <w:lang w:val="ka-GE"/>
              </w:rPr>
              <w:t>სახელშეკრულებო და არასახელშეკრულებო მოდელი</w:t>
            </w:r>
            <w:r>
              <w:rPr>
                <w:noProof/>
                <w:webHidden/>
              </w:rPr>
              <w:tab/>
            </w:r>
            <w:r>
              <w:rPr>
                <w:noProof/>
                <w:webHidden/>
              </w:rPr>
              <w:fldChar w:fldCharType="begin"/>
            </w:r>
            <w:r>
              <w:rPr>
                <w:noProof/>
                <w:webHidden/>
              </w:rPr>
              <w:instrText xml:space="preserve"> PAGEREF _Toc169726887 \h </w:instrText>
            </w:r>
            <w:r>
              <w:rPr>
                <w:noProof/>
                <w:webHidden/>
              </w:rPr>
            </w:r>
            <w:r>
              <w:rPr>
                <w:noProof/>
                <w:webHidden/>
              </w:rPr>
              <w:fldChar w:fldCharType="separate"/>
            </w:r>
            <w:r>
              <w:rPr>
                <w:noProof/>
                <w:webHidden/>
              </w:rPr>
              <w:t>17</w:t>
            </w:r>
            <w:r>
              <w:rPr>
                <w:noProof/>
                <w:webHidden/>
              </w:rPr>
              <w:fldChar w:fldCharType="end"/>
            </w:r>
          </w:hyperlink>
        </w:p>
        <w:p w:rsidR="00E01442" w:rsidRDefault="00E01442" w14:paraId="18E83F40" w14:textId="43524E73">
          <w:pPr>
            <w:pStyle w:val="TOC1"/>
            <w:tabs>
              <w:tab w:val="left" w:pos="660"/>
              <w:tab w:val="right" w:leader="dot" w:pos="9350"/>
            </w:tabs>
            <w:rPr>
              <w:rFonts w:eastAsiaTheme="minorEastAsia"/>
              <w:noProof/>
              <w:kern w:val="2"/>
              <w:sz w:val="24"/>
              <w:szCs w:val="24"/>
              <w14:ligatures w14:val="standardContextual"/>
            </w:rPr>
          </w:pPr>
          <w:hyperlink w:history="1" w:anchor="_Toc169726888">
            <w:r w:rsidRPr="00EA43EC">
              <w:rPr>
                <w:rStyle w:val="Hyperlink"/>
                <w:noProof/>
                <w:lang w:val="ka-GE"/>
              </w:rPr>
              <w:t>10</w:t>
            </w:r>
            <w:r>
              <w:rPr>
                <w:rFonts w:eastAsiaTheme="minorEastAsia"/>
                <w:noProof/>
                <w:kern w:val="2"/>
                <w:sz w:val="24"/>
                <w:szCs w:val="24"/>
                <w14:ligatures w14:val="standardContextual"/>
              </w:rPr>
              <w:tab/>
            </w:r>
            <w:r w:rsidRPr="00EA43EC">
              <w:rPr>
                <w:rStyle w:val="Hyperlink"/>
                <w:noProof/>
                <w:lang w:val="ka-GE"/>
              </w:rPr>
              <w:t>დანერგვასთან დაკავშირებული საკითხები</w:t>
            </w:r>
            <w:r>
              <w:rPr>
                <w:noProof/>
                <w:webHidden/>
              </w:rPr>
              <w:tab/>
            </w:r>
            <w:r>
              <w:rPr>
                <w:noProof/>
                <w:webHidden/>
              </w:rPr>
              <w:fldChar w:fldCharType="begin"/>
            </w:r>
            <w:r>
              <w:rPr>
                <w:noProof/>
                <w:webHidden/>
              </w:rPr>
              <w:instrText xml:space="preserve"> PAGEREF _Toc169726888 \h </w:instrText>
            </w:r>
            <w:r>
              <w:rPr>
                <w:noProof/>
                <w:webHidden/>
              </w:rPr>
            </w:r>
            <w:r>
              <w:rPr>
                <w:noProof/>
                <w:webHidden/>
              </w:rPr>
              <w:fldChar w:fldCharType="separate"/>
            </w:r>
            <w:r>
              <w:rPr>
                <w:noProof/>
                <w:webHidden/>
              </w:rPr>
              <w:t>18</w:t>
            </w:r>
            <w:r>
              <w:rPr>
                <w:noProof/>
                <w:webHidden/>
              </w:rPr>
              <w:fldChar w:fldCharType="end"/>
            </w:r>
          </w:hyperlink>
        </w:p>
        <w:p w:rsidR="00E01442" w:rsidRDefault="00E01442" w14:paraId="20CF4BB3" w14:textId="0CE085C4">
          <w:pPr>
            <w:pStyle w:val="TOC2"/>
            <w:tabs>
              <w:tab w:val="left" w:pos="880"/>
              <w:tab w:val="right" w:leader="dot" w:pos="9350"/>
            </w:tabs>
            <w:rPr>
              <w:rFonts w:eastAsiaTheme="minorEastAsia"/>
              <w:noProof/>
              <w:kern w:val="2"/>
              <w:sz w:val="24"/>
              <w:szCs w:val="24"/>
              <w14:ligatures w14:val="standardContextual"/>
            </w:rPr>
          </w:pPr>
          <w:hyperlink w:history="1" w:anchor="_Toc169726889">
            <w:r w:rsidRPr="00EA43EC">
              <w:rPr>
                <w:rStyle w:val="Hyperlink"/>
                <w:noProof/>
                <w:lang w:val="ka-GE"/>
              </w:rPr>
              <w:t>10.1</w:t>
            </w:r>
            <w:r>
              <w:rPr>
                <w:rFonts w:eastAsiaTheme="minorEastAsia"/>
                <w:noProof/>
                <w:kern w:val="2"/>
                <w:sz w:val="24"/>
                <w:szCs w:val="24"/>
                <w14:ligatures w14:val="standardContextual"/>
              </w:rPr>
              <w:tab/>
            </w:r>
            <w:r w:rsidRPr="00EA43EC">
              <w:rPr>
                <w:rStyle w:val="Hyperlink"/>
                <w:noProof/>
                <w:lang w:val="ka-GE"/>
              </w:rPr>
              <w:t>NextGenPSD2 XS2A და openFinance API Framework-თანხმობების თანაარსებობა</w:t>
            </w:r>
            <w:r>
              <w:rPr>
                <w:noProof/>
                <w:webHidden/>
              </w:rPr>
              <w:tab/>
            </w:r>
            <w:r>
              <w:rPr>
                <w:noProof/>
                <w:webHidden/>
              </w:rPr>
              <w:fldChar w:fldCharType="begin"/>
            </w:r>
            <w:r>
              <w:rPr>
                <w:noProof/>
                <w:webHidden/>
              </w:rPr>
              <w:instrText xml:space="preserve"> PAGEREF _Toc169726889 \h </w:instrText>
            </w:r>
            <w:r>
              <w:rPr>
                <w:noProof/>
                <w:webHidden/>
              </w:rPr>
            </w:r>
            <w:r>
              <w:rPr>
                <w:noProof/>
                <w:webHidden/>
              </w:rPr>
              <w:fldChar w:fldCharType="separate"/>
            </w:r>
            <w:r>
              <w:rPr>
                <w:noProof/>
                <w:webHidden/>
              </w:rPr>
              <w:t>18</w:t>
            </w:r>
            <w:r>
              <w:rPr>
                <w:noProof/>
                <w:webHidden/>
              </w:rPr>
              <w:fldChar w:fldCharType="end"/>
            </w:r>
          </w:hyperlink>
        </w:p>
        <w:p w:rsidR="00E01442" w:rsidRDefault="00E01442" w14:paraId="4B97D683" w14:textId="30CEA4AD">
          <w:pPr>
            <w:pStyle w:val="TOC2"/>
            <w:tabs>
              <w:tab w:val="left" w:pos="880"/>
              <w:tab w:val="right" w:leader="dot" w:pos="9350"/>
            </w:tabs>
            <w:rPr>
              <w:rFonts w:eastAsiaTheme="minorEastAsia"/>
              <w:noProof/>
              <w:kern w:val="2"/>
              <w:sz w:val="24"/>
              <w:szCs w:val="24"/>
              <w14:ligatures w14:val="standardContextual"/>
            </w:rPr>
          </w:pPr>
          <w:hyperlink w:history="1" w:anchor="_Toc169726890">
            <w:r w:rsidRPr="00EA43EC">
              <w:rPr>
                <w:rStyle w:val="Hyperlink"/>
                <w:noProof/>
                <w:lang w:val="ka-GE"/>
              </w:rPr>
              <w:t>10.2</w:t>
            </w:r>
            <w:r>
              <w:rPr>
                <w:rFonts w:eastAsiaTheme="minorEastAsia"/>
                <w:noProof/>
                <w:kern w:val="2"/>
                <w:sz w:val="24"/>
                <w:szCs w:val="24"/>
                <w14:ligatures w14:val="standardContextual"/>
              </w:rPr>
              <w:tab/>
            </w:r>
            <w:r w:rsidRPr="00EA43EC">
              <w:rPr>
                <w:rStyle w:val="Hyperlink"/>
                <w:noProof/>
                <w:lang w:val="ka-GE"/>
              </w:rPr>
              <w:t>NextGenPSD2 XS2A თანხმობის გადაყვანა openFinance API Framework ფორმატში (ინფორმაციული)</w:t>
            </w:r>
            <w:r>
              <w:rPr>
                <w:noProof/>
                <w:webHidden/>
              </w:rPr>
              <w:tab/>
            </w:r>
            <w:r>
              <w:rPr>
                <w:noProof/>
                <w:webHidden/>
              </w:rPr>
              <w:fldChar w:fldCharType="begin"/>
            </w:r>
            <w:r>
              <w:rPr>
                <w:noProof/>
                <w:webHidden/>
              </w:rPr>
              <w:instrText xml:space="preserve"> PAGEREF _Toc169726890 \h </w:instrText>
            </w:r>
            <w:r>
              <w:rPr>
                <w:noProof/>
                <w:webHidden/>
              </w:rPr>
            </w:r>
            <w:r>
              <w:rPr>
                <w:noProof/>
                <w:webHidden/>
              </w:rPr>
              <w:fldChar w:fldCharType="separate"/>
            </w:r>
            <w:r>
              <w:rPr>
                <w:noProof/>
                <w:webHidden/>
              </w:rPr>
              <w:t>18</w:t>
            </w:r>
            <w:r>
              <w:rPr>
                <w:noProof/>
                <w:webHidden/>
              </w:rPr>
              <w:fldChar w:fldCharType="end"/>
            </w:r>
          </w:hyperlink>
        </w:p>
        <w:p w:rsidR="00E01442" w:rsidRDefault="00E01442" w14:paraId="1B0D3A2E" w14:textId="5C8612DE">
          <w:pPr>
            <w:pStyle w:val="TOC3"/>
            <w:tabs>
              <w:tab w:val="left" w:pos="1320"/>
              <w:tab w:val="right" w:leader="dot" w:pos="9350"/>
            </w:tabs>
            <w:rPr>
              <w:rFonts w:eastAsiaTheme="minorEastAsia"/>
              <w:noProof/>
              <w:kern w:val="2"/>
              <w:sz w:val="24"/>
              <w:szCs w:val="24"/>
              <w14:ligatures w14:val="standardContextual"/>
            </w:rPr>
          </w:pPr>
          <w:hyperlink w:history="1" w:anchor="_Toc169726891">
            <w:r w:rsidRPr="00EA43EC">
              <w:rPr>
                <w:rStyle w:val="Hyperlink"/>
                <w:noProof/>
                <w:lang w:val="ka-GE"/>
              </w:rPr>
              <w:t>10.2.1</w:t>
            </w:r>
            <w:r>
              <w:rPr>
                <w:rFonts w:eastAsiaTheme="minorEastAsia"/>
                <w:noProof/>
                <w:kern w:val="2"/>
                <w:sz w:val="24"/>
                <w:szCs w:val="24"/>
                <w14:ligatures w14:val="standardContextual"/>
              </w:rPr>
              <w:tab/>
            </w:r>
            <w:r w:rsidRPr="00EA43EC">
              <w:rPr>
                <w:rStyle w:val="Hyperlink"/>
                <w:noProof/>
                <w:lang w:val="ka-GE"/>
              </w:rPr>
              <w:t>დეტალური თახმობის გადაყვანა</w:t>
            </w:r>
            <w:r>
              <w:rPr>
                <w:noProof/>
                <w:webHidden/>
              </w:rPr>
              <w:tab/>
            </w:r>
            <w:r>
              <w:rPr>
                <w:noProof/>
                <w:webHidden/>
              </w:rPr>
              <w:fldChar w:fldCharType="begin"/>
            </w:r>
            <w:r>
              <w:rPr>
                <w:noProof/>
                <w:webHidden/>
              </w:rPr>
              <w:instrText xml:space="preserve"> PAGEREF _Toc169726891 \h </w:instrText>
            </w:r>
            <w:r>
              <w:rPr>
                <w:noProof/>
                <w:webHidden/>
              </w:rPr>
            </w:r>
            <w:r>
              <w:rPr>
                <w:noProof/>
                <w:webHidden/>
              </w:rPr>
              <w:fldChar w:fldCharType="separate"/>
            </w:r>
            <w:r>
              <w:rPr>
                <w:noProof/>
                <w:webHidden/>
              </w:rPr>
              <w:t>18</w:t>
            </w:r>
            <w:r>
              <w:rPr>
                <w:noProof/>
                <w:webHidden/>
              </w:rPr>
              <w:fldChar w:fldCharType="end"/>
            </w:r>
          </w:hyperlink>
        </w:p>
        <w:p w:rsidR="00E01442" w:rsidRDefault="00E01442" w14:paraId="657DC156" w14:textId="13647875">
          <w:pPr>
            <w:pStyle w:val="TOC3"/>
            <w:tabs>
              <w:tab w:val="left" w:pos="1320"/>
              <w:tab w:val="right" w:leader="dot" w:pos="9350"/>
            </w:tabs>
            <w:rPr>
              <w:rFonts w:eastAsiaTheme="minorEastAsia"/>
              <w:noProof/>
              <w:kern w:val="2"/>
              <w:sz w:val="24"/>
              <w:szCs w:val="24"/>
              <w14:ligatures w14:val="standardContextual"/>
            </w:rPr>
          </w:pPr>
          <w:hyperlink w:history="1" w:anchor="_Toc169726892">
            <w:r w:rsidRPr="00EA43EC">
              <w:rPr>
                <w:rStyle w:val="Hyperlink"/>
                <w:noProof/>
                <w:lang w:val="ka-GE"/>
              </w:rPr>
              <w:t>10.2.2</w:t>
            </w:r>
            <w:r>
              <w:rPr>
                <w:rFonts w:eastAsiaTheme="minorEastAsia"/>
                <w:noProof/>
                <w:kern w:val="2"/>
                <w:sz w:val="24"/>
                <w:szCs w:val="24"/>
                <w14:ligatures w14:val="standardContextual"/>
              </w:rPr>
              <w:tab/>
            </w:r>
            <w:r w:rsidRPr="00EA43EC">
              <w:rPr>
                <w:rStyle w:val="Hyperlink"/>
                <w:noProof/>
                <w:lang w:val="ka-GE"/>
              </w:rPr>
              <w:t>combinedServiceIndicator ატრიბუტის საკითხი</w:t>
            </w:r>
            <w:r>
              <w:rPr>
                <w:noProof/>
                <w:webHidden/>
              </w:rPr>
              <w:tab/>
            </w:r>
            <w:r>
              <w:rPr>
                <w:noProof/>
                <w:webHidden/>
              </w:rPr>
              <w:fldChar w:fldCharType="begin"/>
            </w:r>
            <w:r>
              <w:rPr>
                <w:noProof/>
                <w:webHidden/>
              </w:rPr>
              <w:instrText xml:space="preserve"> PAGEREF _Toc169726892 \h </w:instrText>
            </w:r>
            <w:r>
              <w:rPr>
                <w:noProof/>
                <w:webHidden/>
              </w:rPr>
            </w:r>
            <w:r>
              <w:rPr>
                <w:noProof/>
                <w:webHidden/>
              </w:rPr>
              <w:fldChar w:fldCharType="separate"/>
            </w:r>
            <w:r>
              <w:rPr>
                <w:noProof/>
                <w:webHidden/>
              </w:rPr>
              <w:t>21</w:t>
            </w:r>
            <w:r>
              <w:rPr>
                <w:noProof/>
                <w:webHidden/>
              </w:rPr>
              <w:fldChar w:fldCharType="end"/>
            </w:r>
          </w:hyperlink>
        </w:p>
        <w:p w:rsidR="00E01442" w:rsidRDefault="00E01442" w14:paraId="246EFD26" w14:textId="0B86B11B">
          <w:pPr>
            <w:pStyle w:val="TOC3"/>
            <w:tabs>
              <w:tab w:val="left" w:pos="1320"/>
              <w:tab w:val="right" w:leader="dot" w:pos="9350"/>
            </w:tabs>
            <w:rPr>
              <w:rFonts w:eastAsiaTheme="minorEastAsia"/>
              <w:noProof/>
              <w:kern w:val="2"/>
              <w:sz w:val="24"/>
              <w:szCs w:val="24"/>
              <w14:ligatures w14:val="standardContextual"/>
            </w:rPr>
          </w:pPr>
          <w:hyperlink w:history="1" w:anchor="_Toc169726893">
            <w:r w:rsidRPr="00EA43EC">
              <w:rPr>
                <w:rStyle w:val="Hyperlink"/>
                <w:noProof/>
                <w:lang w:val="ka-GE"/>
              </w:rPr>
              <w:t>10.2.3</w:t>
            </w:r>
            <w:r>
              <w:rPr>
                <w:rFonts w:eastAsiaTheme="minorEastAsia"/>
                <w:noProof/>
                <w:kern w:val="2"/>
                <w:sz w:val="24"/>
                <w:szCs w:val="24"/>
                <w14:ligatures w14:val="standardContextual"/>
              </w:rPr>
              <w:tab/>
            </w:r>
            <w:r w:rsidRPr="00EA43EC">
              <w:rPr>
                <w:rStyle w:val="Hyperlink"/>
                <w:noProof/>
                <w:lang w:val="ka-GE"/>
              </w:rPr>
              <w:t>ამსმპ-ში გამოხატული თანხმობა</w:t>
            </w:r>
            <w:r>
              <w:rPr>
                <w:noProof/>
                <w:webHidden/>
              </w:rPr>
              <w:tab/>
            </w:r>
            <w:r>
              <w:rPr>
                <w:noProof/>
                <w:webHidden/>
              </w:rPr>
              <w:fldChar w:fldCharType="begin"/>
            </w:r>
            <w:r>
              <w:rPr>
                <w:noProof/>
                <w:webHidden/>
              </w:rPr>
              <w:instrText xml:space="preserve"> PAGEREF _Toc169726893 \h </w:instrText>
            </w:r>
            <w:r>
              <w:rPr>
                <w:noProof/>
                <w:webHidden/>
              </w:rPr>
            </w:r>
            <w:r>
              <w:rPr>
                <w:noProof/>
                <w:webHidden/>
              </w:rPr>
              <w:fldChar w:fldCharType="separate"/>
            </w:r>
            <w:r>
              <w:rPr>
                <w:noProof/>
                <w:webHidden/>
              </w:rPr>
              <w:t>21</w:t>
            </w:r>
            <w:r>
              <w:rPr>
                <w:noProof/>
                <w:webHidden/>
              </w:rPr>
              <w:fldChar w:fldCharType="end"/>
            </w:r>
          </w:hyperlink>
        </w:p>
        <w:p w:rsidR="00E01442" w:rsidRDefault="00E01442" w14:paraId="50F26CC7" w14:textId="58ED9BD8">
          <w:pPr>
            <w:pStyle w:val="TOC3"/>
            <w:tabs>
              <w:tab w:val="left" w:pos="1320"/>
              <w:tab w:val="right" w:leader="dot" w:pos="9350"/>
            </w:tabs>
            <w:rPr>
              <w:rFonts w:eastAsiaTheme="minorEastAsia"/>
              <w:noProof/>
              <w:kern w:val="2"/>
              <w:sz w:val="24"/>
              <w:szCs w:val="24"/>
              <w14:ligatures w14:val="standardContextual"/>
            </w:rPr>
          </w:pPr>
          <w:hyperlink w:history="1" w:anchor="_Toc169726894">
            <w:r w:rsidRPr="00EA43EC">
              <w:rPr>
                <w:rStyle w:val="Hyperlink"/>
                <w:noProof/>
                <w:lang w:val="ka-GE"/>
              </w:rPr>
              <w:t>10.2.4</w:t>
            </w:r>
            <w:r>
              <w:rPr>
                <w:rFonts w:eastAsiaTheme="minorEastAsia"/>
                <w:noProof/>
                <w:kern w:val="2"/>
                <w:sz w:val="24"/>
                <w:szCs w:val="24"/>
                <w14:ligatures w14:val="standardContextual"/>
              </w:rPr>
              <w:tab/>
            </w:r>
            <w:r w:rsidRPr="00EA43EC">
              <w:rPr>
                <w:rStyle w:val="Hyperlink"/>
                <w:noProof/>
                <w:lang w:val="ka-GE"/>
              </w:rPr>
              <w:t>თანხმობა ანგარიშების სიის გაზიარებაზე</w:t>
            </w:r>
            <w:r>
              <w:rPr>
                <w:noProof/>
                <w:webHidden/>
              </w:rPr>
              <w:tab/>
            </w:r>
            <w:r>
              <w:rPr>
                <w:noProof/>
                <w:webHidden/>
              </w:rPr>
              <w:fldChar w:fldCharType="begin"/>
            </w:r>
            <w:r>
              <w:rPr>
                <w:noProof/>
                <w:webHidden/>
              </w:rPr>
              <w:instrText xml:space="preserve"> PAGEREF _Toc169726894 \h </w:instrText>
            </w:r>
            <w:r>
              <w:rPr>
                <w:noProof/>
                <w:webHidden/>
              </w:rPr>
            </w:r>
            <w:r>
              <w:rPr>
                <w:noProof/>
                <w:webHidden/>
              </w:rPr>
              <w:fldChar w:fldCharType="separate"/>
            </w:r>
            <w:r>
              <w:rPr>
                <w:noProof/>
                <w:webHidden/>
              </w:rPr>
              <w:t>22</w:t>
            </w:r>
            <w:r>
              <w:rPr>
                <w:noProof/>
                <w:webHidden/>
              </w:rPr>
              <w:fldChar w:fldCharType="end"/>
            </w:r>
          </w:hyperlink>
        </w:p>
        <w:p w:rsidR="00E01442" w:rsidRDefault="00E01442" w14:paraId="7F43DD30" w14:textId="05CCC90B">
          <w:pPr>
            <w:pStyle w:val="TOC1"/>
            <w:tabs>
              <w:tab w:val="left" w:pos="660"/>
              <w:tab w:val="right" w:leader="dot" w:pos="9350"/>
            </w:tabs>
            <w:rPr>
              <w:rFonts w:eastAsiaTheme="minorEastAsia"/>
              <w:noProof/>
              <w:kern w:val="2"/>
              <w:sz w:val="24"/>
              <w:szCs w:val="24"/>
              <w14:ligatures w14:val="standardContextual"/>
            </w:rPr>
          </w:pPr>
          <w:hyperlink w:history="1" w:anchor="_Toc169726895">
            <w:r w:rsidRPr="00EA43EC">
              <w:rPr>
                <w:rStyle w:val="Hyperlink"/>
                <w:noProof/>
                <w:lang w:val="ka-GE"/>
              </w:rPr>
              <w:t>11</w:t>
            </w:r>
            <w:r>
              <w:rPr>
                <w:rFonts w:eastAsiaTheme="minorEastAsia"/>
                <w:noProof/>
                <w:kern w:val="2"/>
                <w:sz w:val="24"/>
                <w:szCs w:val="24"/>
                <w14:ligatures w14:val="standardContextual"/>
              </w:rPr>
              <w:tab/>
            </w:r>
            <w:r w:rsidRPr="00EA43EC">
              <w:rPr>
                <w:rStyle w:val="Hyperlink"/>
                <w:noProof/>
                <w:lang w:val="ka-GE"/>
              </w:rPr>
              <w:t>წყაროები</w:t>
            </w:r>
            <w:r>
              <w:rPr>
                <w:noProof/>
                <w:webHidden/>
              </w:rPr>
              <w:tab/>
            </w:r>
            <w:r>
              <w:rPr>
                <w:noProof/>
                <w:webHidden/>
              </w:rPr>
              <w:fldChar w:fldCharType="begin"/>
            </w:r>
            <w:r>
              <w:rPr>
                <w:noProof/>
                <w:webHidden/>
              </w:rPr>
              <w:instrText xml:space="preserve"> PAGEREF _Toc169726895 \h </w:instrText>
            </w:r>
            <w:r>
              <w:rPr>
                <w:noProof/>
                <w:webHidden/>
              </w:rPr>
            </w:r>
            <w:r>
              <w:rPr>
                <w:noProof/>
                <w:webHidden/>
              </w:rPr>
              <w:fldChar w:fldCharType="separate"/>
            </w:r>
            <w:r>
              <w:rPr>
                <w:noProof/>
                <w:webHidden/>
              </w:rPr>
              <w:t>22</w:t>
            </w:r>
            <w:r>
              <w:rPr>
                <w:noProof/>
                <w:webHidden/>
              </w:rPr>
              <w:fldChar w:fldCharType="end"/>
            </w:r>
          </w:hyperlink>
        </w:p>
        <w:p w:rsidR="00335D19" w:rsidRDefault="00364700" w14:paraId="20BF3129" w14:textId="698984E7">
          <w:pPr>
            <w:rPr>
              <w:b/>
              <w:bCs/>
            </w:rPr>
          </w:pPr>
          <w:r>
            <w:rPr>
              <w:b/>
              <w:bCs/>
            </w:rPr>
            <w:fldChar w:fldCharType="end"/>
          </w:r>
        </w:p>
        <w:p w:rsidR="00364700" w:rsidRDefault="00E01442" w14:paraId="29F61B09" w14:textId="5BC7F2EC"/>
      </w:sdtContent>
    </w:sdt>
    <w:p w:rsidRPr="005426E5" w:rsidR="007578D3" w:rsidRDefault="0087166A" w14:paraId="5F02FF03" w14:textId="6ABBFB24">
      <w:pPr>
        <w:pStyle w:val="Heading1"/>
        <w:rPr>
          <w:lang w:val="ka-GE"/>
        </w:rPr>
      </w:pPr>
      <w:bookmarkStart w:name="_Ref48576272" w:id="1"/>
      <w:bookmarkStart w:name="_Ref48576292" w:id="2"/>
      <w:bookmarkStart w:name="_Toc169726864" w:id="3"/>
      <w:r w:rsidRPr="005426E5">
        <w:rPr>
          <w:lang w:val="ka-GE"/>
        </w:rPr>
        <w:t>დოკუმენტის შესახებ</w:t>
      </w:r>
      <w:bookmarkEnd w:id="1"/>
      <w:bookmarkEnd w:id="2"/>
      <w:bookmarkEnd w:id="3"/>
    </w:p>
    <w:p w:rsidR="00897513" w:rsidP="00897513" w:rsidRDefault="00897513" w14:paraId="5E1D7358" w14:textId="3DEC1EEB">
      <w:pPr>
        <w:jc w:val="both"/>
        <w:rPr>
          <w:rFonts w:ascii="Calibri" w:hAnsi="Calibri"/>
          <w:lang w:val="ka-GE"/>
        </w:rPr>
      </w:pPr>
      <w:r w:rsidRPr="003B3179">
        <w:rPr>
          <w:rFonts w:ascii="Calibri" w:hAnsi="Calibri"/>
          <w:lang w:val="ka-GE"/>
        </w:rPr>
        <w:t xml:space="preserve">ეს დოკუმენტი </w:t>
      </w:r>
      <w:r w:rsidR="00884CC6">
        <w:rPr>
          <w:rFonts w:ascii="Calibri" w:hAnsi="Calibri"/>
          <w:lang w:val="ka-GE"/>
        </w:rPr>
        <w:t>არის</w:t>
      </w:r>
      <w:r w:rsidRPr="003B3179">
        <w:rPr>
          <w:rFonts w:ascii="Calibri" w:hAnsi="Calibri"/>
          <w:lang w:val="ka-GE"/>
        </w:rPr>
        <w:t xml:space="preserve"> </w:t>
      </w:r>
      <w:proofErr w:type="spellStart"/>
      <w:r>
        <w:rPr>
          <w:rFonts w:ascii="Calibri" w:hAnsi="Calibri"/>
          <w:lang w:val="ka-GE"/>
        </w:rPr>
        <w:t>The</w:t>
      </w:r>
      <w:proofErr w:type="spellEnd"/>
      <w:r>
        <w:rPr>
          <w:rFonts w:ascii="Calibri" w:hAnsi="Calibri"/>
          <w:lang w:val="ka-GE"/>
        </w:rPr>
        <w:t xml:space="preserve"> </w:t>
      </w:r>
      <w:proofErr w:type="spellStart"/>
      <w:r>
        <w:rPr>
          <w:rFonts w:ascii="Calibri" w:hAnsi="Calibri"/>
          <w:lang w:val="ka-GE"/>
        </w:rPr>
        <w:t>Berlin</w:t>
      </w:r>
      <w:proofErr w:type="spellEnd"/>
      <w:r>
        <w:rPr>
          <w:rFonts w:ascii="Calibri" w:hAnsi="Calibri"/>
          <w:lang w:val="ka-GE"/>
        </w:rPr>
        <w:t xml:space="preserve"> Group </w:t>
      </w:r>
      <w:proofErr w:type="spellStart"/>
      <w:r w:rsidRPr="00FE50F9">
        <w:rPr>
          <w:rFonts w:ascii="Calibri" w:hAnsi="Calibri"/>
          <w:lang w:val="ka-GE"/>
        </w:rPr>
        <w:t>openFinance</w:t>
      </w:r>
      <w:proofErr w:type="spellEnd"/>
      <w:r w:rsidRPr="00FE50F9">
        <w:rPr>
          <w:rFonts w:ascii="Calibri" w:hAnsi="Calibri"/>
          <w:lang w:val="ka-GE"/>
        </w:rPr>
        <w:t xml:space="preserve"> API </w:t>
      </w:r>
      <w:proofErr w:type="spellStart"/>
      <w:r w:rsidRPr="00FE50F9">
        <w:rPr>
          <w:rFonts w:ascii="Calibri" w:hAnsi="Calibri"/>
          <w:lang w:val="ka-GE"/>
        </w:rPr>
        <w:t>Framework</w:t>
      </w:r>
      <w:proofErr w:type="spellEnd"/>
      <w:r w:rsidRPr="003B3179">
        <w:rPr>
          <w:rFonts w:ascii="Calibri" w:hAnsi="Calibri"/>
          <w:lang w:val="ka-GE"/>
        </w:rPr>
        <w:t xml:space="preserve"> განხორციელების სახელმძღვანელო</w:t>
      </w:r>
      <w:r w:rsidR="00884CC6">
        <w:rPr>
          <w:rFonts w:ascii="Calibri" w:hAnsi="Calibri"/>
          <w:lang w:val="ka-GE"/>
        </w:rPr>
        <w:t>თა პაკეტის ნაწილი</w:t>
      </w:r>
      <w:r w:rsidRPr="003B3179">
        <w:rPr>
          <w:rFonts w:ascii="Calibri" w:hAnsi="Calibri"/>
          <w:lang w:val="ka-GE"/>
        </w:rPr>
        <w:t xml:space="preserve">, </w:t>
      </w:r>
      <w:r w:rsidR="00884CC6">
        <w:rPr>
          <w:rFonts w:ascii="Calibri" w:hAnsi="Calibri"/>
          <w:lang w:val="ka-GE"/>
        </w:rPr>
        <w:t xml:space="preserve">რომელიც შექმნილია </w:t>
      </w:r>
      <w:r w:rsidRPr="003B3179">
        <w:rPr>
          <w:rFonts w:ascii="Calibri" w:hAnsi="Calibri"/>
          <w:lang w:val="ka-GE"/>
        </w:rPr>
        <w:t xml:space="preserve">საქართველოს კანონმდებლობასთან თავსებადი ღია </w:t>
      </w:r>
      <w:proofErr w:type="spellStart"/>
      <w:r w:rsidRPr="003B3179">
        <w:rPr>
          <w:rFonts w:ascii="Calibri" w:hAnsi="Calibri"/>
          <w:lang w:val="ka-GE"/>
        </w:rPr>
        <w:t>ბანკინგის</w:t>
      </w:r>
      <w:r w:rsidR="00884CC6">
        <w:rPr>
          <w:rFonts w:ascii="Calibri" w:hAnsi="Calibri"/>
          <w:lang w:val="ka-GE"/>
        </w:rPr>
        <w:t>ა</w:t>
      </w:r>
      <w:proofErr w:type="spellEnd"/>
      <w:r w:rsidR="00884CC6">
        <w:rPr>
          <w:rFonts w:ascii="Calibri" w:hAnsi="Calibri"/>
          <w:lang w:val="ka-GE"/>
        </w:rPr>
        <w:t xml:space="preserve"> და მისი გაფართოების, ღია ფინანსების</w:t>
      </w:r>
      <w:r w:rsidRPr="003B3179">
        <w:rPr>
          <w:rFonts w:ascii="Calibri" w:hAnsi="Calibri"/>
          <w:lang w:val="ka-GE"/>
        </w:rPr>
        <w:t xml:space="preserve"> დანერგვის მიზნით. დოკუმენტი</w:t>
      </w:r>
      <w:r w:rsidR="00B8558B">
        <w:rPr>
          <w:rFonts w:ascii="Calibri" w:hAnsi="Calibri"/>
          <w:lang w:val="ka-GE"/>
        </w:rPr>
        <w:t>ს მიზანია</w:t>
      </w:r>
      <w:r w:rsidR="0017323A">
        <w:rPr>
          <w:rFonts w:ascii="Calibri" w:hAnsi="Calibri"/>
          <w:lang w:val="ka-GE"/>
        </w:rPr>
        <w:t>,</w:t>
      </w:r>
      <w:r w:rsidRPr="003B3179">
        <w:rPr>
          <w:rFonts w:ascii="Calibri" w:hAnsi="Calibri"/>
          <w:lang w:val="ka-GE"/>
        </w:rPr>
        <w:t xml:space="preserve"> სრულად თავსებადი</w:t>
      </w:r>
      <w:r w:rsidR="0017323A">
        <w:rPr>
          <w:rFonts w:ascii="Calibri" w:hAnsi="Calibri"/>
          <w:lang w:val="ka-GE"/>
        </w:rPr>
        <w:t xml:space="preserve"> იყოს</w:t>
      </w:r>
      <w:r w:rsidRPr="003B3179">
        <w:rPr>
          <w:rFonts w:ascii="Calibri" w:hAnsi="Calibri"/>
          <w:lang w:val="ka-GE"/>
        </w:rPr>
        <w:t xml:space="preserve"> შესაბამის ჩარჩოსთან</w:t>
      </w:r>
      <w:r>
        <w:rPr>
          <w:rFonts w:ascii="Calibri" w:hAnsi="Calibri"/>
          <w:lang w:val="ka-GE"/>
        </w:rPr>
        <w:t xml:space="preserve"> </w:t>
      </w:r>
      <w:sdt>
        <w:sdtPr>
          <w:rPr>
            <w:rFonts w:ascii="Calibri" w:hAnsi="Calibri"/>
            <w:lang w:val="ka-GE"/>
          </w:rPr>
          <w:id w:val="-668176898"/>
          <w:citation/>
        </w:sdtPr>
        <w:sdtEndPr/>
        <w:sdtContent>
          <w:r>
            <w:rPr>
              <w:rFonts w:ascii="Calibri" w:hAnsi="Calibri"/>
              <w:lang w:val="ka-GE"/>
            </w:rPr>
            <w:fldChar w:fldCharType="begin"/>
          </w:r>
          <w:r>
            <w:rPr>
              <w:rFonts w:ascii="Calibri" w:hAnsi="Calibri"/>
            </w:rPr>
            <w:instrText xml:space="preserve">CITATION oFAIGCom \l 1033 </w:instrText>
          </w:r>
          <w:r>
            <w:rPr>
              <w:rFonts w:ascii="Calibri" w:hAnsi="Calibri"/>
              <w:lang w:val="ka-GE"/>
            </w:rPr>
            <w:fldChar w:fldCharType="separate"/>
          </w:r>
          <w:r w:rsidRPr="006B378D" w:rsidR="006B378D">
            <w:rPr>
              <w:rFonts w:ascii="Calibri" w:hAnsi="Calibri"/>
              <w:noProof/>
            </w:rPr>
            <w:t>(1)</w:t>
          </w:r>
          <w:r>
            <w:rPr>
              <w:rFonts w:ascii="Calibri" w:hAnsi="Calibri"/>
              <w:lang w:val="ka-GE"/>
            </w:rPr>
            <w:fldChar w:fldCharType="end"/>
          </w:r>
        </w:sdtContent>
      </w:sdt>
      <w:r>
        <w:rPr>
          <w:rFonts w:ascii="Calibri" w:hAnsi="Calibri"/>
          <w:lang w:val="ka-GE"/>
        </w:rPr>
        <w:t xml:space="preserve"> და</w:t>
      </w:r>
      <w:r w:rsidR="00D6574F">
        <w:rPr>
          <w:rFonts w:ascii="Calibri" w:hAnsi="Calibri"/>
          <w:lang w:val="ka-GE"/>
        </w:rPr>
        <w:t xml:space="preserve"> </w:t>
      </w:r>
      <w:sdt>
        <w:sdtPr>
          <w:rPr>
            <w:rFonts w:ascii="Calibri" w:hAnsi="Calibri"/>
            <w:lang w:val="ka-GE"/>
          </w:rPr>
          <w:id w:val="2176520"/>
          <w:citation/>
        </w:sdtPr>
        <w:sdtEndPr/>
        <w:sdtContent>
          <w:r w:rsidR="00D6574F">
            <w:rPr>
              <w:rFonts w:ascii="Calibri" w:hAnsi="Calibri"/>
              <w:lang w:val="ka-GE"/>
            </w:rPr>
            <w:fldChar w:fldCharType="begin"/>
          </w:r>
          <w:r w:rsidR="00D6574F">
            <w:rPr>
              <w:rFonts w:ascii="Calibri" w:hAnsi="Calibri"/>
            </w:rPr>
            <w:instrText xml:space="preserve"> CITATION oFACO \l 1033 </w:instrText>
          </w:r>
          <w:r w:rsidR="00D6574F">
            <w:rPr>
              <w:rFonts w:ascii="Calibri" w:hAnsi="Calibri"/>
              <w:lang w:val="ka-GE"/>
            </w:rPr>
            <w:fldChar w:fldCharType="separate"/>
          </w:r>
          <w:r w:rsidRPr="006B378D" w:rsidR="006B378D">
            <w:rPr>
              <w:rFonts w:ascii="Calibri" w:hAnsi="Calibri"/>
              <w:noProof/>
            </w:rPr>
            <w:t>(2)</w:t>
          </w:r>
          <w:r w:rsidR="00D6574F">
            <w:rPr>
              <w:rFonts w:ascii="Calibri" w:hAnsi="Calibri"/>
              <w:lang w:val="ka-GE"/>
            </w:rPr>
            <w:fldChar w:fldCharType="end"/>
          </w:r>
        </w:sdtContent>
      </w:sdt>
      <w:r w:rsidR="0017323A">
        <w:rPr>
          <w:rFonts w:ascii="Calibri" w:hAnsi="Calibri"/>
          <w:lang w:val="ka-GE"/>
        </w:rPr>
        <w:t xml:space="preserve"> და მხოლოდ</w:t>
      </w:r>
      <w:r>
        <w:rPr>
          <w:rFonts w:ascii="Calibri" w:hAnsi="Calibri"/>
          <w:lang w:val="ka-GE"/>
        </w:rPr>
        <w:t xml:space="preserve"> </w:t>
      </w:r>
      <w:proofErr w:type="spellStart"/>
      <w:r w:rsidRPr="003B3179">
        <w:rPr>
          <w:rFonts w:ascii="Calibri" w:hAnsi="Calibri"/>
          <w:lang w:val="ka-GE"/>
        </w:rPr>
        <w:t>აზუსტებ</w:t>
      </w:r>
      <w:r w:rsidR="0017323A">
        <w:rPr>
          <w:rFonts w:ascii="Calibri" w:hAnsi="Calibri"/>
          <w:lang w:val="ka-GE"/>
        </w:rPr>
        <w:t>დეს</w:t>
      </w:r>
      <w:proofErr w:type="spellEnd"/>
      <w:r w:rsidRPr="003B3179">
        <w:rPr>
          <w:rFonts w:ascii="Calibri" w:hAnsi="Calibri"/>
          <w:lang w:val="ka-GE"/>
        </w:rPr>
        <w:t xml:space="preserve"> მათ მოთხოვნებს, საქართველოს კანონმდებლობისა და ადგილობრივი კონტექსტის გათვალისწინებით.</w:t>
      </w:r>
    </w:p>
    <w:p w:rsidR="00897513" w:rsidP="00897513" w:rsidRDefault="00897513" w14:paraId="2ADEDB13" w14:textId="77777777">
      <w:pPr>
        <w:jc w:val="both"/>
        <w:rPr>
          <w:rFonts w:ascii="Calibri" w:hAnsi="Calibri"/>
          <w:lang w:val="ka-GE"/>
        </w:rPr>
      </w:pPr>
      <w:r>
        <w:rPr>
          <w:rFonts w:ascii="Calibri" w:hAnsi="Calibri"/>
          <w:lang w:val="ka-GE"/>
        </w:rPr>
        <w:t xml:space="preserve">დოკუმენტის მიზანია, მოახდინოს საქართველოში ღია </w:t>
      </w:r>
      <w:proofErr w:type="spellStart"/>
      <w:r>
        <w:rPr>
          <w:rFonts w:ascii="Calibri" w:hAnsi="Calibri"/>
          <w:lang w:val="ka-GE"/>
        </w:rPr>
        <w:t>ბანკინგის</w:t>
      </w:r>
      <w:proofErr w:type="spellEnd"/>
      <w:r>
        <w:rPr>
          <w:rFonts w:ascii="Calibri" w:hAnsi="Calibri"/>
          <w:lang w:val="ka-GE"/>
        </w:rPr>
        <w:t xml:space="preserve"> სერვისების მაქსიმალური ჰარმონიზაცია და ამ მიზნით, ის აწესებს ბევრ ისეთ შეზღუდვას, რომელთან დაკავშირებითაც </w:t>
      </w:r>
      <w:proofErr w:type="spellStart"/>
      <w:r>
        <w:rPr>
          <w:rFonts w:ascii="Calibri" w:hAnsi="Calibri"/>
          <w:lang w:val="ka-GE"/>
        </w:rPr>
        <w:t>The</w:t>
      </w:r>
      <w:proofErr w:type="spellEnd"/>
      <w:r>
        <w:rPr>
          <w:rFonts w:ascii="Calibri" w:hAnsi="Calibri"/>
          <w:lang w:val="ka-GE"/>
        </w:rPr>
        <w:t xml:space="preserve"> </w:t>
      </w:r>
      <w:proofErr w:type="spellStart"/>
      <w:r>
        <w:rPr>
          <w:rFonts w:ascii="Calibri" w:hAnsi="Calibri"/>
          <w:lang w:val="ka-GE"/>
        </w:rPr>
        <w:t>Berlin</w:t>
      </w:r>
      <w:proofErr w:type="spellEnd"/>
      <w:r>
        <w:rPr>
          <w:rFonts w:ascii="Calibri" w:hAnsi="Calibri"/>
          <w:lang w:val="ka-GE"/>
        </w:rPr>
        <w:t xml:space="preserve"> Group </w:t>
      </w:r>
      <w:proofErr w:type="spellStart"/>
      <w:r w:rsidRPr="00FE50F9">
        <w:rPr>
          <w:rFonts w:ascii="Calibri" w:hAnsi="Calibri"/>
          <w:lang w:val="ka-GE"/>
        </w:rPr>
        <w:t>openFinance</w:t>
      </w:r>
      <w:proofErr w:type="spellEnd"/>
      <w:r w:rsidRPr="00FE50F9">
        <w:rPr>
          <w:rFonts w:ascii="Calibri" w:hAnsi="Calibri"/>
          <w:lang w:val="ka-GE"/>
        </w:rPr>
        <w:t xml:space="preserve"> API </w:t>
      </w:r>
      <w:proofErr w:type="spellStart"/>
      <w:r w:rsidRPr="00FE50F9">
        <w:rPr>
          <w:rFonts w:ascii="Calibri" w:hAnsi="Calibri"/>
          <w:lang w:val="ka-GE"/>
        </w:rPr>
        <w:t>Framework</w:t>
      </w:r>
      <w:proofErr w:type="spellEnd"/>
      <w:r>
        <w:rPr>
          <w:rFonts w:ascii="Calibri" w:hAnsi="Calibri"/>
          <w:lang w:val="ka-GE"/>
        </w:rPr>
        <w:t xml:space="preserve"> ჩარჩო მეტ არჩევანს იძლევა. </w:t>
      </w:r>
    </w:p>
    <w:p w:rsidRPr="003B3179" w:rsidR="000F320A" w:rsidP="00014CE6" w:rsidRDefault="000F320A" w14:paraId="60F0E9E6" w14:textId="4018AC21">
      <w:pPr>
        <w:jc w:val="both"/>
        <w:rPr>
          <w:rFonts w:ascii="Calibri" w:hAnsi="Calibri"/>
          <w:lang w:val="ka-GE"/>
        </w:rPr>
      </w:pPr>
      <w:r w:rsidRPr="003B3179">
        <w:rPr>
          <w:rFonts w:ascii="Calibri" w:hAnsi="Calibri"/>
          <w:lang w:val="ka-GE"/>
        </w:rPr>
        <w:t>იმ გასაღები სიტყვების ქართული თარგმანების ინტერპრეტაცია, რომელიც მოცემულია</w:t>
      </w:r>
      <w:r w:rsidRPr="003B3179" w:rsidR="00C31B05">
        <w:rPr>
          <w:rFonts w:ascii="Calibri" w:hAnsi="Calibri"/>
          <w:lang w:val="ka-GE"/>
        </w:rPr>
        <w:t xml:space="preserve"> </w:t>
      </w:r>
      <w:r w:rsidRPr="003B3179">
        <w:rPr>
          <w:rFonts w:ascii="Calibri" w:hAnsi="Calibri"/>
          <w:lang w:val="ka-GE"/>
        </w:rPr>
        <w:t>ცხრილი 1-ში ("MUST", "MUST NOT", "REQUIRED", "SHALL", "SHALL NOT", "SHOULD",</w:t>
      </w:r>
      <w:r w:rsidRPr="003B3179" w:rsidR="00C31B05">
        <w:rPr>
          <w:rFonts w:ascii="Calibri" w:hAnsi="Calibri"/>
          <w:lang w:val="ka-GE"/>
        </w:rPr>
        <w:t xml:space="preserve"> </w:t>
      </w:r>
      <w:r w:rsidRPr="003B3179">
        <w:rPr>
          <w:rFonts w:ascii="Calibri" w:hAnsi="Calibri"/>
          <w:lang w:val="ka-GE"/>
        </w:rPr>
        <w:t>"SHOULD NOT", "RECOMMENDED", "MAY", და "OPTIONAL") უნდა მოხდეს</w:t>
      </w:r>
      <w:sdt>
        <w:sdtPr>
          <w:rPr>
            <w:rFonts w:ascii="Calibri" w:hAnsi="Calibri"/>
            <w:lang w:val="ka-GE"/>
          </w:rPr>
          <w:id w:val="452991262"/>
          <w:citation/>
        </w:sdtPr>
        <w:sdtEndPr/>
        <w:sdtContent>
          <w:r w:rsidRPr="003B3179" w:rsidR="00FD50F1">
            <w:rPr>
              <w:rFonts w:ascii="Calibri" w:hAnsi="Calibri"/>
              <w:lang w:val="ka-GE"/>
            </w:rPr>
            <w:fldChar w:fldCharType="begin"/>
          </w:r>
          <w:r w:rsidRPr="00E3281E" w:rsidR="00003F8D">
            <w:rPr>
              <w:rFonts w:ascii="Calibri" w:hAnsi="Calibri"/>
              <w:lang w:val="ka-GE"/>
            </w:rPr>
            <w:instrText xml:space="preserve">CITATION RFC2119 \l 1033 </w:instrText>
          </w:r>
          <w:r w:rsidRPr="003B3179" w:rsidR="00FD50F1">
            <w:rPr>
              <w:rFonts w:ascii="Calibri" w:hAnsi="Calibri"/>
              <w:lang w:val="ka-GE"/>
            </w:rPr>
            <w:fldChar w:fldCharType="separate"/>
          </w:r>
          <w:r w:rsidR="006B378D">
            <w:rPr>
              <w:rFonts w:ascii="Calibri" w:hAnsi="Calibri"/>
              <w:noProof/>
              <w:lang w:val="ka-GE"/>
            </w:rPr>
            <w:t xml:space="preserve"> </w:t>
          </w:r>
          <w:r w:rsidRPr="006B378D" w:rsidR="006B378D">
            <w:rPr>
              <w:rFonts w:ascii="Calibri" w:hAnsi="Calibri"/>
              <w:noProof/>
              <w:lang w:val="ka-GE"/>
            </w:rPr>
            <w:t>(3)</w:t>
          </w:r>
          <w:r w:rsidRPr="003B3179" w:rsidR="00FD50F1">
            <w:rPr>
              <w:rFonts w:ascii="Calibri" w:hAnsi="Calibri"/>
              <w:lang w:val="ka-GE"/>
            </w:rPr>
            <w:fldChar w:fldCharType="end"/>
          </w:r>
        </w:sdtContent>
      </w:sdt>
      <w:r w:rsidRPr="003B3179">
        <w:rPr>
          <w:rFonts w:ascii="Calibri" w:hAnsi="Calibri"/>
          <w:lang w:val="ka-GE"/>
        </w:rPr>
        <w:t xml:space="preserve"> შესაბამისად.</w:t>
      </w:r>
      <w:r w:rsidRPr="003B3179" w:rsidR="002B7773">
        <w:rPr>
          <w:rFonts w:ascii="Calibri" w:hAnsi="Calibri"/>
          <w:lang w:val="ka-GE"/>
        </w:rPr>
        <w:t xml:space="preserve"> ტერმინებს</w:t>
      </w:r>
      <w:r w:rsidRPr="003B3179" w:rsidR="001C75B6">
        <w:rPr>
          <w:rFonts w:ascii="Calibri" w:hAnsi="Calibri"/>
          <w:lang w:val="ka-GE"/>
        </w:rPr>
        <w:t xml:space="preserve"> ეს მნიშვნელობა აქვთ მხოლოდ იმ შემთხვევაში, როცა ისინი</w:t>
      </w:r>
      <w:r w:rsidRPr="003B3179" w:rsidR="002B7773">
        <w:rPr>
          <w:rFonts w:ascii="Calibri" w:hAnsi="Calibri"/>
          <w:lang w:val="ka-GE"/>
        </w:rPr>
        <w:t xml:space="preserve"> </w:t>
      </w:r>
      <w:r w:rsidRPr="003B3179" w:rsidR="001C75B6">
        <w:rPr>
          <w:rFonts w:ascii="Calibri" w:hAnsi="Calibri"/>
          <w:b/>
          <w:bCs/>
          <w:lang w:val="ka-GE"/>
        </w:rPr>
        <w:t>მსხვილი</w:t>
      </w:r>
      <w:r w:rsidRPr="003B3179" w:rsidR="00DE60B1">
        <w:rPr>
          <w:rFonts w:ascii="Calibri" w:hAnsi="Calibri"/>
          <w:b/>
          <w:bCs/>
          <w:lang w:val="ka-GE"/>
        </w:rPr>
        <w:t xml:space="preserve"> მხედრული</w:t>
      </w:r>
      <w:r w:rsidRPr="00E3281E" w:rsidR="00DE60B1">
        <w:rPr>
          <w:rFonts w:ascii="Calibri" w:hAnsi="Calibri"/>
          <w:b/>
          <w:lang w:val="ka-GE"/>
        </w:rPr>
        <w:t xml:space="preserve"> </w:t>
      </w:r>
      <w:r w:rsidRPr="003B3179" w:rsidR="001C75B6">
        <w:rPr>
          <w:rFonts w:ascii="Calibri" w:hAnsi="Calibri"/>
          <w:lang w:val="ka-GE"/>
        </w:rPr>
        <w:t xml:space="preserve"> ან/და </w:t>
      </w:r>
      <w:r w:rsidRPr="003B3179" w:rsidR="00FE3CC4">
        <w:rPr>
          <w:rFonts w:ascii="Calibri" w:hAnsi="Calibri" w:cs="Sylfaen"/>
          <w:lang w:val="ka-GE"/>
        </w:rPr>
        <w:t>Მ</w:t>
      </w:r>
      <w:r w:rsidRPr="003B3179" w:rsidR="00DD1A4F">
        <w:rPr>
          <w:rFonts w:ascii="Calibri" w:hAnsi="Calibri" w:cs="Sylfaen"/>
          <w:lang w:val="ka-GE"/>
        </w:rPr>
        <w:t>ᲗᲐᲕ</w:t>
      </w:r>
      <w:r w:rsidRPr="003B3179" w:rsidR="00B00722">
        <w:rPr>
          <w:rFonts w:ascii="Calibri" w:hAnsi="Calibri" w:cs="Sylfaen"/>
          <w:lang w:val="ka-GE"/>
        </w:rPr>
        <w:t>ᲠᲣ</w:t>
      </w:r>
      <w:r w:rsidRPr="003B3179" w:rsidR="0074184D">
        <w:rPr>
          <w:rFonts w:ascii="Calibri" w:hAnsi="Calibri" w:cs="Sylfaen"/>
          <w:lang w:val="ka-GE"/>
        </w:rPr>
        <w:t>ᲚᲘ</w:t>
      </w:r>
      <w:r w:rsidRPr="00E3281E" w:rsidR="0074184D">
        <w:rPr>
          <w:rFonts w:ascii="Calibri" w:hAnsi="Calibri" w:cs="Sylfaen"/>
          <w:lang w:val="ka-GE"/>
        </w:rPr>
        <w:t xml:space="preserve"> (</w:t>
      </w:r>
      <w:r w:rsidRPr="003B3179" w:rsidR="0074184D">
        <w:rPr>
          <w:rFonts w:ascii="Calibri" w:hAnsi="Calibri" w:cs="Sylfaen"/>
          <w:lang w:val="ka-GE"/>
        </w:rPr>
        <w:t>მთავრული)</w:t>
      </w:r>
      <w:r w:rsidRPr="003B3179" w:rsidR="001C75B6">
        <w:rPr>
          <w:rFonts w:ascii="Calibri" w:hAnsi="Calibri"/>
          <w:lang w:val="ka-GE"/>
        </w:rPr>
        <w:t xml:space="preserve"> შრიფტით არიან გამოყენებული.</w:t>
      </w:r>
    </w:p>
    <w:p w:rsidRPr="003B3179" w:rsidR="00C31B05" w:rsidP="000F320A" w:rsidRDefault="00C31B05" w14:paraId="291235AB" w14:textId="3AA1A11C">
      <w:pPr>
        <w:rPr>
          <w:rFonts w:ascii="Calibri" w:hAnsi="Calibri"/>
          <w:lang w:val="ka-GE"/>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75"/>
        <w:gridCol w:w="4675"/>
      </w:tblGrid>
      <w:tr w:rsidR="00C31B05" w:rsidTr="0038591D" w14:paraId="0A0DCA51" w14:textId="77777777">
        <w:tc>
          <w:tcPr>
            <w:tcW w:w="4675" w:type="dxa"/>
            <w:shd w:val="clear" w:color="auto" w:fill="A6A6A6" w:themeFill="background1" w:themeFillShade="A6"/>
          </w:tcPr>
          <w:p w:rsidRPr="0038591D" w:rsidR="00C31B05" w:rsidP="000F320A" w:rsidRDefault="00C31B05" w14:paraId="02590FF2" w14:textId="221CD5A7">
            <w:pPr>
              <w:rPr>
                <w:rFonts w:ascii="Calibri" w:hAnsi="Calibri"/>
              </w:rPr>
            </w:pPr>
            <w:r w:rsidRPr="0038591D">
              <w:rPr>
                <w:rFonts w:ascii="Calibri" w:hAnsi="Calibri"/>
              </w:rPr>
              <w:t>English</w:t>
            </w:r>
          </w:p>
        </w:tc>
        <w:tc>
          <w:tcPr>
            <w:tcW w:w="4675" w:type="dxa"/>
            <w:shd w:val="clear" w:color="auto" w:fill="A6A6A6" w:themeFill="background1" w:themeFillShade="A6"/>
          </w:tcPr>
          <w:p w:rsidRPr="0038591D" w:rsidR="00C31B05" w:rsidP="000F320A" w:rsidRDefault="00C31B05" w14:paraId="1486D848" w14:textId="77777777">
            <w:pPr>
              <w:rPr>
                <w:rFonts w:ascii="Calibri" w:hAnsi="Calibri"/>
                <w:lang w:val="ka-GE"/>
              </w:rPr>
            </w:pPr>
            <w:r w:rsidRPr="0038591D">
              <w:rPr>
                <w:rFonts w:ascii="Calibri" w:hAnsi="Calibri"/>
                <w:lang w:val="ka-GE"/>
              </w:rPr>
              <w:t>ქართული</w:t>
            </w:r>
          </w:p>
          <w:p w:rsidRPr="0038591D" w:rsidR="00075E13" w:rsidP="000F320A" w:rsidRDefault="00075E13" w14:paraId="2DC56DB0" w14:textId="39B5F50D">
            <w:pPr>
              <w:rPr>
                <w:rFonts w:ascii="Calibri" w:hAnsi="Calibri"/>
                <w:lang w:val="ka-GE"/>
              </w:rPr>
            </w:pPr>
          </w:p>
        </w:tc>
      </w:tr>
      <w:tr w:rsidR="00C31B05" w:rsidTr="0038591D" w14:paraId="2CE46702" w14:textId="77777777">
        <w:tc>
          <w:tcPr>
            <w:tcW w:w="4675" w:type="dxa"/>
          </w:tcPr>
          <w:p w:rsidRPr="00B64E75" w:rsidR="00C31B05" w:rsidP="000F320A" w:rsidRDefault="00BF577B" w14:paraId="4E173395" w14:textId="45C8253B">
            <w:pPr>
              <w:rPr>
                <w:rFonts w:ascii="Calibri" w:hAnsi="Calibri"/>
              </w:rPr>
            </w:pPr>
            <w:r w:rsidRPr="003B3179">
              <w:rPr>
                <w:rFonts w:ascii="Calibri" w:hAnsi="Calibri"/>
              </w:rPr>
              <w:t>MUST</w:t>
            </w:r>
          </w:p>
        </w:tc>
        <w:tc>
          <w:tcPr>
            <w:tcW w:w="4675" w:type="dxa"/>
          </w:tcPr>
          <w:p w:rsidRPr="003B3179" w:rsidR="00C31B05" w:rsidP="000F320A" w:rsidRDefault="00BF577B" w14:paraId="6B22B0C5" w14:textId="25E73421">
            <w:pPr>
              <w:rPr>
                <w:rFonts w:ascii="Calibri" w:hAnsi="Calibri"/>
                <w:lang w:val="ka-GE"/>
              </w:rPr>
            </w:pPr>
            <w:r w:rsidRPr="003B3179">
              <w:rPr>
                <w:rFonts w:ascii="Calibri" w:hAnsi="Calibri"/>
                <w:lang w:val="ka-GE"/>
              </w:rPr>
              <w:t>უნდა</w:t>
            </w:r>
          </w:p>
        </w:tc>
      </w:tr>
      <w:tr w:rsidR="00C31B05" w:rsidTr="0038591D" w14:paraId="52D78C49" w14:textId="77777777">
        <w:tc>
          <w:tcPr>
            <w:tcW w:w="4675" w:type="dxa"/>
          </w:tcPr>
          <w:p w:rsidRPr="00B64E75" w:rsidR="00C31B05" w:rsidP="000F320A" w:rsidRDefault="00BF577B" w14:paraId="515091DD" w14:textId="13C91C2E">
            <w:pPr>
              <w:rPr>
                <w:rFonts w:ascii="Calibri" w:hAnsi="Calibri"/>
              </w:rPr>
            </w:pPr>
            <w:r w:rsidRPr="003B3179">
              <w:rPr>
                <w:rFonts w:ascii="Calibri" w:hAnsi="Calibri"/>
              </w:rPr>
              <w:t>MUST NOT</w:t>
            </w:r>
          </w:p>
        </w:tc>
        <w:tc>
          <w:tcPr>
            <w:tcW w:w="4675" w:type="dxa"/>
          </w:tcPr>
          <w:p w:rsidRPr="003B3179" w:rsidR="00C31B05" w:rsidP="000F320A" w:rsidRDefault="00BF577B" w14:paraId="1AF8B8D5" w14:textId="3232A12E">
            <w:pPr>
              <w:rPr>
                <w:rFonts w:ascii="Calibri" w:hAnsi="Calibri"/>
                <w:lang w:val="ka-GE"/>
              </w:rPr>
            </w:pPr>
            <w:r w:rsidRPr="003B3179">
              <w:rPr>
                <w:rFonts w:ascii="Calibri" w:hAnsi="Calibri"/>
                <w:lang w:val="ka-GE"/>
              </w:rPr>
              <w:t>არ უნდა</w:t>
            </w:r>
          </w:p>
        </w:tc>
      </w:tr>
      <w:tr w:rsidR="00BF577B" w:rsidTr="0038591D" w14:paraId="534EAF4C" w14:textId="77777777">
        <w:tc>
          <w:tcPr>
            <w:tcW w:w="4675" w:type="dxa"/>
          </w:tcPr>
          <w:p w:rsidRPr="00B64E75" w:rsidR="00BF577B" w:rsidP="000F320A" w:rsidRDefault="00BF577B" w14:paraId="2EDF9183" w14:textId="79E585AE">
            <w:pPr>
              <w:rPr>
                <w:rFonts w:ascii="Calibri" w:hAnsi="Calibri"/>
              </w:rPr>
            </w:pPr>
            <w:r w:rsidRPr="003B3179">
              <w:rPr>
                <w:rFonts w:ascii="Calibri" w:hAnsi="Calibri"/>
              </w:rPr>
              <w:t>REQUIRED</w:t>
            </w:r>
          </w:p>
        </w:tc>
        <w:tc>
          <w:tcPr>
            <w:tcW w:w="4675" w:type="dxa"/>
          </w:tcPr>
          <w:p w:rsidRPr="003B3179" w:rsidR="00BF577B" w:rsidP="000F320A" w:rsidRDefault="00BF577B" w14:paraId="51DE2C19" w14:textId="410D4291">
            <w:pPr>
              <w:rPr>
                <w:rFonts w:ascii="Calibri" w:hAnsi="Calibri"/>
                <w:lang w:val="ka-GE"/>
              </w:rPr>
            </w:pPr>
            <w:r w:rsidRPr="003B3179">
              <w:rPr>
                <w:rFonts w:ascii="Calibri" w:hAnsi="Calibri"/>
                <w:lang w:val="ka-GE"/>
              </w:rPr>
              <w:t>სავალდებულო</w:t>
            </w:r>
            <w:r w:rsidRPr="003B3179" w:rsidR="004E6AC8">
              <w:rPr>
                <w:rFonts w:ascii="Calibri" w:hAnsi="Calibri"/>
                <w:lang w:val="ka-GE"/>
              </w:rPr>
              <w:t>ა</w:t>
            </w:r>
          </w:p>
        </w:tc>
      </w:tr>
      <w:tr w:rsidR="0088700B" w:rsidTr="0038591D" w14:paraId="0688EB19" w14:textId="77777777">
        <w:tc>
          <w:tcPr>
            <w:tcW w:w="4675" w:type="dxa"/>
          </w:tcPr>
          <w:p w:rsidRPr="00B64E75" w:rsidR="0088700B" w:rsidP="000F320A" w:rsidRDefault="0088700B" w14:paraId="73141D0F" w14:textId="3557F17F">
            <w:pPr>
              <w:rPr>
                <w:rFonts w:ascii="Calibri" w:hAnsi="Calibri"/>
              </w:rPr>
            </w:pPr>
            <w:r w:rsidRPr="003B3179">
              <w:rPr>
                <w:rFonts w:ascii="Calibri" w:hAnsi="Calibri"/>
              </w:rPr>
              <w:t>SHALL</w:t>
            </w:r>
          </w:p>
        </w:tc>
        <w:tc>
          <w:tcPr>
            <w:tcW w:w="4675" w:type="dxa"/>
          </w:tcPr>
          <w:p w:rsidRPr="003B3179" w:rsidR="0088700B" w:rsidP="000F320A" w:rsidRDefault="0088700B" w14:paraId="65ABAFEC" w14:textId="371A6315">
            <w:pPr>
              <w:rPr>
                <w:rFonts w:ascii="Calibri" w:hAnsi="Calibri"/>
                <w:lang w:val="ka-GE"/>
              </w:rPr>
            </w:pPr>
            <w:r w:rsidRPr="003B3179">
              <w:rPr>
                <w:rFonts w:ascii="Calibri" w:hAnsi="Calibri"/>
                <w:lang w:val="ka-GE"/>
              </w:rPr>
              <w:t>აუცილებელი</w:t>
            </w:r>
            <w:r w:rsidRPr="003B3179" w:rsidR="004E6AC8">
              <w:rPr>
                <w:rFonts w:ascii="Calibri" w:hAnsi="Calibri"/>
                <w:lang w:val="ka-GE"/>
              </w:rPr>
              <w:t>ა</w:t>
            </w:r>
          </w:p>
        </w:tc>
      </w:tr>
      <w:tr w:rsidR="0088700B" w:rsidTr="0038591D" w14:paraId="20E98009" w14:textId="77777777">
        <w:tc>
          <w:tcPr>
            <w:tcW w:w="4675" w:type="dxa"/>
          </w:tcPr>
          <w:p w:rsidRPr="00B64E75" w:rsidR="0088700B" w:rsidP="000F320A" w:rsidRDefault="000A1418" w14:paraId="099E0369" w14:textId="0A22EC50">
            <w:pPr>
              <w:rPr>
                <w:rFonts w:ascii="Calibri" w:hAnsi="Calibri"/>
              </w:rPr>
            </w:pPr>
            <w:r w:rsidRPr="003B3179">
              <w:rPr>
                <w:rFonts w:ascii="Calibri" w:hAnsi="Calibri"/>
              </w:rPr>
              <w:t>S</w:t>
            </w:r>
            <w:r>
              <w:rPr>
                <w:rFonts w:ascii="Calibri" w:hAnsi="Calibri"/>
              </w:rPr>
              <w:t>H</w:t>
            </w:r>
            <w:r w:rsidRPr="003B3179">
              <w:rPr>
                <w:rFonts w:ascii="Calibri" w:hAnsi="Calibri"/>
              </w:rPr>
              <w:t xml:space="preserve">ALL </w:t>
            </w:r>
            <w:r w:rsidRPr="003B3179" w:rsidR="0088700B">
              <w:rPr>
                <w:rFonts w:ascii="Calibri" w:hAnsi="Calibri"/>
              </w:rPr>
              <w:t>NOT</w:t>
            </w:r>
          </w:p>
        </w:tc>
        <w:tc>
          <w:tcPr>
            <w:tcW w:w="4675" w:type="dxa"/>
          </w:tcPr>
          <w:p w:rsidRPr="003B3179" w:rsidR="0088700B" w:rsidP="000F320A" w:rsidRDefault="0088700B" w14:paraId="0DF591DD" w14:textId="464FC70C">
            <w:pPr>
              <w:rPr>
                <w:rFonts w:ascii="Calibri" w:hAnsi="Calibri"/>
                <w:lang w:val="ka-GE"/>
              </w:rPr>
            </w:pPr>
            <w:r w:rsidRPr="003B3179">
              <w:rPr>
                <w:rFonts w:ascii="Calibri" w:hAnsi="Calibri"/>
                <w:lang w:val="ka-GE"/>
              </w:rPr>
              <w:t>არავითარ შემთხვევაში</w:t>
            </w:r>
          </w:p>
        </w:tc>
      </w:tr>
      <w:tr w:rsidR="0088700B" w:rsidTr="0038591D" w14:paraId="2ED2352E" w14:textId="77777777">
        <w:tc>
          <w:tcPr>
            <w:tcW w:w="4675" w:type="dxa"/>
          </w:tcPr>
          <w:p w:rsidRPr="00B64E75" w:rsidR="0088700B" w:rsidP="000F320A" w:rsidRDefault="0088700B" w14:paraId="1BBF3DAC" w14:textId="6C0653BF">
            <w:pPr>
              <w:rPr>
                <w:rFonts w:ascii="Calibri" w:hAnsi="Calibri"/>
              </w:rPr>
            </w:pPr>
            <w:r w:rsidRPr="003B3179">
              <w:rPr>
                <w:rFonts w:ascii="Calibri" w:hAnsi="Calibri"/>
              </w:rPr>
              <w:t>SHOULD</w:t>
            </w:r>
          </w:p>
        </w:tc>
        <w:tc>
          <w:tcPr>
            <w:tcW w:w="4675" w:type="dxa"/>
          </w:tcPr>
          <w:p w:rsidRPr="003B3179" w:rsidR="0088700B" w:rsidP="000F320A" w:rsidRDefault="0088700B" w14:paraId="12ADC102" w14:textId="0A57E949">
            <w:pPr>
              <w:rPr>
                <w:rFonts w:ascii="Calibri" w:hAnsi="Calibri"/>
                <w:lang w:val="ka-GE"/>
              </w:rPr>
            </w:pPr>
            <w:r w:rsidRPr="003B3179">
              <w:rPr>
                <w:rFonts w:ascii="Calibri" w:hAnsi="Calibri"/>
                <w:lang w:val="ka-GE"/>
              </w:rPr>
              <w:t>უმჯობესი</w:t>
            </w:r>
            <w:r w:rsidRPr="003B3179" w:rsidR="004E6AC8">
              <w:rPr>
                <w:rFonts w:ascii="Calibri" w:hAnsi="Calibri"/>
                <w:lang w:val="ka-GE"/>
              </w:rPr>
              <w:t>ა</w:t>
            </w:r>
          </w:p>
        </w:tc>
      </w:tr>
      <w:tr w:rsidR="0088700B" w:rsidTr="0038591D" w14:paraId="6F89FCFC" w14:textId="77777777">
        <w:tc>
          <w:tcPr>
            <w:tcW w:w="4675" w:type="dxa"/>
          </w:tcPr>
          <w:p w:rsidRPr="00B64E75" w:rsidR="0088700B" w:rsidP="000F320A" w:rsidRDefault="0088700B" w14:paraId="0955A4BB" w14:textId="6A45486F">
            <w:pPr>
              <w:rPr>
                <w:rFonts w:ascii="Calibri" w:hAnsi="Calibri"/>
              </w:rPr>
            </w:pPr>
            <w:r w:rsidRPr="003B3179">
              <w:rPr>
                <w:rFonts w:ascii="Calibri" w:hAnsi="Calibri"/>
              </w:rPr>
              <w:t>SHOULD NOT</w:t>
            </w:r>
          </w:p>
        </w:tc>
        <w:tc>
          <w:tcPr>
            <w:tcW w:w="4675" w:type="dxa"/>
          </w:tcPr>
          <w:p w:rsidRPr="003B3179" w:rsidR="0088700B" w:rsidP="000F320A" w:rsidRDefault="0088700B" w14:paraId="359D531B" w14:textId="699D4206">
            <w:pPr>
              <w:rPr>
                <w:rFonts w:ascii="Calibri" w:hAnsi="Calibri"/>
                <w:lang w:val="ka-GE"/>
              </w:rPr>
            </w:pPr>
            <w:r w:rsidRPr="003B3179">
              <w:rPr>
                <w:rFonts w:ascii="Calibri" w:hAnsi="Calibri"/>
                <w:lang w:val="ka-GE"/>
              </w:rPr>
              <w:t>არარეკომენდებული</w:t>
            </w:r>
            <w:r w:rsidRPr="003B3179" w:rsidR="004E6AC8">
              <w:rPr>
                <w:rFonts w:ascii="Calibri" w:hAnsi="Calibri"/>
                <w:lang w:val="ka-GE"/>
              </w:rPr>
              <w:t>ა</w:t>
            </w:r>
          </w:p>
        </w:tc>
      </w:tr>
      <w:tr w:rsidR="0088700B" w:rsidTr="0038591D" w14:paraId="5D1D107D" w14:textId="77777777">
        <w:tc>
          <w:tcPr>
            <w:tcW w:w="4675" w:type="dxa"/>
          </w:tcPr>
          <w:p w:rsidRPr="00B64E75" w:rsidR="0088700B" w:rsidP="000F320A" w:rsidRDefault="000B0CB2" w14:paraId="5B0BD8A2" w14:textId="1E58F07A">
            <w:pPr>
              <w:rPr>
                <w:rFonts w:ascii="Calibri" w:hAnsi="Calibri"/>
              </w:rPr>
            </w:pPr>
            <w:r w:rsidRPr="003B3179">
              <w:rPr>
                <w:rFonts w:ascii="Calibri" w:hAnsi="Calibri"/>
              </w:rPr>
              <w:t>RECOMMENDED</w:t>
            </w:r>
          </w:p>
        </w:tc>
        <w:tc>
          <w:tcPr>
            <w:tcW w:w="4675" w:type="dxa"/>
          </w:tcPr>
          <w:p w:rsidRPr="003B3179" w:rsidR="0088700B" w:rsidP="000F320A" w:rsidRDefault="000B0CB2" w14:paraId="70829863" w14:textId="50FADC56">
            <w:pPr>
              <w:rPr>
                <w:rFonts w:ascii="Calibri" w:hAnsi="Calibri"/>
                <w:lang w:val="ka-GE"/>
              </w:rPr>
            </w:pPr>
            <w:r w:rsidRPr="003B3179">
              <w:rPr>
                <w:rFonts w:ascii="Calibri" w:hAnsi="Calibri"/>
                <w:lang w:val="ka-GE"/>
              </w:rPr>
              <w:t>რეკომენდებული</w:t>
            </w:r>
            <w:r w:rsidRPr="003B3179" w:rsidR="004E6AC8">
              <w:rPr>
                <w:rFonts w:ascii="Calibri" w:hAnsi="Calibri"/>
                <w:lang w:val="ka-GE"/>
              </w:rPr>
              <w:t>ა</w:t>
            </w:r>
          </w:p>
        </w:tc>
      </w:tr>
      <w:tr w:rsidR="000B0CB2" w:rsidTr="0038591D" w14:paraId="4529FB8F" w14:textId="77777777">
        <w:tc>
          <w:tcPr>
            <w:tcW w:w="4675" w:type="dxa"/>
          </w:tcPr>
          <w:p w:rsidRPr="00B64E75" w:rsidR="000B0CB2" w:rsidP="000F320A" w:rsidRDefault="000B0CB2" w14:paraId="5A772FEE" w14:textId="7D45D7B0">
            <w:pPr>
              <w:rPr>
                <w:rFonts w:ascii="Calibri" w:hAnsi="Calibri"/>
              </w:rPr>
            </w:pPr>
            <w:r w:rsidRPr="003B3179">
              <w:rPr>
                <w:rFonts w:ascii="Calibri" w:hAnsi="Calibri"/>
              </w:rPr>
              <w:t>MAY</w:t>
            </w:r>
          </w:p>
        </w:tc>
        <w:tc>
          <w:tcPr>
            <w:tcW w:w="4675" w:type="dxa"/>
          </w:tcPr>
          <w:p w:rsidRPr="003B3179" w:rsidR="000B0CB2" w:rsidP="000F320A" w:rsidRDefault="000B0CB2" w14:paraId="29769474" w14:textId="42E3A842">
            <w:pPr>
              <w:rPr>
                <w:rFonts w:ascii="Calibri" w:hAnsi="Calibri"/>
                <w:lang w:val="ka-GE"/>
              </w:rPr>
            </w:pPr>
            <w:r w:rsidRPr="003B3179">
              <w:rPr>
                <w:rFonts w:ascii="Calibri" w:hAnsi="Calibri"/>
                <w:lang w:val="ka-GE"/>
              </w:rPr>
              <w:t>შესაძლო</w:t>
            </w:r>
            <w:r w:rsidRPr="003B3179" w:rsidR="004E6AC8">
              <w:rPr>
                <w:rFonts w:ascii="Calibri" w:hAnsi="Calibri"/>
                <w:lang w:val="ka-GE"/>
              </w:rPr>
              <w:t>ა</w:t>
            </w:r>
          </w:p>
        </w:tc>
      </w:tr>
      <w:tr w:rsidR="000B0CB2" w:rsidTr="0038591D" w14:paraId="429CA17D" w14:textId="77777777">
        <w:tc>
          <w:tcPr>
            <w:tcW w:w="4675" w:type="dxa"/>
          </w:tcPr>
          <w:p w:rsidRPr="00B64E75" w:rsidR="000B0CB2" w:rsidP="000F320A" w:rsidRDefault="000B0CB2" w14:paraId="646725D7" w14:textId="023DD872">
            <w:pPr>
              <w:rPr>
                <w:rFonts w:ascii="Calibri" w:hAnsi="Calibri"/>
              </w:rPr>
            </w:pPr>
            <w:r w:rsidRPr="003B3179">
              <w:rPr>
                <w:rFonts w:ascii="Calibri" w:hAnsi="Calibri"/>
              </w:rPr>
              <w:t>OPTIONAL</w:t>
            </w:r>
          </w:p>
        </w:tc>
        <w:tc>
          <w:tcPr>
            <w:tcW w:w="4675" w:type="dxa"/>
          </w:tcPr>
          <w:p w:rsidRPr="003B3179" w:rsidR="000B0CB2" w:rsidP="001162D6" w:rsidRDefault="000B0CB2" w14:paraId="64238B1C" w14:textId="32BABDB9">
            <w:pPr>
              <w:keepNext/>
              <w:rPr>
                <w:rFonts w:ascii="Calibri" w:hAnsi="Calibri"/>
                <w:lang w:val="ka-GE"/>
              </w:rPr>
            </w:pPr>
            <w:proofErr w:type="spellStart"/>
            <w:r w:rsidRPr="003B3179">
              <w:rPr>
                <w:rFonts w:ascii="Calibri" w:hAnsi="Calibri"/>
                <w:lang w:val="ka-GE"/>
              </w:rPr>
              <w:t>არააუცილებელი</w:t>
            </w:r>
            <w:r w:rsidRPr="003B3179" w:rsidR="004E6AC8">
              <w:rPr>
                <w:rFonts w:ascii="Calibri" w:hAnsi="Calibri"/>
                <w:lang w:val="ka-GE"/>
              </w:rPr>
              <w:t>ა</w:t>
            </w:r>
            <w:proofErr w:type="spellEnd"/>
          </w:p>
        </w:tc>
      </w:tr>
    </w:tbl>
    <w:p w:rsidRPr="003B3179" w:rsidR="00C31B05" w:rsidP="001162D6" w:rsidRDefault="001162D6" w14:paraId="65AE8DA8" w14:textId="4728EC9F">
      <w:pPr>
        <w:rPr>
          <w:rFonts w:ascii="Calibri" w:hAnsi="Calibri"/>
          <w:lang w:val="ka-GE"/>
        </w:rPr>
      </w:pPr>
      <w:proofErr w:type="spellStart"/>
      <w:r>
        <w:t>ცხრილი</w:t>
      </w:r>
      <w:proofErr w:type="spellEnd"/>
      <w:r>
        <w:t xml:space="preserve"> </w:t>
      </w:r>
      <w:r>
        <w:fldChar w:fldCharType="begin"/>
      </w:r>
      <w:r>
        <w:instrText>SEQ ცხრილი \* ARABIC</w:instrText>
      </w:r>
      <w:r>
        <w:fldChar w:fldCharType="separate"/>
      </w:r>
      <w:r w:rsidR="0073316F">
        <w:rPr>
          <w:noProof/>
        </w:rPr>
        <w:t>1</w:t>
      </w:r>
      <w:r>
        <w:fldChar w:fldCharType="end"/>
      </w:r>
      <w:r w:rsidRPr="20AD5B8C">
        <w:rPr>
          <w:lang w:val="ka-GE"/>
        </w:rPr>
        <w:t>: ტერმინ</w:t>
      </w:r>
      <w:r w:rsidRPr="20AD5B8C">
        <w:rPr>
          <w:noProof/>
          <w:lang w:val="ka-GE"/>
        </w:rPr>
        <w:t xml:space="preserve">ოლოგიური შესაბამისობა </w:t>
      </w:r>
      <w:r w:rsidRPr="20AD5B8C">
        <w:rPr>
          <w:noProof/>
        </w:rPr>
        <w:t>RFC2119</w:t>
      </w:r>
      <w:r w:rsidRPr="20AD5B8C">
        <w:rPr>
          <w:noProof/>
          <w:lang w:val="ka-GE"/>
        </w:rPr>
        <w:t xml:space="preserve"> -თან</w:t>
      </w:r>
      <w:r w:rsidRPr="20AD5B8C" w:rsidR="0E2B21CE">
        <w:rPr>
          <w:noProof/>
          <w:lang w:val="ka-GE"/>
        </w:rPr>
        <w:t>.</w:t>
      </w:r>
    </w:p>
    <w:p w:rsidRPr="003B3179" w:rsidR="000F320A" w:rsidP="000F320A" w:rsidRDefault="000F320A" w14:paraId="0987ECA7" w14:textId="3E8E843B">
      <w:pPr>
        <w:rPr>
          <w:rFonts w:ascii="Calibri" w:hAnsi="Calibri"/>
          <w:lang w:val="ka-GE"/>
        </w:rPr>
      </w:pPr>
    </w:p>
    <w:p w:rsidR="00F04F88" w:rsidP="00F04F88" w:rsidRDefault="00AC1CD2" w14:paraId="4D653E21" w14:textId="77777777">
      <w:pPr>
        <w:jc w:val="both"/>
        <w:rPr>
          <w:rFonts w:ascii="Calibri" w:hAnsi="Calibri"/>
          <w:lang w:val="ka-GE"/>
        </w:rPr>
      </w:pPr>
      <w:r>
        <w:rPr>
          <w:rFonts w:ascii="Calibri" w:hAnsi="Calibri"/>
          <w:lang w:val="ka-GE"/>
        </w:rPr>
        <w:t xml:space="preserve">საკითხებს, რომლებიც მონიშნულია </w:t>
      </w:r>
      <w:r w:rsidR="00603570">
        <w:rPr>
          <w:rFonts w:ascii="Calibri" w:hAnsi="Calibri"/>
          <w:lang w:val="ka-GE"/>
        </w:rPr>
        <w:t>როგორც „</w:t>
      </w:r>
      <w:r w:rsidRPr="00014CE6" w:rsidR="00603570">
        <w:rPr>
          <w:rFonts w:ascii="Calibri" w:hAnsi="Calibri"/>
          <w:b/>
          <w:bCs/>
          <w:lang w:val="ka-GE"/>
        </w:rPr>
        <w:t>უმჯობესია</w:t>
      </w:r>
      <w:r w:rsidR="00603570">
        <w:rPr>
          <w:rFonts w:ascii="Calibri" w:hAnsi="Calibri"/>
          <w:lang w:val="ka-GE"/>
        </w:rPr>
        <w:t>“ „</w:t>
      </w:r>
      <w:r w:rsidRPr="00014CE6" w:rsidR="00603570">
        <w:rPr>
          <w:rFonts w:ascii="Calibri" w:hAnsi="Calibri"/>
          <w:b/>
          <w:bCs/>
          <w:lang w:val="ka-GE"/>
        </w:rPr>
        <w:t>რეკომენდებულია</w:t>
      </w:r>
      <w:r w:rsidR="00603570">
        <w:rPr>
          <w:rFonts w:ascii="Calibri" w:hAnsi="Calibri"/>
          <w:lang w:val="ka-GE"/>
        </w:rPr>
        <w:t xml:space="preserve">“ </w:t>
      </w:r>
      <w:r w:rsidR="00A171A6">
        <w:rPr>
          <w:rFonts w:ascii="Calibri" w:hAnsi="Calibri"/>
          <w:lang w:val="ka-GE"/>
        </w:rPr>
        <w:t>და „</w:t>
      </w:r>
      <w:r w:rsidRPr="00014CE6" w:rsidR="00A171A6">
        <w:rPr>
          <w:rFonts w:ascii="Calibri" w:hAnsi="Calibri"/>
          <w:b/>
          <w:bCs/>
          <w:lang w:val="ka-GE"/>
        </w:rPr>
        <w:t>არარეკომენდებულია</w:t>
      </w:r>
      <w:r w:rsidR="00A171A6">
        <w:rPr>
          <w:rFonts w:ascii="Calibri" w:hAnsi="Calibri"/>
          <w:lang w:val="ka-GE"/>
        </w:rPr>
        <w:t xml:space="preserve">“ ასევე მოჰყვება </w:t>
      </w:r>
      <w:proofErr w:type="spellStart"/>
      <w:r w:rsidR="00A171A6">
        <w:rPr>
          <w:rFonts w:ascii="Calibri" w:hAnsi="Calibri"/>
          <w:lang w:val="ka-GE"/>
        </w:rPr>
        <w:t>დამაზუსტებელი</w:t>
      </w:r>
      <w:proofErr w:type="spellEnd"/>
      <w:r w:rsidR="00A171A6">
        <w:rPr>
          <w:rFonts w:ascii="Calibri" w:hAnsi="Calibri"/>
          <w:lang w:val="ka-GE"/>
        </w:rPr>
        <w:t xml:space="preserve"> მითითება იმის თაობაზე, თუ რატომაა რეკომენდებული (ან არარეკომენდებული) აღნიშნული საკითხის გადაწყვეტა ამ დოკუმენტის დანაწესის მიხედვით.</w:t>
      </w:r>
    </w:p>
    <w:p w:rsidR="001E1F08" w:rsidP="00130F1E" w:rsidRDefault="00F04F88" w14:paraId="20269FC8" w14:textId="78E31A50">
      <w:pPr>
        <w:jc w:val="both"/>
        <w:rPr>
          <w:lang w:val="ka-GE"/>
        </w:rPr>
      </w:pPr>
      <w:r w:rsidRPr="001F6697">
        <w:rPr>
          <w:rFonts w:ascii="Calibri" w:hAnsi="Calibri"/>
          <w:lang w:val="ka-GE"/>
        </w:rPr>
        <w:t xml:space="preserve">დოკუმენტს გააჩნია იერარქიული სტრუქტურა. იმ შემთხვევაში, როდესაც დოკუმენტის გარკვეული თავით აღწერილი </w:t>
      </w:r>
      <w:r>
        <w:rPr>
          <w:rFonts w:ascii="Calibri" w:hAnsi="Calibri"/>
          <w:lang w:val="ka-GE"/>
        </w:rPr>
        <w:t>საკითხი (მაგ. საბარათე ანგარიშების ინფორმაციის სერვისები)</w:t>
      </w:r>
      <w:r w:rsidRPr="001F6697">
        <w:rPr>
          <w:rFonts w:ascii="Calibri" w:hAnsi="Calibri"/>
          <w:lang w:val="ka-GE"/>
        </w:rPr>
        <w:t xml:space="preserve"> მონიშნულია როგორც „</w:t>
      </w:r>
      <w:proofErr w:type="spellStart"/>
      <w:r w:rsidRPr="00014CE6">
        <w:rPr>
          <w:rFonts w:ascii="Calibri" w:hAnsi="Calibri"/>
          <w:b/>
          <w:bCs/>
          <w:lang w:val="ka-GE"/>
        </w:rPr>
        <w:t>არააუცილებელი</w:t>
      </w:r>
      <w:proofErr w:type="spellEnd"/>
      <w:r w:rsidRPr="001F6697">
        <w:rPr>
          <w:rFonts w:ascii="Calibri" w:hAnsi="Calibri"/>
          <w:lang w:val="ka-GE"/>
        </w:rPr>
        <w:t xml:space="preserve">“, აღნიშნულ თავში (და ასევე მის ქვეთავებში) მითითებული აუცილებელი მოთხოვნები ითვლება აუცილებლად მხოლოდ იმ პირობით, როდესაც ხდება </w:t>
      </w:r>
      <w:r>
        <w:rPr>
          <w:rFonts w:ascii="Calibri" w:hAnsi="Calibri"/>
          <w:lang w:val="ka-GE"/>
        </w:rPr>
        <w:t>შესაბამისი საკითხის რეალიზება</w:t>
      </w:r>
      <w:r>
        <w:rPr>
          <w:rFonts w:ascii="Calibri" w:hAnsi="Calibri"/>
        </w:rPr>
        <w:t>.</w:t>
      </w:r>
      <w:r w:rsidRPr="001F6697">
        <w:rPr>
          <w:rFonts w:ascii="Calibri" w:hAnsi="Calibri"/>
          <w:lang w:val="ka-GE"/>
        </w:rPr>
        <w:t xml:space="preserve"> </w:t>
      </w:r>
    </w:p>
    <w:p w:rsidR="007867C5" w:rsidP="00DD22C3" w:rsidRDefault="007867C5" w14:paraId="67E0E399" w14:textId="77777777">
      <w:pPr>
        <w:jc w:val="both"/>
        <w:rPr>
          <w:lang w:val="ka-GE"/>
        </w:rPr>
      </w:pPr>
    </w:p>
    <w:p w:rsidR="007867C5" w:rsidP="00DD22C3" w:rsidRDefault="007867C5" w14:paraId="06D62CCA" w14:textId="77777777">
      <w:pPr>
        <w:jc w:val="both"/>
        <w:rPr>
          <w:lang w:val="ka-GE"/>
        </w:rPr>
      </w:pPr>
    </w:p>
    <w:p w:rsidR="000E0DE7" w:rsidP="00DD22C3" w:rsidRDefault="000E0DE7" w14:paraId="0C51283E" w14:textId="77777777">
      <w:pPr>
        <w:jc w:val="both"/>
        <w:rPr>
          <w:lang w:val="ka-GE"/>
        </w:rPr>
      </w:pPr>
    </w:p>
    <w:p w:rsidR="00A95C22" w:rsidP="00A95C22" w:rsidRDefault="00A95C22" w14:paraId="7DC5BD3D" w14:textId="7ADBD839">
      <w:pPr>
        <w:pStyle w:val="Heading1"/>
        <w:rPr>
          <w:lang w:val="ka-GE"/>
        </w:rPr>
      </w:pPr>
      <w:bookmarkStart w:name="_Ref46911217" w:id="4"/>
      <w:bookmarkStart w:name="_Toc169726865" w:id="5"/>
      <w:r>
        <w:rPr>
          <w:lang w:val="ka-GE"/>
        </w:rPr>
        <w:t>დოკუმენტის ისტორია</w:t>
      </w:r>
      <w:bookmarkEnd w:id="4"/>
      <w:bookmarkEnd w:id="5"/>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62"/>
        <w:gridCol w:w="1220"/>
        <w:gridCol w:w="7069"/>
      </w:tblGrid>
      <w:tr w:rsidR="00F05E4A" w:rsidTr="001D70D7" w14:paraId="3E6A6E53" w14:textId="77777777">
        <w:tc>
          <w:tcPr>
            <w:tcW w:w="1062" w:type="dxa"/>
            <w:shd w:val="clear" w:color="auto" w:fill="A6A6A6" w:themeFill="background1" w:themeFillShade="A6"/>
          </w:tcPr>
          <w:p w:rsidRPr="00B64E75" w:rsidR="00F05E4A" w:rsidP="007578D3" w:rsidRDefault="00F05E4A" w14:paraId="78F39A0D" w14:textId="2F6A35CF">
            <w:pPr>
              <w:rPr>
                <w:rFonts w:ascii="Calibri" w:hAnsi="Calibri"/>
                <w:lang w:val="ka-GE"/>
              </w:rPr>
            </w:pPr>
            <w:r w:rsidRPr="003B3179">
              <w:rPr>
                <w:rFonts w:ascii="Calibri" w:hAnsi="Calibri"/>
                <w:lang w:val="ka-GE"/>
              </w:rPr>
              <w:t>ვერსია</w:t>
            </w:r>
          </w:p>
        </w:tc>
        <w:tc>
          <w:tcPr>
            <w:tcW w:w="1220" w:type="dxa"/>
            <w:shd w:val="clear" w:color="auto" w:fill="A6A6A6" w:themeFill="background1" w:themeFillShade="A6"/>
          </w:tcPr>
          <w:p w:rsidRPr="00B64E75" w:rsidR="00F05E4A" w:rsidP="007578D3" w:rsidRDefault="00F05E4A" w14:paraId="1DB2790D" w14:textId="1E3F207C">
            <w:pPr>
              <w:rPr>
                <w:rFonts w:ascii="Calibri" w:hAnsi="Calibri"/>
                <w:lang w:val="ka-GE"/>
              </w:rPr>
            </w:pPr>
            <w:r w:rsidRPr="00AC36E6">
              <w:rPr>
                <w:rFonts w:ascii="Calibri" w:hAnsi="Calibri"/>
                <w:lang w:val="ka-GE"/>
              </w:rPr>
              <w:t>თარიღი</w:t>
            </w:r>
          </w:p>
        </w:tc>
        <w:tc>
          <w:tcPr>
            <w:tcW w:w="7069" w:type="dxa"/>
            <w:shd w:val="clear" w:color="auto" w:fill="A6A6A6" w:themeFill="background1" w:themeFillShade="A6"/>
          </w:tcPr>
          <w:p w:rsidRPr="003B3179" w:rsidR="00F05E4A" w:rsidP="007578D3" w:rsidRDefault="00F05E4A" w14:paraId="5C6C3642" w14:textId="3C32BDB4">
            <w:pPr>
              <w:rPr>
                <w:rFonts w:ascii="Calibri" w:hAnsi="Calibri"/>
                <w:lang w:val="ka-GE"/>
              </w:rPr>
            </w:pPr>
            <w:r w:rsidRPr="003B3179">
              <w:rPr>
                <w:rFonts w:ascii="Calibri" w:hAnsi="Calibri"/>
                <w:lang w:val="ka-GE"/>
              </w:rPr>
              <w:t>ცვლილება</w:t>
            </w:r>
          </w:p>
        </w:tc>
      </w:tr>
      <w:tr w:rsidR="00F05E4A" w:rsidTr="00DC5CAE" w14:paraId="7207D82B" w14:textId="77777777">
        <w:tc>
          <w:tcPr>
            <w:tcW w:w="1062" w:type="dxa"/>
          </w:tcPr>
          <w:p w:rsidRPr="00B64E75" w:rsidR="00F05E4A" w:rsidP="007578D3" w:rsidRDefault="00F05E4A" w14:paraId="576E4B7E" w14:textId="7D0610C3">
            <w:pPr>
              <w:rPr>
                <w:rFonts w:ascii="Calibri" w:hAnsi="Calibri"/>
              </w:rPr>
            </w:pPr>
            <w:r w:rsidRPr="00AC36E6">
              <w:rPr>
                <w:rFonts w:ascii="Calibri" w:hAnsi="Calibri"/>
              </w:rPr>
              <w:t>0.</w:t>
            </w:r>
            <w:r w:rsidR="00130F1E">
              <w:rPr>
                <w:rFonts w:ascii="Calibri" w:hAnsi="Calibri"/>
              </w:rPr>
              <w:t>1</w:t>
            </w:r>
          </w:p>
        </w:tc>
        <w:tc>
          <w:tcPr>
            <w:tcW w:w="1220" w:type="dxa"/>
          </w:tcPr>
          <w:p w:rsidRPr="00B64E75" w:rsidR="00F05E4A" w:rsidP="007578D3" w:rsidRDefault="00F05E4A" w14:paraId="42F8D1E2" w14:textId="6CBE13D4">
            <w:pPr>
              <w:rPr>
                <w:rFonts w:ascii="Calibri" w:hAnsi="Calibri"/>
                <w:lang w:val="ka-GE"/>
              </w:rPr>
            </w:pPr>
          </w:p>
        </w:tc>
        <w:tc>
          <w:tcPr>
            <w:tcW w:w="7069" w:type="dxa"/>
          </w:tcPr>
          <w:p w:rsidRPr="00AC36E6" w:rsidR="00F05E4A" w:rsidP="007578D3" w:rsidRDefault="00F05E4A" w14:paraId="365EE870" w14:textId="43DBAA5C">
            <w:pPr>
              <w:rPr>
                <w:rFonts w:ascii="Calibri" w:hAnsi="Calibri"/>
                <w:lang w:val="ka-GE"/>
              </w:rPr>
            </w:pPr>
            <w:r w:rsidRPr="00AC36E6">
              <w:rPr>
                <w:rFonts w:ascii="Calibri" w:hAnsi="Calibri"/>
                <w:lang w:val="ka-GE"/>
              </w:rPr>
              <w:t>საწყისი ვერსია.</w:t>
            </w:r>
          </w:p>
        </w:tc>
      </w:tr>
      <w:tr w:rsidR="00F05E4A" w:rsidTr="00DC5CAE" w14:paraId="7B78B251" w14:textId="77777777">
        <w:tc>
          <w:tcPr>
            <w:tcW w:w="1062" w:type="dxa"/>
          </w:tcPr>
          <w:p w:rsidRPr="00B64E75" w:rsidR="00F05E4A" w:rsidP="007578D3" w:rsidRDefault="00F05E4A" w14:paraId="6CE783FB" w14:textId="564F23B3">
            <w:pPr>
              <w:rPr>
                <w:rFonts w:ascii="Calibri" w:hAnsi="Calibri"/>
                <w:lang w:val="ka-GE"/>
              </w:rPr>
            </w:pPr>
          </w:p>
        </w:tc>
        <w:tc>
          <w:tcPr>
            <w:tcW w:w="1220" w:type="dxa"/>
          </w:tcPr>
          <w:p w:rsidRPr="00B64E75" w:rsidR="00F05E4A" w:rsidP="007578D3" w:rsidRDefault="00F05E4A" w14:paraId="08BF166B" w14:textId="78DD2130">
            <w:pPr>
              <w:rPr>
                <w:rFonts w:ascii="Calibri" w:hAnsi="Calibri"/>
                <w:lang w:val="ka-GE"/>
              </w:rPr>
            </w:pPr>
          </w:p>
        </w:tc>
        <w:tc>
          <w:tcPr>
            <w:tcW w:w="7069" w:type="dxa"/>
          </w:tcPr>
          <w:p w:rsidRPr="00AC36E6" w:rsidR="00F05E4A" w:rsidP="007578D3" w:rsidRDefault="00F05E4A" w14:paraId="147C3136" w14:textId="64F72897">
            <w:pPr>
              <w:rPr>
                <w:rFonts w:ascii="Calibri" w:hAnsi="Calibri"/>
                <w:lang w:val="ka-GE"/>
              </w:rPr>
            </w:pPr>
          </w:p>
        </w:tc>
      </w:tr>
      <w:tr w:rsidR="00094ACC" w:rsidTr="00DC5CAE" w14:paraId="7AC1E27E" w14:textId="77777777">
        <w:tc>
          <w:tcPr>
            <w:tcW w:w="1062" w:type="dxa"/>
          </w:tcPr>
          <w:p w:rsidRPr="00B64E75" w:rsidR="00094ACC" w:rsidP="007578D3" w:rsidRDefault="00094ACC" w14:paraId="464DE70A" w14:textId="1015F118">
            <w:pPr>
              <w:rPr>
                <w:rFonts w:ascii="Calibri" w:hAnsi="Calibri"/>
              </w:rPr>
            </w:pPr>
          </w:p>
        </w:tc>
        <w:tc>
          <w:tcPr>
            <w:tcW w:w="1220" w:type="dxa"/>
          </w:tcPr>
          <w:p w:rsidRPr="00B64E75" w:rsidR="00094ACC" w:rsidP="007578D3" w:rsidRDefault="00094ACC" w14:paraId="35A5552F" w14:textId="2BA5BB7A">
            <w:pPr>
              <w:rPr>
                <w:rFonts w:ascii="Calibri" w:hAnsi="Calibri"/>
              </w:rPr>
            </w:pPr>
          </w:p>
        </w:tc>
        <w:tc>
          <w:tcPr>
            <w:tcW w:w="7069" w:type="dxa"/>
          </w:tcPr>
          <w:p w:rsidRPr="00AC36E6" w:rsidR="00094ACC" w:rsidP="007578D3" w:rsidRDefault="00094ACC" w14:paraId="22C1AACB" w14:textId="35196E35">
            <w:pPr>
              <w:rPr>
                <w:rFonts w:ascii="Calibri" w:hAnsi="Calibri"/>
                <w:lang w:val="ka-GE"/>
              </w:rPr>
            </w:pPr>
          </w:p>
        </w:tc>
      </w:tr>
      <w:tr w:rsidR="00323578" w:rsidTr="00DC5CAE" w14:paraId="7099444B" w14:textId="77777777">
        <w:tc>
          <w:tcPr>
            <w:tcW w:w="1062" w:type="dxa"/>
          </w:tcPr>
          <w:p w:rsidRPr="00B64E75" w:rsidR="00323578" w:rsidP="007578D3" w:rsidRDefault="00323578" w14:paraId="372C79A1" w14:textId="7138829D">
            <w:pPr>
              <w:rPr>
                <w:rFonts w:ascii="Calibri" w:hAnsi="Calibri"/>
                <w:lang w:val="ka-GE"/>
              </w:rPr>
            </w:pPr>
          </w:p>
        </w:tc>
        <w:tc>
          <w:tcPr>
            <w:tcW w:w="1220" w:type="dxa"/>
          </w:tcPr>
          <w:p w:rsidRPr="00B64E75" w:rsidR="00323578" w:rsidP="007578D3" w:rsidRDefault="00323578" w14:paraId="4042F060" w14:textId="7EB141DC">
            <w:pPr>
              <w:rPr>
                <w:rFonts w:ascii="Calibri" w:hAnsi="Calibri"/>
                <w:lang w:val="ka-GE"/>
              </w:rPr>
            </w:pPr>
          </w:p>
        </w:tc>
        <w:tc>
          <w:tcPr>
            <w:tcW w:w="7069" w:type="dxa"/>
          </w:tcPr>
          <w:p w:rsidRPr="00AC36E6" w:rsidR="00323578" w:rsidP="007578D3" w:rsidRDefault="00323578" w14:paraId="630C7960" w14:textId="34CEDAEB">
            <w:pPr>
              <w:rPr>
                <w:rFonts w:ascii="Calibri" w:hAnsi="Calibri"/>
                <w:lang w:val="ka-GE"/>
              </w:rPr>
            </w:pPr>
          </w:p>
        </w:tc>
      </w:tr>
      <w:tr w:rsidR="00113BE2" w:rsidTr="00DC5CAE" w14:paraId="25DDC557" w14:textId="77777777">
        <w:tc>
          <w:tcPr>
            <w:tcW w:w="1062" w:type="dxa"/>
          </w:tcPr>
          <w:p w:rsidR="00113BE2" w:rsidP="00113BE2" w:rsidRDefault="00113BE2" w14:paraId="2E733A3F" w14:textId="7B8AA302">
            <w:pPr>
              <w:rPr>
                <w:rFonts w:ascii="Calibri" w:hAnsi="Calibri"/>
                <w:lang w:val="ka-GE"/>
              </w:rPr>
            </w:pPr>
          </w:p>
        </w:tc>
        <w:tc>
          <w:tcPr>
            <w:tcW w:w="1220" w:type="dxa"/>
          </w:tcPr>
          <w:p w:rsidRPr="00B64E75" w:rsidR="00113BE2" w:rsidP="00113BE2" w:rsidRDefault="00113BE2" w14:paraId="158E608D" w14:textId="7E4A1814">
            <w:pPr>
              <w:rPr>
                <w:rFonts w:ascii="Calibri" w:hAnsi="Calibri"/>
                <w:lang w:val="ka-GE"/>
              </w:rPr>
            </w:pPr>
          </w:p>
        </w:tc>
        <w:tc>
          <w:tcPr>
            <w:tcW w:w="7069" w:type="dxa"/>
          </w:tcPr>
          <w:p w:rsidR="00113BE2" w:rsidP="00113BE2" w:rsidRDefault="00113BE2" w14:paraId="121AB6A6" w14:textId="1FF7BE3E">
            <w:pPr>
              <w:rPr>
                <w:rFonts w:ascii="Calibri" w:hAnsi="Calibri"/>
                <w:lang w:val="ka-GE"/>
              </w:rPr>
            </w:pPr>
          </w:p>
        </w:tc>
      </w:tr>
      <w:tr w:rsidR="005376DF" w:rsidTr="00DC5CAE" w14:paraId="55751BAB" w14:textId="77777777">
        <w:tc>
          <w:tcPr>
            <w:tcW w:w="1062" w:type="dxa"/>
          </w:tcPr>
          <w:p w:rsidRPr="007A0E73" w:rsidR="005376DF" w:rsidP="00113BE2" w:rsidRDefault="005376DF" w14:paraId="659B4EA2" w14:textId="60A905C2">
            <w:pPr>
              <w:rPr>
                <w:rFonts w:ascii="Calibri" w:hAnsi="Calibri"/>
              </w:rPr>
            </w:pPr>
          </w:p>
        </w:tc>
        <w:tc>
          <w:tcPr>
            <w:tcW w:w="1220" w:type="dxa"/>
          </w:tcPr>
          <w:p w:rsidR="005376DF" w:rsidP="00113BE2" w:rsidRDefault="005376DF" w14:paraId="12248694" w14:textId="77777777">
            <w:pPr>
              <w:rPr>
                <w:rFonts w:ascii="Calibri" w:hAnsi="Calibri"/>
              </w:rPr>
            </w:pPr>
          </w:p>
        </w:tc>
        <w:tc>
          <w:tcPr>
            <w:tcW w:w="7069" w:type="dxa"/>
          </w:tcPr>
          <w:p w:rsidRPr="00E06301" w:rsidR="005376DF" w:rsidP="00113BE2" w:rsidRDefault="005376DF" w14:paraId="1E4B9A8F" w14:textId="109C8BBA">
            <w:pPr>
              <w:rPr>
                <w:rFonts w:ascii="Calibri" w:hAnsi="Calibri"/>
                <w:lang w:val="ka-GE"/>
              </w:rPr>
            </w:pPr>
          </w:p>
        </w:tc>
      </w:tr>
    </w:tbl>
    <w:p w:rsidR="007578D3" w:rsidP="007578D3" w:rsidRDefault="007578D3" w14:paraId="35B05154" w14:textId="325670FB">
      <w:pPr>
        <w:rPr>
          <w:rFonts w:ascii="Calibri" w:hAnsi="Calibri"/>
          <w:lang w:val="ka-GE"/>
        </w:rPr>
      </w:pPr>
    </w:p>
    <w:p w:rsidRPr="003B3179" w:rsidR="00C07F4B" w:rsidP="007578D3" w:rsidRDefault="00C07F4B" w14:paraId="6A93BA93" w14:textId="77777777">
      <w:pPr>
        <w:rPr>
          <w:rFonts w:ascii="Calibri" w:hAnsi="Calibri"/>
          <w:lang w:val="ka-GE"/>
        </w:rPr>
      </w:pPr>
    </w:p>
    <w:p w:rsidR="00685A96" w:rsidP="00B95CE1" w:rsidRDefault="00EF5A25" w14:paraId="42F7FB2B" w14:textId="63132E5B">
      <w:pPr>
        <w:pStyle w:val="Heading1"/>
        <w:rPr>
          <w:lang w:val="ka-GE"/>
        </w:rPr>
      </w:pPr>
      <w:bookmarkStart w:name="_Toc169726866" w:id="6"/>
      <w:r>
        <w:rPr>
          <w:lang w:val="ka-GE"/>
        </w:rPr>
        <w:t xml:space="preserve">ტერმინები და </w:t>
      </w:r>
      <w:r w:rsidR="00B95CE1">
        <w:rPr>
          <w:lang w:val="ka-GE"/>
        </w:rPr>
        <w:t>აბრევიატურები</w:t>
      </w:r>
      <w:bookmarkEnd w:id="6"/>
    </w:p>
    <w:p w:rsidR="00C939AE" w:rsidRDefault="00EF5A25" w14:paraId="57FCD40B" w14:textId="2E188927">
      <w:pPr>
        <w:jc w:val="both"/>
        <w:rPr>
          <w:lang w:val="ka-GE"/>
        </w:rPr>
      </w:pPr>
      <w:r>
        <w:rPr>
          <w:lang w:val="ka-GE"/>
        </w:rPr>
        <w:t xml:space="preserve">ამ დოკუმენტში </w:t>
      </w:r>
      <w:r w:rsidR="0055728B">
        <w:rPr>
          <w:lang w:val="ka-GE"/>
        </w:rPr>
        <w:t>გამოყენებულ</w:t>
      </w:r>
      <w:r w:rsidR="000A7088">
        <w:rPr>
          <w:lang w:val="ka-GE"/>
        </w:rPr>
        <w:t xml:space="preserve"> ყველა ტერმინს, რომელიც</w:t>
      </w:r>
      <w:r w:rsidR="00C939AE">
        <w:rPr>
          <w:lang w:val="ka-GE"/>
        </w:rPr>
        <w:t xml:space="preserve"> განსაზღვრულია „</w:t>
      </w:r>
      <w:proofErr w:type="spellStart"/>
      <w:r w:rsidRPr="00C939AE" w:rsidR="00C939AE">
        <w:rPr>
          <w:lang w:val="ka-GE"/>
        </w:rPr>
        <w:t>საგადახდო</w:t>
      </w:r>
      <w:proofErr w:type="spellEnd"/>
      <w:r w:rsidRPr="00C939AE" w:rsidR="00C939AE">
        <w:rPr>
          <w:lang w:val="ka-GE"/>
        </w:rPr>
        <w:t xml:space="preserve"> სისტემისა და </w:t>
      </w:r>
      <w:proofErr w:type="spellStart"/>
      <w:r w:rsidRPr="00C939AE" w:rsidR="00C939AE">
        <w:rPr>
          <w:lang w:val="ka-GE"/>
        </w:rPr>
        <w:t>საგადახდო</w:t>
      </w:r>
      <w:proofErr w:type="spellEnd"/>
      <w:r w:rsidRPr="00C939AE" w:rsidR="00C939AE">
        <w:rPr>
          <w:lang w:val="ka-GE"/>
        </w:rPr>
        <w:t xml:space="preserve"> მომსახურების შესახებ</w:t>
      </w:r>
      <w:r w:rsidR="00C939AE">
        <w:rPr>
          <w:lang w:val="ka-GE"/>
        </w:rPr>
        <w:t xml:space="preserve">“ საქართველოს კანონში, აქვს ამავე კანონით </w:t>
      </w:r>
      <w:r w:rsidR="00C939AE">
        <w:rPr>
          <w:lang w:val="ka-GE"/>
        </w:rPr>
        <w:t>განსაზღვრული მნიშვნელობა</w:t>
      </w:r>
      <w:r w:rsidR="00C15F40">
        <w:rPr>
          <w:lang w:val="ka-GE"/>
        </w:rPr>
        <w:t xml:space="preserve">, გარდა იმ შემთხვევებისა როცა </w:t>
      </w:r>
      <w:r w:rsidR="001A4234">
        <w:rPr>
          <w:lang w:val="ka-GE"/>
        </w:rPr>
        <w:t>ამ თავში ტერმინი სხვაგვარად არის განსაზღვრული</w:t>
      </w:r>
      <w:r w:rsidR="00C939AE">
        <w:rPr>
          <w:lang w:val="ka-GE"/>
        </w:rPr>
        <w:t>.</w:t>
      </w:r>
      <w:r w:rsidR="000A7088">
        <w:rPr>
          <w:lang w:val="ka-GE"/>
        </w:rPr>
        <w:t xml:space="preserve"> </w:t>
      </w:r>
    </w:p>
    <w:p w:rsidRPr="007D2E16" w:rsidR="00DE4A05" w:rsidP="00DE4A05" w:rsidRDefault="00DE4A05" w14:paraId="1B8115ED" w14:textId="580BCE79">
      <w:r>
        <w:rPr>
          <w:lang w:val="ka-GE"/>
        </w:rPr>
        <w:t>დოკუმენტში, შემოკლების მიზნით შესაძლოა გამოყენებული იყოს შემდეგი აბრევიატურები</w:t>
      </w:r>
      <w:r w:rsidR="007D2E16">
        <w: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8"/>
        <w:gridCol w:w="8362"/>
      </w:tblGrid>
      <w:tr w:rsidR="00DE4A05" w:rsidTr="006A2201" w14:paraId="6211AF0E" w14:textId="77777777">
        <w:tc>
          <w:tcPr>
            <w:tcW w:w="988" w:type="dxa"/>
            <w:shd w:val="clear" w:color="auto" w:fill="auto"/>
          </w:tcPr>
          <w:p w:rsidR="00DE4A05" w:rsidP="00DE4A05" w:rsidRDefault="007D2E16" w14:paraId="5111F525" w14:textId="6953BB78">
            <w:pPr>
              <w:rPr>
                <w:lang w:val="ka-GE"/>
              </w:rPr>
            </w:pPr>
            <w:proofErr w:type="spellStart"/>
            <w:r>
              <w:rPr>
                <w:lang w:val="ka-GE"/>
              </w:rPr>
              <w:t>ამს</w:t>
            </w:r>
            <w:r w:rsidR="00664EE9">
              <w:rPr>
                <w:lang w:val="ka-GE"/>
              </w:rPr>
              <w:t>მ</w:t>
            </w:r>
            <w:r>
              <w:rPr>
                <w:lang w:val="ka-GE"/>
              </w:rPr>
              <w:t>პ</w:t>
            </w:r>
            <w:proofErr w:type="spellEnd"/>
          </w:p>
        </w:tc>
        <w:tc>
          <w:tcPr>
            <w:tcW w:w="8362" w:type="dxa"/>
            <w:shd w:val="clear" w:color="auto" w:fill="auto"/>
          </w:tcPr>
          <w:p w:rsidRPr="00014CE6" w:rsidR="00DE4A05" w:rsidP="00DE4A05" w:rsidRDefault="007D2E16" w14:paraId="38F675CB" w14:textId="6D9AFC13">
            <w:pPr>
              <w:rPr>
                <w:lang w:val="ka-GE"/>
              </w:rPr>
            </w:pPr>
            <w:r w:rsidRPr="58E7B15E">
              <w:rPr>
                <w:lang w:val="ka-GE"/>
              </w:rPr>
              <w:t xml:space="preserve">ანგარიშის მომსახურე </w:t>
            </w:r>
            <w:proofErr w:type="spellStart"/>
            <w:r w:rsidR="00FC4FEB">
              <w:rPr>
                <w:lang w:val="ka-GE"/>
              </w:rPr>
              <w:t>საგადახდო</w:t>
            </w:r>
            <w:proofErr w:type="spellEnd"/>
            <w:r w:rsidRPr="58E7B15E" w:rsidR="00FC4FEB">
              <w:rPr>
                <w:lang w:val="ka-GE"/>
              </w:rPr>
              <w:t xml:space="preserve"> </w:t>
            </w:r>
            <w:r w:rsidRPr="58E7B15E" w:rsidR="00664EE9">
              <w:rPr>
                <w:lang w:val="ka-GE"/>
              </w:rPr>
              <w:t>მომსახურების</w:t>
            </w:r>
            <w:r w:rsidRPr="58E7B15E">
              <w:rPr>
                <w:lang w:val="ka-GE"/>
              </w:rPr>
              <w:t xml:space="preserve"> პროვაიდერი (</w:t>
            </w:r>
            <w:r>
              <w:t>Account Servicing Payment Service Provider, ASPSP)</w:t>
            </w:r>
          </w:p>
        </w:tc>
      </w:tr>
      <w:tr w:rsidR="00DE4A05" w:rsidTr="006A2201" w14:paraId="4DB2ECDC" w14:textId="77777777">
        <w:tc>
          <w:tcPr>
            <w:tcW w:w="988" w:type="dxa"/>
            <w:shd w:val="clear" w:color="auto" w:fill="auto"/>
          </w:tcPr>
          <w:p w:rsidR="00DE4A05" w:rsidP="00DE4A05" w:rsidRDefault="009129EE" w14:paraId="5B75A2C5" w14:textId="47587E53">
            <w:pPr>
              <w:rPr>
                <w:lang w:val="ka-GE"/>
              </w:rPr>
            </w:pPr>
            <w:proofErr w:type="spellStart"/>
            <w:r>
              <w:rPr>
                <w:lang w:val="ka-GE"/>
              </w:rPr>
              <w:t>მმპ</w:t>
            </w:r>
            <w:proofErr w:type="spellEnd"/>
          </w:p>
        </w:tc>
        <w:tc>
          <w:tcPr>
            <w:tcW w:w="8362" w:type="dxa"/>
            <w:shd w:val="clear" w:color="auto" w:fill="auto"/>
          </w:tcPr>
          <w:p w:rsidRPr="00014CE6" w:rsidR="00DE4A05" w:rsidP="00DE4A05" w:rsidRDefault="009154C4" w14:paraId="4AF254FB" w14:textId="07FBB2AA">
            <w:pPr>
              <w:rPr>
                <w:lang w:val="ka-GE"/>
              </w:rPr>
            </w:pPr>
            <w:r>
              <w:rPr>
                <w:lang w:val="ka-GE"/>
              </w:rPr>
              <w:t>მესამე მხარის</w:t>
            </w:r>
            <w:r w:rsidR="009129EE">
              <w:rPr>
                <w:lang w:val="ka-GE"/>
              </w:rPr>
              <w:t xml:space="preserve"> პროვაიდერი (</w:t>
            </w:r>
            <w:r w:rsidR="009129EE">
              <w:t>Third Party Provider, TPP)</w:t>
            </w:r>
            <w:r w:rsidR="002E314E">
              <w:rPr>
                <w:lang w:val="ka-GE"/>
              </w:rPr>
              <w:t xml:space="preserve"> - </w:t>
            </w:r>
            <w:proofErr w:type="spellStart"/>
            <w:r w:rsidRPr="00340007" w:rsidR="00340007">
              <w:rPr>
                <w:lang w:val="ka-GE"/>
              </w:rPr>
              <w:t>საგადახდო</w:t>
            </w:r>
            <w:proofErr w:type="spellEnd"/>
            <w:r w:rsidRPr="00340007" w:rsidR="00340007">
              <w:rPr>
                <w:lang w:val="ka-GE"/>
              </w:rPr>
              <w:t xml:space="preserve"> მომსახურების პროვაიდერი</w:t>
            </w:r>
            <w:r w:rsidR="00340007">
              <w:rPr>
                <w:lang w:val="ka-GE"/>
              </w:rPr>
              <w:t xml:space="preserve">, გარდა </w:t>
            </w:r>
            <w:proofErr w:type="spellStart"/>
            <w:r w:rsidR="00340007">
              <w:rPr>
                <w:lang w:val="ka-GE"/>
              </w:rPr>
              <w:t>ამსმპ</w:t>
            </w:r>
            <w:proofErr w:type="spellEnd"/>
            <w:r w:rsidR="00985698">
              <w:rPr>
                <w:lang w:val="ka-GE"/>
              </w:rPr>
              <w:t>-ისა</w:t>
            </w:r>
          </w:p>
        </w:tc>
      </w:tr>
      <w:tr w:rsidR="00DE4A05" w:rsidTr="006A2201" w14:paraId="6D639C64" w14:textId="77777777">
        <w:tc>
          <w:tcPr>
            <w:tcW w:w="988" w:type="dxa"/>
            <w:shd w:val="clear" w:color="auto" w:fill="auto"/>
          </w:tcPr>
          <w:p w:rsidR="00DE4A05" w:rsidP="00DE4A05" w:rsidRDefault="00933E7B" w14:paraId="64359F4B" w14:textId="22E8A6E9">
            <w:pPr>
              <w:rPr>
                <w:lang w:val="ka-GE"/>
              </w:rPr>
            </w:pPr>
            <w:proofErr w:type="spellStart"/>
            <w:r>
              <w:rPr>
                <w:lang w:val="ka-GE"/>
              </w:rPr>
              <w:t>გი</w:t>
            </w:r>
            <w:r w:rsidR="00BA7F3B">
              <w:rPr>
                <w:lang w:val="ka-GE"/>
              </w:rPr>
              <w:t>მპ</w:t>
            </w:r>
            <w:proofErr w:type="spellEnd"/>
          </w:p>
        </w:tc>
        <w:tc>
          <w:tcPr>
            <w:tcW w:w="8362" w:type="dxa"/>
            <w:shd w:val="clear" w:color="auto" w:fill="auto"/>
          </w:tcPr>
          <w:p w:rsidRPr="00014CE6" w:rsidR="00DE4A05" w:rsidP="00DE4A05" w:rsidRDefault="00933E7B" w14:paraId="782CE53F" w14:textId="3BC91D11">
            <w:pPr>
              <w:rPr>
                <w:lang w:val="ka-GE"/>
              </w:rPr>
            </w:pPr>
            <w:r>
              <w:rPr>
                <w:lang w:val="ka-GE"/>
              </w:rPr>
              <w:t>გადახდის ინიცირების მომსახურების პროვაიდერი (</w:t>
            </w:r>
            <w:r>
              <w:t>Payment Initiation Service Provider</w:t>
            </w:r>
            <w:r w:rsidR="00455E6C">
              <w:t>, PISP</w:t>
            </w:r>
            <w:r>
              <w:t>)</w:t>
            </w:r>
          </w:p>
        </w:tc>
      </w:tr>
      <w:tr w:rsidR="00BA7F3B" w:rsidTr="006A2201" w14:paraId="226CEF03" w14:textId="77777777">
        <w:tc>
          <w:tcPr>
            <w:tcW w:w="988" w:type="dxa"/>
            <w:shd w:val="clear" w:color="auto" w:fill="auto"/>
          </w:tcPr>
          <w:p w:rsidRPr="00455E6C" w:rsidR="00BA7F3B" w:rsidP="00DE4A05" w:rsidRDefault="00A10B8C" w14:paraId="4F6FFD42" w14:textId="6DC54C73">
            <w:pPr>
              <w:rPr>
                <w:lang w:val="ka-GE"/>
              </w:rPr>
            </w:pPr>
            <w:proofErr w:type="spellStart"/>
            <w:r>
              <w:rPr>
                <w:lang w:val="ka-GE"/>
              </w:rPr>
              <w:t>აიწპ</w:t>
            </w:r>
            <w:proofErr w:type="spellEnd"/>
          </w:p>
        </w:tc>
        <w:tc>
          <w:tcPr>
            <w:tcW w:w="8362" w:type="dxa"/>
            <w:shd w:val="clear" w:color="auto" w:fill="auto"/>
          </w:tcPr>
          <w:p w:rsidRPr="00014CE6" w:rsidR="00BA7F3B" w:rsidP="00DE4A05" w:rsidRDefault="00BA7F3B" w14:paraId="1653A851" w14:textId="0BDC2578">
            <w:pPr>
              <w:rPr>
                <w:lang w:val="ka-GE"/>
              </w:rPr>
            </w:pPr>
            <w:r>
              <w:rPr>
                <w:lang w:val="ka-GE"/>
              </w:rPr>
              <w:t xml:space="preserve">ანგარიშის </w:t>
            </w:r>
            <w:r w:rsidR="00AB042A">
              <w:rPr>
                <w:lang w:val="ka-GE"/>
              </w:rPr>
              <w:t xml:space="preserve">ინფორმაციაზე წვდომის </w:t>
            </w:r>
            <w:r w:rsidR="00455E6C">
              <w:rPr>
                <w:lang w:val="ka-GE"/>
              </w:rPr>
              <w:t>პროვაიდერი (</w:t>
            </w:r>
            <w:r w:rsidR="00455E6C">
              <w:t>Account Information Service Provider, AISP)</w:t>
            </w:r>
          </w:p>
        </w:tc>
      </w:tr>
      <w:tr w:rsidRPr="005B4C82" w:rsidR="00455E6C" w:rsidTr="006A2201" w14:paraId="08088605" w14:textId="77777777">
        <w:tc>
          <w:tcPr>
            <w:tcW w:w="988" w:type="dxa"/>
            <w:shd w:val="clear" w:color="auto" w:fill="auto"/>
          </w:tcPr>
          <w:p w:rsidR="00455E6C" w:rsidP="00DE4A05" w:rsidRDefault="001C06B2" w14:paraId="2C2A0923" w14:textId="4DCF69DB">
            <w:pPr>
              <w:rPr>
                <w:lang w:val="ka-GE"/>
              </w:rPr>
            </w:pPr>
            <w:proofErr w:type="spellStart"/>
            <w:r>
              <w:rPr>
                <w:lang w:val="ka-GE"/>
              </w:rPr>
              <w:t>სიგმპ</w:t>
            </w:r>
            <w:proofErr w:type="spellEnd"/>
          </w:p>
        </w:tc>
        <w:tc>
          <w:tcPr>
            <w:tcW w:w="8362" w:type="dxa"/>
            <w:shd w:val="clear" w:color="auto" w:fill="auto"/>
          </w:tcPr>
          <w:p w:rsidRPr="00014CE6" w:rsidR="00455E6C" w:rsidP="001C06B2" w:rsidRDefault="00664EE9" w14:paraId="63AD3CF6" w14:textId="30E2D2F0">
            <w:pPr>
              <w:keepNext/>
              <w:rPr>
                <w:lang w:val="ka-GE"/>
              </w:rPr>
            </w:pPr>
            <w:r>
              <w:rPr>
                <w:lang w:val="ka-GE"/>
              </w:rPr>
              <w:t>საბარათე ინსტრუმენტის გაცემის მომსახურების პროვაიდერი (</w:t>
            </w:r>
            <w:proofErr w:type="spellStart"/>
            <w:r w:rsidRPr="00E3281E" w:rsidR="001C06B2">
              <w:rPr>
                <w:lang w:val="ka-GE"/>
              </w:rPr>
              <w:t>Payment</w:t>
            </w:r>
            <w:proofErr w:type="spellEnd"/>
            <w:r w:rsidRPr="00E3281E" w:rsidR="001C06B2">
              <w:rPr>
                <w:lang w:val="ka-GE"/>
              </w:rPr>
              <w:t xml:space="preserve"> </w:t>
            </w:r>
            <w:proofErr w:type="spellStart"/>
            <w:r w:rsidRPr="00E3281E" w:rsidR="001C06B2">
              <w:rPr>
                <w:lang w:val="ka-GE"/>
              </w:rPr>
              <w:t>Instrument</w:t>
            </w:r>
            <w:proofErr w:type="spellEnd"/>
            <w:r w:rsidRPr="00E3281E" w:rsidR="001C06B2">
              <w:rPr>
                <w:lang w:val="ka-GE"/>
              </w:rPr>
              <w:t xml:space="preserve"> </w:t>
            </w:r>
            <w:proofErr w:type="spellStart"/>
            <w:r w:rsidRPr="00E3281E" w:rsidR="001C06B2">
              <w:rPr>
                <w:lang w:val="ka-GE"/>
              </w:rPr>
              <w:t>Issuing</w:t>
            </w:r>
            <w:proofErr w:type="spellEnd"/>
            <w:r w:rsidRPr="00E3281E" w:rsidR="001C06B2">
              <w:rPr>
                <w:lang w:val="ka-GE"/>
              </w:rPr>
              <w:t xml:space="preserve"> Service </w:t>
            </w:r>
            <w:proofErr w:type="spellStart"/>
            <w:r w:rsidRPr="00E3281E" w:rsidR="001C06B2">
              <w:rPr>
                <w:lang w:val="ka-GE"/>
              </w:rPr>
              <w:t>Provider</w:t>
            </w:r>
            <w:proofErr w:type="spellEnd"/>
            <w:r w:rsidRPr="00E3281E" w:rsidR="001C06B2">
              <w:rPr>
                <w:lang w:val="ka-GE"/>
              </w:rPr>
              <w:t>, PIISP)</w:t>
            </w:r>
          </w:p>
        </w:tc>
      </w:tr>
      <w:tr w:rsidR="00A75A6B" w:rsidTr="006A2201" w14:paraId="254FECD3" w14:textId="77777777">
        <w:tc>
          <w:tcPr>
            <w:tcW w:w="988" w:type="dxa"/>
            <w:shd w:val="clear" w:color="auto" w:fill="auto"/>
          </w:tcPr>
          <w:p w:rsidR="00A75A6B" w:rsidP="00DE4A05" w:rsidRDefault="00A75A6B" w14:paraId="4A734686" w14:textId="76D91A34">
            <w:pPr>
              <w:rPr>
                <w:lang w:val="ka-GE"/>
              </w:rPr>
            </w:pPr>
            <w:proofErr w:type="spellStart"/>
            <w:r>
              <w:rPr>
                <w:lang w:val="ka-GE"/>
              </w:rPr>
              <w:t>გსს</w:t>
            </w:r>
            <w:proofErr w:type="spellEnd"/>
          </w:p>
        </w:tc>
        <w:tc>
          <w:tcPr>
            <w:tcW w:w="8362" w:type="dxa"/>
            <w:shd w:val="clear" w:color="auto" w:fill="auto"/>
          </w:tcPr>
          <w:p w:rsidRPr="00A75A6B" w:rsidR="00A75A6B" w:rsidP="001C06B2" w:rsidRDefault="00A75A6B" w14:paraId="43656E94" w14:textId="1ED6B0D6">
            <w:pPr>
              <w:keepNext/>
            </w:pPr>
            <w:r>
              <w:rPr>
                <w:lang w:val="ka-GE"/>
              </w:rPr>
              <w:t>გაუქმებული სერტიფიკატების სია (</w:t>
            </w:r>
            <w:r>
              <w:t>Certificate Revocation List, CRL)</w:t>
            </w:r>
          </w:p>
        </w:tc>
      </w:tr>
      <w:tr w:rsidRPr="005B4C82" w:rsidR="00A75A6B" w:rsidTr="006A2201" w14:paraId="4590B9B5" w14:textId="77777777">
        <w:tc>
          <w:tcPr>
            <w:tcW w:w="988" w:type="dxa"/>
            <w:shd w:val="clear" w:color="auto" w:fill="auto"/>
          </w:tcPr>
          <w:p w:rsidRPr="00D61181" w:rsidR="00A75A6B" w:rsidP="00DE4A05" w:rsidRDefault="00D61181" w14:paraId="3A4AACA5" w14:textId="2E9536CA">
            <w:pPr>
              <w:rPr>
                <w:lang w:val="ka-GE"/>
              </w:rPr>
            </w:pPr>
            <w:proofErr w:type="spellStart"/>
            <w:r>
              <w:rPr>
                <w:lang w:val="ka-GE"/>
              </w:rPr>
              <w:t>სოსპ</w:t>
            </w:r>
            <w:proofErr w:type="spellEnd"/>
          </w:p>
        </w:tc>
        <w:tc>
          <w:tcPr>
            <w:tcW w:w="8362" w:type="dxa"/>
            <w:shd w:val="clear" w:color="auto" w:fill="auto"/>
          </w:tcPr>
          <w:p w:rsidRPr="00E3281E" w:rsidR="00A75A6B" w:rsidP="001C06B2" w:rsidRDefault="00A75A6B" w14:paraId="5DCE11E0" w14:textId="4006D88C">
            <w:pPr>
              <w:keepNext/>
              <w:rPr>
                <w:lang w:val="ka-GE"/>
              </w:rPr>
            </w:pPr>
            <w:r>
              <w:rPr>
                <w:lang w:val="ka-GE"/>
              </w:rPr>
              <w:t xml:space="preserve">სერტიფიკატების </w:t>
            </w:r>
            <w:r w:rsidR="00D61181">
              <w:rPr>
                <w:lang w:val="ka-GE"/>
              </w:rPr>
              <w:t>ონლაინ სტატუსის პროტოკოლი (</w:t>
            </w:r>
            <w:proofErr w:type="spellStart"/>
            <w:r w:rsidRPr="00E3281E" w:rsidR="00D61181">
              <w:rPr>
                <w:lang w:val="ka-GE"/>
              </w:rPr>
              <w:t>Online</w:t>
            </w:r>
            <w:proofErr w:type="spellEnd"/>
            <w:r w:rsidRPr="00E3281E" w:rsidR="00D61181">
              <w:rPr>
                <w:lang w:val="ka-GE"/>
              </w:rPr>
              <w:t xml:space="preserve"> </w:t>
            </w:r>
            <w:proofErr w:type="spellStart"/>
            <w:r w:rsidRPr="00E3281E" w:rsidR="00D61181">
              <w:rPr>
                <w:lang w:val="ka-GE"/>
              </w:rPr>
              <w:t>Certificate</w:t>
            </w:r>
            <w:proofErr w:type="spellEnd"/>
            <w:r w:rsidRPr="00E3281E" w:rsidR="00D61181">
              <w:rPr>
                <w:lang w:val="ka-GE"/>
              </w:rPr>
              <w:t xml:space="preserve"> </w:t>
            </w:r>
            <w:proofErr w:type="spellStart"/>
            <w:r w:rsidRPr="00E3281E" w:rsidR="00D61181">
              <w:rPr>
                <w:lang w:val="ka-GE"/>
              </w:rPr>
              <w:t>Status</w:t>
            </w:r>
            <w:proofErr w:type="spellEnd"/>
            <w:r w:rsidRPr="00E3281E" w:rsidR="00D61181">
              <w:rPr>
                <w:lang w:val="ka-GE"/>
              </w:rPr>
              <w:t xml:space="preserve"> </w:t>
            </w:r>
            <w:proofErr w:type="spellStart"/>
            <w:r w:rsidRPr="00E3281E" w:rsidR="00D61181">
              <w:rPr>
                <w:lang w:val="ka-GE"/>
              </w:rPr>
              <w:t>Protocol</w:t>
            </w:r>
            <w:proofErr w:type="spellEnd"/>
            <w:r w:rsidRPr="00E3281E" w:rsidR="00D61181">
              <w:rPr>
                <w:lang w:val="ka-GE"/>
              </w:rPr>
              <w:t>, OCSP)</w:t>
            </w:r>
          </w:p>
        </w:tc>
      </w:tr>
      <w:tr w:rsidR="00BE0D31" w:rsidTr="006A2201" w14:paraId="761A50BD" w14:textId="77777777">
        <w:tc>
          <w:tcPr>
            <w:tcW w:w="988" w:type="dxa"/>
            <w:shd w:val="clear" w:color="auto" w:fill="auto"/>
          </w:tcPr>
          <w:p w:rsidR="00BE0D31" w:rsidP="00DE4A05" w:rsidRDefault="00BE0D31" w14:paraId="7F247E25" w14:textId="3EB3D312">
            <w:pPr>
              <w:rPr>
                <w:lang w:val="ka-GE"/>
              </w:rPr>
            </w:pPr>
            <w:proofErr w:type="spellStart"/>
            <w:r>
              <w:rPr>
                <w:lang w:val="ka-GE"/>
              </w:rPr>
              <w:t>სმმ</w:t>
            </w:r>
            <w:proofErr w:type="spellEnd"/>
          </w:p>
        </w:tc>
        <w:tc>
          <w:tcPr>
            <w:tcW w:w="8362" w:type="dxa"/>
            <w:shd w:val="clear" w:color="auto" w:fill="auto"/>
          </w:tcPr>
          <w:p w:rsidRPr="00BE0D31" w:rsidR="00BE0D31" w:rsidP="001C06B2" w:rsidRDefault="00BE0D31" w14:paraId="360843B5" w14:textId="562F3EF1">
            <w:pPr>
              <w:keepNext/>
            </w:pPr>
            <w:proofErr w:type="spellStart"/>
            <w:r>
              <w:rPr>
                <w:lang w:val="ka-GE"/>
              </w:rPr>
              <w:t>საგადახდო</w:t>
            </w:r>
            <w:proofErr w:type="spellEnd"/>
            <w:r>
              <w:rPr>
                <w:lang w:val="ka-GE"/>
              </w:rPr>
              <w:t xml:space="preserve"> მომსახურების მომხმარებელი </w:t>
            </w:r>
            <w:r>
              <w:t>(Payment Service User, PSU)</w:t>
            </w:r>
          </w:p>
        </w:tc>
      </w:tr>
    </w:tbl>
    <w:p w:rsidRPr="00DE4A05" w:rsidR="00DE4A05" w:rsidP="001C06B2" w:rsidRDefault="001C06B2" w14:paraId="43F089A4" w14:textId="65601FF1">
      <w:pPr>
        <w:rPr>
          <w:lang w:val="ka-GE"/>
        </w:rPr>
      </w:pPr>
      <w:proofErr w:type="spellStart"/>
      <w:r>
        <w:t>ცხრილი</w:t>
      </w:r>
      <w:proofErr w:type="spellEnd"/>
      <w:r>
        <w:t xml:space="preserve"> </w:t>
      </w:r>
      <w:r>
        <w:fldChar w:fldCharType="begin"/>
      </w:r>
      <w:r>
        <w:instrText>SEQ ცხრილი \* ARABIC</w:instrText>
      </w:r>
      <w:r>
        <w:fldChar w:fldCharType="separate"/>
      </w:r>
      <w:r w:rsidR="0073316F">
        <w:rPr>
          <w:noProof/>
        </w:rPr>
        <w:t>2</w:t>
      </w:r>
      <w:r>
        <w:fldChar w:fldCharType="end"/>
      </w:r>
      <w:r w:rsidRPr="58E7B15E">
        <w:rPr>
          <w:lang w:val="ka-GE"/>
        </w:rPr>
        <w:t>:</w:t>
      </w:r>
      <w:r w:rsidRPr="58E7B15E" w:rsidR="30FC1C46">
        <w:rPr>
          <w:lang w:val="ka-GE"/>
        </w:rPr>
        <w:t xml:space="preserve"> </w:t>
      </w:r>
      <w:r w:rsidRPr="58E7B15E">
        <w:rPr>
          <w:lang w:val="ka-GE"/>
        </w:rPr>
        <w:t>გამოყენებული აბრევიატურები</w:t>
      </w:r>
      <w:r w:rsidRPr="58E7B15E" w:rsidR="398AAD9A">
        <w:rPr>
          <w:lang w:val="ka-GE"/>
        </w:rPr>
        <w:t>.</w:t>
      </w:r>
    </w:p>
    <w:p w:rsidR="00AB2E27" w:rsidP="00014CE6" w:rsidRDefault="00A4512F" w14:paraId="1C384CD6" w14:textId="2286BC96">
      <w:pPr>
        <w:jc w:val="both"/>
        <w:rPr>
          <w:lang w:val="ka-GE"/>
        </w:rPr>
      </w:pPr>
      <w:r w:rsidRPr="001A4234">
        <w:rPr>
          <w:lang w:val="ka-GE"/>
        </w:rPr>
        <w:t xml:space="preserve">ამ დოკუმენტის არც ერთ თავში ტერმინი „კლიენტი“ არ აღნიშნავს პირს, </w:t>
      </w:r>
      <w:r w:rsidRPr="001A4234" w:rsidR="00FC0217">
        <w:rPr>
          <w:lang w:val="ka-GE"/>
        </w:rPr>
        <w:t>რომელ</w:t>
      </w:r>
      <w:r w:rsidRPr="00B64E75" w:rsidR="00FC0217">
        <w:rPr>
          <w:rFonts w:ascii="Calibri" w:hAnsi="Calibri"/>
          <w:lang w:val="ka-GE"/>
        </w:rPr>
        <w:t>ი</w:t>
      </w:r>
      <w:r w:rsidRPr="001A4234" w:rsidR="00FC0217">
        <w:rPr>
          <w:lang w:val="ka-GE"/>
        </w:rPr>
        <w:t xml:space="preserve">ც </w:t>
      </w:r>
      <w:r>
        <w:rPr>
          <w:lang w:val="ka-GE"/>
        </w:rPr>
        <w:t xml:space="preserve">სარგებლობს </w:t>
      </w:r>
      <w:r w:rsidR="00F3615A">
        <w:rPr>
          <w:lang w:val="ka-GE"/>
        </w:rPr>
        <w:t>რაიმე სახის ფინანსური</w:t>
      </w:r>
      <w:r>
        <w:rPr>
          <w:lang w:val="ka-GE"/>
        </w:rPr>
        <w:t xml:space="preserve"> მომსახურებით. დოკუმენტის ამ ვერსიის მიზნებისათვის </w:t>
      </w:r>
      <w:r w:rsidR="00732EBB">
        <w:rPr>
          <w:lang w:val="ka-GE"/>
        </w:rPr>
        <w:t xml:space="preserve">ტერმინი „კლიენტი“ </w:t>
      </w:r>
      <w:r>
        <w:rPr>
          <w:lang w:val="ka-GE"/>
        </w:rPr>
        <w:t xml:space="preserve">შემთხვევათა უმრავლესობაში </w:t>
      </w:r>
      <w:r w:rsidR="00F3615A">
        <w:rPr>
          <w:lang w:val="ka-GE"/>
        </w:rPr>
        <w:t>აღნიშნავს</w:t>
      </w:r>
      <w:r w:rsidR="00732EBB">
        <w:rPr>
          <w:lang w:val="ka-GE"/>
        </w:rPr>
        <w:t xml:space="preserve"> </w:t>
      </w:r>
      <w:proofErr w:type="spellStart"/>
      <w:r w:rsidR="00732EBB">
        <w:rPr>
          <w:lang w:val="ka-GE"/>
        </w:rPr>
        <w:t>მმპ</w:t>
      </w:r>
      <w:proofErr w:type="spellEnd"/>
      <w:r w:rsidR="00732EBB">
        <w:rPr>
          <w:lang w:val="ka-GE"/>
        </w:rPr>
        <w:t>-ს.</w:t>
      </w:r>
    </w:p>
    <w:p w:rsidR="00CC052C" w:rsidP="00014CE6" w:rsidRDefault="00CC052C" w14:paraId="09755AC9" w14:textId="77777777">
      <w:pPr>
        <w:jc w:val="both"/>
        <w:rPr>
          <w:lang w:val="ka-GE"/>
        </w:rPr>
      </w:pPr>
    </w:p>
    <w:p w:rsidR="00CC052C" w:rsidP="00CC052C" w:rsidRDefault="00CC052C" w14:paraId="68BFB4ED" w14:textId="77777777">
      <w:pPr>
        <w:pStyle w:val="Heading1"/>
        <w:rPr>
          <w:lang w:val="ka-GE"/>
        </w:rPr>
      </w:pPr>
      <w:bookmarkStart w:name="_Toc160721636" w:id="7"/>
      <w:bookmarkStart w:name="_Toc169726867" w:id="8"/>
      <w:r w:rsidRPr="1F51C7DE">
        <w:rPr>
          <w:lang w:val="ka-GE"/>
        </w:rPr>
        <w:t>პროტოკოლისა და უსაფრთხოების საკითხები</w:t>
      </w:r>
      <w:bookmarkEnd w:id="7"/>
      <w:bookmarkEnd w:id="8"/>
    </w:p>
    <w:p w:rsidR="00CC052C" w:rsidP="00CC052C" w:rsidRDefault="00CC052C" w14:paraId="1D8CD904" w14:textId="77777777">
      <w:pPr>
        <w:pStyle w:val="Heading2"/>
        <w:rPr>
          <w:lang w:val="ka-GE"/>
        </w:rPr>
      </w:pPr>
      <w:bookmarkStart w:name="_Toc160721637" w:id="9"/>
      <w:bookmarkStart w:name="_Toc169726868" w:id="10"/>
      <w:r>
        <w:t xml:space="preserve">API </w:t>
      </w:r>
      <w:r>
        <w:rPr>
          <w:lang w:val="ka-GE"/>
        </w:rPr>
        <w:t>სტრუქტურა</w:t>
      </w:r>
      <w:bookmarkEnd w:id="9"/>
      <w:bookmarkEnd w:id="10"/>
    </w:p>
    <w:p w:rsidR="00CC052C" w:rsidP="00CC052C" w:rsidRDefault="00CC052C" w14:paraId="3F6E3E07" w14:textId="04945E0B">
      <w:pPr>
        <w:rPr>
          <w:lang w:val="ka-GE"/>
        </w:rPr>
      </w:pPr>
      <w:r>
        <w:rPr>
          <w:lang w:val="ka-GE"/>
        </w:rPr>
        <w:t xml:space="preserve">აღნიშნული სრულად თავსებადია </w:t>
      </w:r>
      <w:sdt>
        <w:sdtPr>
          <w:rPr>
            <w:lang w:val="ka-GE"/>
          </w:rPr>
          <w:id w:val="-1726598279"/>
          <w:citation/>
        </w:sdtPr>
        <w:sdtEndPr/>
        <w:sdtContent>
          <w:r>
            <w:rPr>
              <w:lang w:val="ka-GE"/>
            </w:rPr>
            <w:fldChar w:fldCharType="begin"/>
          </w:r>
          <w:r>
            <w:rPr>
              <w:lang w:val="ka-GE"/>
            </w:rPr>
            <w:instrText xml:space="preserve"> CITATION oFASMPF \l 1079 </w:instrText>
          </w:r>
          <w:r>
            <w:rPr>
              <w:lang w:val="ka-GE"/>
            </w:rPr>
            <w:fldChar w:fldCharType="separate"/>
          </w:r>
          <w:r w:rsidR="006B378D">
            <w:rPr>
              <w:noProof/>
              <w:lang w:val="ka-GE"/>
            </w:rPr>
            <w:t>(4)</w:t>
          </w:r>
          <w:r>
            <w:rPr>
              <w:lang w:val="ka-GE"/>
            </w:rPr>
            <w:fldChar w:fldCharType="end"/>
          </w:r>
        </w:sdtContent>
      </w:sdt>
      <w:r>
        <w:rPr>
          <w:lang w:val="ka-GE"/>
        </w:rPr>
        <w:t>-თან და რეგულირდება -</w:t>
      </w:r>
      <w:sdt>
        <w:sdtPr>
          <w:rPr>
            <w:lang w:val="ka-GE"/>
          </w:rPr>
          <w:id w:val="1546338787"/>
          <w:citation/>
        </w:sdtPr>
        <w:sdtEndPr/>
        <w:sdtContent>
          <w:r>
            <w:rPr>
              <w:lang w:val="ka-GE"/>
            </w:rPr>
            <w:fldChar w:fldCharType="begin"/>
          </w:r>
          <w:r>
            <w:rPr>
              <w:lang w:val="ka-GE"/>
            </w:rPr>
            <w:instrText xml:space="preserve"> CITATION GBAoFAProtSecIG \l 1079 </w:instrText>
          </w:r>
          <w:r>
            <w:rPr>
              <w:lang w:val="ka-GE"/>
            </w:rPr>
            <w:fldChar w:fldCharType="separate"/>
          </w:r>
          <w:r w:rsidR="006B378D">
            <w:rPr>
              <w:noProof/>
              <w:lang w:val="ka-GE"/>
            </w:rPr>
            <w:t xml:space="preserve"> (5)</w:t>
          </w:r>
          <w:r>
            <w:rPr>
              <w:lang w:val="ka-GE"/>
            </w:rPr>
            <w:fldChar w:fldCharType="end"/>
          </w:r>
        </w:sdtContent>
      </w:sdt>
      <w:r>
        <w:rPr>
          <w:lang w:val="ka-GE"/>
        </w:rPr>
        <w:t xml:space="preserve"> </w:t>
      </w:r>
      <w:commentRangeStart w:id="11"/>
      <w:r>
        <w:rPr>
          <w:lang w:val="ka-GE"/>
        </w:rPr>
        <w:t>....ით</w:t>
      </w:r>
      <w:commentRangeEnd w:id="11"/>
      <w:r>
        <w:rPr>
          <w:rStyle w:val="CommentReference"/>
        </w:rPr>
        <w:commentReference w:id="11"/>
      </w:r>
      <w:r>
        <w:rPr>
          <w:lang w:val="ka-GE"/>
        </w:rPr>
        <w:t xml:space="preserve">. </w:t>
      </w:r>
    </w:p>
    <w:p w:rsidR="00CC052C" w:rsidP="00CC052C" w:rsidRDefault="00CC052C" w14:paraId="034E68A4" w14:textId="77777777">
      <w:pPr>
        <w:rPr>
          <w:lang w:val="ka-GE"/>
        </w:rPr>
      </w:pPr>
      <w:r>
        <w:rPr>
          <w:lang w:val="ka-GE"/>
        </w:rPr>
        <w:t xml:space="preserve">ამ დოკუმენტში განისაზღვრება </w:t>
      </w:r>
      <w:r>
        <w:t>API</w:t>
      </w:r>
      <w:r>
        <w:rPr>
          <w:lang w:val="ka-GE"/>
        </w:rPr>
        <w:t xml:space="preserve"> რესურსების იდენტიფიკატორები (მაგ. /</w:t>
      </w:r>
      <w:r>
        <w:t>v2/payments/domestic/{</w:t>
      </w:r>
      <w:proofErr w:type="spellStart"/>
      <w:r>
        <w:t>paymentId</w:t>
      </w:r>
      <w:proofErr w:type="spellEnd"/>
      <w:r>
        <w:t xml:space="preserve">}. </w:t>
      </w:r>
      <w:r w:rsidRPr="00DB4A4A">
        <w:rPr>
          <w:b/>
          <w:bCs/>
          <w:lang w:val="ka-GE"/>
        </w:rPr>
        <w:t>აუცილებელია</w:t>
      </w:r>
      <w:r>
        <w:rPr>
          <w:lang w:val="ka-GE"/>
        </w:rPr>
        <w:t xml:space="preserve">, გამოქვეყნებულ </w:t>
      </w:r>
      <w:r>
        <w:t>API</w:t>
      </w:r>
      <w:r>
        <w:rPr>
          <w:lang w:val="ka-GE"/>
        </w:rPr>
        <w:t xml:space="preserve"> რესურსების მისამართებს ჰქონდეთ შემდეგი სახე: {პრეფიქსი}/{ამ დოკუმენტში განსაზღვრული მისამართი}</w:t>
      </w:r>
    </w:p>
    <w:p w:rsidR="00CC052C" w:rsidP="00CC052C" w:rsidRDefault="00CC052C" w14:paraId="721103BD" w14:textId="54A3E376">
      <w:r>
        <w:rPr>
          <w:lang w:val="ka-GE"/>
        </w:rPr>
        <w:t xml:space="preserve">მაგალითად: </w:t>
      </w:r>
      <w:hyperlink w:history="1" r:id="rId15">
        <w:r w:rsidRPr="00806F1B" w:rsidR="00E74165">
          <w:rPr>
            <w:rStyle w:val="Hyperlink"/>
          </w:rPr>
          <w:t>https://modelbank.openfinance.ge/latest/v2/consents/account-access/666c7a59-a1c2-4758-ab7d-459e849652f6</w:t>
        </w:r>
      </w:hyperlink>
    </w:p>
    <w:p w:rsidRPr="00A535E8" w:rsidR="00CC052C" w:rsidP="00CC052C" w:rsidRDefault="00CC052C" w14:paraId="11C9514B" w14:textId="7440D0E8">
      <w:pPr>
        <w:rPr>
          <w:lang w:val="ka-GE"/>
        </w:rPr>
      </w:pPr>
      <w:commentRangeStart w:id="12"/>
      <w:r>
        <w:t>{</w:t>
      </w:r>
      <w:r>
        <w:rPr>
          <w:lang w:val="ka-GE"/>
        </w:rPr>
        <w:t xml:space="preserve">პრეფიქსი} განისაზღვრება </w:t>
      </w:r>
      <w:sdt>
        <w:sdtPr>
          <w:rPr>
            <w:lang w:val="ka-GE"/>
          </w:rPr>
          <w:id w:val="-2109182060"/>
          <w:citation/>
        </w:sdtPr>
        <w:sdtEndPr/>
        <w:sdtContent>
          <w:r>
            <w:rPr>
              <w:lang w:val="ka-GE"/>
            </w:rPr>
            <w:fldChar w:fldCharType="begin"/>
          </w:r>
          <w:r>
            <w:rPr>
              <w:lang w:val="ka-GE"/>
            </w:rPr>
            <w:instrText xml:space="preserve"> CITATION GBAoFAProtSecIG \l 1079 </w:instrText>
          </w:r>
          <w:r>
            <w:rPr>
              <w:lang w:val="ka-GE"/>
            </w:rPr>
            <w:fldChar w:fldCharType="separate"/>
          </w:r>
          <w:r w:rsidR="006B378D">
            <w:rPr>
              <w:noProof/>
              <w:lang w:val="ka-GE"/>
            </w:rPr>
            <w:t>(5)</w:t>
          </w:r>
          <w:r>
            <w:rPr>
              <w:lang w:val="ka-GE"/>
            </w:rPr>
            <w:fldChar w:fldCharType="end"/>
          </w:r>
        </w:sdtContent>
      </w:sdt>
      <w:r>
        <w:rPr>
          <w:lang w:val="ka-GE"/>
        </w:rPr>
        <w:t>-ით.</w:t>
      </w:r>
      <w:commentRangeEnd w:id="12"/>
      <w:r>
        <w:rPr>
          <w:rStyle w:val="CommentReference"/>
        </w:rPr>
        <w:commentReference w:id="12"/>
      </w:r>
    </w:p>
    <w:p w:rsidR="00CC052C" w:rsidP="00014CE6" w:rsidRDefault="00CC052C" w14:paraId="5A05159B" w14:textId="77777777">
      <w:pPr>
        <w:jc w:val="both"/>
        <w:rPr>
          <w:lang w:val="ka-GE"/>
        </w:rPr>
      </w:pPr>
    </w:p>
    <w:p w:rsidRPr="00AB2E27" w:rsidR="00DF6730" w:rsidP="00AB2E27" w:rsidRDefault="00DF6730" w14:paraId="37B13269" w14:textId="77777777">
      <w:pPr>
        <w:rPr>
          <w:lang w:val="ka-GE"/>
        </w:rPr>
      </w:pPr>
    </w:p>
    <w:p w:rsidR="008E31BE" w:rsidP="00F50EFB" w:rsidRDefault="008A42E8" w14:paraId="738DE5C0" w14:textId="1BB7813F">
      <w:pPr>
        <w:pStyle w:val="Heading1"/>
        <w:rPr>
          <w:lang w:val="ka-GE"/>
        </w:rPr>
      </w:pPr>
      <w:bookmarkStart w:name="_Toc169726869" w:id="13"/>
      <w:r>
        <w:rPr>
          <w:lang w:val="ka-GE"/>
        </w:rPr>
        <w:t xml:space="preserve">თანხმობის </w:t>
      </w:r>
      <w:r w:rsidR="000C2470">
        <w:rPr>
          <w:lang w:val="ka-GE"/>
        </w:rPr>
        <w:t>კატეგორიები</w:t>
      </w:r>
      <w:r w:rsidR="00E74165">
        <w:rPr>
          <w:lang w:val="ka-GE"/>
        </w:rPr>
        <w:t>ს მხარდაჭერა</w:t>
      </w:r>
      <w:bookmarkEnd w:id="13"/>
    </w:p>
    <w:p w:rsidR="00837780" w:rsidP="000C2470" w:rsidRDefault="000C2470" w14:paraId="73B5A220" w14:textId="2FB9691D">
      <w:pPr>
        <w:rPr>
          <w:lang w:val="ka-GE"/>
        </w:rPr>
      </w:pPr>
      <w:r>
        <w:rPr>
          <w:lang w:val="ka-GE"/>
        </w:rPr>
        <w:t xml:space="preserve">დოკუმენტის ამ ვერსიის მიზნებისათვის რეგულირდება </w:t>
      </w:r>
      <w:r w:rsidR="009D672E">
        <w:rPr>
          <w:lang w:val="ka-GE"/>
        </w:rPr>
        <w:t xml:space="preserve">თანხმობის კატეგორია </w:t>
      </w:r>
      <w:proofErr w:type="spellStart"/>
      <w:r w:rsidRPr="009D672E" w:rsidR="009D672E">
        <w:rPr>
          <w:lang w:val="ka-GE"/>
        </w:rPr>
        <w:t>account-access</w:t>
      </w:r>
      <w:proofErr w:type="spellEnd"/>
      <w:r w:rsidR="009D672E">
        <w:rPr>
          <w:lang w:val="ka-GE"/>
        </w:rPr>
        <w:t xml:space="preserve"> </w:t>
      </w:r>
      <w:r w:rsidR="003B55AD">
        <w:rPr>
          <w:lang w:val="ka-GE"/>
        </w:rPr>
        <w:t xml:space="preserve">(ანგარიშზე წვდომა) </w:t>
      </w:r>
      <w:r w:rsidR="009D672E">
        <w:rPr>
          <w:lang w:val="ka-GE"/>
        </w:rPr>
        <w:t xml:space="preserve">რომელიც განსაზღვრულია </w:t>
      </w:r>
      <w:sdt>
        <w:sdtPr>
          <w:rPr>
            <w:lang w:val="ka-GE"/>
          </w:rPr>
          <w:id w:val="872577347"/>
          <w:citation/>
        </w:sdtPr>
        <w:sdtEndPr/>
        <w:sdtContent>
          <w:r w:rsidR="009D672E">
            <w:rPr>
              <w:lang w:val="ka-GE"/>
            </w:rPr>
            <w:fldChar w:fldCharType="begin"/>
          </w:r>
          <w:r w:rsidR="009D672E">
            <w:rPr>
              <w:lang w:val="ka-GE"/>
            </w:rPr>
            <w:instrText xml:space="preserve"> CITATION oFACO \l 1079 </w:instrText>
          </w:r>
          <w:r w:rsidR="009D672E">
            <w:rPr>
              <w:lang w:val="ka-GE"/>
            </w:rPr>
            <w:fldChar w:fldCharType="separate"/>
          </w:r>
          <w:r w:rsidR="006B378D">
            <w:rPr>
              <w:noProof/>
              <w:lang w:val="ka-GE"/>
            </w:rPr>
            <w:t>(2)</w:t>
          </w:r>
          <w:r w:rsidR="009D672E">
            <w:rPr>
              <w:lang w:val="ka-GE"/>
            </w:rPr>
            <w:fldChar w:fldCharType="end"/>
          </w:r>
        </w:sdtContent>
      </w:sdt>
      <w:r w:rsidR="009D672E">
        <w:rPr>
          <w:lang w:val="ka-GE"/>
        </w:rPr>
        <w:t xml:space="preserve">-ით. </w:t>
      </w:r>
      <w:r w:rsidRPr="009D672E" w:rsidR="009D672E">
        <w:rPr>
          <w:b/>
          <w:bCs/>
          <w:lang w:val="ka-GE"/>
        </w:rPr>
        <w:t>აუცილებელია</w:t>
      </w:r>
      <w:r w:rsidR="009D672E">
        <w:rPr>
          <w:lang w:val="ka-GE"/>
        </w:rPr>
        <w:t xml:space="preserve"> აღნიშნული კატეგორიის მხარდაჭერა. </w:t>
      </w:r>
    </w:p>
    <w:p w:rsidR="00EC59F9" w:rsidP="007578D3" w:rsidRDefault="00837780" w14:paraId="02B04E99" w14:textId="47257874">
      <w:pPr>
        <w:rPr>
          <w:rFonts w:ascii="Calibri" w:hAnsi="Calibri"/>
          <w:lang w:val="ka-GE"/>
        </w:rPr>
      </w:pPr>
      <w:r>
        <w:rPr>
          <w:lang w:val="ka-GE"/>
        </w:rPr>
        <w:t xml:space="preserve">ყველა </w:t>
      </w:r>
      <w:r w:rsidR="009D672E">
        <w:rPr>
          <w:lang w:val="ka-GE"/>
        </w:rPr>
        <w:t xml:space="preserve">სხვა </w:t>
      </w:r>
      <w:r w:rsidR="00781F7E">
        <w:rPr>
          <w:lang w:val="ka-GE"/>
        </w:rPr>
        <w:t>კატეგორი</w:t>
      </w:r>
      <w:r>
        <w:rPr>
          <w:lang w:val="ka-GE"/>
        </w:rPr>
        <w:t xml:space="preserve">ა </w:t>
      </w:r>
      <w:r w:rsidR="00781F7E">
        <w:rPr>
          <w:lang w:val="ka-GE"/>
        </w:rPr>
        <w:t xml:space="preserve">რომლებიც ასევე განსაზღვრულია </w:t>
      </w:r>
      <w:sdt>
        <w:sdtPr>
          <w:rPr>
            <w:lang w:val="ka-GE"/>
          </w:rPr>
          <w:id w:val="765350957"/>
          <w:citation/>
        </w:sdtPr>
        <w:sdtEndPr/>
        <w:sdtContent>
          <w:r w:rsidR="00781F7E">
            <w:rPr>
              <w:lang w:val="ka-GE"/>
            </w:rPr>
            <w:fldChar w:fldCharType="begin"/>
          </w:r>
          <w:r w:rsidR="00781F7E">
            <w:rPr>
              <w:lang w:val="ka-GE"/>
            </w:rPr>
            <w:instrText xml:space="preserve"> CITATION oFACO \l 1079 </w:instrText>
          </w:r>
          <w:r w:rsidR="00781F7E">
            <w:rPr>
              <w:lang w:val="ka-GE"/>
            </w:rPr>
            <w:fldChar w:fldCharType="separate"/>
          </w:r>
          <w:r w:rsidR="006B378D">
            <w:rPr>
              <w:noProof/>
              <w:lang w:val="ka-GE"/>
            </w:rPr>
            <w:t>(2)</w:t>
          </w:r>
          <w:r w:rsidR="00781F7E">
            <w:rPr>
              <w:lang w:val="ka-GE"/>
            </w:rPr>
            <w:fldChar w:fldCharType="end"/>
          </w:r>
        </w:sdtContent>
      </w:sdt>
      <w:r w:rsidR="00781F7E">
        <w:rPr>
          <w:lang w:val="ka-GE"/>
        </w:rPr>
        <w:t>-ით</w:t>
      </w:r>
      <w:r w:rsidR="004A056C">
        <w:rPr>
          <w:lang w:val="ka-GE"/>
        </w:rPr>
        <w:t xml:space="preserve"> </w:t>
      </w:r>
      <w:proofErr w:type="spellStart"/>
      <w:r w:rsidR="004A056C">
        <w:rPr>
          <w:b/>
          <w:bCs/>
          <w:lang w:val="ka-GE"/>
        </w:rPr>
        <w:t>არაა</w:t>
      </w:r>
      <w:r w:rsidRPr="009D672E" w:rsidR="00781F7E">
        <w:rPr>
          <w:b/>
          <w:bCs/>
          <w:lang w:val="ka-GE"/>
        </w:rPr>
        <w:t>უცილებელია</w:t>
      </w:r>
      <w:proofErr w:type="spellEnd"/>
      <w:r w:rsidR="000645D5">
        <w:rPr>
          <w:rFonts w:ascii="Calibri" w:hAnsi="Calibri"/>
          <w:lang w:val="ka-GE"/>
        </w:rPr>
        <w:t>.</w:t>
      </w:r>
    </w:p>
    <w:p w:rsidR="00704A3E" w:rsidP="00607A2A" w:rsidRDefault="00704A3E" w14:paraId="0B280FE3" w14:textId="77777777">
      <w:pPr>
        <w:pStyle w:val="Heading2"/>
        <w:rPr>
          <w:lang w:val="ka-GE"/>
        </w:rPr>
      </w:pPr>
      <w:bookmarkStart w:name="_Ref169605490" w:id="14"/>
      <w:bookmarkStart w:name="_Toc169726870" w:id="15"/>
      <w:r>
        <w:rPr>
          <w:lang w:val="ka-GE"/>
        </w:rPr>
        <w:t>ანგარიშის ტიპები, რომლებზეც შეიძლება მოხდეს თანხმობის მიღება</w:t>
      </w:r>
      <w:bookmarkEnd w:id="14"/>
      <w:bookmarkEnd w:id="15"/>
    </w:p>
    <w:p w:rsidR="00704A3E" w:rsidP="00704A3E" w:rsidRDefault="00704A3E" w14:paraId="1AF630DD" w14:textId="77777777">
      <w:pPr>
        <w:rPr>
          <w:lang w:val="ka-GE"/>
        </w:rPr>
      </w:pPr>
      <w:r>
        <w:rPr>
          <w:lang w:val="ka-GE"/>
        </w:rPr>
        <w:t>შემდეგი ცხრილი განსაზღვრავს ანგარიშის ტიპებს და მათი მხარდაჭერის წესს, ამ დოკუმენტის მიზნებისათვის:</w:t>
      </w:r>
    </w:p>
    <w:tbl>
      <w:tblPr>
        <w:tblStyle w:val="TableGrid"/>
        <w:tblW w:w="0" w:type="auto"/>
        <w:tblLook w:val="04A0" w:firstRow="1" w:lastRow="0" w:firstColumn="1" w:lastColumn="0" w:noHBand="0" w:noVBand="1"/>
      </w:tblPr>
      <w:tblGrid>
        <w:gridCol w:w="1618"/>
        <w:gridCol w:w="2077"/>
        <w:gridCol w:w="5655"/>
      </w:tblGrid>
      <w:tr w:rsidR="00704A3E" w:rsidTr="001E5544" w14:paraId="28D6CA9B" w14:textId="77777777">
        <w:tc>
          <w:tcPr>
            <w:tcW w:w="1568" w:type="dxa"/>
            <w:shd w:val="clear" w:color="auto" w:fill="D9D9D9" w:themeFill="background1" w:themeFillShade="D9"/>
          </w:tcPr>
          <w:p w:rsidRPr="0063537A" w:rsidR="00704A3E" w:rsidP="001E5544" w:rsidRDefault="00704A3E" w14:paraId="71BD4701" w14:textId="77777777">
            <w:pPr>
              <w:jc w:val="both"/>
              <w:rPr>
                <w:b/>
                <w:bCs/>
                <w:lang w:val="ka-GE"/>
              </w:rPr>
            </w:pPr>
            <w:r w:rsidRPr="0063537A">
              <w:rPr>
                <w:b/>
                <w:bCs/>
                <w:lang w:val="ka-GE"/>
              </w:rPr>
              <w:t>მნიშვნელობა</w:t>
            </w:r>
          </w:p>
        </w:tc>
        <w:tc>
          <w:tcPr>
            <w:tcW w:w="1688" w:type="dxa"/>
            <w:shd w:val="clear" w:color="auto" w:fill="D9D9D9" w:themeFill="background1" w:themeFillShade="D9"/>
          </w:tcPr>
          <w:p w:rsidRPr="0063537A" w:rsidR="00704A3E" w:rsidP="001E5544" w:rsidRDefault="00704A3E" w14:paraId="0559DE76" w14:textId="77777777">
            <w:pPr>
              <w:jc w:val="both"/>
              <w:rPr>
                <w:b/>
                <w:bCs/>
                <w:lang w:val="ka-GE"/>
              </w:rPr>
            </w:pPr>
            <w:r w:rsidRPr="0063537A">
              <w:rPr>
                <w:b/>
                <w:bCs/>
                <w:lang w:val="ka-GE"/>
              </w:rPr>
              <w:t>მხარდაჭერა?</w:t>
            </w:r>
          </w:p>
        </w:tc>
        <w:tc>
          <w:tcPr>
            <w:tcW w:w="6094" w:type="dxa"/>
            <w:shd w:val="clear" w:color="auto" w:fill="D9D9D9" w:themeFill="background1" w:themeFillShade="D9"/>
          </w:tcPr>
          <w:p w:rsidRPr="0063537A" w:rsidR="00704A3E" w:rsidP="001E5544" w:rsidRDefault="00704A3E" w14:paraId="63B81A53" w14:textId="77777777">
            <w:pPr>
              <w:jc w:val="both"/>
              <w:rPr>
                <w:b/>
                <w:bCs/>
                <w:lang w:val="ka-GE"/>
              </w:rPr>
            </w:pPr>
            <w:r w:rsidRPr="0063537A">
              <w:rPr>
                <w:b/>
                <w:bCs/>
                <w:lang w:val="ka-GE"/>
              </w:rPr>
              <w:t>აღწერა</w:t>
            </w:r>
          </w:p>
        </w:tc>
      </w:tr>
      <w:tr w:rsidR="00704A3E" w:rsidTr="001E5544" w14:paraId="388B0805" w14:textId="77777777">
        <w:tc>
          <w:tcPr>
            <w:tcW w:w="1568" w:type="dxa"/>
          </w:tcPr>
          <w:p w:rsidRPr="0078213A" w:rsidR="00704A3E" w:rsidP="001E5544" w:rsidRDefault="00704A3E" w14:paraId="532757BA" w14:textId="77777777">
            <w:pPr>
              <w:jc w:val="both"/>
            </w:pPr>
            <w:r w:rsidRPr="00335FF6">
              <w:t>payments</w:t>
            </w:r>
          </w:p>
        </w:tc>
        <w:tc>
          <w:tcPr>
            <w:tcW w:w="1688" w:type="dxa"/>
          </w:tcPr>
          <w:p w:rsidRPr="003B6ABD" w:rsidR="00704A3E" w:rsidP="001E5544" w:rsidRDefault="003B6ABD" w14:paraId="275D55FC" w14:textId="1298563E">
            <w:pPr>
              <w:jc w:val="both"/>
              <w:rPr>
                <w:lang w:val="ka-GE"/>
              </w:rPr>
            </w:pPr>
            <w:r>
              <w:rPr>
                <w:lang w:val="ka-GE"/>
              </w:rPr>
              <w:t>პირობითი</w:t>
            </w:r>
          </w:p>
        </w:tc>
        <w:tc>
          <w:tcPr>
            <w:tcW w:w="6094" w:type="dxa"/>
          </w:tcPr>
          <w:p w:rsidR="00704A3E" w:rsidP="001E5544" w:rsidRDefault="00704A3E" w14:paraId="42B86F1A" w14:textId="77777777">
            <w:pPr>
              <w:jc w:val="both"/>
              <w:rPr>
                <w:lang w:val="ka-GE"/>
              </w:rPr>
            </w:pPr>
            <w:r>
              <w:rPr>
                <w:lang w:val="ka-GE"/>
              </w:rPr>
              <w:t xml:space="preserve">საგადამხდელო ანგარიშები (მიმდინარე ანგარიში, მოთხოვნამდე ანაბარი და </w:t>
            </w:r>
            <w:proofErr w:type="spellStart"/>
            <w:r>
              <w:rPr>
                <w:lang w:val="ka-GE"/>
              </w:rPr>
              <w:t>ა.შ</w:t>
            </w:r>
            <w:proofErr w:type="spellEnd"/>
            <w:r>
              <w:rPr>
                <w:lang w:val="ka-GE"/>
              </w:rPr>
              <w:t>.)</w:t>
            </w:r>
          </w:p>
        </w:tc>
      </w:tr>
      <w:tr w:rsidR="00704A3E" w:rsidTr="001E5544" w14:paraId="77C659D1" w14:textId="77777777">
        <w:tc>
          <w:tcPr>
            <w:tcW w:w="1568" w:type="dxa"/>
          </w:tcPr>
          <w:p w:rsidR="00704A3E" w:rsidP="001E5544" w:rsidRDefault="00704A3E" w14:paraId="48BF7DE9" w14:textId="77777777">
            <w:pPr>
              <w:jc w:val="both"/>
            </w:pPr>
            <w:r>
              <w:t>cards</w:t>
            </w:r>
          </w:p>
        </w:tc>
        <w:tc>
          <w:tcPr>
            <w:tcW w:w="1688" w:type="dxa"/>
          </w:tcPr>
          <w:p w:rsidRPr="003B6ABD" w:rsidR="00704A3E" w:rsidP="001E5544" w:rsidRDefault="003B6ABD" w14:paraId="754E222B" w14:textId="57A357A5">
            <w:pPr>
              <w:jc w:val="both"/>
              <w:rPr>
                <w:lang w:val="ka-GE"/>
              </w:rPr>
            </w:pPr>
            <w:r>
              <w:rPr>
                <w:lang w:val="ka-GE"/>
              </w:rPr>
              <w:t>პირობითი</w:t>
            </w:r>
          </w:p>
        </w:tc>
        <w:tc>
          <w:tcPr>
            <w:tcW w:w="6094" w:type="dxa"/>
          </w:tcPr>
          <w:p w:rsidR="00704A3E" w:rsidP="001E5544" w:rsidRDefault="00704A3E" w14:paraId="5181B33F" w14:textId="77777777">
            <w:pPr>
              <w:jc w:val="both"/>
              <w:rPr>
                <w:lang w:val="ka-GE"/>
              </w:rPr>
            </w:pPr>
            <w:r>
              <w:rPr>
                <w:lang w:val="ka-GE"/>
              </w:rPr>
              <w:t>საბარათე ანგარიშები ან/და სათითაო ბარათები</w:t>
            </w:r>
          </w:p>
        </w:tc>
      </w:tr>
      <w:tr w:rsidR="00704A3E" w:rsidTr="001E5544" w14:paraId="60C68D55" w14:textId="77777777">
        <w:tc>
          <w:tcPr>
            <w:tcW w:w="1568" w:type="dxa"/>
          </w:tcPr>
          <w:p w:rsidR="00704A3E" w:rsidP="001E5544" w:rsidRDefault="00704A3E" w14:paraId="0F709047" w14:textId="77777777">
            <w:pPr>
              <w:jc w:val="both"/>
            </w:pPr>
            <w:r>
              <w:t>savings</w:t>
            </w:r>
          </w:p>
        </w:tc>
        <w:tc>
          <w:tcPr>
            <w:tcW w:w="1688" w:type="dxa"/>
          </w:tcPr>
          <w:p w:rsidRPr="002926F2" w:rsidR="00704A3E" w:rsidP="001E5544" w:rsidRDefault="003B6ABD" w14:paraId="6C5BB641" w14:textId="701F1BE4">
            <w:pPr>
              <w:jc w:val="both"/>
              <w:rPr>
                <w:b/>
                <w:bCs/>
                <w:lang w:val="ka-GE"/>
              </w:rPr>
            </w:pPr>
            <w:r w:rsidRPr="002926F2">
              <w:rPr>
                <w:b/>
                <w:bCs/>
                <w:lang w:val="ka-GE"/>
              </w:rPr>
              <w:t>სავალდებულო</w:t>
            </w:r>
            <w:r w:rsidRPr="002926F2" w:rsidR="00DA1BE4">
              <w:rPr>
                <w:b/>
                <w:bCs/>
                <w:lang w:val="ka-GE"/>
              </w:rPr>
              <w:t>ა</w:t>
            </w:r>
          </w:p>
        </w:tc>
        <w:tc>
          <w:tcPr>
            <w:tcW w:w="6094" w:type="dxa"/>
          </w:tcPr>
          <w:p w:rsidRPr="00913B32" w:rsidR="00704A3E" w:rsidP="001E5544" w:rsidRDefault="00704A3E" w14:paraId="156BB9E0" w14:textId="77777777">
            <w:pPr>
              <w:jc w:val="both"/>
              <w:rPr>
                <w:lang w:val="ka-GE"/>
              </w:rPr>
            </w:pPr>
            <w:r>
              <w:rPr>
                <w:lang w:val="ka-GE"/>
              </w:rPr>
              <w:t>დეპოზიტები (ყურადღება: მოთხოვნამდე ანაბრები შედის საგადამხდელო ანგარიშებში)</w:t>
            </w:r>
          </w:p>
        </w:tc>
      </w:tr>
      <w:tr w:rsidR="00704A3E" w:rsidTr="001E5544" w14:paraId="50FF3B9D" w14:textId="77777777">
        <w:tc>
          <w:tcPr>
            <w:tcW w:w="1568" w:type="dxa"/>
          </w:tcPr>
          <w:p w:rsidR="00704A3E" w:rsidP="001E5544" w:rsidRDefault="00704A3E" w14:paraId="3C28D03E" w14:textId="77777777">
            <w:pPr>
              <w:jc w:val="both"/>
            </w:pPr>
            <w:r>
              <w:t>loans</w:t>
            </w:r>
          </w:p>
        </w:tc>
        <w:tc>
          <w:tcPr>
            <w:tcW w:w="1688" w:type="dxa"/>
          </w:tcPr>
          <w:p w:rsidRPr="002926F2" w:rsidR="00704A3E" w:rsidP="001E5544" w:rsidRDefault="003B6ABD" w14:paraId="04C9B69D" w14:textId="747DF47C">
            <w:pPr>
              <w:jc w:val="both"/>
              <w:rPr>
                <w:b/>
                <w:bCs/>
                <w:lang w:val="ka-GE"/>
              </w:rPr>
            </w:pPr>
            <w:r w:rsidRPr="002926F2">
              <w:rPr>
                <w:b/>
                <w:bCs/>
                <w:lang w:val="ka-GE"/>
              </w:rPr>
              <w:t>სავალდებულო</w:t>
            </w:r>
            <w:r w:rsidRPr="002926F2" w:rsidR="00DA1BE4">
              <w:rPr>
                <w:b/>
                <w:bCs/>
                <w:lang w:val="ka-GE"/>
              </w:rPr>
              <w:t>ა</w:t>
            </w:r>
          </w:p>
        </w:tc>
        <w:tc>
          <w:tcPr>
            <w:tcW w:w="6094" w:type="dxa"/>
          </w:tcPr>
          <w:p w:rsidR="00704A3E" w:rsidP="001E5544" w:rsidRDefault="00704A3E" w14:paraId="496F6194" w14:textId="77777777">
            <w:pPr>
              <w:jc w:val="both"/>
              <w:rPr>
                <w:lang w:val="ka-GE"/>
              </w:rPr>
            </w:pPr>
            <w:r>
              <w:rPr>
                <w:lang w:val="ka-GE"/>
              </w:rPr>
              <w:t>სესხები</w:t>
            </w:r>
          </w:p>
        </w:tc>
      </w:tr>
      <w:tr w:rsidR="00704A3E" w:rsidTr="001E5544" w14:paraId="42D0B9F6" w14:textId="77777777">
        <w:tc>
          <w:tcPr>
            <w:tcW w:w="1568" w:type="dxa"/>
          </w:tcPr>
          <w:p w:rsidR="00704A3E" w:rsidP="001E5544" w:rsidRDefault="00704A3E" w14:paraId="6A9ECF7F" w14:textId="77777777">
            <w:pPr>
              <w:jc w:val="both"/>
            </w:pPr>
            <w:r w:rsidRPr="00C10FDB">
              <w:t>securities</w:t>
            </w:r>
          </w:p>
        </w:tc>
        <w:tc>
          <w:tcPr>
            <w:tcW w:w="1688" w:type="dxa"/>
          </w:tcPr>
          <w:p w:rsidRPr="002926F2" w:rsidR="00704A3E" w:rsidP="001E5544" w:rsidRDefault="003B6ABD" w14:paraId="698B36B1" w14:textId="1F19203A">
            <w:pPr>
              <w:jc w:val="both"/>
              <w:rPr>
                <w:b/>
                <w:bCs/>
                <w:lang w:val="ka-GE"/>
              </w:rPr>
            </w:pPr>
            <w:proofErr w:type="spellStart"/>
            <w:r w:rsidRPr="002926F2">
              <w:rPr>
                <w:b/>
                <w:bCs/>
                <w:lang w:val="ka-GE"/>
              </w:rPr>
              <w:t>არააუცილებელი</w:t>
            </w:r>
            <w:r w:rsidRPr="002926F2" w:rsidR="00DA1BE4">
              <w:rPr>
                <w:b/>
                <w:bCs/>
                <w:lang w:val="ka-GE"/>
              </w:rPr>
              <w:t>ა</w:t>
            </w:r>
            <w:proofErr w:type="spellEnd"/>
          </w:p>
        </w:tc>
        <w:tc>
          <w:tcPr>
            <w:tcW w:w="6094" w:type="dxa"/>
          </w:tcPr>
          <w:p w:rsidR="00704A3E" w:rsidP="001E5544" w:rsidRDefault="00704A3E" w14:paraId="1CBE124C" w14:textId="77777777">
            <w:pPr>
              <w:jc w:val="both"/>
              <w:rPr>
                <w:lang w:val="ka-GE"/>
              </w:rPr>
            </w:pPr>
            <w:r>
              <w:rPr>
                <w:lang w:val="ka-GE"/>
              </w:rPr>
              <w:t>ფასიანი ქაღალდები</w:t>
            </w:r>
          </w:p>
        </w:tc>
      </w:tr>
    </w:tbl>
    <w:p w:rsidRPr="002C3DE6" w:rsidR="002C3DE6" w:rsidP="002C3DE6" w:rsidRDefault="002C3DE6" w14:paraId="7C023823" w14:textId="77777777">
      <w:pPr>
        <w:rPr>
          <w:lang w:val="ka-GE"/>
        </w:rPr>
      </w:pPr>
    </w:p>
    <w:p w:rsidR="00D82D9C" w:rsidP="00607A2A" w:rsidRDefault="002926F2" w14:paraId="3BD6D208" w14:textId="1FE2B6BC">
      <w:pPr>
        <w:pStyle w:val="Heading2"/>
        <w:rPr>
          <w:lang w:val="ka-GE"/>
        </w:rPr>
      </w:pPr>
      <w:bookmarkStart w:name="_Toc169726871" w:id="16"/>
      <w:r>
        <w:rPr>
          <w:lang w:val="ka-GE"/>
        </w:rPr>
        <w:t>მხარდაჭერის</w:t>
      </w:r>
      <w:r w:rsidR="00D82D9C">
        <w:rPr>
          <w:lang w:val="ka-GE"/>
        </w:rPr>
        <w:t xml:space="preserve"> დანერგვის გრაფიკი</w:t>
      </w:r>
      <w:bookmarkEnd w:id="16"/>
    </w:p>
    <w:p w:rsidRPr="00850E5B" w:rsidR="0024148F" w:rsidP="00D82D9C" w:rsidRDefault="00850E5B" w14:paraId="27783F31" w14:textId="4FC1F715">
      <w:pPr>
        <w:rPr>
          <w:lang w:val="ka-GE"/>
        </w:rPr>
      </w:pPr>
      <w:proofErr w:type="spellStart"/>
      <w:r>
        <w:t>დოკუმენტის</w:t>
      </w:r>
      <w:proofErr w:type="spellEnd"/>
      <w:r>
        <w:t xml:space="preserve"> </w:t>
      </w:r>
      <w:proofErr w:type="spellStart"/>
      <w:r>
        <w:t>ამ</w:t>
      </w:r>
      <w:proofErr w:type="spellEnd"/>
      <w:r>
        <w:t xml:space="preserve"> </w:t>
      </w:r>
      <w:proofErr w:type="spellStart"/>
      <w:r>
        <w:t>ვერსიასთან</w:t>
      </w:r>
      <w:proofErr w:type="spellEnd"/>
      <w:r>
        <w:t xml:space="preserve"> </w:t>
      </w:r>
      <w:proofErr w:type="spellStart"/>
      <w:r>
        <w:t>თავსებადობის</w:t>
      </w:r>
      <w:proofErr w:type="spellEnd"/>
      <w:r>
        <w:t xml:space="preserve"> </w:t>
      </w:r>
      <w:proofErr w:type="spellStart"/>
      <w:r>
        <w:t>მიზნით</w:t>
      </w:r>
      <w:proofErr w:type="spellEnd"/>
      <w:r>
        <w:t xml:space="preserve"> </w:t>
      </w:r>
      <w:proofErr w:type="spellStart"/>
      <w:proofErr w:type="gramStart"/>
      <w:r w:rsidRPr="00850E5B" w:rsidR="00D82D9C">
        <w:rPr>
          <w:b/>
          <w:bCs/>
        </w:rPr>
        <w:t>აუცილებელია</w:t>
      </w:r>
      <w:proofErr w:type="spellEnd"/>
      <w:r w:rsidRPr="00850E5B" w:rsidR="00D82D9C">
        <w:rPr>
          <w:b/>
          <w:bCs/>
        </w:rPr>
        <w:t xml:space="preserve"> </w:t>
      </w:r>
      <w:r w:rsidRPr="00D82D9C" w:rsidR="002926F2">
        <w:rPr>
          <w:lang w:val="ka-GE"/>
        </w:rPr>
        <w:t xml:space="preserve"> </w:t>
      </w:r>
      <w:r>
        <w:t>payments</w:t>
      </w:r>
      <w:proofErr w:type="gramEnd"/>
      <w:r>
        <w:rPr>
          <w:lang w:val="ka-GE"/>
        </w:rPr>
        <w:t xml:space="preserve"> და </w:t>
      </w:r>
      <w:r>
        <w:t>cards</w:t>
      </w:r>
      <w:r>
        <w:rPr>
          <w:lang w:val="ka-GE"/>
        </w:rPr>
        <w:t xml:space="preserve"> ტიპების მხარდაჭერა</w:t>
      </w:r>
      <w:r w:rsidR="00112968">
        <w:rPr>
          <w:lang w:val="ka-GE"/>
        </w:rPr>
        <w:t xml:space="preserve"> </w:t>
      </w:r>
      <w:commentRangeStart w:id="17"/>
      <w:r w:rsidR="00112968">
        <w:rPr>
          <w:lang w:val="ka-GE"/>
        </w:rPr>
        <w:t>არაუგვიანეს 2025 წლის 1 იანვრისა</w:t>
      </w:r>
      <w:commentRangeEnd w:id="17"/>
      <w:r w:rsidR="00112968">
        <w:rPr>
          <w:rStyle w:val="CommentReference"/>
        </w:rPr>
        <w:commentReference w:id="17"/>
      </w:r>
      <w:r w:rsidR="00112968">
        <w:rPr>
          <w:lang w:val="ka-GE"/>
        </w:rPr>
        <w:t>.</w:t>
      </w:r>
    </w:p>
    <w:p w:rsidR="00DA1BE4" w:rsidP="00B82686" w:rsidRDefault="00DA1BE4" w14:paraId="783EC9B1" w14:textId="77777777">
      <w:pPr>
        <w:rPr>
          <w:lang w:val="ka-GE"/>
        </w:rPr>
      </w:pPr>
    </w:p>
    <w:p w:rsidR="0024148F" w:rsidP="00485383" w:rsidRDefault="00485383" w14:paraId="2F71F433" w14:textId="662C69D9">
      <w:pPr>
        <w:pStyle w:val="Heading1"/>
        <w:rPr>
          <w:lang w:val="ka-GE"/>
        </w:rPr>
      </w:pPr>
      <w:bookmarkStart w:name="_Toc169726872" w:id="18"/>
      <w:r>
        <w:rPr>
          <w:lang w:val="ka-GE"/>
        </w:rPr>
        <w:t>თანხმობის გამოხატვისა და მართვის პროცესის ძირითადი პრინციპები</w:t>
      </w:r>
      <w:bookmarkEnd w:id="18"/>
    </w:p>
    <w:p w:rsidR="00FA3538" w:rsidP="00AE2184" w:rsidRDefault="00AE2184" w14:paraId="319F5675" w14:textId="02F535C0">
      <w:pPr>
        <w:jc w:val="both"/>
        <w:rPr>
          <w:lang w:val="ka-GE"/>
        </w:rPr>
      </w:pPr>
      <w:r w:rsidRPr="00AE2184">
        <w:rPr>
          <w:lang w:val="ka-GE"/>
        </w:rPr>
        <w:t xml:space="preserve">მანამ, სანამ </w:t>
      </w:r>
      <w:proofErr w:type="spellStart"/>
      <w:r w:rsidRPr="00AE2184">
        <w:rPr>
          <w:lang w:val="ka-GE"/>
        </w:rPr>
        <w:t>გამოითხოვდეს</w:t>
      </w:r>
      <w:proofErr w:type="spellEnd"/>
      <w:r w:rsidRPr="00AE2184">
        <w:rPr>
          <w:lang w:val="ka-GE"/>
        </w:rPr>
        <w:t xml:space="preserve"> </w:t>
      </w:r>
      <w:proofErr w:type="spellStart"/>
      <w:r w:rsidRPr="00AE2184">
        <w:rPr>
          <w:lang w:val="ka-GE"/>
        </w:rPr>
        <w:t>ანგარიშწორების</w:t>
      </w:r>
      <w:proofErr w:type="spellEnd"/>
      <w:r w:rsidRPr="00AE2184">
        <w:rPr>
          <w:lang w:val="ka-GE"/>
        </w:rPr>
        <w:t xml:space="preserve"> ანგარიშების, საბარათე ანგარიშების</w:t>
      </w:r>
      <w:r w:rsidR="0086644B">
        <w:rPr>
          <w:lang w:val="ka-GE"/>
        </w:rPr>
        <w:t xml:space="preserve">, ბარათების, სესხების, დეპოზიტების და </w:t>
      </w:r>
      <w:proofErr w:type="spellStart"/>
      <w:r w:rsidR="0086644B">
        <w:rPr>
          <w:lang w:val="ka-GE"/>
        </w:rPr>
        <w:t>ა.შ</w:t>
      </w:r>
      <w:proofErr w:type="spellEnd"/>
      <w:r w:rsidR="0086644B">
        <w:rPr>
          <w:lang w:val="ka-GE"/>
        </w:rPr>
        <w:t>.</w:t>
      </w:r>
      <w:r w:rsidRPr="00AE2184">
        <w:rPr>
          <w:lang w:val="ka-GE"/>
        </w:rPr>
        <w:t xml:space="preserve"> ინფორმაციას, აუცილებელია </w:t>
      </w:r>
      <w:r w:rsidR="0086644B">
        <w:rPr>
          <w:lang w:val="ka-GE"/>
        </w:rPr>
        <w:t>API კლიენტმა</w:t>
      </w:r>
      <w:r w:rsidRPr="00AE2184">
        <w:rPr>
          <w:lang w:val="ka-GE"/>
        </w:rPr>
        <w:t xml:space="preserve"> შექმნას თანხმობის </w:t>
      </w:r>
      <w:r w:rsidR="00CA17FC">
        <w:rPr>
          <w:lang w:val="ka-GE"/>
        </w:rPr>
        <w:t xml:space="preserve">მოთხოვნის </w:t>
      </w:r>
      <w:r w:rsidRPr="00AE2184">
        <w:rPr>
          <w:lang w:val="ka-GE"/>
        </w:rPr>
        <w:t>ელექტრონული დოკუმენტი,</w:t>
      </w:r>
      <w:r w:rsidR="00723E05">
        <w:rPr>
          <w:lang w:val="ka-GE"/>
        </w:rPr>
        <w:t xml:space="preserve"> რომელშიც აღიწერება, </w:t>
      </w:r>
      <w:r w:rsidR="0086644B">
        <w:rPr>
          <w:lang w:val="ka-GE"/>
        </w:rPr>
        <w:t>რა უფლებებს მოითხოვს იგი.</w:t>
      </w:r>
    </w:p>
    <w:p w:rsidR="00C9192F" w:rsidP="00AE2184" w:rsidRDefault="0086644B" w14:paraId="4AD6EC74" w14:textId="4A55B5B3">
      <w:pPr>
        <w:jc w:val="both"/>
        <w:rPr>
          <w:lang w:val="ka-GE"/>
        </w:rPr>
      </w:pPr>
      <w:r>
        <w:rPr>
          <w:lang w:val="ka-GE"/>
        </w:rPr>
        <w:t xml:space="preserve">თანხმობის </w:t>
      </w:r>
      <w:r w:rsidR="00CA17FC">
        <w:rPr>
          <w:lang w:val="ka-GE"/>
        </w:rPr>
        <w:t xml:space="preserve">მოთხოვნის </w:t>
      </w:r>
      <w:r w:rsidR="00F83103">
        <w:rPr>
          <w:lang w:val="ka-GE"/>
        </w:rPr>
        <w:t>დოკუმენტი</w:t>
      </w:r>
      <w:r w:rsidR="00CA17FC">
        <w:rPr>
          <w:lang w:val="ka-GE"/>
        </w:rPr>
        <w:t>ს სტრუქტურა განისაზღვრება</w:t>
      </w:r>
      <w:r w:rsidR="00F83103">
        <w:rPr>
          <w:lang w:val="ka-GE"/>
        </w:rPr>
        <w:t xml:space="preserve"> </w:t>
      </w:r>
      <w:sdt>
        <w:sdtPr>
          <w:rPr>
            <w:lang w:val="ka-GE"/>
          </w:rPr>
          <w:id w:val="-1805076117"/>
          <w:citation/>
        </w:sdtPr>
        <w:sdtEndPr/>
        <w:sdtContent>
          <w:r w:rsidR="00C9192F">
            <w:rPr>
              <w:lang w:val="ka-GE"/>
            </w:rPr>
            <w:fldChar w:fldCharType="begin"/>
          </w:r>
          <w:r w:rsidR="00C9192F">
            <w:rPr>
              <w:lang w:val="ka-GE"/>
            </w:rPr>
            <w:instrText xml:space="preserve"> CITATION oFACO \l 1079 </w:instrText>
          </w:r>
          <w:r w:rsidR="00C9192F">
            <w:rPr>
              <w:lang w:val="ka-GE"/>
            </w:rPr>
            <w:fldChar w:fldCharType="separate"/>
          </w:r>
          <w:r w:rsidR="006B378D">
            <w:rPr>
              <w:noProof/>
              <w:lang w:val="ka-GE"/>
            </w:rPr>
            <w:t>(2)</w:t>
          </w:r>
          <w:r w:rsidR="00C9192F">
            <w:rPr>
              <w:lang w:val="ka-GE"/>
            </w:rPr>
            <w:fldChar w:fldCharType="end"/>
          </w:r>
        </w:sdtContent>
      </w:sdt>
      <w:r w:rsidR="00C9192F">
        <w:rPr>
          <w:lang w:val="ka-GE"/>
        </w:rPr>
        <w:t>-ით.</w:t>
      </w:r>
    </w:p>
    <w:p w:rsidRPr="001B2582" w:rsidR="00366639" w:rsidP="00366639" w:rsidRDefault="00366639" w14:paraId="3ED0A3F9" w14:textId="77777777">
      <w:pPr>
        <w:jc w:val="both"/>
        <w:rPr>
          <w:lang w:val="ka-GE"/>
        </w:rPr>
      </w:pPr>
      <w:r>
        <w:rPr>
          <w:lang w:val="ka-GE"/>
        </w:rPr>
        <w:t>თანხმობის მიღების პროცესი</w:t>
      </w:r>
      <w:r w:rsidDel="008C09F0">
        <w:rPr>
          <w:lang w:val="ka-GE"/>
        </w:rPr>
        <w:t xml:space="preserve"> </w:t>
      </w:r>
      <w:r w:rsidRPr="00E3281E">
        <w:rPr>
          <w:lang w:val="ka-GE"/>
        </w:rPr>
        <w:t>სქემატურად შემდეგნაირად გამოიყურება:</w:t>
      </w:r>
    </w:p>
    <w:p w:rsidR="00366639" w:rsidP="00743912" w:rsidRDefault="00366639" w14:paraId="652F5C33" w14:textId="46AEDC41">
      <w:pPr>
        <w:numPr>
          <w:ilvl w:val="0"/>
          <w:numId w:val="2"/>
        </w:numPr>
        <w:jc w:val="both"/>
        <w:rPr>
          <w:lang w:val="ka-GE"/>
        </w:rPr>
      </w:pPr>
      <w:proofErr w:type="spellStart"/>
      <w:r w:rsidRPr="00A35B88">
        <w:rPr>
          <w:lang w:val="ka-GE"/>
        </w:rPr>
        <w:t>მმპ</w:t>
      </w:r>
      <w:proofErr w:type="spellEnd"/>
      <w:r w:rsidRPr="00A35B88">
        <w:rPr>
          <w:lang w:val="ka-GE"/>
        </w:rPr>
        <w:t xml:space="preserve">-მა </w:t>
      </w:r>
      <w:r>
        <w:rPr>
          <w:lang w:val="ka-GE"/>
        </w:rPr>
        <w:t xml:space="preserve">ქმნის </w:t>
      </w:r>
      <w:r w:rsidRPr="00A35B88">
        <w:rPr>
          <w:lang w:val="ka-GE"/>
        </w:rPr>
        <w:t xml:space="preserve">თანხმობის </w:t>
      </w:r>
      <w:r w:rsidRPr="00B64E75">
        <w:rPr>
          <w:rFonts w:ascii="Calibri" w:hAnsi="Calibri"/>
          <w:lang w:val="ka-GE"/>
        </w:rPr>
        <w:t>მოთხოვნის დოკუმენტს</w:t>
      </w:r>
    </w:p>
    <w:p w:rsidR="00366639" w:rsidP="00743912" w:rsidRDefault="00366639" w14:paraId="64F0FB13" w14:textId="6074BFD6">
      <w:pPr>
        <w:numPr>
          <w:ilvl w:val="0"/>
          <w:numId w:val="2"/>
        </w:numPr>
        <w:jc w:val="both"/>
        <w:rPr>
          <w:lang w:val="ka-GE"/>
        </w:rPr>
      </w:pPr>
      <w:proofErr w:type="spellStart"/>
      <w:r>
        <w:rPr>
          <w:lang w:val="ka-GE"/>
        </w:rPr>
        <w:t>მმპ</w:t>
      </w:r>
      <w:proofErr w:type="spellEnd"/>
      <w:r>
        <w:rPr>
          <w:lang w:val="ka-GE"/>
        </w:rPr>
        <w:t xml:space="preserve"> იძახებს </w:t>
      </w:r>
      <w:proofErr w:type="spellStart"/>
      <w:r>
        <w:rPr>
          <w:lang w:val="ka-GE"/>
        </w:rPr>
        <w:t>ამსმპ</w:t>
      </w:r>
      <w:proofErr w:type="spellEnd"/>
      <w:r>
        <w:rPr>
          <w:lang w:val="ka-GE"/>
        </w:rPr>
        <w:t>-ის თანხმობის რეგისტრაციის სერვისს</w:t>
      </w:r>
      <w:r w:rsidRPr="00B64E75">
        <w:rPr>
          <w:rFonts w:ascii="Calibri" w:hAnsi="Calibri"/>
          <w:lang w:val="ka-GE"/>
        </w:rPr>
        <w:t xml:space="preserve"> </w:t>
      </w:r>
      <w:r>
        <w:rPr>
          <w:lang w:val="ka-GE"/>
        </w:rPr>
        <w:t>და აწვდის მას თანხმობის ობიექტს.</w:t>
      </w:r>
      <w:r w:rsidRPr="00A35B88">
        <w:rPr>
          <w:lang w:val="ka-GE"/>
        </w:rPr>
        <w:t xml:space="preserve"> </w:t>
      </w:r>
    </w:p>
    <w:p w:rsidR="00366639" w:rsidP="00743912" w:rsidRDefault="00366639" w14:paraId="0BDCECFC" w14:textId="77777777">
      <w:pPr>
        <w:numPr>
          <w:ilvl w:val="0"/>
          <w:numId w:val="2"/>
        </w:numPr>
        <w:jc w:val="both"/>
        <w:rPr>
          <w:lang w:val="ka-GE"/>
        </w:rPr>
      </w:pPr>
      <w:proofErr w:type="spellStart"/>
      <w:r>
        <w:rPr>
          <w:lang w:val="ka-GE"/>
        </w:rPr>
        <w:t>ამსმპ</w:t>
      </w:r>
      <w:proofErr w:type="spellEnd"/>
      <w:r>
        <w:rPr>
          <w:lang w:val="ka-GE"/>
        </w:rPr>
        <w:t xml:space="preserve"> არეგისტრირებს თავისთან თანხმობის ობიექტს, ანიჭებს მას სარეგისტრაციო იდენტიფიკატორს და იღებს ერთ-ერთ შემდეგ გადაწყვეტილებას ავტომატურ რეჟიმში:</w:t>
      </w:r>
    </w:p>
    <w:p w:rsidR="00366639" w:rsidP="00743912" w:rsidRDefault="00366639" w14:paraId="357C344C" w14:textId="77777777">
      <w:pPr>
        <w:numPr>
          <w:ilvl w:val="1"/>
          <w:numId w:val="2"/>
        </w:numPr>
        <w:jc w:val="both"/>
        <w:rPr>
          <w:lang w:val="ka-GE"/>
        </w:rPr>
      </w:pPr>
      <w:r>
        <w:rPr>
          <w:lang w:val="ka-GE"/>
        </w:rPr>
        <w:t>ავტომატური უარი</w:t>
      </w:r>
      <w:r>
        <w:t>.</w:t>
      </w:r>
    </w:p>
    <w:p w:rsidR="00366639" w:rsidP="00743912" w:rsidRDefault="00366639" w14:paraId="78EF1CA6" w14:textId="77777777">
      <w:pPr>
        <w:numPr>
          <w:ilvl w:val="1"/>
          <w:numId w:val="2"/>
        </w:numPr>
        <w:jc w:val="both"/>
        <w:rPr>
          <w:lang w:val="ka-GE"/>
        </w:rPr>
      </w:pPr>
      <w:r>
        <w:rPr>
          <w:lang w:val="ka-GE"/>
        </w:rPr>
        <w:t>ავტომატური თანხმობა</w:t>
      </w:r>
      <w:r>
        <w:t>.</w:t>
      </w:r>
    </w:p>
    <w:p w:rsidRPr="007643F0" w:rsidR="00366639" w:rsidP="00743912" w:rsidRDefault="00366639" w14:paraId="082B12BB" w14:textId="02297BB7">
      <w:pPr>
        <w:numPr>
          <w:ilvl w:val="1"/>
          <w:numId w:val="2"/>
        </w:numPr>
        <w:jc w:val="both"/>
        <w:rPr>
          <w:lang w:val="ka-GE"/>
        </w:rPr>
      </w:pPr>
      <w:r>
        <w:rPr>
          <w:lang w:val="ka-GE"/>
        </w:rPr>
        <w:t xml:space="preserve">მომხმარებლის </w:t>
      </w:r>
      <w:proofErr w:type="spellStart"/>
      <w:r>
        <w:rPr>
          <w:lang w:val="ka-GE"/>
        </w:rPr>
        <w:t>ავთენტიფიკაციისა</w:t>
      </w:r>
      <w:proofErr w:type="spellEnd"/>
      <w:r>
        <w:rPr>
          <w:lang w:val="ka-GE"/>
        </w:rPr>
        <w:t xml:space="preserve"> და თანხმობის გამოხატვის მოთხოვნა, </w:t>
      </w:r>
      <w:r w:rsidRPr="00B64E75">
        <w:rPr>
          <w:rFonts w:ascii="Calibri" w:hAnsi="Calibri"/>
          <w:lang w:val="ka-GE"/>
        </w:rPr>
        <w:t>ერთი ან რამდენიმე</w:t>
      </w:r>
      <w:r w:rsidRPr="00B64E75" w:rsidDel="002D67D2">
        <w:rPr>
          <w:rFonts w:ascii="Calibri" w:hAnsi="Calibri"/>
          <w:lang w:val="ka-GE"/>
        </w:rPr>
        <w:t xml:space="preserve"> </w:t>
      </w:r>
      <w:r>
        <w:rPr>
          <w:lang w:val="ka-GE"/>
        </w:rPr>
        <w:t>ფაქტორით</w:t>
      </w:r>
      <w:r>
        <w:t>.</w:t>
      </w:r>
    </w:p>
    <w:p w:rsidR="00366639" w:rsidP="00743912" w:rsidRDefault="00366639" w14:paraId="777A3E50" w14:textId="0AEC72DF">
      <w:pPr>
        <w:numPr>
          <w:ilvl w:val="0"/>
          <w:numId w:val="2"/>
        </w:numPr>
        <w:jc w:val="both"/>
        <w:rPr>
          <w:lang w:val="ka-GE"/>
        </w:rPr>
      </w:pPr>
      <w:r>
        <w:rPr>
          <w:lang w:val="ka-GE"/>
        </w:rPr>
        <w:t xml:space="preserve">თუ </w:t>
      </w:r>
      <w:proofErr w:type="spellStart"/>
      <w:r>
        <w:rPr>
          <w:lang w:val="ka-GE"/>
        </w:rPr>
        <w:t>ამსმპ</w:t>
      </w:r>
      <w:proofErr w:type="spellEnd"/>
      <w:r>
        <w:rPr>
          <w:lang w:val="ka-GE"/>
        </w:rPr>
        <w:t xml:space="preserve">-ის გადაწყვეტილება ავტომატური თანხმობაა, </w:t>
      </w:r>
      <w:r w:rsidR="00F24FC6">
        <w:rPr>
          <w:lang w:val="ka-GE"/>
        </w:rPr>
        <w:t>API კლიენტ</w:t>
      </w:r>
      <w:r>
        <w:rPr>
          <w:lang w:val="ka-GE"/>
        </w:rPr>
        <w:t xml:space="preserve">ს შეუძლია თანხმობის ობიექტის იდენტიფიკატორი (რომელსაც </w:t>
      </w:r>
      <w:proofErr w:type="spellStart"/>
      <w:r>
        <w:rPr>
          <w:lang w:val="ka-GE"/>
        </w:rPr>
        <w:t>ამსმპ-სგან</w:t>
      </w:r>
      <w:proofErr w:type="spellEnd"/>
      <w:r>
        <w:rPr>
          <w:lang w:val="ka-GE"/>
        </w:rPr>
        <w:t xml:space="preserve"> მიიღებს) გამოიყენოს ანგარიშის ინფორმაციის გაზიარების სერვისებში</w:t>
      </w:r>
      <w:r>
        <w:t>.</w:t>
      </w:r>
      <w:r>
        <w:rPr>
          <w:lang w:val="ka-GE"/>
        </w:rPr>
        <w:t xml:space="preserve"> </w:t>
      </w:r>
    </w:p>
    <w:p w:rsidRPr="00E3281E" w:rsidR="00366639" w:rsidP="00743912" w:rsidRDefault="00366639" w14:paraId="27B56D9D" w14:textId="09ABDD9F">
      <w:pPr>
        <w:numPr>
          <w:ilvl w:val="0"/>
          <w:numId w:val="2"/>
        </w:numPr>
        <w:jc w:val="both"/>
        <w:rPr>
          <w:lang w:val="ka-GE"/>
        </w:rPr>
      </w:pPr>
      <w:r w:rsidRPr="70AC9920">
        <w:rPr>
          <w:lang w:val="ka-GE"/>
        </w:rPr>
        <w:t xml:space="preserve">თუ </w:t>
      </w:r>
      <w:proofErr w:type="spellStart"/>
      <w:r w:rsidRPr="70AC9920">
        <w:rPr>
          <w:lang w:val="ka-GE"/>
        </w:rPr>
        <w:t>ამსმპ</w:t>
      </w:r>
      <w:proofErr w:type="spellEnd"/>
      <w:r w:rsidRPr="70AC9920">
        <w:rPr>
          <w:lang w:val="ka-GE"/>
        </w:rPr>
        <w:t xml:space="preserve">-ის გადაწყვეტილება მომხმარებლის </w:t>
      </w:r>
      <w:proofErr w:type="spellStart"/>
      <w:r w:rsidRPr="70AC9920">
        <w:rPr>
          <w:lang w:val="ka-GE"/>
        </w:rPr>
        <w:t>ავთენტიფიკაციის</w:t>
      </w:r>
      <w:proofErr w:type="spellEnd"/>
      <w:r w:rsidRPr="70AC9920">
        <w:rPr>
          <w:lang w:val="ka-GE"/>
        </w:rPr>
        <w:t xml:space="preserve"> და თანხმობის გამოხატვის მოთხოვნაა, იგი უბრუნებს </w:t>
      </w:r>
      <w:proofErr w:type="spellStart"/>
      <w:r w:rsidRPr="70AC9920">
        <w:rPr>
          <w:lang w:val="ka-GE"/>
        </w:rPr>
        <w:t>მმპს</w:t>
      </w:r>
      <w:proofErr w:type="spellEnd"/>
      <w:r w:rsidRPr="70AC9920">
        <w:rPr>
          <w:lang w:val="ka-GE"/>
        </w:rPr>
        <w:t>-ს პასუხს</w:t>
      </w:r>
      <w:r>
        <w:t>.</w:t>
      </w:r>
      <w:r w:rsidRPr="00B64E75">
        <w:rPr>
          <w:rFonts w:ascii="Calibri" w:hAnsi="Calibri"/>
          <w:lang w:val="ka-GE"/>
        </w:rPr>
        <w:t xml:space="preserve"> </w:t>
      </w:r>
      <w:proofErr w:type="spellStart"/>
      <w:r w:rsidRPr="00B64E75">
        <w:rPr>
          <w:rFonts w:ascii="Calibri" w:hAnsi="Calibri"/>
          <w:lang w:val="ka-GE"/>
        </w:rPr>
        <w:t>მმპ</w:t>
      </w:r>
      <w:proofErr w:type="spellEnd"/>
      <w:r w:rsidRPr="00B64E75">
        <w:rPr>
          <w:rFonts w:ascii="Calibri" w:hAnsi="Calibri"/>
          <w:lang w:val="ka-GE"/>
        </w:rPr>
        <w:t>-ს ესაჭიროება თანხმობის სტატუსის სერვისის გამოძახება</w:t>
      </w:r>
      <w:r w:rsidR="00F24FC6">
        <w:rPr>
          <w:rFonts w:ascii="Calibri" w:hAnsi="Calibri"/>
          <w:lang w:val="ka-GE"/>
        </w:rPr>
        <w:t xml:space="preserve"> </w:t>
      </w:r>
      <w:r w:rsidRPr="00B64E75">
        <w:rPr>
          <w:rFonts w:ascii="Calibri" w:hAnsi="Calibri"/>
          <w:lang w:val="ka-GE"/>
        </w:rPr>
        <w:t xml:space="preserve">რათა შეიტყოს, როგორ დასრულდა მომხმარებლის </w:t>
      </w:r>
      <w:proofErr w:type="spellStart"/>
      <w:r w:rsidRPr="00E3281E">
        <w:rPr>
          <w:lang w:val="ka-GE"/>
        </w:rPr>
        <w:t>ავთენტიფიკაციის</w:t>
      </w:r>
      <w:proofErr w:type="spellEnd"/>
      <w:r w:rsidRPr="00E3281E">
        <w:rPr>
          <w:lang w:val="ka-GE"/>
        </w:rPr>
        <w:t xml:space="preserve"> პროცესი.</w:t>
      </w:r>
    </w:p>
    <w:p w:rsidR="0000589B" w:rsidP="0000589B" w:rsidRDefault="00366639" w14:paraId="3B89A84E" w14:textId="4AC73541">
      <w:pPr>
        <w:numPr>
          <w:ilvl w:val="0"/>
          <w:numId w:val="2"/>
        </w:numPr>
        <w:jc w:val="both"/>
        <w:rPr>
          <w:lang w:val="ka-GE"/>
        </w:rPr>
      </w:pPr>
      <w:r w:rsidRPr="00E3281E">
        <w:rPr>
          <w:lang w:val="ka-GE"/>
        </w:rPr>
        <w:t xml:space="preserve">თუ </w:t>
      </w:r>
      <w:proofErr w:type="spellStart"/>
      <w:r w:rsidRPr="00E3281E">
        <w:rPr>
          <w:lang w:val="ka-GE"/>
        </w:rPr>
        <w:t>საგადახდო</w:t>
      </w:r>
      <w:proofErr w:type="spellEnd"/>
      <w:r w:rsidRPr="00E3281E">
        <w:rPr>
          <w:lang w:val="ka-GE"/>
        </w:rPr>
        <w:t xml:space="preserve"> მომსახურების მომხმარებელს მოთხოვნილი ჰქონდა </w:t>
      </w:r>
      <w:proofErr w:type="spellStart"/>
      <w:r w:rsidRPr="00E3281E">
        <w:rPr>
          <w:lang w:val="ka-GE"/>
        </w:rPr>
        <w:t>ამსმპ</w:t>
      </w:r>
      <w:proofErr w:type="spellEnd"/>
      <w:r w:rsidRPr="00E3281E">
        <w:rPr>
          <w:lang w:val="ka-GE"/>
        </w:rPr>
        <w:t xml:space="preserve">-ში გამოხატული თანხმობა, </w:t>
      </w:r>
      <w:r w:rsidR="00707A76">
        <w:rPr>
          <w:lang w:val="ka-GE"/>
        </w:rPr>
        <w:t>API კლიენტ</w:t>
      </w:r>
      <w:r w:rsidRPr="00E3281E">
        <w:rPr>
          <w:lang w:val="ka-GE"/>
        </w:rPr>
        <w:t xml:space="preserve">მა დამატებით უნდა გამოიძახოს თანხმობის შესახებ დეტალური ინფორმაციის მიწოდების სერვისი, რათა შეიტყოს თუ კონკრეტულად რაზე გამოხატა თანხმობა </w:t>
      </w:r>
      <w:proofErr w:type="spellStart"/>
      <w:r w:rsidRPr="00E3281E">
        <w:rPr>
          <w:lang w:val="ka-GE"/>
        </w:rPr>
        <w:t>სმმ</w:t>
      </w:r>
      <w:proofErr w:type="spellEnd"/>
      <w:r w:rsidRPr="00E3281E">
        <w:rPr>
          <w:lang w:val="ka-GE"/>
        </w:rPr>
        <w:t xml:space="preserve">-მა. სხვა შემთხვევაში ამ სერვისის გამოძახება საჭირო არ არის, ვინაიდან </w:t>
      </w:r>
      <w:proofErr w:type="spellStart"/>
      <w:r w:rsidRPr="00E3281E">
        <w:rPr>
          <w:lang w:val="ka-GE"/>
        </w:rPr>
        <w:t>ამსმპ</w:t>
      </w:r>
      <w:proofErr w:type="spellEnd"/>
      <w:r w:rsidRPr="00E3281E">
        <w:rPr>
          <w:lang w:val="ka-GE"/>
        </w:rPr>
        <w:t xml:space="preserve">-ს როლი მხოლოდ </w:t>
      </w:r>
      <w:proofErr w:type="spellStart"/>
      <w:r w:rsidRPr="00E3281E">
        <w:rPr>
          <w:lang w:val="ka-GE"/>
        </w:rPr>
        <w:t>მმპ</w:t>
      </w:r>
      <w:proofErr w:type="spellEnd"/>
      <w:r w:rsidRPr="00E3281E">
        <w:rPr>
          <w:lang w:val="ka-GE"/>
        </w:rPr>
        <w:t xml:space="preserve">-ის მიერ წარდგენილი თანხმობის დოკუმენტზე </w:t>
      </w:r>
      <w:proofErr w:type="spellStart"/>
      <w:r w:rsidRPr="00E3281E">
        <w:rPr>
          <w:lang w:val="ka-GE"/>
        </w:rPr>
        <w:t>სმმ</w:t>
      </w:r>
      <w:proofErr w:type="spellEnd"/>
      <w:r w:rsidRPr="00E3281E">
        <w:rPr>
          <w:lang w:val="ka-GE"/>
        </w:rPr>
        <w:t>-ის თანხმობის მიღებით შემოიფარგლება.</w:t>
      </w:r>
    </w:p>
    <w:p w:rsidR="006C3461" w:rsidP="006C3461" w:rsidRDefault="006C3461" w14:paraId="50635C0C" w14:textId="77777777">
      <w:pPr>
        <w:jc w:val="both"/>
        <w:rPr>
          <w:lang w:val="ka-GE"/>
        </w:rPr>
      </w:pPr>
    </w:p>
    <w:p w:rsidR="006C3461" w:rsidP="006C3461" w:rsidRDefault="006C3461" w14:paraId="1F660883" w14:textId="77777777">
      <w:pPr>
        <w:pStyle w:val="Heading2"/>
        <w:rPr>
          <w:lang w:val="ka-GE"/>
        </w:rPr>
      </w:pPr>
      <w:bookmarkStart w:name="_Toc89781760" w:id="19"/>
      <w:bookmarkStart w:name="_Toc169726873" w:id="20"/>
      <w:r>
        <w:rPr>
          <w:lang w:val="ka-GE"/>
        </w:rPr>
        <w:t>თანხმობის გაუქმებასთან დაკავშირებული ტიპური სცენარები</w:t>
      </w:r>
      <w:bookmarkEnd w:id="19"/>
      <w:bookmarkEnd w:id="20"/>
    </w:p>
    <w:p w:rsidR="006C3461" w:rsidP="006C3461" w:rsidRDefault="006C3461" w14:paraId="28613EB7" w14:textId="77777777">
      <w:pPr>
        <w:pStyle w:val="Heading3"/>
        <w:rPr>
          <w:lang w:val="ka-GE"/>
        </w:rPr>
      </w:pPr>
      <w:bookmarkStart w:name="_Toc169726874" w:id="21"/>
      <w:commentRangeStart w:id="22"/>
      <w:r w:rsidRPr="14674B7E">
        <w:rPr>
          <w:lang w:val="ka-GE"/>
        </w:rPr>
        <w:t>თანხმობის გაუქმება უფლებამოსილების დაკარგვის მიზეზით</w:t>
      </w:r>
      <w:bookmarkEnd w:id="21"/>
    </w:p>
    <w:p w:rsidR="006C3461" w:rsidP="006C3461" w:rsidRDefault="006C3461" w14:paraId="35AFC401" w14:textId="0FC0FEA3">
      <w:pPr>
        <w:jc w:val="both"/>
        <w:rPr>
          <w:lang w:val="ka-GE"/>
        </w:rPr>
      </w:pPr>
      <w:r>
        <w:rPr>
          <w:b/>
          <w:bCs/>
          <w:lang w:val="ka-GE"/>
        </w:rPr>
        <w:t>აუცილებელია</w:t>
      </w:r>
      <w:r>
        <w:rPr>
          <w:lang w:val="ka-GE"/>
        </w:rPr>
        <w:t xml:space="preserve"> </w:t>
      </w:r>
      <w:proofErr w:type="spellStart"/>
      <w:r>
        <w:rPr>
          <w:lang w:val="ka-GE"/>
        </w:rPr>
        <w:t>ამსმპ</w:t>
      </w:r>
      <w:proofErr w:type="spellEnd"/>
      <w:r>
        <w:rPr>
          <w:lang w:val="ka-GE"/>
        </w:rPr>
        <w:t xml:space="preserve">-მა გააუქმოს თანხმობა იმ მიზეზით, რომ მომხმარებელს, რომელმაც აღნიშნული თანხმობა გასცა (ან მიიღო მონაწილეობა თანხმობის გაცემაში, ერიის მექანიზმის გამოყენებით), შეუწყდა აღნიშნული უფლებამოსილება თანხმობაში არსებულ ანგარიშებთან დაკავშირებით და </w:t>
      </w:r>
      <w:proofErr w:type="spellStart"/>
      <w:r>
        <w:rPr>
          <w:lang w:val="ka-GE"/>
        </w:rPr>
        <w:t>ამსმპ-სათვის</w:t>
      </w:r>
      <w:proofErr w:type="spellEnd"/>
      <w:r>
        <w:rPr>
          <w:lang w:val="ka-GE"/>
        </w:rPr>
        <w:t xml:space="preserve"> ეს ცნობილი გახდა. კერძოდ მას შემდეგ, რაც </w:t>
      </w:r>
      <w:proofErr w:type="spellStart"/>
      <w:r>
        <w:rPr>
          <w:lang w:val="ka-GE"/>
        </w:rPr>
        <w:t>ამსმპ</w:t>
      </w:r>
      <w:proofErr w:type="spellEnd"/>
      <w:r>
        <w:rPr>
          <w:lang w:val="ka-GE"/>
        </w:rPr>
        <w:t xml:space="preserve"> აღნიშნულ მოთხოვნას თავის რომელიმე ელექტრონულ სისტემაში ასახავს, მან </w:t>
      </w:r>
      <w:r w:rsidRPr="0001706D">
        <w:rPr>
          <w:b/>
          <w:bCs/>
          <w:lang w:val="ka-GE"/>
        </w:rPr>
        <w:t>არავითარ შემთხვევაში</w:t>
      </w:r>
      <w:r>
        <w:rPr>
          <w:lang w:val="ka-GE"/>
        </w:rPr>
        <w:t xml:space="preserve"> არ უნდა მისცეს უფლება </w:t>
      </w:r>
      <w:r>
        <w:rPr>
          <w:lang w:val="ka-GE"/>
        </w:rPr>
        <w:t>API კლიენტ</w:t>
      </w:r>
      <w:r>
        <w:rPr>
          <w:lang w:val="ka-GE"/>
        </w:rPr>
        <w:t xml:space="preserve">ს, განახორციელოს რაიმე ოპერაცია ამ თანხმობაზე დაყრდნობით და შესაბამისი </w:t>
      </w:r>
      <w:r>
        <w:t>API</w:t>
      </w:r>
      <w:r>
        <w:rPr>
          <w:lang w:val="ka-GE"/>
        </w:rPr>
        <w:t xml:space="preserve"> მოთხოვნა უნდა დასრულდეს</w:t>
      </w:r>
      <w:r>
        <w:t xml:space="preserve"> CONSENT_INVALID</w:t>
      </w:r>
      <w:r>
        <w:rPr>
          <w:lang w:val="ka-GE"/>
        </w:rPr>
        <w:t xml:space="preserve"> შეცდომით, ხოლო თანხმობის სტატუსის მოთხოვნისას უნდა დაბრუნდეს </w:t>
      </w:r>
      <w:proofErr w:type="spellStart"/>
      <w:r w:rsidRPr="006E3D8C">
        <w:rPr>
          <w:lang w:val="ka-GE"/>
        </w:rPr>
        <w:t>revokedByPsu</w:t>
      </w:r>
      <w:proofErr w:type="spellEnd"/>
      <w:r>
        <w:rPr>
          <w:lang w:val="ka-GE"/>
        </w:rPr>
        <w:t>.</w:t>
      </w:r>
    </w:p>
    <w:p w:rsidRPr="00CC0C18" w:rsidR="006C3461" w:rsidP="006C3461" w:rsidRDefault="006C3461" w14:paraId="32FF25D1" w14:textId="77777777">
      <w:pPr>
        <w:jc w:val="both"/>
        <w:rPr>
          <w:lang w:val="ka-GE"/>
        </w:rPr>
      </w:pPr>
      <w:r w:rsidRPr="00CC0C18">
        <w:rPr>
          <w:b/>
          <w:bCs/>
          <w:i/>
          <w:iCs/>
          <w:u w:val="single"/>
          <w:lang w:val="ka-GE"/>
        </w:rPr>
        <w:t>შენიშვნა:</w:t>
      </w:r>
      <w:r>
        <w:rPr>
          <w:lang w:val="ka-GE"/>
        </w:rPr>
        <w:t xml:space="preserve">  ეს დოკუმენტი არ აწესებს რაიმე მოთხოვნას იმის თაობაზე, რა მექანიზმებით მოხდება უფლებამოსილების შეწყვეტის ფაქტის შესახებ ინფორმაციის გავრცელება </w:t>
      </w:r>
      <w:proofErr w:type="spellStart"/>
      <w:r>
        <w:rPr>
          <w:lang w:val="ka-GE"/>
        </w:rPr>
        <w:t>ამსმპ</w:t>
      </w:r>
      <w:proofErr w:type="spellEnd"/>
      <w:r>
        <w:rPr>
          <w:lang w:val="ka-GE"/>
        </w:rPr>
        <w:t xml:space="preserve">-ს შიდა ელექტრონულ სისტემებს შორის. </w:t>
      </w:r>
      <w:commentRangeEnd w:id="22"/>
      <w:r w:rsidR="00602C02">
        <w:rPr>
          <w:rStyle w:val="CommentReference"/>
        </w:rPr>
        <w:commentReference w:id="22"/>
      </w:r>
    </w:p>
    <w:p w:rsidRPr="00FA50DE" w:rsidR="006C3461" w:rsidP="006C3461" w:rsidRDefault="006C3461" w14:paraId="3C896C95" w14:textId="77777777">
      <w:pPr>
        <w:jc w:val="both"/>
        <w:rPr>
          <w:lang w:val="ka-GE"/>
        </w:rPr>
      </w:pPr>
    </w:p>
    <w:p w:rsidR="0000589B" w:rsidP="0000589B" w:rsidRDefault="0000589B" w14:paraId="62ACA1F7" w14:textId="77777777">
      <w:pPr>
        <w:jc w:val="both"/>
        <w:rPr>
          <w:lang w:val="ka-GE"/>
        </w:rPr>
      </w:pPr>
    </w:p>
    <w:p w:rsidR="00FB5A16" w:rsidP="00543273" w:rsidRDefault="00543273" w14:paraId="71DAAE2F" w14:textId="77777777">
      <w:pPr>
        <w:pStyle w:val="Heading1"/>
        <w:rPr>
          <w:lang w:val="ka-GE"/>
        </w:rPr>
      </w:pPr>
      <w:bookmarkStart w:name="_Toc169726875" w:id="23"/>
      <w:r>
        <w:rPr>
          <w:lang w:val="ka-GE"/>
        </w:rPr>
        <w:t>თანხმობის მოთხოვნ</w:t>
      </w:r>
      <w:r w:rsidR="00FB5A16">
        <w:rPr>
          <w:lang w:val="ka-GE"/>
        </w:rPr>
        <w:t>ის კატეგორიები</w:t>
      </w:r>
      <w:bookmarkEnd w:id="23"/>
      <w:r>
        <w:rPr>
          <w:lang w:val="ka-GE"/>
        </w:rPr>
        <w:t xml:space="preserve"> </w:t>
      </w:r>
    </w:p>
    <w:p w:rsidR="0000589B" w:rsidP="00FB5A16" w:rsidRDefault="00FB5A16" w14:paraId="5C373215" w14:textId="4311DC52">
      <w:pPr>
        <w:pStyle w:val="Heading2"/>
        <w:rPr>
          <w:lang w:val="ka-GE"/>
        </w:rPr>
      </w:pPr>
      <w:bookmarkStart w:name="_Toc169726876" w:id="24"/>
      <w:r>
        <w:rPr>
          <w:lang w:val="ka-GE"/>
        </w:rPr>
        <w:t xml:space="preserve">თანხმობა </w:t>
      </w:r>
      <w:r w:rsidR="00543273">
        <w:rPr>
          <w:lang w:val="ka-GE"/>
        </w:rPr>
        <w:t xml:space="preserve">ანგარიშის ინფორმაციის </w:t>
      </w:r>
      <w:r>
        <w:rPr>
          <w:lang w:val="ka-GE"/>
        </w:rPr>
        <w:t>მიღებაზე</w:t>
      </w:r>
      <w:bookmarkEnd w:id="24"/>
    </w:p>
    <w:p w:rsidR="003345B2" w:rsidP="00E7173B" w:rsidRDefault="001806D5" w14:paraId="215D2092" w14:textId="3A99A566">
      <w:pPr>
        <w:pStyle w:val="Heading3"/>
        <w:rPr>
          <w:lang w:val="ka-GE"/>
        </w:rPr>
      </w:pPr>
      <w:bookmarkStart w:name="_Toc169726877" w:id="25"/>
      <w:r>
        <w:rPr>
          <w:lang w:val="ka-GE"/>
        </w:rPr>
        <w:t>გამოსადეგი და ხელმისაწვდომი ანგარიშები</w:t>
      </w:r>
      <w:bookmarkEnd w:id="25"/>
    </w:p>
    <w:p w:rsidRPr="003B3179" w:rsidR="001806D5" w:rsidP="001806D5" w:rsidRDefault="001806D5" w14:paraId="5676DF48" w14:textId="77777777">
      <w:pPr>
        <w:jc w:val="both"/>
        <w:rPr>
          <w:rFonts w:ascii="Calibri" w:hAnsi="Calibri"/>
          <w:lang w:val="ka-GE"/>
        </w:rPr>
      </w:pPr>
      <w:r w:rsidRPr="003B3179">
        <w:rPr>
          <w:rFonts w:ascii="Calibri" w:hAnsi="Calibri"/>
          <w:lang w:val="ka-GE"/>
        </w:rPr>
        <w:t xml:space="preserve">ამ დოკუმენტით ერთმანეთისგან განსხვავდება ღია </w:t>
      </w:r>
      <w:proofErr w:type="spellStart"/>
      <w:r w:rsidRPr="003B3179">
        <w:rPr>
          <w:rFonts w:ascii="Calibri" w:hAnsi="Calibri"/>
          <w:lang w:val="ka-GE"/>
        </w:rPr>
        <w:t>ბანკინგისთვის</w:t>
      </w:r>
      <w:proofErr w:type="spellEnd"/>
      <w:r w:rsidRPr="003B3179">
        <w:rPr>
          <w:rFonts w:ascii="Calibri" w:hAnsi="Calibri"/>
          <w:lang w:val="ka-GE"/>
        </w:rPr>
        <w:t xml:space="preserve"> გამოსადეგი (</w:t>
      </w:r>
      <w:r w:rsidRPr="003B3179">
        <w:rPr>
          <w:rFonts w:ascii="Calibri" w:hAnsi="Calibri"/>
        </w:rPr>
        <w:t xml:space="preserve">available) </w:t>
      </w:r>
      <w:r w:rsidRPr="003B3179">
        <w:rPr>
          <w:rFonts w:ascii="Calibri" w:hAnsi="Calibri"/>
          <w:lang w:val="ka-GE"/>
        </w:rPr>
        <w:t>და ხელმისაწვდომი (</w:t>
      </w:r>
      <w:r w:rsidRPr="003B3179">
        <w:rPr>
          <w:rFonts w:ascii="Calibri" w:hAnsi="Calibri"/>
        </w:rPr>
        <w:t xml:space="preserve">accessible) </w:t>
      </w:r>
      <w:r w:rsidRPr="003B3179">
        <w:rPr>
          <w:rFonts w:ascii="Calibri" w:hAnsi="Calibri"/>
          <w:lang w:val="ka-GE"/>
        </w:rPr>
        <w:t>ანგარიშები. კერძოდ:</w:t>
      </w:r>
    </w:p>
    <w:p w:rsidRPr="003B3179" w:rsidR="001806D5" w:rsidP="001806D5" w:rsidRDefault="001806D5" w14:paraId="2960B23C" w14:textId="55CC16CE">
      <w:pPr>
        <w:numPr>
          <w:ilvl w:val="0"/>
          <w:numId w:val="13"/>
        </w:numPr>
        <w:jc w:val="both"/>
        <w:rPr>
          <w:rFonts w:ascii="Calibri" w:hAnsi="Calibri"/>
          <w:lang w:val="ka-GE"/>
        </w:rPr>
      </w:pPr>
      <w:r w:rsidRPr="003B3179">
        <w:rPr>
          <w:rFonts w:ascii="Calibri" w:hAnsi="Calibri"/>
          <w:u w:val="single"/>
          <w:lang w:val="ka-GE"/>
        </w:rPr>
        <w:t>გამოსადეგი ანგარიში</w:t>
      </w:r>
      <w:r w:rsidRPr="003B3179">
        <w:rPr>
          <w:rFonts w:ascii="Calibri" w:hAnsi="Calibri"/>
          <w:lang w:val="ka-GE"/>
        </w:rPr>
        <w:t xml:space="preserve"> არის ანგარიში, რომლის გამოყენებაც შესაძლებელია </w:t>
      </w:r>
      <w:r w:rsidR="00E7173B">
        <w:rPr>
          <w:rFonts w:ascii="Calibri" w:hAnsi="Calibri"/>
        </w:rPr>
        <w:t>API</w:t>
      </w:r>
      <w:r w:rsidRPr="003B3179">
        <w:rPr>
          <w:rFonts w:ascii="Calibri" w:hAnsi="Calibri"/>
          <w:lang w:val="ka-GE"/>
        </w:rPr>
        <w:t xml:space="preserve"> ინტერფეისით საშუალებით, საქართველოს კანონმდებლობის შესაბამისად;</w:t>
      </w:r>
    </w:p>
    <w:p w:rsidRPr="0013516D" w:rsidR="001806D5" w:rsidP="001806D5" w:rsidRDefault="001806D5" w14:paraId="5E84F9B0" w14:textId="20BD8D60">
      <w:pPr>
        <w:numPr>
          <w:ilvl w:val="0"/>
          <w:numId w:val="13"/>
        </w:numPr>
        <w:jc w:val="both"/>
        <w:rPr>
          <w:rFonts w:ascii="Calibri" w:hAnsi="Calibri"/>
          <w:lang w:val="ka-GE"/>
        </w:rPr>
      </w:pPr>
      <w:r w:rsidRPr="003B3179">
        <w:rPr>
          <w:rFonts w:ascii="Calibri" w:hAnsi="Calibri"/>
          <w:u w:val="single"/>
          <w:lang w:val="ka-GE"/>
        </w:rPr>
        <w:t>ხელმისაწვდომი ანგარიში</w:t>
      </w:r>
      <w:r w:rsidRPr="003B3179">
        <w:rPr>
          <w:rFonts w:ascii="Calibri" w:hAnsi="Calibri"/>
          <w:lang w:val="ka-GE"/>
        </w:rPr>
        <w:t xml:space="preserve"> არის ისეთი გამოსადეგი ანგარიში, რომლის გამოყენებაზეც რაიმე სახის თანხმობაა გაცემული რაიმე სახის ინფორმაციის გაცემაზე</w:t>
      </w:r>
      <w:r w:rsidRPr="00B64E75">
        <w:rPr>
          <w:rFonts w:ascii="Calibri" w:hAnsi="Calibri"/>
          <w:lang w:val="ka-GE"/>
        </w:rPr>
        <w:t xml:space="preserve"> („თანხმობის გაცემაში“ იგულისხმება ამ </w:t>
      </w:r>
      <w:r w:rsidR="00E7173B">
        <w:rPr>
          <w:rFonts w:ascii="Calibri" w:hAnsi="Calibri"/>
          <w:lang w:val="ka-GE"/>
        </w:rPr>
        <w:t>დოკუმენტში</w:t>
      </w:r>
      <w:r w:rsidRPr="00B64E75">
        <w:rPr>
          <w:rFonts w:ascii="Calibri" w:hAnsi="Calibri"/>
          <w:lang w:val="ka-GE"/>
        </w:rPr>
        <w:t xml:space="preserve"> განსაზღვრული წესით გაცემული თანხმობა)</w:t>
      </w:r>
      <w:r w:rsidRPr="003B3179">
        <w:rPr>
          <w:rFonts w:ascii="Calibri" w:hAnsi="Calibri"/>
          <w:lang w:val="ka-GE"/>
        </w:rPr>
        <w:t xml:space="preserve"> და </w:t>
      </w:r>
      <w:r w:rsidRPr="00B64E75">
        <w:rPr>
          <w:rFonts w:ascii="Calibri" w:hAnsi="Calibri"/>
          <w:lang w:val="ka-GE"/>
        </w:rPr>
        <w:t>იგი</w:t>
      </w:r>
      <w:r w:rsidRPr="003B3179">
        <w:rPr>
          <w:rFonts w:ascii="Calibri" w:hAnsi="Calibri"/>
          <w:lang w:val="ka-GE"/>
        </w:rPr>
        <w:t xml:space="preserve"> აქტიურია.</w:t>
      </w:r>
    </w:p>
    <w:p w:rsidR="001806D5" w:rsidP="003345B2" w:rsidRDefault="001806D5" w14:paraId="6DED3641" w14:textId="77777777">
      <w:pPr>
        <w:rPr>
          <w:lang w:val="ka-GE"/>
        </w:rPr>
      </w:pPr>
    </w:p>
    <w:p w:rsidR="00FA6A93" w:rsidP="00BD7992" w:rsidRDefault="00DE6360" w14:paraId="11D34A18" w14:textId="1128983C">
      <w:pPr>
        <w:pStyle w:val="Heading3"/>
        <w:rPr>
          <w:lang w:val="ka-GE"/>
        </w:rPr>
      </w:pPr>
      <w:bookmarkStart w:name="_Toc169726878" w:id="26"/>
      <w:r>
        <w:rPr>
          <w:lang w:val="ka-GE"/>
        </w:rPr>
        <w:t>ანგარიშის იდენტიფიკატო</w:t>
      </w:r>
      <w:r w:rsidR="00BD7992">
        <w:rPr>
          <w:lang w:val="ka-GE"/>
        </w:rPr>
        <w:t>რი</w:t>
      </w:r>
      <w:bookmarkEnd w:id="26"/>
    </w:p>
    <w:p w:rsidRPr="002F3FA5" w:rsidR="00E24BB4" w:rsidP="00E24BB4" w:rsidRDefault="00BD7992" w14:paraId="60D99D2C" w14:textId="74E10E7D">
      <w:pPr>
        <w:rPr>
          <w:rFonts w:ascii="Calibri" w:hAnsi="Calibri"/>
          <w:lang w:val="ka-GE"/>
        </w:rPr>
      </w:pPr>
      <w:commentRangeStart w:id="27"/>
      <w:r>
        <w:rPr>
          <w:lang w:val="ka-GE"/>
        </w:rPr>
        <w:t>ანგარიშის იდენტიფიკაცი</w:t>
      </w:r>
      <w:r w:rsidR="0087361D">
        <w:rPr>
          <w:lang w:val="ka-GE"/>
        </w:rPr>
        <w:t xml:space="preserve">ისათვის გამოიყენება ტიპი </w:t>
      </w:r>
      <w:proofErr w:type="spellStart"/>
      <w:r w:rsidRPr="001042C6" w:rsidR="001042C6">
        <w:rPr>
          <w:lang w:val="ka-GE"/>
        </w:rPr>
        <w:t>Account</w:t>
      </w:r>
      <w:proofErr w:type="spellEnd"/>
      <w:r w:rsidRPr="001042C6" w:rsidR="001042C6">
        <w:rPr>
          <w:lang w:val="ka-GE"/>
        </w:rPr>
        <w:t xml:space="preserve"> </w:t>
      </w:r>
      <w:proofErr w:type="spellStart"/>
      <w:r w:rsidRPr="001042C6" w:rsidR="001042C6">
        <w:rPr>
          <w:lang w:val="ka-GE"/>
        </w:rPr>
        <w:t>Reference</w:t>
      </w:r>
      <w:proofErr w:type="spellEnd"/>
      <w:r w:rsidR="001042C6">
        <w:rPr>
          <w:lang w:val="ka-GE"/>
        </w:rPr>
        <w:t xml:space="preserve"> რომელიც განსაზღვრულია </w:t>
      </w:r>
      <w:sdt>
        <w:sdtPr>
          <w:rPr>
            <w:lang w:val="ka-GE"/>
          </w:rPr>
          <w:id w:val="-1087763187"/>
          <w:citation/>
        </w:sdtPr>
        <w:sdtContent>
          <w:r w:rsidR="001042C6">
            <w:rPr>
              <w:lang w:val="ka-GE"/>
            </w:rPr>
            <w:fldChar w:fldCharType="begin"/>
          </w:r>
          <w:r w:rsidR="001042C6">
            <w:rPr>
              <w:lang w:val="ka-GE"/>
            </w:rPr>
            <w:instrText xml:space="preserve"> CITATION oFADaD \l 1079 </w:instrText>
          </w:r>
          <w:r w:rsidR="001042C6">
            <w:rPr>
              <w:lang w:val="ka-GE"/>
            </w:rPr>
            <w:fldChar w:fldCharType="separate"/>
          </w:r>
          <w:r w:rsidR="006B378D">
            <w:rPr>
              <w:noProof/>
              <w:lang w:val="ka-GE"/>
            </w:rPr>
            <w:t>(6)</w:t>
          </w:r>
          <w:r w:rsidR="001042C6">
            <w:rPr>
              <w:lang w:val="ka-GE"/>
            </w:rPr>
            <w:fldChar w:fldCharType="end"/>
          </w:r>
        </w:sdtContent>
      </w:sdt>
      <w:r w:rsidR="001042C6">
        <w:rPr>
          <w:lang w:val="ka-GE"/>
        </w:rPr>
        <w:t>-ით.</w:t>
      </w:r>
      <w:r w:rsidR="00267BAF">
        <w:rPr>
          <w:lang w:val="ka-GE"/>
        </w:rPr>
        <w:t xml:space="preserve"> </w:t>
      </w:r>
      <w:r w:rsidRPr="008474B6" w:rsidR="00E24BB4">
        <w:rPr>
          <w:rFonts w:ascii="Calibri" w:hAnsi="Calibri"/>
          <w:lang w:val="ka-GE"/>
        </w:rPr>
        <w:t>მხარდაჭერილია შემდეგი ატრიბუტები:</w:t>
      </w:r>
      <w:commentRangeEnd w:id="27"/>
      <w:r w:rsidR="002F3FA5">
        <w:rPr>
          <w:rStyle w:val="CommentReference"/>
        </w:rPr>
        <w:commentReference w:id="27"/>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39"/>
        <w:gridCol w:w="1807"/>
        <w:gridCol w:w="4904"/>
      </w:tblGrid>
      <w:tr w:rsidR="00E24BB4" w:rsidTr="009E470F" w14:paraId="4397DCA2" w14:textId="77777777">
        <w:tc>
          <w:tcPr>
            <w:tcW w:w="1783" w:type="dxa"/>
            <w:shd w:val="clear" w:color="auto" w:fill="E7E6E6" w:themeFill="background2"/>
          </w:tcPr>
          <w:p w:rsidRPr="00B64E75" w:rsidR="00E24BB4" w:rsidP="001E5544" w:rsidRDefault="00E24BB4" w14:paraId="176F938D" w14:textId="77777777">
            <w:pPr>
              <w:jc w:val="both"/>
              <w:rPr>
                <w:rFonts w:ascii="Calibri" w:hAnsi="Calibri"/>
                <w:lang w:val="ka-GE"/>
              </w:rPr>
            </w:pPr>
            <w:r w:rsidRPr="008474B6">
              <w:rPr>
                <w:rFonts w:ascii="Calibri" w:hAnsi="Calibri"/>
                <w:lang w:val="ka-GE"/>
              </w:rPr>
              <w:t>ატრიბუტი</w:t>
            </w:r>
          </w:p>
        </w:tc>
        <w:tc>
          <w:tcPr>
            <w:tcW w:w="1807" w:type="dxa"/>
            <w:shd w:val="clear" w:color="auto" w:fill="E7E6E6" w:themeFill="background2"/>
          </w:tcPr>
          <w:p w:rsidRPr="00B64E75" w:rsidR="00E24BB4" w:rsidP="001E5544" w:rsidRDefault="00E24BB4" w14:paraId="2E7C57A6" w14:textId="77777777">
            <w:pPr>
              <w:jc w:val="both"/>
              <w:rPr>
                <w:rFonts w:ascii="Calibri" w:hAnsi="Calibri"/>
                <w:lang w:val="ka-GE"/>
              </w:rPr>
            </w:pPr>
            <w:r w:rsidRPr="008474B6">
              <w:rPr>
                <w:rFonts w:ascii="Calibri" w:hAnsi="Calibri"/>
                <w:lang w:val="ka-GE"/>
              </w:rPr>
              <w:t>ტიპი</w:t>
            </w:r>
          </w:p>
        </w:tc>
        <w:tc>
          <w:tcPr>
            <w:tcW w:w="5760" w:type="dxa"/>
            <w:shd w:val="clear" w:color="auto" w:fill="E7E6E6" w:themeFill="background2"/>
          </w:tcPr>
          <w:p w:rsidRPr="008474B6" w:rsidR="00E24BB4" w:rsidP="001E5544" w:rsidRDefault="00E24BB4" w14:paraId="733B4375" w14:textId="77777777">
            <w:pPr>
              <w:jc w:val="both"/>
              <w:rPr>
                <w:rFonts w:ascii="Calibri" w:hAnsi="Calibri"/>
                <w:lang w:val="ka-GE"/>
              </w:rPr>
            </w:pPr>
            <w:r w:rsidRPr="008474B6">
              <w:rPr>
                <w:rFonts w:ascii="Calibri" w:hAnsi="Calibri"/>
                <w:lang w:val="ka-GE"/>
              </w:rPr>
              <w:t>აღწერა</w:t>
            </w:r>
          </w:p>
        </w:tc>
      </w:tr>
      <w:tr w:rsidR="00E24BB4" w:rsidTr="009E470F" w14:paraId="2A49E6BF" w14:textId="77777777">
        <w:tc>
          <w:tcPr>
            <w:tcW w:w="1783" w:type="dxa"/>
          </w:tcPr>
          <w:p w:rsidRPr="00B64E75" w:rsidR="00E24BB4" w:rsidP="001E5544" w:rsidRDefault="00E24BB4" w14:paraId="33F819E1" w14:textId="77777777">
            <w:pPr>
              <w:jc w:val="both"/>
              <w:rPr>
                <w:rFonts w:ascii="Calibri" w:hAnsi="Calibri"/>
              </w:rPr>
            </w:pPr>
            <w:proofErr w:type="spellStart"/>
            <w:r w:rsidRPr="008474B6">
              <w:rPr>
                <w:rFonts w:ascii="Calibri" w:hAnsi="Calibri"/>
              </w:rPr>
              <w:t>iban</w:t>
            </w:r>
            <w:proofErr w:type="spellEnd"/>
          </w:p>
        </w:tc>
        <w:tc>
          <w:tcPr>
            <w:tcW w:w="1807" w:type="dxa"/>
          </w:tcPr>
          <w:p w:rsidRPr="00B64E75" w:rsidR="00E24BB4" w:rsidP="001E5544" w:rsidRDefault="00E24BB4" w14:paraId="50059D36" w14:textId="77777777">
            <w:pPr>
              <w:jc w:val="both"/>
              <w:rPr>
                <w:rFonts w:ascii="Calibri" w:hAnsi="Calibri"/>
              </w:rPr>
            </w:pPr>
            <w:r w:rsidRPr="008474B6">
              <w:rPr>
                <w:rFonts w:ascii="Calibri" w:hAnsi="Calibri"/>
              </w:rPr>
              <w:t>IBAN</w:t>
            </w:r>
          </w:p>
        </w:tc>
        <w:tc>
          <w:tcPr>
            <w:tcW w:w="5760" w:type="dxa"/>
          </w:tcPr>
          <w:p w:rsidRPr="008474B6" w:rsidR="00E24BB4" w:rsidP="001E5544" w:rsidRDefault="00E24BB4" w14:paraId="026CFD9B" w14:textId="77777777">
            <w:pPr>
              <w:jc w:val="both"/>
              <w:rPr>
                <w:rFonts w:ascii="Calibri" w:hAnsi="Calibri"/>
                <w:lang w:val="ka-GE"/>
              </w:rPr>
            </w:pPr>
            <w:r>
              <w:rPr>
                <w:rFonts w:ascii="Calibri" w:hAnsi="Calibri"/>
                <w:lang w:val="ka-GE"/>
              </w:rPr>
              <w:t xml:space="preserve">ღია </w:t>
            </w:r>
            <w:proofErr w:type="spellStart"/>
            <w:r>
              <w:rPr>
                <w:rFonts w:ascii="Calibri" w:hAnsi="Calibri"/>
                <w:lang w:val="ka-GE"/>
              </w:rPr>
              <w:t>ბანკინგის</w:t>
            </w:r>
            <w:proofErr w:type="spellEnd"/>
            <w:r>
              <w:rPr>
                <w:rFonts w:ascii="Calibri" w:hAnsi="Calibri"/>
                <w:lang w:val="ka-GE"/>
              </w:rPr>
              <w:t xml:space="preserve"> ანგარიშ</w:t>
            </w:r>
            <w:r w:rsidRPr="008474B6">
              <w:rPr>
                <w:rFonts w:ascii="Calibri" w:hAnsi="Calibri"/>
                <w:lang w:val="ka-GE"/>
              </w:rPr>
              <w:t xml:space="preserve">ის იდენტიფიკატორი, საბარათე ანგარიშის შესაბამისი რომელიმე (თუ რამდენიმეა) ანგარიშის იდენტიფიკატორი. </w:t>
            </w:r>
            <w:proofErr w:type="spellStart"/>
            <w:r w:rsidRPr="008474B6">
              <w:rPr>
                <w:rFonts w:ascii="Calibri" w:hAnsi="Calibri"/>
                <w:lang w:val="ka-GE"/>
              </w:rPr>
              <w:t>ამსმპ</w:t>
            </w:r>
            <w:proofErr w:type="spellEnd"/>
            <w:r w:rsidRPr="008474B6">
              <w:rPr>
                <w:rFonts w:ascii="Calibri" w:hAnsi="Calibri"/>
                <w:lang w:val="ka-GE"/>
              </w:rPr>
              <w:t xml:space="preserve">-ს მხრიდან მისი მხარდაჭერა </w:t>
            </w:r>
            <w:r w:rsidRPr="00E3281E">
              <w:rPr>
                <w:rFonts w:ascii="Calibri" w:hAnsi="Calibri"/>
                <w:b/>
                <w:lang w:val="ka-GE"/>
              </w:rPr>
              <w:t>აუცილებელია</w:t>
            </w:r>
            <w:r w:rsidRPr="008474B6">
              <w:rPr>
                <w:rFonts w:ascii="Calibri" w:hAnsi="Calibri"/>
                <w:lang w:val="ka-GE"/>
              </w:rPr>
              <w:t>.</w:t>
            </w:r>
          </w:p>
        </w:tc>
      </w:tr>
      <w:tr w:rsidR="00E24BB4" w:rsidTr="009E470F" w14:paraId="33EE95C6" w14:textId="77777777">
        <w:tc>
          <w:tcPr>
            <w:tcW w:w="1783" w:type="dxa"/>
          </w:tcPr>
          <w:p w:rsidRPr="00B64E75" w:rsidR="00E24BB4" w:rsidP="001E5544" w:rsidRDefault="00E24BB4" w14:paraId="7025F325" w14:textId="77777777">
            <w:pPr>
              <w:jc w:val="both"/>
              <w:rPr>
                <w:rFonts w:ascii="Calibri" w:hAnsi="Calibri"/>
              </w:rPr>
            </w:pPr>
            <w:proofErr w:type="spellStart"/>
            <w:r w:rsidRPr="008474B6">
              <w:rPr>
                <w:rFonts w:ascii="Calibri" w:hAnsi="Calibri"/>
              </w:rPr>
              <w:t>bban</w:t>
            </w:r>
            <w:proofErr w:type="spellEnd"/>
          </w:p>
        </w:tc>
        <w:tc>
          <w:tcPr>
            <w:tcW w:w="1807" w:type="dxa"/>
          </w:tcPr>
          <w:p w:rsidRPr="00B64E75" w:rsidR="00E24BB4" w:rsidP="001E5544" w:rsidRDefault="00E24BB4" w14:paraId="7AEDC767" w14:textId="77777777">
            <w:pPr>
              <w:jc w:val="both"/>
              <w:rPr>
                <w:rFonts w:ascii="Calibri" w:hAnsi="Calibri"/>
              </w:rPr>
            </w:pPr>
            <w:r w:rsidRPr="008474B6">
              <w:rPr>
                <w:rFonts w:ascii="Calibri" w:hAnsi="Calibri"/>
              </w:rPr>
              <w:t>BBAN</w:t>
            </w:r>
          </w:p>
        </w:tc>
        <w:tc>
          <w:tcPr>
            <w:tcW w:w="5760" w:type="dxa"/>
          </w:tcPr>
          <w:p w:rsidRPr="008474B6" w:rsidR="00E24BB4" w:rsidP="001E5544" w:rsidRDefault="00E24BB4" w14:paraId="0F07A917" w14:textId="77777777">
            <w:pPr>
              <w:jc w:val="both"/>
              <w:rPr>
                <w:rFonts w:ascii="Calibri" w:hAnsi="Calibri"/>
                <w:lang w:val="ka-GE"/>
              </w:rPr>
            </w:pPr>
            <w:r w:rsidRPr="008474B6">
              <w:rPr>
                <w:rFonts w:ascii="Calibri" w:hAnsi="Calibri"/>
                <w:lang w:val="ka-GE"/>
              </w:rPr>
              <w:t xml:space="preserve">აღნიშნული ატრიბუტი </w:t>
            </w:r>
            <w:r w:rsidRPr="00E3281E">
              <w:rPr>
                <w:rFonts w:ascii="Calibri" w:hAnsi="Calibri"/>
                <w:b/>
                <w:lang w:val="ka-GE"/>
              </w:rPr>
              <w:t>არავითარ შემთხვევაში</w:t>
            </w:r>
            <w:r w:rsidRPr="008474B6">
              <w:rPr>
                <w:rFonts w:ascii="Calibri" w:hAnsi="Calibri"/>
                <w:lang w:val="ka-GE"/>
              </w:rPr>
              <w:t xml:space="preserve"> არ გამოიყენება</w:t>
            </w:r>
          </w:p>
        </w:tc>
      </w:tr>
      <w:tr w:rsidR="00E24BB4" w:rsidTr="009E470F" w14:paraId="6890D86C" w14:textId="77777777">
        <w:tc>
          <w:tcPr>
            <w:tcW w:w="1783" w:type="dxa"/>
          </w:tcPr>
          <w:p w:rsidRPr="00B64E75" w:rsidR="00E24BB4" w:rsidP="001E5544" w:rsidRDefault="00E24BB4" w14:paraId="62F48C2B" w14:textId="77777777">
            <w:pPr>
              <w:jc w:val="both"/>
              <w:rPr>
                <w:rFonts w:ascii="Calibri" w:hAnsi="Calibri"/>
              </w:rPr>
            </w:pPr>
            <w:r w:rsidRPr="008474B6">
              <w:rPr>
                <w:rFonts w:ascii="Calibri" w:hAnsi="Calibri"/>
              </w:rPr>
              <w:t>pan</w:t>
            </w:r>
          </w:p>
        </w:tc>
        <w:tc>
          <w:tcPr>
            <w:tcW w:w="1807" w:type="dxa"/>
          </w:tcPr>
          <w:p w:rsidRPr="00B64E75" w:rsidR="00E24BB4" w:rsidP="001E5544" w:rsidRDefault="00E24BB4" w14:paraId="5AB23326" w14:textId="77777777">
            <w:pPr>
              <w:jc w:val="both"/>
              <w:rPr>
                <w:rFonts w:ascii="Calibri" w:hAnsi="Calibri"/>
              </w:rPr>
            </w:pPr>
            <w:r w:rsidRPr="008474B6">
              <w:rPr>
                <w:rFonts w:ascii="Calibri" w:hAnsi="Calibri"/>
              </w:rPr>
              <w:t>Max35Text</w:t>
            </w:r>
          </w:p>
        </w:tc>
        <w:tc>
          <w:tcPr>
            <w:tcW w:w="5760" w:type="dxa"/>
          </w:tcPr>
          <w:p w:rsidRPr="008474B6" w:rsidR="00E24BB4" w:rsidP="001E5544" w:rsidRDefault="00E24BB4" w14:paraId="0161175E" w14:textId="77777777">
            <w:pPr>
              <w:jc w:val="both"/>
              <w:rPr>
                <w:rFonts w:ascii="Calibri" w:hAnsi="Calibri"/>
                <w:lang w:val="ka-GE"/>
              </w:rPr>
            </w:pPr>
            <w:r w:rsidRPr="008474B6">
              <w:rPr>
                <w:rFonts w:ascii="Calibri" w:hAnsi="Calibri"/>
                <w:lang w:val="ka-GE"/>
              </w:rPr>
              <w:t xml:space="preserve">თუ </w:t>
            </w:r>
            <w:proofErr w:type="spellStart"/>
            <w:r w:rsidRPr="008474B6">
              <w:rPr>
                <w:rFonts w:ascii="Calibri" w:hAnsi="Calibri"/>
                <w:lang w:val="ka-GE"/>
              </w:rPr>
              <w:t>ამსმპ</w:t>
            </w:r>
            <w:proofErr w:type="spellEnd"/>
            <w:r w:rsidRPr="008474B6">
              <w:rPr>
                <w:rFonts w:ascii="Calibri" w:hAnsi="Calibri"/>
                <w:lang w:val="ka-GE"/>
              </w:rPr>
              <w:t xml:space="preserve"> მხარს უჭერს საბარათე ანგარიშების და ბარათების ინფორმაციის გაცემას, მისი მხრიდან აღნიშნული ატრიბუტის მხარდაჭერა </w:t>
            </w:r>
            <w:r w:rsidRPr="00E3281E">
              <w:rPr>
                <w:rFonts w:ascii="Calibri" w:hAnsi="Calibri"/>
                <w:b/>
                <w:lang w:val="ka-GE"/>
              </w:rPr>
              <w:t>აუცილებელია</w:t>
            </w:r>
            <w:r w:rsidRPr="008474B6">
              <w:rPr>
                <w:rFonts w:ascii="Calibri" w:hAnsi="Calibri"/>
                <w:lang w:val="ka-GE"/>
              </w:rPr>
              <w:t xml:space="preserve">. თანხმობის რეგისტრაციისას </w:t>
            </w:r>
            <w:proofErr w:type="spellStart"/>
            <w:r w:rsidRPr="008474B6">
              <w:rPr>
                <w:rFonts w:ascii="Calibri" w:hAnsi="Calibri"/>
                <w:lang w:val="ka-GE"/>
              </w:rPr>
              <w:t>მმპ</w:t>
            </w:r>
            <w:proofErr w:type="spellEnd"/>
            <w:r w:rsidRPr="008474B6">
              <w:rPr>
                <w:rFonts w:ascii="Calibri" w:hAnsi="Calibri"/>
                <w:lang w:val="ka-GE"/>
              </w:rPr>
              <w:t xml:space="preserve"> </w:t>
            </w:r>
            <w:proofErr w:type="spellStart"/>
            <w:r w:rsidRPr="008474B6">
              <w:rPr>
                <w:rFonts w:ascii="Calibri" w:hAnsi="Calibri"/>
                <w:lang w:val="ka-GE"/>
              </w:rPr>
              <w:t>ამსმპ</w:t>
            </w:r>
            <w:proofErr w:type="spellEnd"/>
            <w:r w:rsidRPr="008474B6">
              <w:rPr>
                <w:rFonts w:ascii="Calibri" w:hAnsi="Calibri"/>
                <w:lang w:val="ka-GE"/>
              </w:rPr>
              <w:t xml:space="preserve">-ს გადასცემს </w:t>
            </w:r>
            <w:proofErr w:type="spellStart"/>
            <w:r w:rsidRPr="00B64E75">
              <w:rPr>
                <w:rFonts w:ascii="Calibri" w:hAnsi="Calibri"/>
                <w:lang w:val="ka-GE"/>
              </w:rPr>
              <w:t>საგადახდო</w:t>
            </w:r>
            <w:proofErr w:type="spellEnd"/>
            <w:r w:rsidRPr="00B64E75">
              <w:rPr>
                <w:rFonts w:ascii="Calibri" w:hAnsi="Calibri"/>
                <w:lang w:val="ka-GE"/>
              </w:rPr>
              <w:t xml:space="preserve"> </w:t>
            </w:r>
            <w:r w:rsidRPr="008474B6">
              <w:rPr>
                <w:rFonts w:ascii="Calibri" w:hAnsi="Calibri"/>
                <w:lang w:val="ka-GE"/>
              </w:rPr>
              <w:t>ბარათის ნომერს (</w:t>
            </w:r>
            <w:r w:rsidRPr="008474B6">
              <w:rPr>
                <w:rFonts w:ascii="Calibri" w:hAnsi="Calibri"/>
              </w:rPr>
              <w:t>PAN)</w:t>
            </w:r>
            <w:r w:rsidRPr="008474B6">
              <w:rPr>
                <w:rFonts w:ascii="Calibri" w:hAnsi="Calibri"/>
                <w:lang w:val="ka-GE"/>
              </w:rPr>
              <w:t xml:space="preserve"> ღია სახით</w:t>
            </w:r>
            <w:r w:rsidRPr="00B64E75">
              <w:rPr>
                <w:rFonts w:ascii="Calibri" w:hAnsi="Calibri"/>
                <w:lang w:val="ka-GE"/>
              </w:rPr>
              <w:t xml:space="preserve">, </w:t>
            </w:r>
            <w:proofErr w:type="spellStart"/>
            <w:r w:rsidRPr="00B64E75">
              <w:rPr>
                <w:rFonts w:ascii="Calibri" w:hAnsi="Calibri"/>
                <w:lang w:val="ka-GE"/>
              </w:rPr>
              <w:t>მასკირების</w:t>
            </w:r>
            <w:proofErr w:type="spellEnd"/>
            <w:r w:rsidRPr="00B64E75">
              <w:rPr>
                <w:rFonts w:ascii="Calibri" w:hAnsi="Calibri"/>
                <w:lang w:val="ka-GE"/>
              </w:rPr>
              <w:t xml:space="preserve"> გარეშე</w:t>
            </w:r>
            <w:r w:rsidRPr="008474B6">
              <w:rPr>
                <w:rFonts w:ascii="Calibri" w:hAnsi="Calibri"/>
                <w:lang w:val="ka-GE"/>
              </w:rPr>
              <w:t>.</w:t>
            </w:r>
          </w:p>
          <w:p w:rsidRPr="008474B6" w:rsidR="00E24BB4" w:rsidP="001E5544" w:rsidRDefault="00E24BB4" w14:paraId="04CA2D78" w14:textId="77777777">
            <w:pPr>
              <w:jc w:val="both"/>
              <w:rPr>
                <w:rFonts w:ascii="Calibri" w:hAnsi="Calibri"/>
                <w:lang w:val="ka-GE"/>
              </w:rPr>
            </w:pPr>
          </w:p>
          <w:p w:rsidRPr="008474B6" w:rsidR="00E24BB4" w:rsidP="001E5544" w:rsidRDefault="00E24BB4" w14:paraId="5B3F1089" w14:textId="77777777">
            <w:pPr>
              <w:jc w:val="both"/>
              <w:rPr>
                <w:rFonts w:ascii="Calibri" w:hAnsi="Calibri"/>
              </w:rPr>
            </w:pPr>
            <w:r w:rsidRPr="008474B6">
              <w:rPr>
                <w:rFonts w:ascii="Calibri" w:hAnsi="Calibri"/>
                <w:lang w:val="ka-GE"/>
              </w:rPr>
              <w:t xml:space="preserve">ამ ატრიბუტის მიღებისას </w:t>
            </w:r>
            <w:r w:rsidRPr="00E3281E">
              <w:rPr>
                <w:rFonts w:ascii="Calibri" w:hAnsi="Calibri"/>
                <w:b/>
                <w:lang w:val="ka-GE"/>
              </w:rPr>
              <w:t>აუცილებელია</w:t>
            </w:r>
            <w:r w:rsidRPr="008474B6">
              <w:rPr>
                <w:rFonts w:ascii="Calibri" w:hAnsi="Calibri"/>
                <w:lang w:val="ka-GE"/>
              </w:rPr>
              <w:t xml:space="preserve">, </w:t>
            </w:r>
            <w:proofErr w:type="spellStart"/>
            <w:r w:rsidRPr="008474B6">
              <w:rPr>
                <w:rFonts w:ascii="Calibri" w:hAnsi="Calibri"/>
                <w:lang w:val="ka-GE"/>
              </w:rPr>
              <w:t>ამსმპ</w:t>
            </w:r>
            <w:proofErr w:type="spellEnd"/>
            <w:r w:rsidRPr="008474B6">
              <w:rPr>
                <w:rFonts w:ascii="Calibri" w:hAnsi="Calibri"/>
                <w:lang w:val="ka-GE"/>
              </w:rPr>
              <w:t xml:space="preserve">-მა დაუყოვნებლივ გადაიყვანოს იგი ისეთ ფორმატში, რომელიც თავსებადია </w:t>
            </w:r>
            <w:r w:rsidRPr="00E3281E">
              <w:rPr>
                <w:rFonts w:ascii="Calibri" w:hAnsi="Calibri"/>
                <w:lang w:val="ka-GE"/>
              </w:rPr>
              <w:t>PCI DSS</w:t>
            </w:r>
            <w:r w:rsidRPr="008474B6">
              <w:rPr>
                <w:rFonts w:ascii="Calibri" w:hAnsi="Calibri"/>
                <w:lang w:val="ka-GE"/>
              </w:rPr>
              <w:t xml:space="preserve"> მოთხოვნებთან და თანხმობის მართვის შემდგომ პროცესში </w:t>
            </w:r>
            <w:r w:rsidRPr="00E3281E">
              <w:rPr>
                <w:rFonts w:ascii="Calibri" w:hAnsi="Calibri"/>
                <w:b/>
                <w:lang w:val="ka-GE"/>
              </w:rPr>
              <w:t>არავითარ შემთხვევაში</w:t>
            </w:r>
            <w:r w:rsidRPr="008474B6">
              <w:rPr>
                <w:rFonts w:ascii="Calibri" w:hAnsi="Calibri"/>
                <w:lang w:val="ka-GE"/>
              </w:rPr>
              <w:t xml:space="preserve"> არ უჩვენოს იგი ღია სახით </w:t>
            </w:r>
            <w:proofErr w:type="spellStart"/>
            <w:r w:rsidRPr="008474B6">
              <w:rPr>
                <w:rFonts w:ascii="Calibri" w:hAnsi="Calibri"/>
                <w:lang w:val="ka-GE"/>
              </w:rPr>
              <w:t>სმმ</w:t>
            </w:r>
            <w:proofErr w:type="spellEnd"/>
            <w:r w:rsidRPr="008474B6">
              <w:rPr>
                <w:rFonts w:ascii="Calibri" w:hAnsi="Calibri"/>
                <w:lang w:val="ka-GE"/>
              </w:rPr>
              <w:t xml:space="preserve">-ს ან დაუბრუნოს იგი </w:t>
            </w:r>
            <w:proofErr w:type="spellStart"/>
            <w:r w:rsidRPr="008474B6">
              <w:rPr>
                <w:rFonts w:ascii="Calibri" w:hAnsi="Calibri"/>
                <w:lang w:val="ka-GE"/>
              </w:rPr>
              <w:t>მმპ</w:t>
            </w:r>
            <w:proofErr w:type="spellEnd"/>
            <w:r w:rsidRPr="008474B6">
              <w:rPr>
                <w:rFonts w:ascii="Calibri" w:hAnsi="Calibri"/>
                <w:lang w:val="ka-GE"/>
              </w:rPr>
              <w:t xml:space="preserve">-ს. </w:t>
            </w:r>
            <w:r w:rsidRPr="00E3281E">
              <w:rPr>
                <w:rFonts w:ascii="Calibri" w:hAnsi="Calibri"/>
                <w:b/>
                <w:lang w:val="ka-GE"/>
              </w:rPr>
              <w:t>აუცილებელია</w:t>
            </w:r>
            <w:r w:rsidRPr="008474B6">
              <w:rPr>
                <w:rFonts w:ascii="Calibri" w:hAnsi="Calibri"/>
                <w:lang w:val="ka-GE"/>
              </w:rPr>
              <w:t xml:space="preserve">, </w:t>
            </w:r>
            <w:proofErr w:type="spellStart"/>
            <w:r w:rsidRPr="008474B6">
              <w:rPr>
                <w:rFonts w:ascii="Calibri" w:hAnsi="Calibri"/>
                <w:lang w:val="ka-GE"/>
              </w:rPr>
              <w:t>ამსმპ</w:t>
            </w:r>
            <w:proofErr w:type="spellEnd"/>
            <w:r w:rsidRPr="008474B6">
              <w:rPr>
                <w:rFonts w:ascii="Calibri" w:hAnsi="Calibri"/>
                <w:lang w:val="ka-GE"/>
              </w:rPr>
              <w:t xml:space="preserve">-მა </w:t>
            </w:r>
            <w:proofErr w:type="spellStart"/>
            <w:r w:rsidRPr="008474B6">
              <w:rPr>
                <w:rFonts w:ascii="Calibri" w:hAnsi="Calibri"/>
                <w:lang w:val="ka-GE"/>
              </w:rPr>
              <w:t>სმმ</w:t>
            </w:r>
            <w:proofErr w:type="spellEnd"/>
            <w:r w:rsidRPr="008474B6">
              <w:rPr>
                <w:rFonts w:ascii="Calibri" w:hAnsi="Calibri"/>
                <w:lang w:val="ka-GE"/>
              </w:rPr>
              <w:t xml:space="preserve">-ს </w:t>
            </w:r>
            <w:r w:rsidRPr="00E3281E">
              <w:rPr>
                <w:rFonts w:ascii="Calibri" w:hAnsi="Calibri"/>
                <w:lang w:val="ka-GE"/>
              </w:rPr>
              <w:t>PAN</w:t>
            </w:r>
            <w:r w:rsidRPr="008474B6">
              <w:rPr>
                <w:rFonts w:ascii="Calibri" w:hAnsi="Calibri"/>
                <w:lang w:val="ka-GE"/>
              </w:rPr>
              <w:t xml:space="preserve"> </w:t>
            </w:r>
            <w:r w:rsidRPr="008474B6">
              <w:rPr>
                <w:rFonts w:ascii="Calibri" w:hAnsi="Calibri"/>
                <w:lang w:val="ka-GE"/>
              </w:rPr>
              <w:t xml:space="preserve">უჩვენოს მასკირებული სახით </w:t>
            </w:r>
            <w:r w:rsidRPr="00E3281E">
              <w:rPr>
                <w:rFonts w:ascii="Calibri" w:hAnsi="Calibri"/>
                <w:lang w:val="ka-GE"/>
              </w:rPr>
              <w:t>PCI DSS</w:t>
            </w:r>
            <w:r w:rsidRPr="008474B6">
              <w:rPr>
                <w:rFonts w:ascii="Calibri" w:hAnsi="Calibri"/>
                <w:lang w:val="ka-GE"/>
              </w:rPr>
              <w:t xml:space="preserve"> მოთხოვნებთან სრულ შესაბამისობაში, მათ შორის თანხმობის შესახებ დეტალური ინფორმაციის </w:t>
            </w:r>
            <w:proofErr w:type="spellStart"/>
            <w:r w:rsidRPr="008474B6">
              <w:rPr>
                <w:rFonts w:ascii="Calibri" w:hAnsi="Calibri"/>
                <w:lang w:val="ka-GE"/>
              </w:rPr>
              <w:t>მმპ</w:t>
            </w:r>
            <w:proofErr w:type="spellEnd"/>
            <w:r w:rsidRPr="008474B6">
              <w:rPr>
                <w:rFonts w:ascii="Calibri" w:hAnsi="Calibri"/>
                <w:lang w:val="ka-GE"/>
              </w:rPr>
              <w:t xml:space="preserve">-სთვის მიწოდებისას (იხ. </w:t>
            </w:r>
            <w:r w:rsidRPr="008474B6">
              <w:rPr>
                <w:rFonts w:ascii="Calibri" w:hAnsi="Calibri"/>
                <w:lang w:val="ka-GE"/>
              </w:rPr>
              <w:fldChar w:fldCharType="begin"/>
            </w:r>
            <w:r w:rsidRPr="008474B6">
              <w:rPr>
                <w:rFonts w:ascii="Calibri" w:hAnsi="Calibri"/>
                <w:lang w:val="ka-GE"/>
              </w:rPr>
              <w:instrText xml:space="preserve"> REF _Ref71115160 \r \h </w:instrText>
            </w:r>
            <w:r>
              <w:rPr>
                <w:rFonts w:ascii="Calibri" w:hAnsi="Calibri"/>
                <w:lang w:val="ka-GE"/>
              </w:rPr>
              <w:instrText xml:space="preserve"> \* MERGEFORMAT </w:instrText>
            </w:r>
            <w:r w:rsidRPr="008474B6">
              <w:rPr>
                <w:rFonts w:ascii="Calibri" w:hAnsi="Calibri"/>
                <w:lang w:val="ka-GE"/>
              </w:rPr>
            </w:r>
            <w:r w:rsidRPr="008474B6">
              <w:rPr>
                <w:rFonts w:ascii="Calibri" w:hAnsi="Calibri"/>
                <w:lang w:val="ka-GE"/>
              </w:rPr>
              <w:fldChar w:fldCharType="separate"/>
            </w:r>
            <w:r>
              <w:rPr>
                <w:rFonts w:ascii="Calibri" w:hAnsi="Calibri"/>
                <w:lang w:val="ka-GE"/>
              </w:rPr>
              <w:t>9.2.3</w:t>
            </w:r>
            <w:r w:rsidRPr="008474B6">
              <w:rPr>
                <w:rFonts w:ascii="Calibri" w:hAnsi="Calibri"/>
                <w:lang w:val="ka-GE"/>
              </w:rPr>
              <w:fldChar w:fldCharType="end"/>
            </w:r>
            <w:r w:rsidRPr="008474B6">
              <w:rPr>
                <w:rFonts w:ascii="Calibri" w:hAnsi="Calibri"/>
                <w:lang w:val="ka-GE"/>
              </w:rPr>
              <w:t xml:space="preserve"> თავი)</w:t>
            </w:r>
            <w:r w:rsidRPr="008474B6">
              <w:rPr>
                <w:rFonts w:ascii="Calibri" w:hAnsi="Calibri"/>
              </w:rPr>
              <w:t>.</w:t>
            </w:r>
          </w:p>
          <w:p w:rsidRPr="008474B6" w:rsidR="00E24BB4" w:rsidP="001E5544" w:rsidRDefault="00E24BB4" w14:paraId="1D6A4919" w14:textId="77777777">
            <w:pPr>
              <w:jc w:val="both"/>
              <w:rPr>
                <w:rFonts w:ascii="Calibri" w:hAnsi="Calibri"/>
              </w:rPr>
            </w:pPr>
          </w:p>
          <w:p w:rsidRPr="008474B6" w:rsidR="00E24BB4" w:rsidP="001E5544" w:rsidRDefault="00E24BB4" w14:paraId="1182F8D6" w14:textId="77777777">
            <w:pPr>
              <w:jc w:val="both"/>
              <w:rPr>
                <w:rFonts w:ascii="Calibri" w:hAnsi="Calibri"/>
                <w:lang w:val="ka-GE"/>
              </w:rPr>
            </w:pPr>
            <w:r w:rsidRPr="00E3281E">
              <w:rPr>
                <w:rFonts w:ascii="Calibri" w:hAnsi="Calibri"/>
                <w:b/>
                <w:i/>
                <w:u w:val="single"/>
                <w:lang w:val="ka-GE"/>
              </w:rPr>
              <w:t xml:space="preserve">შენიშვნა: </w:t>
            </w:r>
            <w:r w:rsidRPr="008474B6">
              <w:rPr>
                <w:rFonts w:ascii="Calibri" w:hAnsi="Calibri"/>
                <w:lang w:val="ka-GE"/>
              </w:rPr>
              <w:t xml:space="preserve"> აღნიშნული ატრიბუტის გამოყენებისას </w:t>
            </w:r>
            <w:proofErr w:type="spellStart"/>
            <w:r w:rsidRPr="008474B6">
              <w:rPr>
                <w:rFonts w:ascii="Calibri" w:hAnsi="Calibri"/>
                <w:lang w:val="ka-GE"/>
              </w:rPr>
              <w:t>მმპ</w:t>
            </w:r>
            <w:proofErr w:type="spellEnd"/>
            <w:r w:rsidRPr="008474B6">
              <w:rPr>
                <w:rFonts w:ascii="Calibri" w:hAnsi="Calibri"/>
                <w:lang w:val="ka-GE"/>
              </w:rPr>
              <w:t xml:space="preserve">-მა უნდა გაითვალისწინოს, რომ იგი ავტომატურად მოექცევა </w:t>
            </w:r>
            <w:r w:rsidRPr="008474B6">
              <w:rPr>
                <w:rFonts w:ascii="Calibri" w:hAnsi="Calibri"/>
              </w:rPr>
              <w:t>PCI DSS</w:t>
            </w:r>
            <w:r w:rsidRPr="008474B6">
              <w:rPr>
                <w:rFonts w:ascii="Calibri" w:hAnsi="Calibri"/>
                <w:lang w:val="ka-GE"/>
              </w:rPr>
              <w:t xml:space="preserve"> სტანდარტებით დაწესებული მოთხოვნების მოქმედების სფეროში.</w:t>
            </w:r>
          </w:p>
        </w:tc>
      </w:tr>
      <w:tr w:rsidR="00E24BB4" w:rsidTr="009E470F" w14:paraId="050BB196" w14:textId="77777777">
        <w:tc>
          <w:tcPr>
            <w:tcW w:w="1783" w:type="dxa"/>
          </w:tcPr>
          <w:p w:rsidRPr="00B64E75" w:rsidR="00E24BB4" w:rsidP="001E5544" w:rsidRDefault="00E24BB4" w14:paraId="17CB874C" w14:textId="77777777">
            <w:pPr>
              <w:jc w:val="both"/>
              <w:rPr>
                <w:rFonts w:ascii="Calibri" w:hAnsi="Calibri"/>
              </w:rPr>
            </w:pPr>
            <w:proofErr w:type="spellStart"/>
            <w:r w:rsidRPr="008474B6">
              <w:rPr>
                <w:rFonts w:ascii="Calibri" w:hAnsi="Calibri"/>
              </w:rPr>
              <w:t>maskedPan</w:t>
            </w:r>
            <w:proofErr w:type="spellEnd"/>
          </w:p>
        </w:tc>
        <w:tc>
          <w:tcPr>
            <w:tcW w:w="1807" w:type="dxa"/>
          </w:tcPr>
          <w:p w:rsidRPr="00B64E75" w:rsidR="00E24BB4" w:rsidP="001E5544" w:rsidRDefault="00E24BB4" w14:paraId="76121CD6" w14:textId="77777777">
            <w:pPr>
              <w:jc w:val="both"/>
              <w:rPr>
                <w:rFonts w:ascii="Calibri" w:hAnsi="Calibri"/>
              </w:rPr>
            </w:pPr>
            <w:r w:rsidRPr="008474B6">
              <w:rPr>
                <w:rFonts w:ascii="Calibri" w:hAnsi="Calibri"/>
              </w:rPr>
              <w:t>Max35Text</w:t>
            </w:r>
          </w:p>
        </w:tc>
        <w:tc>
          <w:tcPr>
            <w:tcW w:w="5760" w:type="dxa"/>
          </w:tcPr>
          <w:p w:rsidRPr="008474B6" w:rsidR="00E24BB4" w:rsidP="001E5544" w:rsidRDefault="00E24BB4" w14:paraId="2FE940B8" w14:textId="77777777">
            <w:pPr>
              <w:jc w:val="both"/>
              <w:rPr>
                <w:rFonts w:ascii="Calibri" w:hAnsi="Calibri"/>
                <w:lang w:val="ka-GE"/>
              </w:rPr>
            </w:pPr>
            <w:r w:rsidRPr="008474B6">
              <w:rPr>
                <w:rFonts w:ascii="Calibri" w:hAnsi="Calibri"/>
                <w:lang w:val="ka-GE"/>
              </w:rPr>
              <w:t xml:space="preserve">თუ </w:t>
            </w:r>
            <w:proofErr w:type="spellStart"/>
            <w:r w:rsidRPr="008474B6">
              <w:rPr>
                <w:rFonts w:ascii="Calibri" w:hAnsi="Calibri"/>
                <w:lang w:val="ka-GE"/>
              </w:rPr>
              <w:t>ამსმპ</w:t>
            </w:r>
            <w:proofErr w:type="spellEnd"/>
            <w:r w:rsidRPr="008474B6">
              <w:rPr>
                <w:rFonts w:ascii="Calibri" w:hAnsi="Calibri"/>
                <w:lang w:val="ka-GE"/>
              </w:rPr>
              <w:t xml:space="preserve"> მხარს უჭერს საბარათე ანგარიშების და ბარათების ინფორმაციის გაცემას, მისი მხრიდან აღნიშნული ატრიბუტის მხარდაჭერა </w:t>
            </w:r>
            <w:r w:rsidRPr="008474B6">
              <w:rPr>
                <w:rFonts w:ascii="Calibri" w:hAnsi="Calibri"/>
                <w:b/>
                <w:lang w:val="ka-GE"/>
              </w:rPr>
              <w:t>აუცილებელია</w:t>
            </w:r>
            <w:r w:rsidRPr="008474B6">
              <w:rPr>
                <w:rFonts w:ascii="Calibri" w:hAnsi="Calibri"/>
                <w:lang w:val="ka-GE"/>
              </w:rPr>
              <w:t>.</w:t>
            </w:r>
          </w:p>
          <w:p w:rsidRPr="008474B6" w:rsidR="00E24BB4" w:rsidP="001E5544" w:rsidRDefault="00E24BB4" w14:paraId="226499CE" w14:textId="77777777">
            <w:pPr>
              <w:jc w:val="both"/>
              <w:rPr>
                <w:rFonts w:ascii="Calibri" w:hAnsi="Calibri"/>
                <w:lang w:val="ka-GE"/>
              </w:rPr>
            </w:pPr>
          </w:p>
          <w:p w:rsidRPr="008474B6" w:rsidR="00E24BB4" w:rsidP="001E5544" w:rsidRDefault="00E24BB4" w14:paraId="086D27D7" w14:textId="77777777">
            <w:pPr>
              <w:jc w:val="both"/>
              <w:rPr>
                <w:rFonts w:ascii="Calibri" w:hAnsi="Calibri"/>
                <w:lang w:val="ka-GE"/>
              </w:rPr>
            </w:pPr>
            <w:r w:rsidRPr="00E3281E">
              <w:rPr>
                <w:rFonts w:ascii="Calibri" w:hAnsi="Calibri"/>
                <w:b/>
                <w:lang w:val="ka-GE"/>
              </w:rPr>
              <w:t>აუცილებელია</w:t>
            </w:r>
            <w:r w:rsidRPr="008474B6">
              <w:rPr>
                <w:rFonts w:ascii="Calibri" w:hAnsi="Calibri"/>
                <w:lang w:val="ka-GE"/>
              </w:rPr>
              <w:t>, მნიშვნელობა შედგებოდეს მხოლოდ ციფრებისა და ‘*’ (ვარსკვლავი) სიმბოლოებისაგან.</w:t>
            </w:r>
          </w:p>
          <w:p w:rsidRPr="008474B6" w:rsidR="00E24BB4" w:rsidP="001E5544" w:rsidRDefault="00E24BB4" w14:paraId="5E9E18D4" w14:textId="77777777">
            <w:pPr>
              <w:jc w:val="both"/>
              <w:rPr>
                <w:rFonts w:ascii="Calibri" w:hAnsi="Calibri"/>
                <w:lang w:val="ka-GE"/>
              </w:rPr>
            </w:pPr>
          </w:p>
          <w:p w:rsidRPr="008474B6" w:rsidR="00E24BB4" w:rsidP="001E5544" w:rsidRDefault="00E24BB4" w14:paraId="722B5FEB" w14:textId="77777777">
            <w:pPr>
              <w:jc w:val="both"/>
              <w:rPr>
                <w:rFonts w:ascii="Calibri" w:hAnsi="Calibri"/>
                <w:lang w:val="ka-GE"/>
              </w:rPr>
            </w:pPr>
            <w:r w:rsidRPr="008474B6">
              <w:rPr>
                <w:rFonts w:ascii="Calibri" w:hAnsi="Calibri"/>
                <w:lang w:val="ka-GE"/>
              </w:rPr>
              <w:t xml:space="preserve">თუ </w:t>
            </w:r>
            <w:proofErr w:type="spellStart"/>
            <w:r w:rsidRPr="008474B6">
              <w:rPr>
                <w:rFonts w:ascii="Calibri" w:hAnsi="Calibri"/>
                <w:lang w:val="ka-GE"/>
              </w:rPr>
              <w:t>ამსმპ</w:t>
            </w:r>
            <w:proofErr w:type="spellEnd"/>
            <w:r w:rsidRPr="008474B6">
              <w:rPr>
                <w:rFonts w:ascii="Calibri" w:hAnsi="Calibri"/>
                <w:lang w:val="ka-GE"/>
              </w:rPr>
              <w:t xml:space="preserve"> ჩათვლის, რომ ბარათის ნომერი </w:t>
            </w:r>
            <w:proofErr w:type="spellStart"/>
            <w:r w:rsidRPr="008474B6">
              <w:rPr>
                <w:rFonts w:ascii="Calibri" w:hAnsi="Calibri"/>
                <w:lang w:val="ka-GE"/>
              </w:rPr>
              <w:t>მასკირებულია</w:t>
            </w:r>
            <w:proofErr w:type="spellEnd"/>
            <w:r w:rsidRPr="008474B6">
              <w:rPr>
                <w:rFonts w:ascii="Calibri" w:hAnsi="Calibri"/>
                <w:lang w:val="ka-GE"/>
              </w:rPr>
              <w:t xml:space="preserve"> არასა</w:t>
            </w:r>
            <w:r w:rsidRPr="00B64E75">
              <w:rPr>
                <w:rFonts w:ascii="Calibri" w:hAnsi="Calibri"/>
                <w:lang w:val="ka-GE"/>
              </w:rPr>
              <w:t>კ</w:t>
            </w:r>
            <w:r w:rsidRPr="008474B6">
              <w:rPr>
                <w:rFonts w:ascii="Calibri" w:hAnsi="Calibri"/>
                <w:lang w:val="ka-GE"/>
              </w:rPr>
              <w:t xml:space="preserve">მარისად (არ შეესაბამება PCI DSS მოთხოვნებს ან/და საუკეთესო პრაქტიკებს), </w:t>
            </w:r>
            <w:r w:rsidRPr="00E3281E">
              <w:rPr>
                <w:rFonts w:ascii="Calibri" w:hAnsi="Calibri"/>
                <w:b/>
                <w:lang w:val="ka-GE"/>
              </w:rPr>
              <w:t>შესაძლოა</w:t>
            </w:r>
            <w:r w:rsidRPr="008474B6">
              <w:rPr>
                <w:rFonts w:ascii="Calibri" w:hAnsi="Calibri"/>
                <w:lang w:val="ka-GE"/>
              </w:rPr>
              <w:t xml:space="preserve"> მან თანხმობის შემდგომი დამუშავების პროცესში, მათ შორის თანხმობის შესახებ დეტალური ინფორმაციის </w:t>
            </w:r>
            <w:proofErr w:type="spellStart"/>
            <w:r w:rsidRPr="008474B6">
              <w:rPr>
                <w:rFonts w:ascii="Calibri" w:hAnsi="Calibri"/>
                <w:lang w:val="ka-GE"/>
              </w:rPr>
              <w:t>მმპ</w:t>
            </w:r>
            <w:proofErr w:type="spellEnd"/>
            <w:r w:rsidRPr="008474B6">
              <w:rPr>
                <w:rFonts w:ascii="Calibri" w:hAnsi="Calibri"/>
                <w:lang w:val="ka-GE"/>
              </w:rPr>
              <w:t xml:space="preserve">-სთვის მიწოდებისას (იხ. </w:t>
            </w:r>
            <w:r w:rsidRPr="008474B6">
              <w:rPr>
                <w:rFonts w:ascii="Calibri" w:hAnsi="Calibri"/>
                <w:lang w:val="ka-GE"/>
              </w:rPr>
              <w:fldChar w:fldCharType="begin"/>
            </w:r>
            <w:r w:rsidRPr="008474B6">
              <w:rPr>
                <w:rFonts w:ascii="Calibri" w:hAnsi="Calibri"/>
                <w:lang w:val="ka-GE"/>
              </w:rPr>
              <w:instrText xml:space="preserve"> REF _Ref71115160 \r \h </w:instrText>
            </w:r>
            <w:r>
              <w:rPr>
                <w:rFonts w:ascii="Calibri" w:hAnsi="Calibri"/>
                <w:lang w:val="ka-GE"/>
              </w:rPr>
              <w:instrText xml:space="preserve"> \* MERGEFORMAT </w:instrText>
            </w:r>
            <w:r w:rsidRPr="008474B6">
              <w:rPr>
                <w:rFonts w:ascii="Calibri" w:hAnsi="Calibri"/>
                <w:lang w:val="ka-GE"/>
              </w:rPr>
            </w:r>
            <w:r w:rsidRPr="008474B6">
              <w:rPr>
                <w:rFonts w:ascii="Calibri" w:hAnsi="Calibri"/>
                <w:lang w:val="ka-GE"/>
              </w:rPr>
              <w:fldChar w:fldCharType="separate"/>
            </w:r>
            <w:r w:rsidRPr="008474B6">
              <w:rPr>
                <w:rFonts w:ascii="Calibri" w:hAnsi="Calibri"/>
                <w:lang w:val="ka-GE"/>
              </w:rPr>
              <w:t>9.2.3</w:t>
            </w:r>
            <w:r w:rsidRPr="008474B6">
              <w:rPr>
                <w:rFonts w:ascii="Calibri" w:hAnsi="Calibri"/>
                <w:lang w:val="ka-GE"/>
              </w:rPr>
              <w:fldChar w:fldCharType="end"/>
            </w:r>
            <w:r w:rsidRPr="008474B6">
              <w:rPr>
                <w:rFonts w:ascii="Calibri" w:hAnsi="Calibri"/>
                <w:lang w:val="ka-GE"/>
              </w:rPr>
              <w:t xml:space="preserve"> თავი) გარკვეული ციფრები დამატებით ჩაანაცვლოს ვარსკვლავებით.</w:t>
            </w:r>
          </w:p>
        </w:tc>
      </w:tr>
      <w:tr w:rsidR="00E24BB4" w:rsidTr="009E470F" w14:paraId="42C021A2" w14:textId="77777777">
        <w:tc>
          <w:tcPr>
            <w:tcW w:w="1783" w:type="dxa"/>
          </w:tcPr>
          <w:p w:rsidRPr="00B64E75" w:rsidR="00E24BB4" w:rsidP="001E5544" w:rsidRDefault="00E24BB4" w14:paraId="2CA87AAB" w14:textId="77777777">
            <w:pPr>
              <w:jc w:val="both"/>
              <w:rPr>
                <w:rFonts w:ascii="Calibri" w:hAnsi="Calibri"/>
              </w:rPr>
            </w:pPr>
            <w:proofErr w:type="spellStart"/>
            <w:r w:rsidRPr="008474B6">
              <w:rPr>
                <w:rFonts w:ascii="Calibri" w:hAnsi="Calibri"/>
              </w:rPr>
              <w:t>msisdn</w:t>
            </w:r>
            <w:proofErr w:type="spellEnd"/>
          </w:p>
        </w:tc>
        <w:tc>
          <w:tcPr>
            <w:tcW w:w="1807" w:type="dxa"/>
          </w:tcPr>
          <w:p w:rsidRPr="00B64E75" w:rsidR="00E24BB4" w:rsidP="001E5544" w:rsidRDefault="00E24BB4" w14:paraId="5676CE48" w14:textId="77777777">
            <w:pPr>
              <w:jc w:val="both"/>
              <w:rPr>
                <w:rFonts w:ascii="Calibri" w:hAnsi="Calibri"/>
              </w:rPr>
            </w:pPr>
            <w:r w:rsidRPr="008474B6">
              <w:rPr>
                <w:rFonts w:ascii="Calibri" w:hAnsi="Calibri"/>
              </w:rPr>
              <w:t>Max35Text</w:t>
            </w:r>
          </w:p>
        </w:tc>
        <w:tc>
          <w:tcPr>
            <w:tcW w:w="5760" w:type="dxa"/>
          </w:tcPr>
          <w:p w:rsidRPr="00B64E75" w:rsidR="00E24BB4" w:rsidP="001E5544" w:rsidRDefault="00E24BB4" w14:paraId="26D48A08" w14:textId="77777777">
            <w:pPr>
              <w:jc w:val="both"/>
              <w:rPr>
                <w:rFonts w:ascii="Calibri" w:hAnsi="Calibri"/>
                <w:lang w:val="ka-GE"/>
              </w:rPr>
            </w:pPr>
            <w:r w:rsidRPr="00E3281E">
              <w:rPr>
                <w:rFonts w:ascii="Calibri" w:hAnsi="Calibri"/>
                <w:b/>
                <w:lang w:val="ka-GE"/>
              </w:rPr>
              <w:t>უმჯობესია</w:t>
            </w:r>
            <w:r w:rsidRPr="008474B6">
              <w:rPr>
                <w:rFonts w:ascii="Calibri" w:hAnsi="Calibri"/>
                <w:lang w:val="ka-GE"/>
              </w:rPr>
              <w:t xml:space="preserve"> აღნიშნული ატრიბუტის მხარდაჭერა </w:t>
            </w:r>
            <w:proofErr w:type="spellStart"/>
            <w:r w:rsidRPr="008474B6">
              <w:rPr>
                <w:rFonts w:ascii="Calibri" w:hAnsi="Calibri"/>
                <w:lang w:val="ka-GE"/>
              </w:rPr>
              <w:t>ამსმპ</w:t>
            </w:r>
            <w:proofErr w:type="spellEnd"/>
            <w:r w:rsidRPr="008474B6">
              <w:rPr>
                <w:rFonts w:ascii="Calibri" w:hAnsi="Calibri"/>
                <w:lang w:val="ka-GE"/>
              </w:rPr>
              <w:t>-ს მხრიდან</w:t>
            </w:r>
            <w:r w:rsidRPr="00B64E75">
              <w:rPr>
                <w:rFonts w:ascii="Calibri" w:hAnsi="Calibri"/>
                <w:lang w:val="ka-GE"/>
              </w:rPr>
              <w:t>.</w:t>
            </w:r>
          </w:p>
        </w:tc>
      </w:tr>
      <w:tr w:rsidR="00E24BB4" w:rsidTr="009E470F" w14:paraId="09761810" w14:textId="77777777">
        <w:tc>
          <w:tcPr>
            <w:tcW w:w="1783" w:type="dxa"/>
          </w:tcPr>
          <w:p w:rsidRPr="00B64E75" w:rsidR="00E24BB4" w:rsidP="001E5544" w:rsidRDefault="00E24BB4" w14:paraId="5FD71DB0" w14:textId="77777777">
            <w:pPr>
              <w:jc w:val="both"/>
              <w:rPr>
                <w:rFonts w:ascii="Calibri" w:hAnsi="Calibri"/>
              </w:rPr>
            </w:pPr>
            <w:r w:rsidRPr="008474B6">
              <w:rPr>
                <w:rFonts w:ascii="Calibri" w:hAnsi="Calibri"/>
              </w:rPr>
              <w:t>currency</w:t>
            </w:r>
          </w:p>
        </w:tc>
        <w:tc>
          <w:tcPr>
            <w:tcW w:w="1807" w:type="dxa"/>
          </w:tcPr>
          <w:p w:rsidRPr="00B64E75" w:rsidR="00E24BB4" w:rsidP="001E5544" w:rsidRDefault="00E24BB4" w14:paraId="5A9AE0F9" w14:textId="77777777">
            <w:pPr>
              <w:jc w:val="both"/>
              <w:rPr>
                <w:rFonts w:ascii="Calibri" w:hAnsi="Calibri"/>
              </w:rPr>
            </w:pPr>
            <w:proofErr w:type="spellStart"/>
            <w:r w:rsidRPr="008474B6">
              <w:rPr>
                <w:rFonts w:ascii="Calibri" w:hAnsi="Calibri"/>
              </w:rPr>
              <w:t>CurrencyCode</w:t>
            </w:r>
            <w:proofErr w:type="spellEnd"/>
          </w:p>
        </w:tc>
        <w:tc>
          <w:tcPr>
            <w:tcW w:w="5760" w:type="dxa"/>
          </w:tcPr>
          <w:p w:rsidRPr="008474B6" w:rsidR="00E24BB4" w:rsidP="001E5544" w:rsidRDefault="00E24BB4" w14:paraId="02B589DA" w14:textId="6CCBE97B">
            <w:pPr>
              <w:jc w:val="both"/>
              <w:rPr>
                <w:rFonts w:ascii="Calibri" w:hAnsi="Calibri"/>
                <w:b/>
                <w:lang w:val="ka-GE"/>
              </w:rPr>
            </w:pPr>
            <w:r w:rsidRPr="008474B6">
              <w:rPr>
                <w:rFonts w:ascii="Calibri" w:hAnsi="Calibri"/>
                <w:b/>
                <w:lang w:val="ka-GE"/>
              </w:rPr>
              <w:t xml:space="preserve">შესაძლოა </w:t>
            </w:r>
            <w:proofErr w:type="spellStart"/>
            <w:r w:rsidRPr="00E3281E">
              <w:rPr>
                <w:rFonts w:ascii="Calibri" w:hAnsi="Calibri"/>
                <w:lang w:val="ka-GE"/>
              </w:rPr>
              <w:t>ამსმპ</w:t>
            </w:r>
            <w:proofErr w:type="spellEnd"/>
            <w:r w:rsidRPr="00E3281E">
              <w:rPr>
                <w:rFonts w:ascii="Calibri" w:hAnsi="Calibri"/>
                <w:lang w:val="ka-GE"/>
              </w:rPr>
              <w:t xml:space="preserve"> მხარს უჭერდეს აღნიშნულ ატრიბუტს</w:t>
            </w:r>
            <w:r w:rsidRPr="008474B6">
              <w:rPr>
                <w:rFonts w:ascii="Calibri" w:hAnsi="Calibri"/>
                <w:lang w:val="ka-GE"/>
              </w:rPr>
              <w:t xml:space="preserve">, </w:t>
            </w:r>
            <w:ins w:author="Mikheil Kapanadze" w:date="2024-06-18T12:27:00Z" w16du:dateUtc="2024-06-18T08:27:00Z" w:id="28">
              <w:r w:rsidR="009C2EA8">
                <w:rPr>
                  <w:rFonts w:ascii="Calibri" w:hAnsi="Calibri"/>
                  <w:lang w:val="ka-GE"/>
                </w:rPr>
                <w:t>მულტისავალუტო ანგარიშების მხარდაჭერის</w:t>
              </w:r>
              <w:r w:rsidR="009C1E6B">
                <w:rPr>
                  <w:rFonts w:ascii="Calibri" w:hAnsi="Calibri"/>
                  <w:lang w:val="ka-GE"/>
                </w:rPr>
                <w:t xml:space="preserve"> მიზნით. </w:t>
              </w:r>
            </w:ins>
            <w:r w:rsidRPr="008474B6">
              <w:rPr>
                <w:rFonts w:ascii="Calibri" w:hAnsi="Calibri"/>
                <w:lang w:val="ka-GE"/>
              </w:rPr>
              <w:t xml:space="preserve">დეტალებისთვის იხ. </w:t>
            </w:r>
            <w:del w:author="Mikheil Kapanadze" w:date="2024-06-18T12:26:00Z" w16du:dateUtc="2024-06-18T08:26:00Z" w:id="29">
              <w:r w:rsidRPr="008474B6" w:rsidDel="009C2EA8">
                <w:rPr>
                  <w:rFonts w:ascii="Calibri" w:hAnsi="Calibri"/>
                  <w:lang w:val="ka-GE"/>
                </w:rPr>
                <w:fldChar w:fldCharType="begin"/>
              </w:r>
              <w:r w:rsidRPr="008474B6" w:rsidDel="009C2EA8">
                <w:rPr>
                  <w:rFonts w:ascii="Calibri" w:hAnsi="Calibri"/>
                  <w:lang w:val="ka-GE"/>
                </w:rPr>
                <w:delInstrText xml:space="preserve"> REF _Ref70866954 \r \h </w:delInstrText>
              </w:r>
              <w:r w:rsidDel="009C2EA8">
                <w:rPr>
                  <w:rFonts w:ascii="Calibri" w:hAnsi="Calibri"/>
                  <w:lang w:val="ka-GE"/>
                </w:rPr>
                <w:delInstrText xml:space="preserve"> \* MERGEFORMAT </w:delInstrText>
              </w:r>
              <w:r w:rsidRPr="008474B6" w:rsidDel="009C2EA8">
                <w:rPr>
                  <w:rFonts w:ascii="Calibri" w:hAnsi="Calibri"/>
                  <w:lang w:val="ka-GE"/>
                </w:rPr>
              </w:r>
              <w:r w:rsidRPr="008474B6" w:rsidDel="009C2EA8">
                <w:rPr>
                  <w:rFonts w:ascii="Calibri" w:hAnsi="Calibri"/>
                  <w:lang w:val="ka-GE"/>
                </w:rPr>
                <w:fldChar w:fldCharType="separate"/>
              </w:r>
              <w:r w:rsidRPr="008474B6" w:rsidDel="009C2EA8">
                <w:rPr>
                  <w:rFonts w:ascii="Calibri" w:hAnsi="Calibri"/>
                  <w:lang w:val="ka-GE"/>
                </w:rPr>
                <w:delText>9.1.7</w:delText>
              </w:r>
              <w:r w:rsidRPr="008474B6" w:rsidDel="009C2EA8">
                <w:rPr>
                  <w:rFonts w:ascii="Calibri" w:hAnsi="Calibri"/>
                  <w:lang w:val="ka-GE"/>
                </w:rPr>
                <w:fldChar w:fldCharType="end"/>
              </w:r>
              <w:r w:rsidRPr="008474B6" w:rsidDel="009C2EA8">
                <w:rPr>
                  <w:rFonts w:ascii="Calibri" w:hAnsi="Calibri"/>
                  <w:lang w:val="ka-GE"/>
                </w:rPr>
                <w:delText xml:space="preserve"> </w:delText>
              </w:r>
            </w:del>
            <w:r w:rsidRPr="008474B6">
              <w:rPr>
                <w:rFonts w:ascii="Calibri" w:hAnsi="Calibri"/>
                <w:lang w:val="ka-GE"/>
              </w:rPr>
              <w:t>თავი</w:t>
            </w:r>
            <w:ins w:author="Mikheil Kapanadze" w:date="2024-06-18T12:26:00Z" w16du:dateUtc="2024-06-18T08:26:00Z" w:id="30">
              <w:r w:rsidR="009C2EA8">
                <w:rPr>
                  <w:rFonts w:ascii="Calibri" w:hAnsi="Calibri"/>
                  <w:lang w:val="ka-GE"/>
                </w:rPr>
                <w:t xml:space="preserve"> </w:t>
              </w:r>
            </w:ins>
            <w:ins w:author="Mikheil Kapanadze" w:date="2024-06-18T12:27:00Z" w16du:dateUtc="2024-06-18T08:27:00Z" w:id="31">
              <w:r w:rsidR="009C2EA8">
                <w:rPr>
                  <w:rFonts w:ascii="Calibri" w:hAnsi="Calibri"/>
                  <w:lang w:val="ka-GE"/>
                </w:rPr>
                <w:fldChar w:fldCharType="begin"/>
              </w:r>
              <w:r w:rsidR="009C2EA8">
                <w:rPr>
                  <w:rFonts w:ascii="Calibri" w:hAnsi="Calibri"/>
                  <w:lang w:val="ka-GE"/>
                </w:rPr>
                <w:instrText xml:space="preserve"> REF _Ref169606057 \r \h </w:instrText>
              </w:r>
              <w:r w:rsidR="009C2EA8">
                <w:rPr>
                  <w:rFonts w:ascii="Calibri" w:hAnsi="Calibri"/>
                  <w:lang w:val="ka-GE"/>
                </w:rPr>
              </w:r>
            </w:ins>
            <w:r w:rsidR="009C2EA8">
              <w:rPr>
                <w:rFonts w:ascii="Calibri" w:hAnsi="Calibri"/>
                <w:lang w:val="ka-GE"/>
              </w:rPr>
              <w:fldChar w:fldCharType="separate"/>
            </w:r>
            <w:ins w:author="Mikheil Kapanadze" w:date="2024-06-18T12:27:00Z" w16du:dateUtc="2024-06-18T08:27:00Z" w:id="32">
              <w:r w:rsidR="009C2EA8">
                <w:rPr>
                  <w:rFonts w:ascii="Calibri" w:hAnsi="Calibri"/>
                  <w:lang w:val="ka-GE"/>
                </w:rPr>
                <w:t>8.1.8</w:t>
              </w:r>
              <w:r w:rsidR="009C2EA8">
                <w:rPr>
                  <w:rFonts w:ascii="Calibri" w:hAnsi="Calibri"/>
                  <w:lang w:val="ka-GE"/>
                </w:rPr>
                <w:fldChar w:fldCharType="end"/>
              </w:r>
            </w:ins>
            <w:r w:rsidRPr="008474B6">
              <w:rPr>
                <w:rFonts w:ascii="Calibri" w:hAnsi="Calibri"/>
                <w:lang w:val="ka-GE"/>
              </w:rPr>
              <w:t>.</w:t>
            </w:r>
          </w:p>
        </w:tc>
      </w:tr>
      <w:tr w:rsidR="00E24BB4" w:rsidTr="009E470F" w14:paraId="7AE7C71A" w14:textId="0AD1B9C6">
        <w:tc>
          <w:tcPr>
            <w:tcW w:w="1783" w:type="dxa"/>
          </w:tcPr>
          <w:p w:rsidRPr="00B64E75" w:rsidR="00E24BB4" w:rsidP="001E5544" w:rsidRDefault="00E24BB4" w14:paraId="1285C335" w14:textId="756334E4">
            <w:pPr>
              <w:jc w:val="both"/>
              <w:rPr>
                <w:rFonts w:ascii="Calibri" w:hAnsi="Calibri"/>
              </w:rPr>
            </w:pPr>
            <w:commentRangeStart w:id="33"/>
            <w:del w:author="Mikheil Kapanadze" w:date="2024-06-18T14:46:00Z" w16du:dateUtc="2024-06-18T10:46:00Z" w:id="34">
              <w:r w:rsidRPr="008474B6" w:rsidDel="00E44A2A">
                <w:rPr>
                  <w:rFonts w:ascii="Calibri" w:hAnsi="Calibri"/>
                </w:rPr>
                <w:delText>cashAccountType</w:delText>
              </w:r>
            </w:del>
            <w:proofErr w:type="spellStart"/>
            <w:ins w:author="Mikheil Kapanadze" w:date="2024-06-18T14:46:00Z" w16du:dateUtc="2024-06-18T10:46:00Z" w:id="35">
              <w:r w:rsidR="00E44A2A">
                <w:rPr>
                  <w:rFonts w:ascii="Calibri" w:hAnsi="Calibri"/>
                </w:rPr>
                <w:t>t</w:t>
              </w:r>
              <w:r w:rsidRPr="008474B6" w:rsidR="00E44A2A">
                <w:rPr>
                  <w:rFonts w:ascii="Calibri" w:hAnsi="Calibri"/>
                </w:rPr>
                <w:t>ype</w:t>
              </w:r>
              <w:r w:rsidR="00E44A2A">
                <w:rPr>
                  <w:rFonts w:ascii="Calibri" w:hAnsi="Calibri"/>
                </w:rPr>
                <w:t>Code</w:t>
              </w:r>
            </w:ins>
            <w:proofErr w:type="spellEnd"/>
          </w:p>
        </w:tc>
        <w:tc>
          <w:tcPr>
            <w:tcW w:w="1807" w:type="dxa"/>
          </w:tcPr>
          <w:p w:rsidRPr="00B64E75" w:rsidR="00E24BB4" w:rsidP="001E5544" w:rsidRDefault="00E24BB4" w14:paraId="309E84DD" w14:textId="07B2866E">
            <w:pPr>
              <w:jc w:val="both"/>
              <w:rPr>
                <w:rFonts w:ascii="Calibri" w:hAnsi="Calibri"/>
              </w:rPr>
            </w:pPr>
            <w:proofErr w:type="spellStart"/>
            <w:r w:rsidRPr="008474B6">
              <w:rPr>
                <w:rFonts w:ascii="Calibri" w:hAnsi="Calibri"/>
              </w:rPr>
              <w:t>CashAccountType</w:t>
            </w:r>
            <w:proofErr w:type="spellEnd"/>
          </w:p>
        </w:tc>
        <w:tc>
          <w:tcPr>
            <w:tcW w:w="5760" w:type="dxa"/>
          </w:tcPr>
          <w:p w:rsidRPr="00DD3A75" w:rsidR="00E24BB4" w:rsidP="001E5544" w:rsidRDefault="00E24BB4" w14:paraId="4C5BDADA" w14:textId="34D6840A">
            <w:pPr>
              <w:jc w:val="both"/>
              <w:rPr>
                <w:rFonts w:ascii="Calibri" w:hAnsi="Calibri"/>
                <w:lang w:val="ka-GE"/>
              </w:rPr>
            </w:pPr>
            <w:r w:rsidRPr="008474B6">
              <w:rPr>
                <w:rFonts w:ascii="Calibri" w:hAnsi="Calibri"/>
                <w:b/>
                <w:lang w:val="ka-GE"/>
              </w:rPr>
              <w:t xml:space="preserve">აუცილებელია </w:t>
            </w:r>
            <w:r w:rsidRPr="008474B6">
              <w:rPr>
                <w:rFonts w:ascii="Calibri" w:hAnsi="Calibri"/>
                <w:lang w:val="ka-GE"/>
              </w:rPr>
              <w:t xml:space="preserve">აღნიშნული ატრიბუტის მხარდაჭერა </w:t>
            </w:r>
            <w:proofErr w:type="spellStart"/>
            <w:r w:rsidRPr="008474B6">
              <w:rPr>
                <w:rFonts w:ascii="Calibri" w:hAnsi="Calibri"/>
                <w:lang w:val="ka-GE"/>
              </w:rPr>
              <w:t>ამსმპ</w:t>
            </w:r>
            <w:proofErr w:type="spellEnd"/>
            <w:r w:rsidRPr="008474B6">
              <w:rPr>
                <w:rFonts w:ascii="Calibri" w:hAnsi="Calibri"/>
                <w:lang w:val="ka-GE"/>
              </w:rPr>
              <w:t>-ს მხრიდან</w:t>
            </w:r>
            <w:ins w:author="Mikheil Kapanadze" w:date="2024-06-18T14:47:00Z" w16du:dateUtc="2024-06-18T10:47:00Z" w:id="36">
              <w:r w:rsidR="005E4787">
                <w:rPr>
                  <w:rFonts w:ascii="Calibri" w:hAnsi="Calibri"/>
                  <w:lang w:val="ka-GE"/>
                </w:rPr>
                <w:t xml:space="preserve">, მხოლოდ </w:t>
              </w:r>
              <w:r w:rsidR="005E4787">
                <w:rPr>
                  <w:rFonts w:ascii="Calibri" w:hAnsi="Calibri"/>
                </w:rPr>
                <w:t>cards</w:t>
              </w:r>
              <w:r w:rsidR="005E4787">
                <w:rPr>
                  <w:rFonts w:ascii="Calibri" w:hAnsi="Calibri"/>
                  <w:lang w:val="ka-GE"/>
                </w:rPr>
                <w:t xml:space="preserve"> ტიპის შემთხვევაში</w:t>
              </w:r>
            </w:ins>
            <w:r w:rsidRPr="008474B6">
              <w:rPr>
                <w:rFonts w:ascii="Calibri" w:hAnsi="Calibri"/>
                <w:lang w:val="ka-GE"/>
              </w:rPr>
              <w:t xml:space="preserve">. ამ დოკუმენტის მიზნებისათვის </w:t>
            </w:r>
            <w:r w:rsidRPr="00E3281E">
              <w:rPr>
                <w:rFonts w:ascii="Calibri" w:hAnsi="Calibri"/>
                <w:b/>
                <w:lang w:val="ka-GE"/>
              </w:rPr>
              <w:t>აუცილებელია</w:t>
            </w:r>
            <w:r w:rsidRPr="008474B6">
              <w:rPr>
                <w:rFonts w:ascii="Calibri" w:hAnsi="Calibri"/>
                <w:lang w:val="ka-GE"/>
              </w:rPr>
              <w:t xml:space="preserve"> მხარდაჭერილი იყოს, სულ მცირე, </w:t>
            </w:r>
            <w:r w:rsidRPr="008474B6">
              <w:rPr>
                <w:rFonts w:ascii="Calibri" w:hAnsi="Calibri"/>
              </w:rPr>
              <w:t>CARD</w:t>
            </w:r>
            <w:r w:rsidRPr="008474B6">
              <w:rPr>
                <w:rFonts w:ascii="Calibri" w:hAnsi="Calibri"/>
                <w:lang w:val="ka-GE"/>
              </w:rPr>
              <w:t xml:space="preserve"> და </w:t>
            </w:r>
            <w:r w:rsidRPr="008474B6">
              <w:rPr>
                <w:rFonts w:ascii="Calibri" w:hAnsi="Calibri"/>
              </w:rPr>
              <w:t>CACC</w:t>
            </w:r>
            <w:r w:rsidRPr="008474B6">
              <w:rPr>
                <w:rFonts w:ascii="Calibri" w:hAnsi="Calibri"/>
                <w:lang w:val="ka-GE"/>
              </w:rPr>
              <w:t xml:space="preserve"> მნიშვნელობები მასში.</w:t>
            </w:r>
            <w:commentRangeEnd w:id="33"/>
            <w:r w:rsidR="00DD3A75">
              <w:rPr>
                <w:rStyle w:val="CommentReference"/>
              </w:rPr>
              <w:commentReference w:id="33"/>
            </w:r>
          </w:p>
        </w:tc>
      </w:tr>
    </w:tbl>
    <w:p w:rsidRPr="008474B6" w:rsidR="00E24BB4" w:rsidP="00E24BB4" w:rsidRDefault="00E24BB4" w14:paraId="28CE3A2A" w14:textId="77777777">
      <w:pPr>
        <w:jc w:val="both"/>
        <w:rPr>
          <w:rFonts w:ascii="Calibri" w:hAnsi="Calibri"/>
          <w:lang w:val="ka-GE"/>
        </w:rPr>
      </w:pPr>
    </w:p>
    <w:p w:rsidR="00E24BB4" w:rsidP="001364AA" w:rsidRDefault="00E22207" w14:paraId="0A9A31B5" w14:textId="3752131E">
      <w:pPr>
        <w:jc w:val="both"/>
        <w:rPr>
          <w:rFonts w:ascii="Calibri" w:hAnsi="Calibri"/>
          <w:lang w:val="ka-GE"/>
        </w:rPr>
      </w:pPr>
      <w:commentRangeStart w:id="37"/>
      <w:r>
        <w:rPr>
          <w:rFonts w:ascii="Calibri" w:hAnsi="Calibri"/>
          <w:lang w:val="ka-GE"/>
        </w:rPr>
        <w:t xml:space="preserve">თუ </w:t>
      </w:r>
      <w:r w:rsidR="006140FC">
        <w:rPr>
          <w:rFonts w:ascii="Calibri" w:hAnsi="Calibri"/>
        </w:rPr>
        <w:t xml:space="preserve">API </w:t>
      </w:r>
      <w:r w:rsidR="006140FC">
        <w:rPr>
          <w:rFonts w:ascii="Calibri" w:hAnsi="Calibri"/>
          <w:lang w:val="ka-GE"/>
        </w:rPr>
        <w:t>კლიენტმა</w:t>
      </w:r>
      <w:r>
        <w:rPr>
          <w:rFonts w:ascii="Calibri" w:hAnsi="Calibri"/>
          <w:lang w:val="ka-GE"/>
        </w:rPr>
        <w:t xml:space="preserve"> </w:t>
      </w:r>
      <w:proofErr w:type="spellStart"/>
      <w:r>
        <w:rPr>
          <w:rFonts w:ascii="Calibri" w:hAnsi="Calibri"/>
          <w:lang w:val="ka-GE"/>
        </w:rPr>
        <w:t>ამსმპ</w:t>
      </w:r>
      <w:proofErr w:type="spellEnd"/>
      <w:r>
        <w:rPr>
          <w:rFonts w:ascii="Calibri" w:hAnsi="Calibri"/>
          <w:lang w:val="ka-GE"/>
        </w:rPr>
        <w:t xml:space="preserve">-ს გაუგზავნა </w:t>
      </w:r>
      <w:r w:rsidR="00803BE2">
        <w:rPr>
          <w:rFonts w:ascii="Calibri" w:hAnsi="Calibri"/>
          <w:lang w:val="ka-GE"/>
        </w:rPr>
        <w:t>დეტალური</w:t>
      </w:r>
      <w:r w:rsidR="006140FC">
        <w:rPr>
          <w:rFonts w:ascii="Calibri" w:hAnsi="Calibri"/>
          <w:lang w:val="ka-GE"/>
        </w:rPr>
        <w:t xml:space="preserve"> </w:t>
      </w:r>
      <w:r>
        <w:rPr>
          <w:rFonts w:ascii="Calibri" w:hAnsi="Calibri"/>
          <w:lang w:val="ka-GE"/>
        </w:rPr>
        <w:t xml:space="preserve">მოთხოვნის იმგვარი დოკუმენტი, რომელშიც რომელიმე </w:t>
      </w:r>
      <w:r w:rsidR="00803BE2">
        <w:rPr>
          <w:rFonts w:ascii="Calibri" w:hAnsi="Calibri"/>
          <w:lang w:val="ka-GE"/>
        </w:rPr>
        <w:t>ან</w:t>
      </w:r>
      <w:r w:rsidR="00E21A75">
        <w:rPr>
          <w:rFonts w:ascii="Calibri" w:hAnsi="Calibri"/>
          <w:lang w:val="ka-GE"/>
        </w:rPr>
        <w:t xml:space="preserve">გარიშის შესახებ მითითება გაკეთებულია </w:t>
      </w:r>
      <w:r w:rsidR="00AF6DAC">
        <w:rPr>
          <w:rFonts w:ascii="Calibri" w:hAnsi="Calibri"/>
          <w:lang w:val="ka-GE"/>
        </w:rPr>
        <w:t xml:space="preserve">არაერთხელ (მაგ. განმეორებადი </w:t>
      </w:r>
      <w:proofErr w:type="spellStart"/>
      <w:r w:rsidR="00AF6DAC">
        <w:rPr>
          <w:rFonts w:ascii="Calibri" w:hAnsi="Calibri"/>
        </w:rPr>
        <w:t>iban</w:t>
      </w:r>
      <w:proofErr w:type="spellEnd"/>
      <w:r w:rsidR="00AF6DAC">
        <w:rPr>
          <w:rFonts w:ascii="Calibri" w:hAnsi="Calibri"/>
          <w:lang w:val="ka-GE"/>
        </w:rPr>
        <w:t xml:space="preserve">), </w:t>
      </w:r>
      <w:proofErr w:type="spellStart"/>
      <w:r w:rsidR="00884E78">
        <w:rPr>
          <w:rFonts w:ascii="Calibri" w:hAnsi="Calibri"/>
          <w:lang w:val="ka-GE"/>
        </w:rPr>
        <w:t>ამსმპ</w:t>
      </w:r>
      <w:proofErr w:type="spellEnd"/>
      <w:r w:rsidR="00884E78">
        <w:rPr>
          <w:rFonts w:ascii="Calibri" w:hAnsi="Calibri"/>
          <w:lang w:val="ka-GE"/>
        </w:rPr>
        <w:t>-მა</w:t>
      </w:r>
      <w:r w:rsidR="00E21A75">
        <w:rPr>
          <w:rFonts w:ascii="Calibri" w:hAnsi="Calibri"/>
          <w:lang w:val="ka-GE"/>
        </w:rPr>
        <w:t xml:space="preserve"> </w:t>
      </w:r>
      <w:proofErr w:type="spellStart"/>
      <w:r w:rsidR="004F5433">
        <w:rPr>
          <w:rFonts w:ascii="Calibri" w:hAnsi="Calibri"/>
          <w:lang w:val="ka-GE"/>
        </w:rPr>
        <w:t>სმმ</w:t>
      </w:r>
      <w:proofErr w:type="spellEnd"/>
      <w:r w:rsidR="004F5433">
        <w:rPr>
          <w:rFonts w:ascii="Calibri" w:hAnsi="Calibri"/>
          <w:lang w:val="ka-GE"/>
        </w:rPr>
        <w:t xml:space="preserve">-ისგან თანხმობის მოთხოვნისას </w:t>
      </w:r>
      <w:r w:rsidR="00055EBE">
        <w:rPr>
          <w:rFonts w:ascii="Calibri" w:hAnsi="Calibri"/>
          <w:lang w:val="ka-GE"/>
        </w:rPr>
        <w:t xml:space="preserve">უნდა </w:t>
      </w:r>
      <w:r w:rsidR="008D260C">
        <w:rPr>
          <w:rFonts w:ascii="Calibri" w:hAnsi="Calibri"/>
          <w:lang w:val="ka-GE"/>
        </w:rPr>
        <w:t xml:space="preserve">გამოიყენოს </w:t>
      </w:r>
      <w:r w:rsidR="00094644">
        <w:rPr>
          <w:rFonts w:ascii="Calibri" w:hAnsi="Calibri"/>
          <w:lang w:val="ka-GE"/>
        </w:rPr>
        <w:t>შემდეგი პრინციპი:</w:t>
      </w:r>
    </w:p>
    <w:p w:rsidR="00D9324A" w:rsidP="001364AA" w:rsidRDefault="004F5433" w14:paraId="48EE3DD6" w14:textId="3B5055C9">
      <w:pPr>
        <w:pStyle w:val="ListParagraph"/>
        <w:numPr>
          <w:ilvl w:val="0"/>
          <w:numId w:val="17"/>
        </w:numPr>
        <w:jc w:val="both"/>
        <w:rPr>
          <w:rFonts w:ascii="Calibri" w:hAnsi="Calibri"/>
          <w:lang w:val="ka-GE"/>
        </w:rPr>
      </w:pPr>
      <w:r>
        <w:rPr>
          <w:rFonts w:ascii="Calibri" w:hAnsi="Calibri"/>
          <w:lang w:val="ka-GE"/>
        </w:rPr>
        <w:t xml:space="preserve">თუ </w:t>
      </w:r>
      <w:r w:rsidR="00F9604E">
        <w:rPr>
          <w:rFonts w:ascii="Calibri" w:hAnsi="Calibri"/>
          <w:lang w:val="ka-GE"/>
        </w:rPr>
        <w:t xml:space="preserve">ანგარიშის ერთი ტიპის (მაგ. </w:t>
      </w:r>
      <w:r w:rsidR="00F9604E">
        <w:rPr>
          <w:rFonts w:ascii="Calibri" w:hAnsi="Calibri"/>
        </w:rPr>
        <w:t xml:space="preserve">payments) </w:t>
      </w:r>
      <w:proofErr w:type="spellStart"/>
      <w:r w:rsidR="00F9604E">
        <w:rPr>
          <w:rFonts w:ascii="Calibri" w:hAnsi="Calibri"/>
        </w:rPr>
        <w:t>შიგნით</w:t>
      </w:r>
      <w:proofErr w:type="spellEnd"/>
      <w:r w:rsidR="00F9604E">
        <w:rPr>
          <w:rFonts w:ascii="Calibri" w:hAnsi="Calibri"/>
        </w:rPr>
        <w:t xml:space="preserve"> </w:t>
      </w:r>
      <w:r w:rsidR="00913F36">
        <w:rPr>
          <w:rFonts w:ascii="Calibri" w:hAnsi="Calibri"/>
        </w:rPr>
        <w:t>Account Reference</w:t>
      </w:r>
      <w:r w:rsidR="00913F36">
        <w:rPr>
          <w:rFonts w:ascii="Calibri" w:hAnsi="Calibri"/>
          <w:lang w:val="ka-GE"/>
        </w:rPr>
        <w:t xml:space="preserve"> ტიპის </w:t>
      </w:r>
      <w:r w:rsidR="00D9324A">
        <w:rPr>
          <w:rFonts w:ascii="Calibri" w:hAnsi="Calibri"/>
          <w:lang w:val="ka-GE"/>
        </w:rPr>
        <w:t xml:space="preserve">ორი იდენტიფიკატორი </w:t>
      </w:r>
      <w:proofErr w:type="spellStart"/>
      <w:r w:rsidR="00D9324A">
        <w:rPr>
          <w:rFonts w:ascii="Calibri" w:hAnsi="Calibri"/>
          <w:lang w:val="ka-GE"/>
        </w:rPr>
        <w:t>ამსმპ</w:t>
      </w:r>
      <w:proofErr w:type="spellEnd"/>
      <w:r w:rsidR="00D9324A">
        <w:rPr>
          <w:rFonts w:ascii="Calibri" w:hAnsi="Calibri"/>
          <w:lang w:val="ka-GE"/>
        </w:rPr>
        <w:t xml:space="preserve">-ში ზუსტად ერთიდაიგივე ობიექტს მიუთითებს (მაგ. </w:t>
      </w:r>
      <w:r w:rsidR="00AF3466">
        <w:rPr>
          <w:rFonts w:ascii="Calibri" w:hAnsi="Calibri"/>
          <w:lang w:val="ka-GE"/>
        </w:rPr>
        <w:t xml:space="preserve">ანგარიში ერთგან იდენტიფიცირებულია </w:t>
      </w:r>
      <w:proofErr w:type="spellStart"/>
      <w:r w:rsidR="00AF3466">
        <w:rPr>
          <w:rFonts w:ascii="Calibri" w:hAnsi="Calibri"/>
        </w:rPr>
        <w:t>iban</w:t>
      </w:r>
      <w:proofErr w:type="spellEnd"/>
      <w:r w:rsidR="00AF3466">
        <w:rPr>
          <w:rFonts w:ascii="Calibri" w:hAnsi="Calibri"/>
          <w:lang w:val="ka-GE"/>
        </w:rPr>
        <w:t xml:space="preserve">-ით და მეორე </w:t>
      </w:r>
      <w:proofErr w:type="spellStart"/>
      <w:r w:rsidR="00AF3466">
        <w:rPr>
          <w:rFonts w:ascii="Calibri" w:hAnsi="Calibri"/>
        </w:rPr>
        <w:t>maskedPan</w:t>
      </w:r>
      <w:proofErr w:type="spellEnd"/>
      <w:r w:rsidR="00AF3466">
        <w:rPr>
          <w:rFonts w:ascii="Calibri" w:hAnsi="Calibri"/>
          <w:lang w:val="ka-GE"/>
        </w:rPr>
        <w:t xml:space="preserve">-ით), </w:t>
      </w:r>
      <w:r w:rsidRPr="00055EBE" w:rsidR="00055EBE">
        <w:rPr>
          <w:rFonts w:ascii="Calibri" w:hAnsi="Calibri"/>
          <w:b/>
          <w:bCs/>
          <w:lang w:val="ka-GE"/>
        </w:rPr>
        <w:t>აუცილებელია</w:t>
      </w:r>
      <w:r w:rsidR="00055EBE">
        <w:rPr>
          <w:rFonts w:ascii="Calibri" w:hAnsi="Calibri"/>
          <w:lang w:val="ka-GE"/>
        </w:rPr>
        <w:t xml:space="preserve"> </w:t>
      </w:r>
      <w:r w:rsidR="00DE4FE2">
        <w:rPr>
          <w:rFonts w:ascii="Calibri" w:hAnsi="Calibri"/>
          <w:lang w:val="ka-GE"/>
        </w:rPr>
        <w:t>თანხმობის ეკრანზე უნდა გამოჩნდეს უფლებების სიმრავლის გაერთიანება</w:t>
      </w:r>
      <w:r w:rsidR="006C6253">
        <w:rPr>
          <w:rFonts w:ascii="Calibri" w:hAnsi="Calibri"/>
          <w:lang w:val="ka-GE"/>
        </w:rPr>
        <w:t xml:space="preserve"> და</w:t>
      </w:r>
      <w:r w:rsidR="00DE4FE2">
        <w:rPr>
          <w:rFonts w:ascii="Calibri" w:hAnsi="Calibri"/>
          <w:lang w:val="ka-GE"/>
        </w:rPr>
        <w:t xml:space="preserve"> </w:t>
      </w:r>
      <w:proofErr w:type="spellStart"/>
      <w:r w:rsidR="00DE4FE2">
        <w:rPr>
          <w:rFonts w:ascii="Calibri" w:hAnsi="Calibri"/>
          <w:lang w:val="ka-GE"/>
        </w:rPr>
        <w:t>სმმ</w:t>
      </w:r>
      <w:proofErr w:type="spellEnd"/>
      <w:r w:rsidR="00DE4FE2">
        <w:rPr>
          <w:rFonts w:ascii="Calibri" w:hAnsi="Calibri"/>
          <w:lang w:val="ka-GE"/>
        </w:rPr>
        <w:t>-მა გამოხატოს ერთი თანხმობა ამ ანგარიშზე</w:t>
      </w:r>
    </w:p>
    <w:p w:rsidRPr="003B3B0B" w:rsidR="00F1429F" w:rsidP="003B3B0B" w:rsidRDefault="00E54D7D" w14:paraId="2B6698A3" w14:textId="50E43531">
      <w:pPr>
        <w:pStyle w:val="ListParagraph"/>
        <w:numPr>
          <w:ilvl w:val="0"/>
          <w:numId w:val="17"/>
        </w:numPr>
        <w:jc w:val="both"/>
        <w:rPr>
          <w:rFonts w:ascii="Calibri" w:hAnsi="Calibri"/>
          <w:lang w:val="ka-GE"/>
        </w:rPr>
      </w:pPr>
      <w:r>
        <w:rPr>
          <w:rFonts w:ascii="Calibri" w:hAnsi="Calibri"/>
          <w:lang w:val="ka-GE"/>
        </w:rPr>
        <w:t xml:space="preserve">თუ ანგარიშის ერთი ტიპის (მაგ. </w:t>
      </w:r>
      <w:r>
        <w:rPr>
          <w:rFonts w:ascii="Calibri" w:hAnsi="Calibri"/>
        </w:rPr>
        <w:t xml:space="preserve">payments) </w:t>
      </w:r>
      <w:proofErr w:type="spellStart"/>
      <w:r>
        <w:rPr>
          <w:rFonts w:ascii="Calibri" w:hAnsi="Calibri"/>
        </w:rPr>
        <w:t>შიგნით</w:t>
      </w:r>
      <w:proofErr w:type="spellEnd"/>
      <w:r>
        <w:rPr>
          <w:rFonts w:ascii="Calibri" w:hAnsi="Calibri"/>
        </w:rPr>
        <w:t xml:space="preserve"> Account Reference</w:t>
      </w:r>
      <w:r>
        <w:rPr>
          <w:rFonts w:ascii="Calibri" w:hAnsi="Calibri"/>
          <w:lang w:val="ka-GE"/>
        </w:rPr>
        <w:t xml:space="preserve"> ტიპის ორი იდენტიფიკატორი </w:t>
      </w:r>
      <w:proofErr w:type="spellStart"/>
      <w:r>
        <w:rPr>
          <w:rFonts w:ascii="Calibri" w:hAnsi="Calibri"/>
          <w:lang w:val="ka-GE"/>
        </w:rPr>
        <w:t>ამსმპ</w:t>
      </w:r>
      <w:proofErr w:type="spellEnd"/>
      <w:r>
        <w:rPr>
          <w:rFonts w:ascii="Calibri" w:hAnsi="Calibri"/>
          <w:lang w:val="ka-GE"/>
        </w:rPr>
        <w:t xml:space="preserve">-ში ზუსტად ერთიდაიგივე ობიექტს </w:t>
      </w:r>
      <w:r>
        <w:rPr>
          <w:rFonts w:ascii="Calibri" w:hAnsi="Calibri"/>
          <w:lang w:val="ka-GE"/>
        </w:rPr>
        <w:t xml:space="preserve">არ </w:t>
      </w:r>
      <w:r>
        <w:rPr>
          <w:rFonts w:ascii="Calibri" w:hAnsi="Calibri"/>
          <w:lang w:val="ka-GE"/>
        </w:rPr>
        <w:t>მიუთითებს</w:t>
      </w:r>
      <w:r>
        <w:rPr>
          <w:rFonts w:ascii="Calibri" w:hAnsi="Calibri"/>
          <w:lang w:val="ka-GE"/>
        </w:rPr>
        <w:t xml:space="preserve"> </w:t>
      </w:r>
      <w:r w:rsidR="00540827">
        <w:rPr>
          <w:rFonts w:ascii="Calibri" w:hAnsi="Calibri"/>
          <w:lang w:val="ka-GE"/>
        </w:rPr>
        <w:t xml:space="preserve">(მაგ. </w:t>
      </w:r>
      <w:r w:rsidRPr="00540827" w:rsidR="00540827">
        <w:rPr>
          <w:rFonts w:ascii="Calibri" w:hAnsi="Calibri"/>
          <w:lang w:val="ka-GE"/>
        </w:rPr>
        <w:t>GE00UT0000000101904920</w:t>
      </w:r>
      <w:r w:rsidR="00540827">
        <w:rPr>
          <w:rFonts w:ascii="Calibri" w:hAnsi="Calibri"/>
          <w:lang w:val="ka-GE"/>
        </w:rPr>
        <w:t xml:space="preserve"> </w:t>
      </w:r>
      <w:r w:rsidR="000239FB">
        <w:rPr>
          <w:rFonts w:ascii="Calibri" w:hAnsi="Calibri"/>
          <w:lang w:val="ka-GE"/>
        </w:rPr>
        <w:t>მულტისავალუტო ანგარიშის ლარის ვალუტაზე</w:t>
      </w:r>
      <w:r w:rsidR="00540827">
        <w:rPr>
          <w:rFonts w:ascii="Calibri" w:hAnsi="Calibri"/>
          <w:lang w:val="ka-GE"/>
        </w:rPr>
        <w:t xml:space="preserve"> </w:t>
      </w:r>
      <w:proofErr w:type="spellStart"/>
      <w:r w:rsidR="00540827">
        <w:rPr>
          <w:rFonts w:ascii="Calibri" w:hAnsi="Calibri"/>
          <w:lang w:val="ka-GE"/>
        </w:rPr>
        <w:t>მოთხოვნიულია</w:t>
      </w:r>
      <w:proofErr w:type="spellEnd"/>
      <w:r w:rsidR="00540827">
        <w:rPr>
          <w:rFonts w:ascii="Calibri" w:hAnsi="Calibri"/>
          <w:lang w:val="ka-GE"/>
        </w:rPr>
        <w:t xml:space="preserve"> </w:t>
      </w:r>
      <w:r w:rsidR="000239FB">
        <w:rPr>
          <w:rFonts w:ascii="Calibri" w:hAnsi="Calibri"/>
          <w:lang w:val="ka-GE"/>
        </w:rPr>
        <w:t xml:space="preserve">ნაშთები და ტრანზაქციები, ხოლო </w:t>
      </w:r>
      <w:r w:rsidRPr="00540827" w:rsidR="000239FB">
        <w:rPr>
          <w:rFonts w:ascii="Calibri" w:hAnsi="Calibri"/>
          <w:lang w:val="ka-GE"/>
        </w:rPr>
        <w:t>GE00UT0000000101904920</w:t>
      </w:r>
      <w:r w:rsidR="000239FB">
        <w:rPr>
          <w:rFonts w:ascii="Calibri" w:hAnsi="Calibri"/>
          <w:lang w:val="ka-GE"/>
        </w:rPr>
        <w:t xml:space="preserve"> მუ</w:t>
      </w:r>
      <w:r w:rsidR="00B6481C">
        <w:rPr>
          <w:rFonts w:ascii="Calibri" w:hAnsi="Calibri"/>
          <w:lang w:val="ka-GE"/>
        </w:rPr>
        <w:t>ლტისავალუტო ანგარიშზე</w:t>
      </w:r>
      <w:r w:rsidR="005A4C4D">
        <w:rPr>
          <w:rFonts w:ascii="Calibri" w:hAnsi="Calibri"/>
          <w:lang w:val="ka-GE"/>
        </w:rPr>
        <w:t xml:space="preserve"> მოთხოვნილია მხოლოდ ნაშთი), მაშინ </w:t>
      </w:r>
      <w:r w:rsidRPr="006C6253" w:rsidR="006C6253">
        <w:rPr>
          <w:rFonts w:ascii="Calibri" w:hAnsi="Calibri"/>
          <w:b/>
          <w:bCs/>
          <w:lang w:val="ka-GE"/>
        </w:rPr>
        <w:t>აუცილებელია</w:t>
      </w:r>
      <w:r w:rsidR="006C6253">
        <w:rPr>
          <w:rFonts w:ascii="Calibri" w:hAnsi="Calibri"/>
          <w:lang w:val="ka-GE"/>
        </w:rPr>
        <w:t xml:space="preserve"> </w:t>
      </w:r>
      <w:r w:rsidR="005A4C4D">
        <w:rPr>
          <w:rFonts w:ascii="Calibri" w:hAnsi="Calibri"/>
          <w:lang w:val="ka-GE"/>
        </w:rPr>
        <w:t>თანხმობა გამოიხატებ</w:t>
      </w:r>
      <w:r w:rsidR="00456FBB">
        <w:rPr>
          <w:rFonts w:ascii="Calibri" w:hAnsi="Calibri"/>
          <w:lang w:val="ka-GE"/>
        </w:rPr>
        <w:t>ოდეს</w:t>
      </w:r>
      <w:r w:rsidR="005A4C4D">
        <w:rPr>
          <w:rFonts w:ascii="Calibri" w:hAnsi="Calibri"/>
          <w:lang w:val="ka-GE"/>
        </w:rPr>
        <w:t xml:space="preserve"> ცალ-ცალკე.</w:t>
      </w:r>
      <w:r>
        <w:rPr>
          <w:rFonts w:ascii="Calibri" w:hAnsi="Calibri"/>
          <w:lang w:val="ka-GE"/>
        </w:rPr>
        <w:t xml:space="preserve"> თუმცა</w:t>
      </w:r>
      <w:r w:rsidR="005A4C4D">
        <w:rPr>
          <w:rFonts w:ascii="Calibri" w:hAnsi="Calibri"/>
          <w:lang w:val="ka-GE"/>
        </w:rPr>
        <w:t xml:space="preserve"> </w:t>
      </w:r>
      <w:r w:rsidRPr="005A4C4D" w:rsidR="005A4C4D">
        <w:rPr>
          <w:rFonts w:ascii="Calibri" w:hAnsi="Calibri"/>
          <w:b/>
          <w:bCs/>
          <w:lang w:val="ka-GE"/>
        </w:rPr>
        <w:t>აუცილებელია</w:t>
      </w:r>
      <w:r w:rsidR="005A4C4D">
        <w:rPr>
          <w:rFonts w:ascii="Calibri" w:hAnsi="Calibri"/>
          <w:lang w:val="ka-GE"/>
        </w:rPr>
        <w:t xml:space="preserve">, თანხმობის გამოხატვის ეკრანზე აღნიშნული ანგარიშები ჩანდეს გვერდიგვერდ (ან დაჯგუფებულად), რათა </w:t>
      </w:r>
      <w:proofErr w:type="spellStart"/>
      <w:r w:rsidR="005A4C4D">
        <w:rPr>
          <w:rFonts w:ascii="Calibri" w:hAnsi="Calibri"/>
          <w:lang w:val="ka-GE"/>
        </w:rPr>
        <w:t>სმმ</w:t>
      </w:r>
      <w:proofErr w:type="spellEnd"/>
      <w:r w:rsidR="005A4C4D">
        <w:rPr>
          <w:rFonts w:ascii="Calibri" w:hAnsi="Calibri"/>
          <w:lang w:val="ka-GE"/>
        </w:rPr>
        <w:t xml:space="preserve"> არ დაიბნეს</w:t>
      </w:r>
      <w:r w:rsidR="003B3B0B">
        <w:rPr>
          <w:rFonts w:ascii="Calibri" w:hAnsi="Calibri"/>
          <w:lang w:val="ka-GE"/>
        </w:rPr>
        <w:t>.</w:t>
      </w:r>
      <w:commentRangeEnd w:id="37"/>
      <w:r w:rsidR="00AA7ED9">
        <w:rPr>
          <w:rStyle w:val="CommentReference"/>
        </w:rPr>
        <w:commentReference w:id="37"/>
      </w:r>
    </w:p>
    <w:p w:rsidRPr="003345B2" w:rsidR="00FA6A93" w:rsidP="003345B2" w:rsidRDefault="00FA6A93" w14:paraId="2919135C" w14:textId="77777777">
      <w:pPr>
        <w:rPr>
          <w:lang w:val="ka-GE"/>
        </w:rPr>
      </w:pPr>
    </w:p>
    <w:p w:rsidR="00D46CC4" w:rsidP="00D46CC4" w:rsidRDefault="00A71D3B" w14:paraId="75235EB6" w14:textId="5B9669B1">
      <w:pPr>
        <w:pStyle w:val="Heading3"/>
      </w:pPr>
      <w:bookmarkStart w:name="_Toc169726879" w:id="38"/>
      <w:proofErr w:type="spellStart"/>
      <w:r>
        <w:t>ანგარიშის</w:t>
      </w:r>
      <w:proofErr w:type="spellEnd"/>
      <w:r>
        <w:t xml:space="preserve"> </w:t>
      </w:r>
      <w:proofErr w:type="spellStart"/>
      <w:r>
        <w:t>ინფორმაციის</w:t>
      </w:r>
      <w:proofErr w:type="spellEnd"/>
      <w:r>
        <w:t xml:space="preserve"> </w:t>
      </w:r>
      <w:proofErr w:type="spellStart"/>
      <w:r>
        <w:t>მიღებაზე</w:t>
      </w:r>
      <w:proofErr w:type="spellEnd"/>
      <w:r>
        <w:t xml:space="preserve"> </w:t>
      </w:r>
      <w:proofErr w:type="spellStart"/>
      <w:r w:rsidR="00D46CC4">
        <w:t>თანხმობის</w:t>
      </w:r>
      <w:proofErr w:type="spellEnd"/>
      <w:r w:rsidR="00D46CC4">
        <w:t xml:space="preserve"> </w:t>
      </w:r>
      <w:proofErr w:type="spellStart"/>
      <w:r w:rsidR="00D46CC4">
        <w:t>მოთხოვნის</w:t>
      </w:r>
      <w:proofErr w:type="spellEnd"/>
      <w:r w:rsidR="00D46CC4">
        <w:t xml:space="preserve"> </w:t>
      </w:r>
      <w:proofErr w:type="spellStart"/>
      <w:r w:rsidR="00D46CC4">
        <w:t>დოკუმენტის</w:t>
      </w:r>
      <w:proofErr w:type="spellEnd"/>
      <w:r w:rsidR="00D46CC4">
        <w:t xml:space="preserve"> </w:t>
      </w:r>
      <w:proofErr w:type="spellStart"/>
      <w:r w:rsidR="00D46CC4">
        <w:t>სტრუქტურა</w:t>
      </w:r>
      <w:bookmarkEnd w:id="38"/>
      <w:proofErr w:type="spellEnd"/>
    </w:p>
    <w:p w:rsidR="00D46CC4" w:rsidP="00D46CC4" w:rsidRDefault="008E63F0" w14:paraId="72C1FD42" w14:textId="2E8A7E12">
      <w:proofErr w:type="spellStart"/>
      <w:r w:rsidRPr="008E63F0">
        <w:t>თანხმობის</w:t>
      </w:r>
      <w:proofErr w:type="spellEnd"/>
      <w:r w:rsidRPr="008E63F0">
        <w:t xml:space="preserve"> </w:t>
      </w:r>
      <w:proofErr w:type="spellStart"/>
      <w:r w:rsidRPr="008E63F0">
        <w:t>მოთხოვნის</w:t>
      </w:r>
      <w:proofErr w:type="spellEnd"/>
      <w:r w:rsidRPr="008E63F0">
        <w:t xml:space="preserve"> </w:t>
      </w:r>
      <w:proofErr w:type="spellStart"/>
      <w:r w:rsidRPr="008E63F0">
        <w:t>დოკუმენტი</w:t>
      </w:r>
      <w:proofErr w:type="spellEnd"/>
      <w:r w:rsidRPr="008E63F0">
        <w:t xml:space="preserve"> </w:t>
      </w:r>
      <w:proofErr w:type="spellStart"/>
      <w:r w:rsidRPr="008E63F0">
        <w:t>არის</w:t>
      </w:r>
      <w:proofErr w:type="spellEnd"/>
      <w:r w:rsidRPr="008E63F0">
        <w:t xml:space="preserve"> JSON </w:t>
      </w:r>
      <w:proofErr w:type="spellStart"/>
      <w:r w:rsidRPr="008E63F0">
        <w:t>დოკუმენტი</w:t>
      </w:r>
      <w:proofErr w:type="spellEnd"/>
      <w:r w:rsidRPr="008E63F0">
        <w:t xml:space="preserve">, </w:t>
      </w:r>
      <w:proofErr w:type="spellStart"/>
      <w:r w:rsidRPr="008E63F0">
        <w:t>რომელსაც</w:t>
      </w:r>
      <w:proofErr w:type="spellEnd"/>
      <w:r w:rsidRPr="008E63F0">
        <w:t xml:space="preserve"> </w:t>
      </w:r>
      <w:proofErr w:type="spellStart"/>
      <w:r w:rsidRPr="008E63F0">
        <w:t>ზედა</w:t>
      </w:r>
      <w:proofErr w:type="spellEnd"/>
      <w:r w:rsidRPr="008E63F0">
        <w:t xml:space="preserve"> </w:t>
      </w:r>
      <w:proofErr w:type="spellStart"/>
      <w:r w:rsidRPr="008E63F0">
        <w:t>დონეზე</w:t>
      </w:r>
      <w:proofErr w:type="spellEnd"/>
      <w:r w:rsidRPr="008E63F0">
        <w:t xml:space="preserve"> </w:t>
      </w:r>
      <w:proofErr w:type="spellStart"/>
      <w:r w:rsidRPr="008E63F0">
        <w:t>აქვს</w:t>
      </w:r>
      <w:proofErr w:type="spellEnd"/>
      <w:r w:rsidRPr="008E63F0">
        <w:t xml:space="preserve"> </w:t>
      </w:r>
      <w:proofErr w:type="spellStart"/>
      <w:r w:rsidRPr="008E63F0">
        <w:t>შემდეგი</w:t>
      </w:r>
      <w:proofErr w:type="spellEnd"/>
      <w:r w:rsidRPr="008E63F0">
        <w:t xml:space="preserve"> </w:t>
      </w:r>
      <w:proofErr w:type="spellStart"/>
      <w:r w:rsidRPr="008E63F0">
        <w:t>ველები</w:t>
      </w:r>
      <w:proofErr w:type="spellEnd"/>
      <w:r w:rsidRPr="008E63F0">
        <w:t>:</w:t>
      </w:r>
    </w:p>
    <w:p w:rsidRPr="00D46CC4" w:rsidR="00D46CC4" w:rsidP="00D46CC4" w:rsidRDefault="00D46CC4" w14:paraId="7C9AA28C" w14:textId="77777777">
      <w:pPr>
        <w:rPr>
          <w:rFonts w:ascii="Courier New" w:hAnsi="Courier New" w:cs="Courier New"/>
          <w:sz w:val="18"/>
          <w:szCs w:val="18"/>
        </w:rPr>
      </w:pPr>
      <w:r w:rsidRPr="00D46CC4">
        <w:rPr>
          <w:rFonts w:ascii="Courier New" w:hAnsi="Courier New" w:cs="Courier New"/>
          <w:sz w:val="18"/>
          <w:szCs w:val="18"/>
        </w:rPr>
        <w:t>{</w:t>
      </w:r>
    </w:p>
    <w:p w:rsidRPr="00D46CC4" w:rsidR="00D46CC4" w:rsidP="00D46CC4" w:rsidRDefault="00D46CC4" w14:paraId="535ADC1B" w14:textId="77777777">
      <w:pPr>
        <w:rPr>
          <w:rFonts w:ascii="Courier New" w:hAnsi="Courier New" w:cs="Courier New"/>
          <w:sz w:val="18"/>
          <w:szCs w:val="18"/>
        </w:rPr>
      </w:pPr>
      <w:r w:rsidRPr="00D46CC4">
        <w:rPr>
          <w:rFonts w:ascii="Courier New" w:hAnsi="Courier New" w:cs="Courier New"/>
          <w:sz w:val="18"/>
          <w:szCs w:val="18"/>
        </w:rPr>
        <w:t xml:space="preserve">   "access</w:t>
      </w:r>
      <w:proofErr w:type="gramStart"/>
      <w:r w:rsidRPr="00D46CC4">
        <w:rPr>
          <w:rFonts w:ascii="Courier New" w:hAnsi="Courier New" w:cs="Courier New"/>
          <w:sz w:val="18"/>
          <w:szCs w:val="18"/>
        </w:rPr>
        <w:t>":{</w:t>
      </w:r>
      <w:proofErr w:type="gramEnd"/>
    </w:p>
    <w:p w:rsidRPr="004C2EA2" w:rsidR="00D46CC4" w:rsidP="00D46CC4" w:rsidRDefault="00D46CC4" w14:paraId="5FBACC67" w14:textId="52681311">
      <w:pPr>
        <w:rPr>
          <w:rFonts w:cs="Courier New"/>
          <w:sz w:val="18"/>
          <w:szCs w:val="18"/>
          <w:lang w:val="ka-GE"/>
        </w:rPr>
      </w:pPr>
      <w:r w:rsidRPr="00D46CC4">
        <w:rPr>
          <w:rFonts w:ascii="Courier New" w:hAnsi="Courier New" w:cs="Courier New"/>
          <w:sz w:val="18"/>
          <w:szCs w:val="18"/>
        </w:rPr>
        <w:t xml:space="preserve">      </w:t>
      </w:r>
      <w:r w:rsidR="008E63F0">
        <w:rPr>
          <w:rFonts w:ascii="Courier New" w:hAnsi="Courier New" w:cs="Courier New"/>
          <w:sz w:val="18"/>
          <w:szCs w:val="18"/>
        </w:rPr>
        <w:t>...</w:t>
      </w:r>
      <w:r w:rsidR="000711BB">
        <w:rPr>
          <w:rFonts w:ascii="Courier New" w:hAnsi="Courier New" w:cs="Courier New"/>
          <w:sz w:val="18"/>
          <w:szCs w:val="18"/>
        </w:rPr>
        <w:t xml:space="preserve"> // </w:t>
      </w:r>
      <w:r w:rsidR="004C2EA2">
        <w:rPr>
          <w:rFonts w:cs="Courier New"/>
          <w:sz w:val="18"/>
          <w:szCs w:val="18"/>
          <w:lang w:val="ka-GE"/>
        </w:rPr>
        <w:t>ანგარიშზე წვდომის ობიექტი (</w:t>
      </w:r>
      <w:proofErr w:type="spellStart"/>
      <w:r w:rsidRPr="004C2EA2" w:rsidR="004C2EA2">
        <w:rPr>
          <w:rFonts w:cs="Courier New"/>
          <w:sz w:val="18"/>
          <w:szCs w:val="18"/>
          <w:lang w:val="ka-GE"/>
        </w:rPr>
        <w:t>Account</w:t>
      </w:r>
      <w:proofErr w:type="spellEnd"/>
      <w:r w:rsidRPr="004C2EA2" w:rsidR="004C2EA2">
        <w:rPr>
          <w:rFonts w:cs="Courier New"/>
          <w:sz w:val="18"/>
          <w:szCs w:val="18"/>
          <w:lang w:val="ka-GE"/>
        </w:rPr>
        <w:t xml:space="preserve"> Access</w:t>
      </w:r>
      <w:r w:rsidR="004C2EA2">
        <w:rPr>
          <w:rFonts w:cs="Courier New"/>
          <w:sz w:val="18"/>
          <w:szCs w:val="18"/>
          <w:lang w:val="ka-GE"/>
        </w:rPr>
        <w:t xml:space="preserve"> ტიპისა)</w:t>
      </w:r>
      <w:r w:rsidR="00BD00A1">
        <w:rPr>
          <w:rFonts w:cs="Courier New"/>
          <w:sz w:val="18"/>
          <w:szCs w:val="18"/>
          <w:lang w:val="ka-GE"/>
        </w:rPr>
        <w:t xml:space="preserve">. იხილეთ თავი </w:t>
      </w:r>
      <w:r w:rsidR="00BD00A1">
        <w:rPr>
          <w:rFonts w:cs="Courier New"/>
          <w:sz w:val="18"/>
          <w:szCs w:val="18"/>
          <w:lang w:val="ka-GE"/>
        </w:rPr>
        <w:fldChar w:fldCharType="begin"/>
      </w:r>
      <w:r w:rsidR="00BD00A1">
        <w:rPr>
          <w:rFonts w:cs="Courier New"/>
          <w:sz w:val="18"/>
          <w:szCs w:val="18"/>
          <w:lang w:val="ka-GE"/>
        </w:rPr>
        <w:instrText xml:space="preserve"> REF _Ref169541355 \r \h </w:instrText>
      </w:r>
      <w:r w:rsidR="00BD00A1">
        <w:rPr>
          <w:rFonts w:cs="Courier New"/>
          <w:sz w:val="18"/>
          <w:szCs w:val="18"/>
          <w:lang w:val="ka-GE"/>
        </w:rPr>
      </w:r>
      <w:r w:rsidR="00BD00A1">
        <w:rPr>
          <w:rFonts w:cs="Courier New"/>
          <w:sz w:val="18"/>
          <w:szCs w:val="18"/>
          <w:lang w:val="ka-GE"/>
        </w:rPr>
        <w:fldChar w:fldCharType="separate"/>
      </w:r>
      <w:r w:rsidR="00BD00A1">
        <w:rPr>
          <w:rFonts w:cs="Courier New"/>
          <w:sz w:val="18"/>
          <w:szCs w:val="18"/>
          <w:lang w:val="ka-GE"/>
        </w:rPr>
        <w:t>9.1.2</w:t>
      </w:r>
      <w:r w:rsidR="00BD00A1">
        <w:rPr>
          <w:rFonts w:cs="Courier New"/>
          <w:sz w:val="18"/>
          <w:szCs w:val="18"/>
          <w:lang w:val="ka-GE"/>
        </w:rPr>
        <w:fldChar w:fldCharType="end"/>
      </w:r>
    </w:p>
    <w:p w:rsidRPr="00D46CC4" w:rsidR="00D46CC4" w:rsidP="00D46CC4" w:rsidRDefault="00D46CC4" w14:paraId="1C406808" w14:textId="77777777">
      <w:pPr>
        <w:rPr>
          <w:rFonts w:ascii="Courier New" w:hAnsi="Courier New" w:cs="Courier New"/>
          <w:sz w:val="18"/>
          <w:szCs w:val="18"/>
        </w:rPr>
      </w:pPr>
      <w:r w:rsidRPr="00D46CC4">
        <w:rPr>
          <w:rFonts w:ascii="Courier New" w:hAnsi="Courier New" w:cs="Courier New"/>
          <w:sz w:val="18"/>
          <w:szCs w:val="18"/>
        </w:rPr>
        <w:t xml:space="preserve">   },</w:t>
      </w:r>
    </w:p>
    <w:p w:rsidRPr="00D46CC4" w:rsidR="00D46CC4" w:rsidP="00D46CC4" w:rsidRDefault="00D46CC4" w14:paraId="6DE3C1DC" w14:textId="77777777">
      <w:pPr>
        <w:rPr>
          <w:rFonts w:ascii="Courier New" w:hAnsi="Courier New" w:cs="Courier New"/>
          <w:sz w:val="18"/>
          <w:szCs w:val="18"/>
        </w:rPr>
      </w:pPr>
      <w:r w:rsidRPr="00D46CC4">
        <w:rPr>
          <w:rFonts w:ascii="Courier New" w:hAnsi="Courier New" w:cs="Courier New"/>
          <w:sz w:val="18"/>
          <w:szCs w:val="18"/>
        </w:rPr>
        <w:t xml:space="preserve">   "</w:t>
      </w:r>
      <w:proofErr w:type="spellStart"/>
      <w:r w:rsidRPr="00D46CC4">
        <w:rPr>
          <w:rFonts w:ascii="Courier New" w:hAnsi="Courier New" w:cs="Courier New"/>
          <w:sz w:val="18"/>
          <w:szCs w:val="18"/>
        </w:rPr>
        <w:t>consentType</w:t>
      </w:r>
      <w:proofErr w:type="spellEnd"/>
      <w:r w:rsidRPr="00D46CC4">
        <w:rPr>
          <w:rFonts w:ascii="Courier New" w:hAnsi="Courier New" w:cs="Courier New"/>
          <w:sz w:val="18"/>
          <w:szCs w:val="18"/>
        </w:rPr>
        <w:t>":"detailed",</w:t>
      </w:r>
    </w:p>
    <w:p w:rsidRPr="00D46CC4" w:rsidR="00D46CC4" w:rsidP="00D46CC4" w:rsidRDefault="00D46CC4" w14:paraId="559115A6" w14:textId="77777777">
      <w:pPr>
        <w:rPr>
          <w:rFonts w:ascii="Courier New" w:hAnsi="Courier New" w:cs="Courier New"/>
          <w:sz w:val="18"/>
          <w:szCs w:val="18"/>
        </w:rPr>
      </w:pPr>
      <w:r w:rsidRPr="00D46CC4">
        <w:rPr>
          <w:rFonts w:ascii="Courier New" w:hAnsi="Courier New" w:cs="Courier New"/>
          <w:sz w:val="18"/>
          <w:szCs w:val="18"/>
        </w:rPr>
        <w:t xml:space="preserve">   "</w:t>
      </w:r>
      <w:proofErr w:type="spellStart"/>
      <w:r w:rsidRPr="00D46CC4">
        <w:rPr>
          <w:rFonts w:ascii="Courier New" w:hAnsi="Courier New" w:cs="Courier New"/>
          <w:sz w:val="18"/>
          <w:szCs w:val="18"/>
        </w:rPr>
        <w:t>recurringIndicator</w:t>
      </w:r>
      <w:proofErr w:type="spellEnd"/>
      <w:proofErr w:type="gramStart"/>
      <w:r w:rsidRPr="00D46CC4">
        <w:rPr>
          <w:rFonts w:ascii="Courier New" w:hAnsi="Courier New" w:cs="Courier New"/>
          <w:sz w:val="18"/>
          <w:szCs w:val="18"/>
        </w:rPr>
        <w:t>":true</w:t>
      </w:r>
      <w:proofErr w:type="gramEnd"/>
      <w:r w:rsidRPr="00D46CC4">
        <w:rPr>
          <w:rFonts w:ascii="Courier New" w:hAnsi="Courier New" w:cs="Courier New"/>
          <w:sz w:val="18"/>
          <w:szCs w:val="18"/>
        </w:rPr>
        <w:t>,</w:t>
      </w:r>
    </w:p>
    <w:p w:rsidRPr="00D46CC4" w:rsidR="00D46CC4" w:rsidP="00D46CC4" w:rsidRDefault="00D46CC4" w14:paraId="39F85D8B" w14:textId="77777777">
      <w:pPr>
        <w:rPr>
          <w:rFonts w:ascii="Courier New" w:hAnsi="Courier New" w:cs="Courier New"/>
          <w:sz w:val="18"/>
          <w:szCs w:val="18"/>
        </w:rPr>
      </w:pPr>
      <w:r w:rsidRPr="00D46CC4">
        <w:rPr>
          <w:rFonts w:ascii="Courier New" w:hAnsi="Courier New" w:cs="Courier New"/>
          <w:sz w:val="18"/>
          <w:szCs w:val="18"/>
        </w:rPr>
        <w:t xml:space="preserve">   "validTo":"2020-01-01",</w:t>
      </w:r>
    </w:p>
    <w:p w:rsidRPr="00D46CC4" w:rsidR="00D46CC4" w:rsidP="00D46CC4" w:rsidRDefault="00D46CC4" w14:paraId="082967FB" w14:textId="77777777">
      <w:pPr>
        <w:rPr>
          <w:rFonts w:ascii="Courier New" w:hAnsi="Courier New" w:cs="Courier New"/>
          <w:sz w:val="18"/>
          <w:szCs w:val="18"/>
        </w:rPr>
      </w:pPr>
      <w:r w:rsidRPr="00D46CC4">
        <w:rPr>
          <w:rFonts w:ascii="Courier New" w:hAnsi="Courier New" w:cs="Courier New"/>
          <w:sz w:val="18"/>
          <w:szCs w:val="18"/>
        </w:rPr>
        <w:t xml:space="preserve">   "frequencyPerDay":3</w:t>
      </w:r>
    </w:p>
    <w:p w:rsidR="00D46CC4" w:rsidP="00D46CC4" w:rsidRDefault="00D46CC4" w14:paraId="22D89152" w14:textId="3786AA6D">
      <w:pPr>
        <w:rPr>
          <w:rFonts w:ascii="Courier New" w:hAnsi="Courier New" w:cs="Courier New"/>
          <w:sz w:val="18"/>
          <w:szCs w:val="18"/>
        </w:rPr>
      </w:pPr>
      <w:r w:rsidRPr="00D46CC4">
        <w:rPr>
          <w:rFonts w:ascii="Courier New" w:hAnsi="Courier New" w:cs="Courier New"/>
          <w:sz w:val="18"/>
          <w:szCs w:val="18"/>
        </w:rPr>
        <w:t>}</w:t>
      </w:r>
    </w:p>
    <w:p w:rsidRPr="00CE7537" w:rsidR="00CE7537" w:rsidP="00202C50" w:rsidRDefault="001F2FD7" w14:paraId="6AC86385" w14:textId="668A4859">
      <w:pPr>
        <w:jc w:val="both"/>
        <w:rPr>
          <w:lang w:val="ka-GE"/>
        </w:rPr>
      </w:pPr>
      <w:r>
        <w:rPr>
          <w:lang w:val="ka-GE"/>
        </w:rPr>
        <w:t>ატრიბუტი</w:t>
      </w:r>
      <w:r w:rsidR="00CE7537">
        <w:rPr>
          <w:lang w:val="ka-GE"/>
        </w:rPr>
        <w:t xml:space="preserve"> </w:t>
      </w:r>
      <w:r w:rsidR="00CE7537">
        <w:t>access</w:t>
      </w:r>
      <w:r w:rsidR="00CE7537">
        <w:rPr>
          <w:lang w:val="ka-GE"/>
        </w:rPr>
        <w:t xml:space="preserve"> განსაზღვრავს, </w:t>
      </w:r>
      <w:r w:rsidR="00485FC4">
        <w:rPr>
          <w:lang w:val="ka-GE"/>
        </w:rPr>
        <w:t>რომელი ტიპის ანგარიშზე</w:t>
      </w:r>
      <w:r w:rsidR="004D6EAE">
        <w:rPr>
          <w:lang w:val="ka-GE"/>
        </w:rPr>
        <w:t xml:space="preserve"> ხდება ინფორმაციის გამოთხოვა.</w:t>
      </w:r>
      <w:r w:rsidR="00C65EDF">
        <w:rPr>
          <w:lang w:val="ka-GE"/>
        </w:rPr>
        <w:t xml:space="preserve"> იხილეთ თავი </w:t>
      </w:r>
      <w:r w:rsidR="00C65EDF">
        <w:rPr>
          <w:lang w:val="ka-GE"/>
        </w:rPr>
        <w:fldChar w:fldCharType="begin"/>
      </w:r>
      <w:r w:rsidR="00C65EDF">
        <w:rPr>
          <w:lang w:val="ka-GE"/>
        </w:rPr>
        <w:instrText xml:space="preserve"> REF _Ref169541355 \r \h </w:instrText>
      </w:r>
      <w:r w:rsidR="00C65EDF">
        <w:rPr>
          <w:lang w:val="ka-GE"/>
        </w:rPr>
      </w:r>
      <w:r w:rsidR="00C65EDF">
        <w:rPr>
          <w:lang w:val="ka-GE"/>
        </w:rPr>
        <w:fldChar w:fldCharType="separate"/>
      </w:r>
      <w:r w:rsidR="00C65EDF">
        <w:rPr>
          <w:lang w:val="ka-GE"/>
        </w:rPr>
        <w:t>8.1.3</w:t>
      </w:r>
      <w:r w:rsidR="00C65EDF">
        <w:rPr>
          <w:lang w:val="ka-GE"/>
        </w:rPr>
        <w:fldChar w:fldCharType="end"/>
      </w:r>
    </w:p>
    <w:p w:rsidR="00854EB2" w:rsidP="00202C50" w:rsidRDefault="001F2FD7" w14:paraId="017D031C" w14:textId="44658DA1">
      <w:pPr>
        <w:jc w:val="both"/>
        <w:rPr>
          <w:lang w:val="ka-GE"/>
        </w:rPr>
      </w:pPr>
      <w:proofErr w:type="spellStart"/>
      <w:r>
        <w:t>ატრიბუტი</w:t>
      </w:r>
      <w:proofErr w:type="spellEnd"/>
      <w:r w:rsidR="00382F2D">
        <w:t xml:space="preserve"> </w:t>
      </w:r>
      <w:proofErr w:type="spellStart"/>
      <w:r w:rsidR="00382F2D">
        <w:t>consentType</w:t>
      </w:r>
      <w:proofErr w:type="spellEnd"/>
      <w:r w:rsidR="00382F2D">
        <w:t xml:space="preserve"> </w:t>
      </w:r>
      <w:r w:rsidR="00382F2D">
        <w:rPr>
          <w:lang w:val="ka-GE"/>
        </w:rPr>
        <w:t xml:space="preserve">განსაზღვრავს, </w:t>
      </w:r>
      <w:r w:rsidR="00040D62">
        <w:rPr>
          <w:lang w:val="ka-GE"/>
        </w:rPr>
        <w:t>რა ტიპის თანხმობაა მოთხოვნილი</w:t>
      </w:r>
      <w:r w:rsidR="003D0750">
        <w:rPr>
          <w:lang w:val="ka-GE"/>
        </w:rPr>
        <w:t xml:space="preserve">. </w:t>
      </w:r>
      <w:r w:rsidR="00F25FA0">
        <w:rPr>
          <w:lang w:val="ka-GE"/>
        </w:rPr>
        <w:t xml:space="preserve">იხილეთ თავი </w:t>
      </w:r>
      <w:r w:rsidR="00F25FA0">
        <w:rPr>
          <w:lang w:val="ka-GE"/>
        </w:rPr>
        <w:fldChar w:fldCharType="begin"/>
      </w:r>
      <w:r w:rsidR="00F25FA0">
        <w:rPr>
          <w:lang w:val="ka-GE"/>
        </w:rPr>
        <w:instrText xml:space="preserve"> REF _Ref169543271 \r \h </w:instrText>
      </w:r>
      <w:r w:rsidR="00F25FA0">
        <w:rPr>
          <w:lang w:val="ka-GE"/>
        </w:rPr>
      </w:r>
      <w:r w:rsidR="00F25FA0">
        <w:rPr>
          <w:lang w:val="ka-GE"/>
        </w:rPr>
        <w:fldChar w:fldCharType="separate"/>
      </w:r>
      <w:r w:rsidR="00F25FA0">
        <w:rPr>
          <w:lang w:val="ka-GE"/>
        </w:rPr>
        <w:t>8.1.2</w:t>
      </w:r>
      <w:r w:rsidR="00F25FA0">
        <w:rPr>
          <w:lang w:val="ka-GE"/>
        </w:rPr>
        <w:fldChar w:fldCharType="end"/>
      </w:r>
    </w:p>
    <w:p w:rsidR="00854EB2" w:rsidP="00202C50" w:rsidRDefault="00854EB2" w14:paraId="73276924" w14:textId="77777777">
      <w:pPr>
        <w:jc w:val="both"/>
        <w:rPr>
          <w:lang w:val="ka-GE"/>
        </w:rPr>
      </w:pPr>
    </w:p>
    <w:p w:rsidR="00DE35D5" w:rsidP="00DE35D5" w:rsidRDefault="00DE35D5" w14:paraId="0B4F3174" w14:textId="358E8FDF">
      <w:pPr>
        <w:pStyle w:val="Heading3"/>
        <w:rPr>
          <w:lang w:val="ka-GE"/>
        </w:rPr>
      </w:pPr>
      <w:bookmarkStart w:name="_Ref169543271" w:id="39"/>
      <w:bookmarkStart w:name="_Toc169726880" w:id="40"/>
      <w:r>
        <w:rPr>
          <w:lang w:val="ka-GE"/>
        </w:rPr>
        <w:t>თანხმობის ტიპების მხარდაჭერა</w:t>
      </w:r>
      <w:bookmarkEnd w:id="39"/>
      <w:bookmarkEnd w:id="40"/>
    </w:p>
    <w:p w:rsidR="00382F2D" w:rsidP="00202C50" w:rsidRDefault="003D0750" w14:paraId="6F878429" w14:textId="1C09AB0C">
      <w:pPr>
        <w:jc w:val="both"/>
        <w:rPr>
          <w:lang w:val="ka-GE"/>
        </w:rPr>
      </w:pPr>
      <w:r>
        <w:rPr>
          <w:lang w:val="ka-GE"/>
        </w:rPr>
        <w:t xml:space="preserve">შემდეგი ცხრილი განსაზღვრავს </w:t>
      </w:r>
      <w:r w:rsidR="00F25FA0">
        <w:rPr>
          <w:lang w:val="ka-GE"/>
        </w:rPr>
        <w:t xml:space="preserve">ატრიბუტ </w:t>
      </w:r>
      <w:proofErr w:type="spellStart"/>
      <w:r w:rsidR="00F25FA0">
        <w:t>consentType</w:t>
      </w:r>
      <w:proofErr w:type="spellEnd"/>
      <w:r w:rsidR="00F25FA0">
        <w:rPr>
          <w:lang w:val="ka-GE"/>
        </w:rPr>
        <w:t>-ს</w:t>
      </w:r>
      <w:r>
        <w:rPr>
          <w:lang w:val="ka-GE"/>
        </w:rPr>
        <w:t xml:space="preserve"> მნიშვნელობებს, მათი მხარდაჭერის</w:t>
      </w:r>
      <w:r w:rsidR="0063537A">
        <w:rPr>
          <w:lang w:val="ka-GE"/>
        </w:rPr>
        <w:t xml:space="preserve"> წესს ამ დოკუმენტთან თავსებადობის მიზნებისათვის და ასევე აღწერას თითოეული მათგანისათვის.</w:t>
      </w:r>
    </w:p>
    <w:tbl>
      <w:tblPr>
        <w:tblStyle w:val="TableGrid"/>
        <w:tblW w:w="0" w:type="auto"/>
        <w:tblLook w:val="04A0" w:firstRow="1" w:lastRow="0" w:firstColumn="1" w:lastColumn="0" w:noHBand="0" w:noVBand="1"/>
      </w:tblPr>
      <w:tblGrid>
        <w:gridCol w:w="1618"/>
        <w:gridCol w:w="1703"/>
        <w:gridCol w:w="6029"/>
      </w:tblGrid>
      <w:tr w:rsidR="0078213A" w:rsidTr="003D0750" w14:paraId="545AEDDE" w14:textId="77777777">
        <w:tc>
          <w:tcPr>
            <w:tcW w:w="1568" w:type="dxa"/>
            <w:shd w:val="clear" w:color="auto" w:fill="D9D9D9" w:themeFill="background1" w:themeFillShade="D9"/>
          </w:tcPr>
          <w:p w:rsidRPr="0063537A" w:rsidR="0078213A" w:rsidP="00202C50" w:rsidRDefault="0078213A" w14:paraId="038B0BF2" w14:textId="60ED2979">
            <w:pPr>
              <w:jc w:val="both"/>
              <w:rPr>
                <w:b/>
                <w:bCs/>
                <w:lang w:val="ka-GE"/>
              </w:rPr>
            </w:pPr>
            <w:r w:rsidRPr="0063537A">
              <w:rPr>
                <w:b/>
                <w:bCs/>
                <w:lang w:val="ka-GE"/>
              </w:rPr>
              <w:t>მნიშვნელობა</w:t>
            </w:r>
          </w:p>
        </w:tc>
        <w:tc>
          <w:tcPr>
            <w:tcW w:w="1688" w:type="dxa"/>
            <w:shd w:val="clear" w:color="auto" w:fill="D9D9D9" w:themeFill="background1" w:themeFillShade="D9"/>
          </w:tcPr>
          <w:p w:rsidRPr="0063537A" w:rsidR="0078213A" w:rsidP="00202C50" w:rsidRDefault="0078213A" w14:paraId="0855E9BB" w14:textId="10854C7E">
            <w:pPr>
              <w:jc w:val="both"/>
              <w:rPr>
                <w:b/>
                <w:bCs/>
                <w:lang w:val="ka-GE"/>
              </w:rPr>
            </w:pPr>
            <w:r w:rsidRPr="0063537A">
              <w:rPr>
                <w:b/>
                <w:bCs/>
                <w:lang w:val="ka-GE"/>
              </w:rPr>
              <w:t>მხარდაჭერა?</w:t>
            </w:r>
          </w:p>
        </w:tc>
        <w:tc>
          <w:tcPr>
            <w:tcW w:w="6094" w:type="dxa"/>
            <w:shd w:val="clear" w:color="auto" w:fill="D9D9D9" w:themeFill="background1" w:themeFillShade="D9"/>
          </w:tcPr>
          <w:p w:rsidRPr="0063537A" w:rsidR="0078213A" w:rsidP="00202C50" w:rsidRDefault="0078213A" w14:paraId="62F461DB" w14:textId="3EEBD1D1">
            <w:pPr>
              <w:jc w:val="both"/>
              <w:rPr>
                <w:b/>
                <w:bCs/>
                <w:lang w:val="ka-GE"/>
              </w:rPr>
            </w:pPr>
            <w:r w:rsidRPr="0063537A">
              <w:rPr>
                <w:b/>
                <w:bCs/>
                <w:lang w:val="ka-GE"/>
              </w:rPr>
              <w:t>აღწერა</w:t>
            </w:r>
          </w:p>
        </w:tc>
      </w:tr>
      <w:tr w:rsidR="0078213A" w:rsidTr="0078213A" w14:paraId="45AA7DE9" w14:textId="77777777">
        <w:tc>
          <w:tcPr>
            <w:tcW w:w="1568" w:type="dxa"/>
          </w:tcPr>
          <w:p w:rsidRPr="0078213A" w:rsidR="0078213A" w:rsidP="00202C50" w:rsidRDefault="0078213A" w14:paraId="3F643949" w14:textId="1C85A0CA">
            <w:pPr>
              <w:jc w:val="both"/>
            </w:pPr>
            <w:r>
              <w:t>global</w:t>
            </w:r>
          </w:p>
        </w:tc>
        <w:tc>
          <w:tcPr>
            <w:tcW w:w="1688" w:type="dxa"/>
          </w:tcPr>
          <w:p w:rsidRPr="003D0750" w:rsidR="0078213A" w:rsidP="00202C50" w:rsidRDefault="003D0750" w14:paraId="02F684FB" w14:textId="0B539E7D">
            <w:pPr>
              <w:jc w:val="both"/>
              <w:rPr>
                <w:b/>
                <w:bCs/>
                <w:lang w:val="ka-GE"/>
              </w:rPr>
            </w:pPr>
            <w:r w:rsidRPr="003D0750">
              <w:rPr>
                <w:b/>
                <w:bCs/>
                <w:lang w:val="ka-GE"/>
              </w:rPr>
              <w:t>არავითარ შემთხვევაში</w:t>
            </w:r>
          </w:p>
        </w:tc>
        <w:tc>
          <w:tcPr>
            <w:tcW w:w="6094" w:type="dxa"/>
          </w:tcPr>
          <w:p w:rsidR="0078213A" w:rsidP="00202C50" w:rsidRDefault="003F1545" w14:paraId="46585465" w14:textId="02599093">
            <w:pPr>
              <w:jc w:val="both"/>
              <w:rPr>
                <w:lang w:val="ka-GE"/>
              </w:rPr>
            </w:pPr>
            <w:r w:rsidRPr="003F1545">
              <w:rPr>
                <w:lang w:val="ka-GE"/>
              </w:rPr>
              <w:t xml:space="preserve">ამ დოკუმენტთან თავსებადობის მიზნებისათვის, გლობალური თანხმობა მხარდაჭერილი არ არის. შესაბამისად, </w:t>
            </w:r>
            <w:proofErr w:type="spellStart"/>
            <w:r w:rsidRPr="003F1545">
              <w:rPr>
                <w:lang w:val="ka-GE"/>
              </w:rPr>
              <w:t>მმპ</w:t>
            </w:r>
            <w:proofErr w:type="spellEnd"/>
            <w:r w:rsidRPr="003F1545">
              <w:rPr>
                <w:lang w:val="ka-GE"/>
              </w:rPr>
              <w:t xml:space="preserve">-მა </w:t>
            </w:r>
            <w:r w:rsidRPr="003F1545">
              <w:rPr>
                <w:b/>
                <w:lang w:val="ka-GE"/>
              </w:rPr>
              <w:t>არავითარ შემთხვევაში</w:t>
            </w:r>
            <w:r w:rsidRPr="003F1545">
              <w:rPr>
                <w:lang w:val="ka-GE"/>
              </w:rPr>
              <w:t xml:space="preserve"> არ უნდა გამოიყენოს იგი. </w:t>
            </w:r>
            <w:r w:rsidRPr="003F1545">
              <w:rPr>
                <w:b/>
                <w:lang w:val="ka-GE"/>
              </w:rPr>
              <w:t>აუცილებელია</w:t>
            </w:r>
            <w:r w:rsidRPr="003F1545">
              <w:rPr>
                <w:lang w:val="ka-GE"/>
              </w:rPr>
              <w:t xml:space="preserve">, ამგვარი მოთხოვნისას </w:t>
            </w:r>
            <w:proofErr w:type="spellStart"/>
            <w:r w:rsidRPr="003F1545">
              <w:rPr>
                <w:lang w:val="ka-GE"/>
              </w:rPr>
              <w:t>ამსმპ</w:t>
            </w:r>
            <w:proofErr w:type="spellEnd"/>
            <w:r w:rsidRPr="003F1545">
              <w:rPr>
                <w:lang w:val="ka-GE"/>
              </w:rPr>
              <w:t>-მა დააბრუნოს შეცდომა</w:t>
            </w:r>
          </w:p>
        </w:tc>
      </w:tr>
      <w:tr w:rsidR="003D0750" w:rsidTr="0078213A" w14:paraId="677A04BD" w14:textId="77777777">
        <w:tc>
          <w:tcPr>
            <w:tcW w:w="1568" w:type="dxa"/>
          </w:tcPr>
          <w:p w:rsidR="003D0750" w:rsidP="00202C50" w:rsidRDefault="003D0750" w14:paraId="35C5CDFA" w14:textId="71CF5F8E">
            <w:pPr>
              <w:jc w:val="both"/>
            </w:pPr>
            <w:r>
              <w:t>detailed</w:t>
            </w:r>
          </w:p>
        </w:tc>
        <w:tc>
          <w:tcPr>
            <w:tcW w:w="1688" w:type="dxa"/>
          </w:tcPr>
          <w:p w:rsidRPr="003D0750" w:rsidR="003D0750" w:rsidP="00202C50" w:rsidRDefault="003D0750" w14:paraId="007BB030" w14:textId="0BD09120">
            <w:pPr>
              <w:jc w:val="both"/>
              <w:rPr>
                <w:b/>
                <w:bCs/>
                <w:lang w:val="ka-GE"/>
              </w:rPr>
            </w:pPr>
            <w:r w:rsidRPr="003D0750">
              <w:rPr>
                <w:b/>
                <w:bCs/>
                <w:lang w:val="ka-GE"/>
              </w:rPr>
              <w:t>აუცილებელია</w:t>
            </w:r>
          </w:p>
        </w:tc>
        <w:tc>
          <w:tcPr>
            <w:tcW w:w="6094" w:type="dxa"/>
          </w:tcPr>
          <w:p w:rsidR="003D0750" w:rsidP="00202C50" w:rsidRDefault="00BA0FC4" w14:paraId="2422D60A" w14:textId="6DCC10A1">
            <w:pPr>
              <w:jc w:val="both"/>
              <w:rPr>
                <w:lang w:val="ka-GE"/>
              </w:rPr>
            </w:pPr>
            <w:r>
              <w:rPr>
                <w:lang w:val="ka-GE"/>
              </w:rPr>
              <w:t xml:space="preserve">დეტალური </w:t>
            </w:r>
            <w:r w:rsidRPr="00270A3E">
              <w:rPr>
                <w:lang w:val="ka-GE"/>
              </w:rPr>
              <w:t>თანხმობ</w:t>
            </w:r>
            <w:r>
              <w:rPr>
                <w:lang w:val="ka-GE"/>
              </w:rPr>
              <w:t xml:space="preserve">ა - </w:t>
            </w:r>
            <w:r>
              <w:t>API</w:t>
            </w:r>
            <w:r>
              <w:rPr>
                <w:lang w:val="ka-GE"/>
              </w:rPr>
              <w:t xml:space="preserve"> კლიენტისთვის ცნობილია, კონკრეტულად რომელ სამიზნეებზეა თანხმობა მოთხოვნილი. </w:t>
            </w:r>
            <w:proofErr w:type="spellStart"/>
            <w:r>
              <w:rPr>
                <w:lang w:val="ka-GE"/>
              </w:rPr>
              <w:t>ამსმპ</w:t>
            </w:r>
            <w:proofErr w:type="spellEnd"/>
            <w:r>
              <w:rPr>
                <w:lang w:val="ka-GE"/>
              </w:rPr>
              <w:t>-ში მომხმარებელი ეთანხმება ან უარყოფს თანხმობის დოკუმენტს</w:t>
            </w:r>
          </w:p>
        </w:tc>
      </w:tr>
      <w:tr w:rsidR="003D0750" w:rsidTr="0078213A" w14:paraId="113DAF46" w14:textId="77777777">
        <w:tc>
          <w:tcPr>
            <w:tcW w:w="1568" w:type="dxa"/>
          </w:tcPr>
          <w:p w:rsidR="003D0750" w:rsidP="00202C50" w:rsidRDefault="003D0750" w14:paraId="4E58D37A" w14:textId="106EA004">
            <w:pPr>
              <w:jc w:val="both"/>
            </w:pPr>
            <w:proofErr w:type="spellStart"/>
            <w:r>
              <w:t>aspspManaged</w:t>
            </w:r>
            <w:proofErr w:type="spellEnd"/>
          </w:p>
        </w:tc>
        <w:tc>
          <w:tcPr>
            <w:tcW w:w="1688" w:type="dxa"/>
          </w:tcPr>
          <w:p w:rsidRPr="003D0750" w:rsidR="003D0750" w:rsidP="00202C50" w:rsidRDefault="003D0750" w14:paraId="40B5CD21" w14:textId="1915D136">
            <w:pPr>
              <w:jc w:val="both"/>
              <w:rPr>
                <w:b/>
                <w:bCs/>
                <w:lang w:val="ka-GE"/>
              </w:rPr>
            </w:pPr>
            <w:r w:rsidRPr="003D0750">
              <w:rPr>
                <w:b/>
                <w:bCs/>
                <w:lang w:val="ka-GE"/>
              </w:rPr>
              <w:t>აუცილებელია</w:t>
            </w:r>
          </w:p>
        </w:tc>
        <w:tc>
          <w:tcPr>
            <w:tcW w:w="6094" w:type="dxa"/>
          </w:tcPr>
          <w:p w:rsidRPr="00913B32" w:rsidR="003D0750" w:rsidP="00202C50" w:rsidRDefault="00270A3E" w14:paraId="198B54B7" w14:textId="5DECC8F3">
            <w:pPr>
              <w:jc w:val="both"/>
              <w:rPr>
                <w:lang w:val="ka-GE"/>
              </w:rPr>
            </w:pPr>
            <w:proofErr w:type="spellStart"/>
            <w:r w:rsidRPr="00270A3E">
              <w:rPr>
                <w:lang w:val="ka-GE"/>
              </w:rPr>
              <w:t>ამსმპ</w:t>
            </w:r>
            <w:proofErr w:type="spellEnd"/>
            <w:r w:rsidRPr="00270A3E">
              <w:rPr>
                <w:lang w:val="ka-GE"/>
              </w:rPr>
              <w:t>-ში გამოხატული თანხმობ</w:t>
            </w:r>
            <w:r>
              <w:rPr>
                <w:lang w:val="ka-GE"/>
              </w:rPr>
              <w:t xml:space="preserve">ა - </w:t>
            </w:r>
            <w:r w:rsidR="00913B32">
              <w:t>API</w:t>
            </w:r>
            <w:r w:rsidR="00913B32">
              <w:rPr>
                <w:lang w:val="ka-GE"/>
              </w:rPr>
              <w:t xml:space="preserve"> კლიენტისთვის ცნობილი არაა, კონკრეტულად რომელ </w:t>
            </w:r>
            <w:r w:rsidR="00FA6BA9">
              <w:rPr>
                <w:lang w:val="ka-GE"/>
              </w:rPr>
              <w:t>სამიზნეებზეა</w:t>
            </w:r>
            <w:r w:rsidR="00913B32">
              <w:rPr>
                <w:lang w:val="ka-GE"/>
              </w:rPr>
              <w:t xml:space="preserve"> თანხმობა მოთხოვნილი</w:t>
            </w:r>
            <w:r w:rsidR="00FA6BA9">
              <w:rPr>
                <w:lang w:val="ka-GE"/>
              </w:rPr>
              <w:t xml:space="preserve"> და მათი არჩევა</w:t>
            </w:r>
            <w:r w:rsidR="00BA0FC4">
              <w:rPr>
                <w:lang w:val="ka-GE"/>
              </w:rPr>
              <w:t xml:space="preserve"> ხდება </w:t>
            </w:r>
            <w:proofErr w:type="spellStart"/>
            <w:r w:rsidR="00BA0FC4">
              <w:rPr>
                <w:lang w:val="ka-GE"/>
              </w:rPr>
              <w:t>ამსმპ</w:t>
            </w:r>
            <w:proofErr w:type="spellEnd"/>
            <w:r w:rsidR="00BA0FC4">
              <w:rPr>
                <w:lang w:val="ka-GE"/>
              </w:rPr>
              <w:t>-ს მხარეს</w:t>
            </w:r>
          </w:p>
        </w:tc>
      </w:tr>
      <w:tr w:rsidR="003D0750" w:rsidTr="0078213A" w14:paraId="10D7783F" w14:textId="77777777">
        <w:tc>
          <w:tcPr>
            <w:tcW w:w="1568" w:type="dxa"/>
          </w:tcPr>
          <w:p w:rsidR="003D0750" w:rsidP="00202C50" w:rsidRDefault="003D0750" w14:paraId="01081165" w14:textId="6981AE17">
            <w:pPr>
              <w:jc w:val="both"/>
            </w:pPr>
            <w:proofErr w:type="spellStart"/>
            <w:r>
              <w:t>accountList</w:t>
            </w:r>
            <w:proofErr w:type="spellEnd"/>
          </w:p>
        </w:tc>
        <w:tc>
          <w:tcPr>
            <w:tcW w:w="1688" w:type="dxa"/>
          </w:tcPr>
          <w:p w:rsidRPr="003D0750" w:rsidR="003D0750" w:rsidP="00202C50" w:rsidRDefault="003D0750" w14:paraId="2D8FF981" w14:textId="3DD5BBF5">
            <w:pPr>
              <w:jc w:val="both"/>
              <w:rPr>
                <w:b/>
                <w:bCs/>
                <w:lang w:val="ka-GE"/>
              </w:rPr>
            </w:pPr>
            <w:r w:rsidRPr="003D0750">
              <w:rPr>
                <w:b/>
                <w:bCs/>
                <w:lang w:val="ka-GE"/>
              </w:rPr>
              <w:t>აუცილებელია</w:t>
            </w:r>
          </w:p>
        </w:tc>
        <w:tc>
          <w:tcPr>
            <w:tcW w:w="6094" w:type="dxa"/>
          </w:tcPr>
          <w:p w:rsidR="003D0750" w:rsidP="00202C50" w:rsidRDefault="00C506BE" w14:paraId="07638AFB" w14:textId="09750855">
            <w:pPr>
              <w:jc w:val="both"/>
              <w:rPr>
                <w:lang w:val="ka-GE"/>
              </w:rPr>
            </w:pPr>
            <w:r>
              <w:rPr>
                <w:lang w:val="ka-GE"/>
              </w:rPr>
              <w:t xml:space="preserve">თანხმობის მოთხოვნა </w:t>
            </w:r>
            <w:r w:rsidRPr="00B234A8" w:rsidR="00B234A8">
              <w:rPr>
                <w:lang w:val="ka-GE"/>
              </w:rPr>
              <w:t>ყველა გამოსადეგ</w:t>
            </w:r>
            <w:r w:rsidR="00B234A8">
              <w:rPr>
                <w:lang w:val="ka-GE"/>
              </w:rPr>
              <w:t>ი</w:t>
            </w:r>
            <w:r w:rsidRPr="00B234A8" w:rsidR="00B234A8">
              <w:rPr>
                <w:lang w:val="ka-GE"/>
              </w:rPr>
              <w:t xml:space="preserve"> ანგარიშის ინფორმაციის მოთხოვნაზე</w:t>
            </w:r>
          </w:p>
        </w:tc>
      </w:tr>
    </w:tbl>
    <w:p w:rsidR="00040D62" w:rsidP="00202C50" w:rsidRDefault="00040D62" w14:paraId="178187B2" w14:textId="77777777">
      <w:pPr>
        <w:jc w:val="both"/>
        <w:rPr>
          <w:lang w:val="ka-GE"/>
        </w:rPr>
      </w:pPr>
    </w:p>
    <w:p w:rsidRPr="008E63F0" w:rsidR="008E63F0" w:rsidP="00D46CC4" w:rsidRDefault="008E63F0" w14:paraId="1BD64161" w14:textId="77777777">
      <w:pPr>
        <w:rPr>
          <w:rFonts w:ascii="Sylfaen" w:hAnsi="Sylfaen" w:cs="Courier New"/>
          <w:sz w:val="18"/>
          <w:szCs w:val="18"/>
        </w:rPr>
      </w:pPr>
    </w:p>
    <w:p w:rsidR="001D09D0" w:rsidP="00802924" w:rsidRDefault="008A083C" w14:paraId="0C7CF328" w14:textId="6176199E">
      <w:pPr>
        <w:pStyle w:val="Heading3"/>
        <w:rPr>
          <w:lang w:val="ka-GE"/>
        </w:rPr>
      </w:pPr>
      <w:bookmarkStart w:name="_Ref169541355" w:id="41"/>
      <w:bookmarkStart w:name="_Toc169726881" w:id="42"/>
      <w:r>
        <w:rPr>
          <w:lang w:val="ka-GE"/>
        </w:rPr>
        <w:t>ანგარიშის ტიპები</w:t>
      </w:r>
      <w:r w:rsidR="009D672B">
        <w:rPr>
          <w:lang w:val="ka-GE"/>
        </w:rPr>
        <w:t>,</w:t>
      </w:r>
      <w:r>
        <w:rPr>
          <w:lang w:val="ka-GE"/>
        </w:rPr>
        <w:t xml:space="preserve"> რომლებზეც შეიძლება მოხდეს თანხმობის მიღება</w:t>
      </w:r>
      <w:bookmarkEnd w:id="41"/>
      <w:bookmarkEnd w:id="42"/>
    </w:p>
    <w:p w:rsidR="00814640" w:rsidP="00802924" w:rsidRDefault="003C29DE" w14:paraId="4C98C334" w14:textId="67C243AA">
      <w:pPr>
        <w:rPr>
          <w:lang w:val="ka-GE"/>
        </w:rPr>
      </w:pPr>
      <w:proofErr w:type="spellStart"/>
      <w:r>
        <w:t>AccountAccess</w:t>
      </w:r>
      <w:proofErr w:type="spellEnd"/>
      <w:r>
        <w:rPr>
          <w:lang w:val="ka-GE"/>
        </w:rPr>
        <w:t xml:space="preserve"> ტიპი განსაზღვრავს, რა ტიპის ანგარიშებზე შეიძლება მოხდეს თანხმობის მოპოვება</w:t>
      </w:r>
      <w:r w:rsidR="0084745F">
        <w:rPr>
          <w:lang w:val="ka-GE"/>
        </w:rPr>
        <w:t>.</w:t>
      </w:r>
      <w:r w:rsidR="00FF2B44">
        <w:rPr>
          <w:lang w:val="ka-GE"/>
        </w:rPr>
        <w:t xml:space="preserve">  ანგარიშის მხარდაჭერილი ტიპებსა მათ აღმნიშვნელ კოდებ</w:t>
      </w:r>
      <w:r w:rsidR="00F0359F">
        <w:rPr>
          <w:lang w:val="ka-GE"/>
        </w:rPr>
        <w:t>ისათვის</w:t>
      </w:r>
      <w:r w:rsidR="00FF2B44">
        <w:rPr>
          <w:lang w:val="ka-GE"/>
        </w:rPr>
        <w:t xml:space="preserve">  იხილეთ თავი </w:t>
      </w:r>
      <w:r w:rsidR="00FF2B44">
        <w:rPr>
          <w:lang w:val="ka-GE"/>
        </w:rPr>
        <w:fldChar w:fldCharType="begin"/>
      </w:r>
      <w:r w:rsidR="00FF2B44">
        <w:rPr>
          <w:lang w:val="ka-GE"/>
        </w:rPr>
        <w:instrText xml:space="preserve"> REF _Ref169605490 \r \h </w:instrText>
      </w:r>
      <w:r w:rsidR="00FF2B44">
        <w:rPr>
          <w:lang w:val="ka-GE"/>
        </w:rPr>
      </w:r>
      <w:r w:rsidR="00FF2B44">
        <w:rPr>
          <w:lang w:val="ka-GE"/>
        </w:rPr>
        <w:fldChar w:fldCharType="separate"/>
      </w:r>
      <w:r w:rsidR="00FF2B44">
        <w:rPr>
          <w:lang w:val="ka-GE"/>
        </w:rPr>
        <w:t>8.1.1</w:t>
      </w:r>
      <w:r w:rsidR="00FF2B44">
        <w:rPr>
          <w:lang w:val="ka-GE"/>
        </w:rPr>
        <w:fldChar w:fldCharType="end"/>
      </w:r>
    </w:p>
    <w:p w:rsidR="00836298" w:rsidP="00802924" w:rsidRDefault="00541AF0" w14:paraId="7274AACA" w14:textId="77777777">
      <w:r w:rsidRPr="00541AF0">
        <w:rPr>
          <w:b/>
          <w:bCs/>
          <w:lang w:val="ka-GE"/>
        </w:rPr>
        <w:t>შესაძლოა</w:t>
      </w:r>
      <w:r w:rsidR="000773A5">
        <w:rPr>
          <w:lang w:val="ka-GE"/>
        </w:rPr>
        <w:t xml:space="preserve"> მოთხოვნის დოკუმენტში ერთდროულად გვხვდებოდეს ანგარიშის </w:t>
      </w:r>
      <w:r w:rsidR="00636882">
        <w:rPr>
          <w:lang w:val="ka-GE"/>
        </w:rPr>
        <w:t xml:space="preserve">რამდენიმე ტიპი (მაგ. </w:t>
      </w:r>
      <w:r w:rsidR="00636882">
        <w:t xml:space="preserve">payments, cards </w:t>
      </w:r>
      <w:r w:rsidR="00636882">
        <w:rPr>
          <w:lang w:val="ka-GE"/>
        </w:rPr>
        <w:t xml:space="preserve">და </w:t>
      </w:r>
      <w:r w:rsidR="00636882">
        <w:t xml:space="preserve">savings). </w:t>
      </w:r>
    </w:p>
    <w:p w:rsidR="00836298" w:rsidP="00802924" w:rsidRDefault="00636882" w14:paraId="4E5C1F2F" w14:textId="61479878">
      <w:pPr>
        <w:rPr>
          <w:lang w:val="ka-GE"/>
        </w:rPr>
      </w:pPr>
      <w:proofErr w:type="spellStart"/>
      <w:r w:rsidRPr="00636882">
        <w:rPr>
          <w:b/>
          <w:bCs/>
        </w:rPr>
        <w:t>არავითარ</w:t>
      </w:r>
      <w:proofErr w:type="spellEnd"/>
      <w:r w:rsidRPr="00636882">
        <w:rPr>
          <w:b/>
          <w:bCs/>
        </w:rPr>
        <w:t xml:space="preserve"> </w:t>
      </w:r>
      <w:proofErr w:type="spellStart"/>
      <w:r w:rsidRPr="00636882">
        <w:rPr>
          <w:b/>
          <w:bCs/>
        </w:rPr>
        <w:t>შემთხვევაში</w:t>
      </w:r>
      <w:proofErr w:type="spellEnd"/>
      <w:r>
        <w:t xml:space="preserve"> </w:t>
      </w:r>
      <w:proofErr w:type="spellStart"/>
      <w:r>
        <w:t>არ</w:t>
      </w:r>
      <w:proofErr w:type="spellEnd"/>
      <w:r>
        <w:t xml:space="preserve"> </w:t>
      </w:r>
      <w:proofErr w:type="spellStart"/>
      <w:r>
        <w:t>უნდა</w:t>
      </w:r>
      <w:proofErr w:type="spellEnd"/>
      <w:r>
        <w:t xml:space="preserve"> </w:t>
      </w:r>
      <w:proofErr w:type="spellStart"/>
      <w:r>
        <w:t>მოხდეს</w:t>
      </w:r>
      <w:proofErr w:type="spellEnd"/>
      <w:r>
        <w:t xml:space="preserve"> </w:t>
      </w:r>
      <w:proofErr w:type="spellStart"/>
      <w:r>
        <w:t>ერთიდაიგივე</w:t>
      </w:r>
      <w:proofErr w:type="spellEnd"/>
      <w:r>
        <w:t xml:space="preserve"> </w:t>
      </w:r>
      <w:proofErr w:type="spellStart"/>
      <w:r>
        <w:t>ტიპის</w:t>
      </w:r>
      <w:proofErr w:type="spellEnd"/>
      <w:r>
        <w:t xml:space="preserve"> </w:t>
      </w:r>
      <w:proofErr w:type="spellStart"/>
      <w:r>
        <w:t>მითითება</w:t>
      </w:r>
      <w:proofErr w:type="spellEnd"/>
      <w:r>
        <w:t xml:space="preserve"> </w:t>
      </w:r>
      <w:proofErr w:type="spellStart"/>
      <w:r w:rsidR="009D672B">
        <w:t>ერთზე</w:t>
      </w:r>
      <w:proofErr w:type="spellEnd"/>
      <w:r w:rsidR="009D672B">
        <w:t xml:space="preserve"> </w:t>
      </w:r>
      <w:proofErr w:type="spellStart"/>
      <w:r w:rsidR="009D672B">
        <w:t>მეტად</w:t>
      </w:r>
      <w:proofErr w:type="spellEnd"/>
      <w:r>
        <w:t xml:space="preserve"> (</w:t>
      </w:r>
      <w:proofErr w:type="spellStart"/>
      <w:r>
        <w:t>მაგ</w:t>
      </w:r>
      <w:proofErr w:type="spellEnd"/>
      <w:r>
        <w:t>. cards</w:t>
      </w:r>
      <w:r w:rsidR="00836298">
        <w:t xml:space="preserve"> </w:t>
      </w:r>
      <w:proofErr w:type="spellStart"/>
      <w:r w:rsidR="00836298">
        <w:t>ორჯერ</w:t>
      </w:r>
      <w:proofErr w:type="spellEnd"/>
      <w:r w:rsidR="00E05CF1">
        <w:t xml:space="preserve"> </w:t>
      </w:r>
      <w:proofErr w:type="spellStart"/>
      <w:r w:rsidR="00E05CF1">
        <w:t>არ</w:t>
      </w:r>
      <w:proofErr w:type="spellEnd"/>
      <w:r w:rsidR="00E05CF1">
        <w:t xml:space="preserve"> </w:t>
      </w:r>
      <w:proofErr w:type="spellStart"/>
      <w:r w:rsidR="00E05CF1">
        <w:t>შეიძლება</w:t>
      </w:r>
      <w:proofErr w:type="spellEnd"/>
      <w:r w:rsidR="00E05CF1">
        <w:t xml:space="preserve"> </w:t>
      </w:r>
      <w:proofErr w:type="spellStart"/>
      <w:r w:rsidR="00E05CF1">
        <w:t>იყოს</w:t>
      </w:r>
      <w:proofErr w:type="spellEnd"/>
      <w:r w:rsidR="00E05CF1">
        <w:t xml:space="preserve"> </w:t>
      </w:r>
      <w:proofErr w:type="spellStart"/>
      <w:r w:rsidR="00E05CF1">
        <w:t>მითითებული</w:t>
      </w:r>
      <w:proofErr w:type="spellEnd"/>
      <w:r>
        <w:rPr>
          <w:lang w:val="ka-GE"/>
        </w:rPr>
        <w:t>)</w:t>
      </w:r>
      <w:r w:rsidR="00836298">
        <w:rPr>
          <w:lang w:val="ka-GE"/>
        </w:rPr>
        <w:t xml:space="preserve">. </w:t>
      </w:r>
    </w:p>
    <w:p w:rsidR="00493A33" w:rsidP="00802924" w:rsidRDefault="002E4E64" w14:paraId="036FA7AD" w14:textId="63E70A84">
      <w:pPr>
        <w:rPr>
          <w:lang w:val="ka-GE"/>
        </w:rPr>
      </w:pPr>
      <w:r>
        <w:rPr>
          <w:lang w:val="ka-GE"/>
        </w:rPr>
        <w:t xml:space="preserve">თითოეული ობიექტი არის </w:t>
      </w:r>
      <w:r w:rsidR="006566B7">
        <w:rPr>
          <w:lang w:val="ka-GE"/>
        </w:rPr>
        <w:t xml:space="preserve">მასივი. მასივის თითოეული ელემენტი მიეკუთვნება </w:t>
      </w:r>
      <w:proofErr w:type="spellStart"/>
      <w:r w:rsidRPr="006566B7" w:rsidR="006566B7">
        <w:rPr>
          <w:lang w:val="ka-GE"/>
        </w:rPr>
        <w:t>AccountAccessRights</w:t>
      </w:r>
      <w:proofErr w:type="spellEnd"/>
      <w:r w:rsidR="006566B7">
        <w:rPr>
          <w:lang w:val="ka-GE"/>
        </w:rPr>
        <w:t xml:space="preserve"> ტიპს</w:t>
      </w:r>
      <w:r w:rsidR="00FE5CD6">
        <w:rPr>
          <w:lang w:val="ka-GE"/>
        </w:rPr>
        <w:t>, შემდეგი ველებით</w:t>
      </w:r>
    </w:p>
    <w:tbl>
      <w:tblPr>
        <w:tblStyle w:val="TableGrid"/>
        <w:tblW w:w="0" w:type="auto"/>
        <w:tblLook w:val="04A0" w:firstRow="1" w:lastRow="0" w:firstColumn="1" w:lastColumn="0" w:noHBand="0" w:noVBand="1"/>
      </w:tblPr>
      <w:tblGrid>
        <w:gridCol w:w="1561"/>
        <w:gridCol w:w="2077"/>
        <w:gridCol w:w="5712"/>
      </w:tblGrid>
      <w:tr w:rsidR="004024B3" w:rsidTr="004024B3" w14:paraId="04EC3C79" w14:textId="77777777">
        <w:tc>
          <w:tcPr>
            <w:tcW w:w="1561" w:type="dxa"/>
            <w:shd w:val="clear" w:color="auto" w:fill="D9D9D9" w:themeFill="background1" w:themeFillShade="D9"/>
          </w:tcPr>
          <w:p w:rsidRPr="0063537A" w:rsidR="00FE5CD6" w:rsidP="000A7FAE" w:rsidRDefault="004024B3" w14:paraId="2379CC3F" w14:textId="777A09B4">
            <w:pPr>
              <w:jc w:val="both"/>
              <w:rPr>
                <w:b/>
                <w:bCs/>
                <w:lang w:val="ka-GE"/>
              </w:rPr>
            </w:pPr>
            <w:r>
              <w:rPr>
                <w:b/>
                <w:bCs/>
                <w:lang w:val="ka-GE"/>
              </w:rPr>
              <w:t>დასახელება</w:t>
            </w:r>
          </w:p>
        </w:tc>
        <w:tc>
          <w:tcPr>
            <w:tcW w:w="2077" w:type="dxa"/>
            <w:shd w:val="clear" w:color="auto" w:fill="D9D9D9" w:themeFill="background1" w:themeFillShade="D9"/>
          </w:tcPr>
          <w:p w:rsidRPr="0063537A" w:rsidR="00FE5CD6" w:rsidP="000A7FAE" w:rsidRDefault="00FE5CD6" w14:paraId="129D5D70" w14:textId="1585D71B">
            <w:pPr>
              <w:jc w:val="both"/>
              <w:rPr>
                <w:b/>
                <w:bCs/>
                <w:lang w:val="ka-GE"/>
              </w:rPr>
            </w:pPr>
            <w:r>
              <w:rPr>
                <w:b/>
                <w:bCs/>
                <w:lang w:val="ka-GE"/>
              </w:rPr>
              <w:t>ა</w:t>
            </w:r>
            <w:r w:rsidR="004024B3">
              <w:rPr>
                <w:b/>
                <w:bCs/>
                <w:lang w:val="ka-GE"/>
              </w:rPr>
              <w:t>უ</w:t>
            </w:r>
            <w:r>
              <w:rPr>
                <w:b/>
                <w:bCs/>
                <w:lang w:val="ka-GE"/>
              </w:rPr>
              <w:t>ცილებლობა</w:t>
            </w:r>
          </w:p>
        </w:tc>
        <w:tc>
          <w:tcPr>
            <w:tcW w:w="5712" w:type="dxa"/>
            <w:shd w:val="clear" w:color="auto" w:fill="D9D9D9" w:themeFill="background1" w:themeFillShade="D9"/>
          </w:tcPr>
          <w:p w:rsidRPr="0063537A" w:rsidR="00FE5CD6" w:rsidP="000A7FAE" w:rsidRDefault="00FE5CD6" w14:paraId="3A164F47" w14:textId="77777777">
            <w:pPr>
              <w:jc w:val="both"/>
              <w:rPr>
                <w:b/>
                <w:bCs/>
                <w:lang w:val="ka-GE"/>
              </w:rPr>
            </w:pPr>
            <w:r w:rsidRPr="0063537A">
              <w:rPr>
                <w:b/>
                <w:bCs/>
                <w:lang w:val="ka-GE"/>
              </w:rPr>
              <w:t>აღწერა</w:t>
            </w:r>
          </w:p>
        </w:tc>
      </w:tr>
      <w:tr w:rsidR="00FE5CD6" w:rsidTr="004024B3" w14:paraId="5940FD20" w14:textId="77777777">
        <w:tc>
          <w:tcPr>
            <w:tcW w:w="1561" w:type="dxa"/>
          </w:tcPr>
          <w:p w:rsidRPr="0078213A" w:rsidR="00FE5CD6" w:rsidP="000A7FAE" w:rsidRDefault="003773AC" w14:paraId="75D8B416" w14:textId="602584C7">
            <w:pPr>
              <w:jc w:val="both"/>
            </w:pPr>
            <w:r>
              <w:t>account</w:t>
            </w:r>
          </w:p>
        </w:tc>
        <w:tc>
          <w:tcPr>
            <w:tcW w:w="2077" w:type="dxa"/>
          </w:tcPr>
          <w:p w:rsidRPr="00C213E2" w:rsidR="00FE5CD6" w:rsidP="000A7FAE" w:rsidRDefault="00C213E2" w14:paraId="1581B0CC" w14:textId="00608C53">
            <w:pPr>
              <w:jc w:val="both"/>
              <w:rPr>
                <w:lang w:val="ka-GE"/>
              </w:rPr>
            </w:pPr>
            <w:r w:rsidRPr="00C213E2">
              <w:rPr>
                <w:lang w:val="ka-GE"/>
              </w:rPr>
              <w:t>პირობითი</w:t>
            </w:r>
          </w:p>
        </w:tc>
        <w:tc>
          <w:tcPr>
            <w:tcW w:w="5712" w:type="dxa"/>
          </w:tcPr>
          <w:p w:rsidR="00D14667" w:rsidP="000A7FAE" w:rsidRDefault="003773AC" w14:paraId="1A577E76" w14:textId="77777777">
            <w:pPr>
              <w:jc w:val="both"/>
              <w:rPr>
                <w:lang w:val="ka-GE"/>
              </w:rPr>
            </w:pPr>
            <w:r>
              <w:rPr>
                <w:lang w:val="ka-GE"/>
              </w:rPr>
              <w:t>სამიზნე ანგარიში</w:t>
            </w:r>
            <w:r w:rsidR="00B97AA3">
              <w:rPr>
                <w:lang w:val="ka-GE"/>
              </w:rPr>
              <w:t xml:space="preserve">ს იდენტიფიკატორი. </w:t>
            </w:r>
          </w:p>
          <w:p w:rsidRPr="00D14667" w:rsidR="00D14667" w:rsidP="00743912" w:rsidRDefault="00B97AA3" w14:paraId="4A3CFA2C" w14:textId="77777777">
            <w:pPr>
              <w:pStyle w:val="ListParagraph"/>
              <w:numPr>
                <w:ilvl w:val="0"/>
                <w:numId w:val="3"/>
              </w:numPr>
              <w:jc w:val="both"/>
            </w:pPr>
            <w:r w:rsidRPr="00D14667">
              <w:rPr>
                <w:lang w:val="ka-GE"/>
              </w:rPr>
              <w:t xml:space="preserve">დეტალური თანხმობის შემთხვევაში </w:t>
            </w:r>
            <w:r w:rsidRPr="00D14667">
              <w:rPr>
                <w:b/>
                <w:bCs/>
                <w:lang w:val="ka-GE"/>
              </w:rPr>
              <w:t>აუცილებელია</w:t>
            </w:r>
            <w:r w:rsidRPr="00D14667">
              <w:rPr>
                <w:lang w:val="ka-GE"/>
              </w:rPr>
              <w:t xml:space="preserve">. </w:t>
            </w:r>
          </w:p>
          <w:p w:rsidRPr="00356AB5" w:rsidR="00FE5CD6" w:rsidP="00743912" w:rsidRDefault="00D14667" w14:paraId="2B683EE1" w14:textId="355CF558">
            <w:pPr>
              <w:pStyle w:val="ListParagraph"/>
              <w:numPr>
                <w:ilvl w:val="0"/>
                <w:numId w:val="3"/>
              </w:numPr>
              <w:jc w:val="both"/>
            </w:pPr>
            <w:r w:rsidRPr="00D14667">
              <w:rPr>
                <w:lang w:val="ka-GE"/>
              </w:rPr>
              <w:t xml:space="preserve">სხვა </w:t>
            </w:r>
            <w:r w:rsidRPr="00D14667" w:rsidR="00B97AA3">
              <w:rPr>
                <w:lang w:val="ka-GE"/>
              </w:rPr>
              <w:t xml:space="preserve">ტიპის </w:t>
            </w:r>
            <w:proofErr w:type="spellStart"/>
            <w:r w:rsidRPr="00D14667" w:rsidR="00B97AA3">
              <w:rPr>
                <w:lang w:val="ka-GE"/>
              </w:rPr>
              <w:t>თანხმობებისათვის</w:t>
            </w:r>
            <w:proofErr w:type="spellEnd"/>
            <w:r w:rsidRPr="00D14667" w:rsidR="00B97AA3">
              <w:rPr>
                <w:lang w:val="ka-GE"/>
              </w:rPr>
              <w:t xml:space="preserve"> </w:t>
            </w:r>
            <w:r w:rsidRPr="00D14667" w:rsidR="00B97AA3">
              <w:rPr>
                <w:b/>
                <w:bCs/>
                <w:lang w:val="ka-GE"/>
              </w:rPr>
              <w:t>არავითარ შემთხვევაში</w:t>
            </w:r>
            <w:r w:rsidRPr="00D14667" w:rsidR="00B97AA3">
              <w:rPr>
                <w:lang w:val="ka-GE"/>
              </w:rPr>
              <w:t xml:space="preserve"> არ უნდა გადმოეცეს და გადმოცემის მცდელობა დასრულდეს შეცდომით </w:t>
            </w:r>
            <w:r w:rsidRPr="00D14667" w:rsidR="00356AB5">
              <w:rPr>
                <w:lang w:val="ka-GE"/>
              </w:rPr>
              <w:t>CONSENT_INVALID</w:t>
            </w:r>
          </w:p>
        </w:tc>
      </w:tr>
      <w:tr w:rsidR="00FE5CD6" w:rsidTr="004024B3" w14:paraId="175BA9CF" w14:textId="77777777">
        <w:tc>
          <w:tcPr>
            <w:tcW w:w="1561" w:type="dxa"/>
          </w:tcPr>
          <w:p w:rsidR="00FE5CD6" w:rsidP="000A7FAE" w:rsidRDefault="003773AC" w14:paraId="39ECA2EB" w14:textId="7D3D607D">
            <w:pPr>
              <w:jc w:val="both"/>
            </w:pPr>
            <w:r>
              <w:t>rights</w:t>
            </w:r>
          </w:p>
        </w:tc>
        <w:tc>
          <w:tcPr>
            <w:tcW w:w="2077" w:type="dxa"/>
          </w:tcPr>
          <w:p w:rsidRPr="00C213E2" w:rsidR="00FE5CD6" w:rsidP="000A7FAE" w:rsidRDefault="00C213E2" w14:paraId="4632D2DC" w14:textId="33BE9CEE">
            <w:pPr>
              <w:jc w:val="both"/>
              <w:rPr>
                <w:lang w:val="ka-GE"/>
              </w:rPr>
            </w:pPr>
            <w:r w:rsidRPr="00C213E2">
              <w:rPr>
                <w:lang w:val="ka-GE"/>
              </w:rPr>
              <w:t>სავალდებულო</w:t>
            </w:r>
          </w:p>
        </w:tc>
        <w:tc>
          <w:tcPr>
            <w:tcW w:w="5712" w:type="dxa"/>
          </w:tcPr>
          <w:p w:rsidR="00FE5CD6" w:rsidP="000A7FAE" w:rsidRDefault="004D59C2" w14:paraId="47D2E141" w14:textId="77777777">
            <w:pPr>
              <w:jc w:val="both"/>
              <w:rPr>
                <w:lang w:val="ka-GE"/>
              </w:rPr>
            </w:pPr>
            <w:r>
              <w:rPr>
                <w:lang w:val="ka-GE"/>
              </w:rPr>
              <w:t>მოთხოვნილი უფლებების მასივი</w:t>
            </w:r>
          </w:p>
          <w:p w:rsidR="00F23EA1" w:rsidP="00743912" w:rsidRDefault="00F10DDD" w14:paraId="02770A09" w14:textId="77777777">
            <w:pPr>
              <w:pStyle w:val="ListParagraph"/>
              <w:numPr>
                <w:ilvl w:val="0"/>
                <w:numId w:val="4"/>
              </w:numPr>
              <w:jc w:val="both"/>
              <w:rPr>
                <w:lang w:val="ka-GE"/>
              </w:rPr>
            </w:pPr>
            <w:r>
              <w:rPr>
                <w:lang w:val="ka-GE"/>
              </w:rPr>
              <w:t xml:space="preserve">დეტალური თანხმობის შემთხვევაში </w:t>
            </w:r>
            <w:r w:rsidRPr="00F10DDD">
              <w:rPr>
                <w:b/>
                <w:bCs/>
                <w:lang w:val="ka-GE"/>
              </w:rPr>
              <w:t>აუცილებელია</w:t>
            </w:r>
            <w:r>
              <w:rPr>
                <w:lang w:val="ka-GE"/>
              </w:rPr>
              <w:t xml:space="preserve"> გადმოეცეს სულ მცირე ერთი უფლება</w:t>
            </w:r>
          </w:p>
          <w:p w:rsidRPr="00F10DDD" w:rsidR="00F10DDD" w:rsidP="00743912" w:rsidRDefault="00F10DDD" w14:paraId="26D01252" w14:textId="63B477FD">
            <w:pPr>
              <w:pStyle w:val="ListParagraph"/>
              <w:numPr>
                <w:ilvl w:val="0"/>
                <w:numId w:val="4"/>
              </w:numPr>
              <w:jc w:val="both"/>
              <w:rPr>
                <w:lang w:val="ka-GE"/>
              </w:rPr>
            </w:pPr>
            <w:proofErr w:type="spellStart"/>
            <w:r>
              <w:rPr>
                <w:lang w:val="ka-GE"/>
              </w:rPr>
              <w:t>ამსმპ</w:t>
            </w:r>
            <w:proofErr w:type="spellEnd"/>
            <w:r>
              <w:rPr>
                <w:lang w:val="ka-GE"/>
              </w:rPr>
              <w:t xml:space="preserve">-ში გამოხატული თანხმობის შემთხვევაში </w:t>
            </w:r>
            <w:r w:rsidRPr="00F10DDD">
              <w:rPr>
                <w:b/>
                <w:bCs/>
                <w:lang w:val="ka-GE"/>
              </w:rPr>
              <w:t>აუცილებელია</w:t>
            </w:r>
            <w:r>
              <w:rPr>
                <w:lang w:val="ka-GE"/>
              </w:rPr>
              <w:t xml:space="preserve"> გადმოეცეს მასივი, თუმცა </w:t>
            </w:r>
            <w:r w:rsidRPr="00F10DDD">
              <w:rPr>
                <w:b/>
                <w:bCs/>
                <w:lang w:val="ka-GE"/>
              </w:rPr>
              <w:t>შესაძლოა</w:t>
            </w:r>
            <w:r>
              <w:rPr>
                <w:lang w:val="ka-GE"/>
              </w:rPr>
              <w:t xml:space="preserve"> მასივი იყოს ცარიელი, რაც ნიშნავს რომ </w:t>
            </w:r>
            <w:proofErr w:type="spellStart"/>
            <w:r w:rsidR="00743912">
              <w:rPr>
                <w:lang w:val="ka-GE"/>
              </w:rPr>
              <w:t>ამსმპ</w:t>
            </w:r>
            <w:proofErr w:type="spellEnd"/>
            <w:r w:rsidR="00743912">
              <w:rPr>
                <w:lang w:val="ka-GE"/>
              </w:rPr>
              <w:t xml:space="preserve">-მა </w:t>
            </w:r>
            <w:proofErr w:type="spellStart"/>
            <w:r w:rsidR="00743912">
              <w:rPr>
                <w:lang w:val="ka-GE"/>
              </w:rPr>
              <w:t>სმმ</w:t>
            </w:r>
            <w:proofErr w:type="spellEnd"/>
            <w:r w:rsidR="00743912">
              <w:rPr>
                <w:lang w:val="ka-GE"/>
              </w:rPr>
              <w:t xml:space="preserve">-ს უნდა აარჩევინოს არამარტო ანგარიშები, არამედ წვდომის </w:t>
            </w:r>
            <w:r>
              <w:rPr>
                <w:lang w:val="ka-GE"/>
              </w:rPr>
              <w:t>უფლებები</w:t>
            </w:r>
          </w:p>
        </w:tc>
      </w:tr>
    </w:tbl>
    <w:p w:rsidR="00FE5CD6" w:rsidP="00802924" w:rsidRDefault="00FE5CD6" w14:paraId="3968088A" w14:textId="77777777">
      <w:pPr>
        <w:rPr>
          <w:lang w:val="ka-GE"/>
        </w:rPr>
      </w:pPr>
    </w:p>
    <w:p w:rsidR="00BD77BA" w:rsidP="00802924" w:rsidRDefault="00BD77BA" w14:paraId="5D1C8243" w14:textId="77777777">
      <w:pPr>
        <w:rPr>
          <w:lang w:val="ka-GE"/>
        </w:rPr>
      </w:pPr>
    </w:p>
    <w:p w:rsidR="00BD77BA" w:rsidP="00BD77BA" w:rsidRDefault="00120545" w14:paraId="0CB28ECD" w14:textId="10589D54">
      <w:pPr>
        <w:pStyle w:val="Heading3"/>
        <w:rPr>
          <w:lang w:val="ka-GE"/>
        </w:rPr>
      </w:pPr>
      <w:bookmarkStart w:name="_Toc169726882" w:id="43"/>
      <w:r>
        <w:rPr>
          <w:lang w:val="ka-GE"/>
        </w:rPr>
        <w:t>წვდომის უფლებები ანგარიშის ტიპის</w:t>
      </w:r>
      <w:r w:rsidR="00080A89">
        <w:rPr>
          <w:lang w:val="ka-GE"/>
        </w:rPr>
        <w:t>ა და თანხმობის ტიპის</w:t>
      </w:r>
      <w:r>
        <w:rPr>
          <w:lang w:val="ka-GE"/>
        </w:rPr>
        <w:t xml:space="preserve"> მ</w:t>
      </w:r>
      <w:r w:rsidR="007110E1">
        <w:rPr>
          <w:lang w:val="ka-GE"/>
        </w:rPr>
        <w:t>ი</w:t>
      </w:r>
      <w:r>
        <w:rPr>
          <w:lang w:val="ka-GE"/>
        </w:rPr>
        <w:t>ხედვით</w:t>
      </w:r>
      <w:bookmarkEnd w:id="43"/>
    </w:p>
    <w:p w:rsidRPr="002C6CDF" w:rsidR="00493A33" w:rsidP="002C6CDF" w:rsidRDefault="00E351AF" w14:paraId="0D89ADBB" w14:textId="4BDD8D7F">
      <w:pPr>
        <w:jc w:val="both"/>
      </w:pPr>
      <w:r>
        <w:rPr>
          <w:lang w:val="ka-GE"/>
        </w:rPr>
        <w:t xml:space="preserve">ამ თავში მოცემული </w:t>
      </w:r>
      <w:r w:rsidR="002C6CDF">
        <w:rPr>
          <w:lang w:val="ka-GE"/>
        </w:rPr>
        <w:t xml:space="preserve">უფლებების მხარდაჭერა </w:t>
      </w:r>
      <w:r w:rsidRPr="002C6CDF" w:rsidR="002C6CDF">
        <w:rPr>
          <w:b/>
          <w:bCs/>
          <w:lang w:val="ka-GE"/>
        </w:rPr>
        <w:t>აუცილებელია</w:t>
      </w:r>
      <w:r w:rsidR="002C6CDF">
        <w:rPr>
          <w:lang w:val="ka-GE"/>
        </w:rPr>
        <w:t xml:space="preserve">. დანარჩენი უფლებების მხარდაჭერა </w:t>
      </w:r>
      <w:proofErr w:type="spellStart"/>
      <w:r w:rsidRPr="002C6CDF" w:rsidR="002C6CDF">
        <w:rPr>
          <w:b/>
          <w:bCs/>
          <w:lang w:val="ka-GE"/>
        </w:rPr>
        <w:t>არააუცილებელია</w:t>
      </w:r>
      <w:proofErr w:type="spellEnd"/>
      <w:r w:rsidR="002C6CDF">
        <w:rPr>
          <w:lang w:val="ka-GE"/>
        </w:rPr>
        <w:t xml:space="preserve">. თუ </w:t>
      </w:r>
      <w:proofErr w:type="spellStart"/>
      <w:r w:rsidR="002C6CDF">
        <w:rPr>
          <w:lang w:val="ka-GE"/>
        </w:rPr>
        <w:t>ამსმპ</w:t>
      </w:r>
      <w:proofErr w:type="spellEnd"/>
      <w:r w:rsidR="002C6CDF">
        <w:rPr>
          <w:lang w:val="ka-GE"/>
        </w:rPr>
        <w:t xml:space="preserve">-ისგან </w:t>
      </w:r>
      <w:r w:rsidR="002C6CDF">
        <w:t>API</w:t>
      </w:r>
      <w:r w:rsidR="002C6CDF">
        <w:rPr>
          <w:lang w:val="ka-GE"/>
        </w:rPr>
        <w:t xml:space="preserve"> კლიენტი ითხოვს ისეთ უფლებას რომელიც მხარდაჭერილი არ არის, </w:t>
      </w:r>
      <w:r w:rsidRPr="002C6CDF" w:rsidR="002C6CDF">
        <w:rPr>
          <w:b/>
          <w:bCs/>
          <w:lang w:val="ka-GE"/>
        </w:rPr>
        <w:t>აუცილებელია</w:t>
      </w:r>
      <w:r w:rsidR="002C6CDF">
        <w:rPr>
          <w:lang w:val="ka-GE"/>
        </w:rPr>
        <w:t xml:space="preserve"> დაბრუნდეს შეცდომა </w:t>
      </w:r>
      <w:r w:rsidR="002C6CDF">
        <w:t>CONSENT_INVALID.</w:t>
      </w:r>
    </w:p>
    <w:tbl>
      <w:tblPr>
        <w:tblStyle w:val="TableGrid"/>
        <w:tblW w:w="0" w:type="auto"/>
        <w:tblLook w:val="04A0" w:firstRow="1" w:lastRow="0" w:firstColumn="1" w:lastColumn="0" w:noHBand="0" w:noVBand="1"/>
      </w:tblPr>
      <w:tblGrid>
        <w:gridCol w:w="3127"/>
        <w:gridCol w:w="2794"/>
        <w:gridCol w:w="3429"/>
      </w:tblGrid>
      <w:tr w:rsidR="00D445D7" w:rsidTr="00E351AF" w14:paraId="47FD9EB4" w14:textId="77777777">
        <w:tc>
          <w:tcPr>
            <w:tcW w:w="3127" w:type="dxa"/>
            <w:shd w:val="clear" w:color="auto" w:fill="D9D9D9" w:themeFill="background1" w:themeFillShade="D9"/>
          </w:tcPr>
          <w:p w:rsidR="00D445D7" w:rsidP="00802924" w:rsidRDefault="00E351AF" w14:paraId="26DFE001" w14:textId="004DA8B4">
            <w:pPr>
              <w:rPr>
                <w:lang w:val="ka-GE"/>
              </w:rPr>
            </w:pPr>
            <w:r>
              <w:rPr>
                <w:lang w:val="ka-GE"/>
              </w:rPr>
              <w:t xml:space="preserve">ანგარიშის </w:t>
            </w:r>
            <w:r w:rsidR="00D445D7">
              <w:rPr>
                <w:lang w:val="ka-GE"/>
              </w:rPr>
              <w:t>ტიპი</w:t>
            </w:r>
          </w:p>
        </w:tc>
        <w:tc>
          <w:tcPr>
            <w:tcW w:w="2794" w:type="dxa"/>
            <w:shd w:val="clear" w:color="auto" w:fill="D9D9D9" w:themeFill="background1" w:themeFillShade="D9"/>
          </w:tcPr>
          <w:p w:rsidR="00D445D7" w:rsidP="00802924" w:rsidRDefault="00E351AF" w14:paraId="2A708FFA" w14:textId="6AB6D9E4">
            <w:pPr>
              <w:rPr>
                <w:lang w:val="ka-GE"/>
              </w:rPr>
            </w:pPr>
            <w:r>
              <w:rPr>
                <w:lang w:val="ka-GE"/>
              </w:rPr>
              <w:t>თანხმობის ტიპი</w:t>
            </w:r>
          </w:p>
        </w:tc>
        <w:tc>
          <w:tcPr>
            <w:tcW w:w="3429" w:type="dxa"/>
            <w:shd w:val="clear" w:color="auto" w:fill="D9D9D9" w:themeFill="background1" w:themeFillShade="D9"/>
          </w:tcPr>
          <w:p w:rsidR="00D445D7" w:rsidP="00802924" w:rsidRDefault="00D445D7" w14:paraId="75A14C6B" w14:textId="1A863A20">
            <w:pPr>
              <w:rPr>
                <w:lang w:val="ka-GE"/>
              </w:rPr>
            </w:pPr>
            <w:r>
              <w:rPr>
                <w:lang w:val="ka-GE"/>
              </w:rPr>
              <w:t>უფლებები</w:t>
            </w:r>
          </w:p>
        </w:tc>
      </w:tr>
      <w:tr w:rsidR="00D56953" w:rsidTr="00D445D7" w14:paraId="1DF77F85" w14:textId="77777777">
        <w:tc>
          <w:tcPr>
            <w:tcW w:w="3127" w:type="dxa"/>
            <w:vMerge w:val="restart"/>
          </w:tcPr>
          <w:p w:rsidRPr="008D42D2" w:rsidR="00D56953" w:rsidP="00D56953" w:rsidRDefault="00D56953" w14:paraId="67BE46B7" w14:textId="1CA9BDF0">
            <w:r>
              <w:t>payments</w:t>
            </w:r>
          </w:p>
        </w:tc>
        <w:tc>
          <w:tcPr>
            <w:tcW w:w="2794" w:type="dxa"/>
            <w:vMerge w:val="restart"/>
          </w:tcPr>
          <w:p w:rsidRPr="00043FD7" w:rsidR="00D56953" w:rsidP="00D56953" w:rsidRDefault="00D56953" w14:paraId="4D6F9C64" w14:textId="523EECB0">
            <w:r>
              <w:t>detailed</w:t>
            </w:r>
          </w:p>
        </w:tc>
        <w:tc>
          <w:tcPr>
            <w:tcW w:w="3429" w:type="dxa"/>
          </w:tcPr>
          <w:p w:rsidR="00D56953" w:rsidP="00D56953" w:rsidRDefault="00D56953" w14:paraId="09ABC6D5" w14:textId="106587F8">
            <w:pPr>
              <w:rPr>
                <w:lang w:val="ka-GE"/>
              </w:rPr>
            </w:pPr>
            <w:proofErr w:type="spellStart"/>
            <w:r w:rsidRPr="008D42D2">
              <w:rPr>
                <w:lang w:val="ka-GE"/>
              </w:rPr>
              <w:t>accountDetails</w:t>
            </w:r>
            <w:proofErr w:type="spellEnd"/>
          </w:p>
        </w:tc>
      </w:tr>
      <w:tr w:rsidR="00D56953" w:rsidTr="00D445D7" w14:paraId="637F4FC9" w14:textId="77777777">
        <w:tc>
          <w:tcPr>
            <w:tcW w:w="3127" w:type="dxa"/>
            <w:vMerge/>
          </w:tcPr>
          <w:p w:rsidR="00D56953" w:rsidP="00D56953" w:rsidRDefault="00D56953" w14:paraId="3AE3D640" w14:textId="77777777">
            <w:pPr>
              <w:rPr>
                <w:lang w:val="ka-GE"/>
              </w:rPr>
            </w:pPr>
          </w:p>
        </w:tc>
        <w:tc>
          <w:tcPr>
            <w:tcW w:w="2794" w:type="dxa"/>
            <w:vMerge/>
          </w:tcPr>
          <w:p w:rsidRPr="008D42D2" w:rsidR="00D56953" w:rsidP="00D56953" w:rsidRDefault="00D56953" w14:paraId="43DC7ECF" w14:textId="77777777">
            <w:pPr>
              <w:rPr>
                <w:lang w:val="ka-GE"/>
              </w:rPr>
            </w:pPr>
          </w:p>
        </w:tc>
        <w:tc>
          <w:tcPr>
            <w:tcW w:w="3429" w:type="dxa"/>
          </w:tcPr>
          <w:p w:rsidR="00D56953" w:rsidP="00D56953" w:rsidRDefault="00D56953" w14:paraId="519F3349" w14:textId="221DE0C7">
            <w:pPr>
              <w:rPr>
                <w:lang w:val="ka-GE"/>
              </w:rPr>
            </w:pPr>
            <w:proofErr w:type="spellStart"/>
            <w:r w:rsidRPr="00743519">
              <w:rPr>
                <w:lang w:val="ka-GE"/>
              </w:rPr>
              <w:t>balances</w:t>
            </w:r>
            <w:proofErr w:type="spellEnd"/>
          </w:p>
        </w:tc>
      </w:tr>
      <w:tr w:rsidR="00D56953" w:rsidTr="00D445D7" w14:paraId="58CB1E23" w14:textId="77777777">
        <w:tc>
          <w:tcPr>
            <w:tcW w:w="3127" w:type="dxa"/>
            <w:vMerge/>
          </w:tcPr>
          <w:p w:rsidR="00D56953" w:rsidP="00D56953" w:rsidRDefault="00D56953" w14:paraId="2624AAD0" w14:textId="77777777">
            <w:pPr>
              <w:rPr>
                <w:lang w:val="ka-GE"/>
              </w:rPr>
            </w:pPr>
          </w:p>
        </w:tc>
        <w:tc>
          <w:tcPr>
            <w:tcW w:w="2794" w:type="dxa"/>
            <w:vMerge/>
          </w:tcPr>
          <w:p w:rsidRPr="00743519" w:rsidR="00D56953" w:rsidP="00D56953" w:rsidRDefault="00D56953" w14:paraId="00197FAD" w14:textId="77777777">
            <w:pPr>
              <w:rPr>
                <w:lang w:val="ka-GE"/>
              </w:rPr>
            </w:pPr>
          </w:p>
        </w:tc>
        <w:tc>
          <w:tcPr>
            <w:tcW w:w="3429" w:type="dxa"/>
          </w:tcPr>
          <w:p w:rsidR="00D56953" w:rsidP="00D56953" w:rsidRDefault="00D56953" w14:paraId="67B9AA67" w14:textId="6F450829">
            <w:pPr>
              <w:rPr>
                <w:lang w:val="ka-GE"/>
              </w:rPr>
            </w:pPr>
            <w:proofErr w:type="spellStart"/>
            <w:r>
              <w:rPr>
                <w:lang w:val="ka-GE"/>
              </w:rPr>
              <w:t>t</w:t>
            </w:r>
            <w:r w:rsidRPr="00743519">
              <w:rPr>
                <w:lang w:val="ka-GE"/>
              </w:rPr>
              <w:t>ransactions</w:t>
            </w:r>
            <w:proofErr w:type="spellEnd"/>
          </w:p>
        </w:tc>
      </w:tr>
      <w:tr w:rsidR="00D56953" w:rsidTr="00D445D7" w14:paraId="5174F6FD" w14:textId="77777777">
        <w:tc>
          <w:tcPr>
            <w:tcW w:w="3127" w:type="dxa"/>
            <w:vMerge/>
          </w:tcPr>
          <w:p w:rsidR="00D56953" w:rsidP="00D56953" w:rsidRDefault="00D56953" w14:paraId="03501410" w14:textId="77777777">
            <w:pPr>
              <w:rPr>
                <w:lang w:val="ka-GE"/>
              </w:rPr>
            </w:pPr>
          </w:p>
        </w:tc>
        <w:tc>
          <w:tcPr>
            <w:tcW w:w="2794" w:type="dxa"/>
            <w:vMerge/>
          </w:tcPr>
          <w:p w:rsidR="00D56953" w:rsidP="00D56953" w:rsidRDefault="00D56953" w14:paraId="4CBE0517" w14:textId="77777777">
            <w:pPr>
              <w:rPr>
                <w:lang w:val="ka-GE"/>
              </w:rPr>
            </w:pPr>
          </w:p>
        </w:tc>
        <w:tc>
          <w:tcPr>
            <w:tcW w:w="3429" w:type="dxa"/>
          </w:tcPr>
          <w:p w:rsidR="00D56953" w:rsidP="00D56953" w:rsidRDefault="00D56953" w14:paraId="321E5A24" w14:textId="4656ECE1">
            <w:pPr>
              <w:rPr>
                <w:lang w:val="ka-GE"/>
              </w:rPr>
            </w:pPr>
            <w:proofErr w:type="spellStart"/>
            <w:r>
              <w:rPr>
                <w:lang w:val="ka-GE"/>
              </w:rPr>
              <w:t>ownerName</w:t>
            </w:r>
            <w:proofErr w:type="spellEnd"/>
          </w:p>
        </w:tc>
      </w:tr>
      <w:tr w:rsidR="00D56953" w:rsidTr="00D445D7" w14:paraId="19F03FD1" w14:textId="77777777">
        <w:tc>
          <w:tcPr>
            <w:tcW w:w="3127" w:type="dxa"/>
            <w:vMerge/>
          </w:tcPr>
          <w:p w:rsidR="00D56953" w:rsidP="00D56953" w:rsidRDefault="00D56953" w14:paraId="175DAE14" w14:textId="77777777">
            <w:pPr>
              <w:rPr>
                <w:lang w:val="ka-GE"/>
              </w:rPr>
            </w:pPr>
          </w:p>
        </w:tc>
        <w:tc>
          <w:tcPr>
            <w:tcW w:w="2794" w:type="dxa"/>
            <w:vMerge/>
          </w:tcPr>
          <w:p w:rsidR="00D56953" w:rsidP="00D56953" w:rsidRDefault="00D56953" w14:paraId="5C7D7C52" w14:textId="77777777">
            <w:pPr>
              <w:rPr>
                <w:lang w:val="ka-GE"/>
              </w:rPr>
            </w:pPr>
          </w:p>
        </w:tc>
        <w:tc>
          <w:tcPr>
            <w:tcW w:w="3429" w:type="dxa"/>
          </w:tcPr>
          <w:p w:rsidRPr="00743519" w:rsidR="00D56953" w:rsidP="00D56953" w:rsidRDefault="00D56953" w14:paraId="7FEBF3AD" w14:textId="0FCA4171">
            <w:pPr>
              <w:rPr>
                <w:lang w:val="ka-GE"/>
              </w:rPr>
            </w:pPr>
            <w:proofErr w:type="spellStart"/>
            <w:r w:rsidRPr="00250845">
              <w:rPr>
                <w:lang w:val="ka-GE"/>
              </w:rPr>
              <w:t>initiatePayments</w:t>
            </w:r>
            <w:proofErr w:type="spellEnd"/>
          </w:p>
        </w:tc>
      </w:tr>
      <w:tr w:rsidR="00D56953" w:rsidTr="00D445D7" w14:paraId="2FBA326D" w14:textId="77777777">
        <w:tc>
          <w:tcPr>
            <w:tcW w:w="3127" w:type="dxa"/>
            <w:vMerge/>
          </w:tcPr>
          <w:p w:rsidR="00D56953" w:rsidP="00D56953" w:rsidRDefault="00D56953" w14:paraId="01EE32E7" w14:textId="77777777">
            <w:pPr>
              <w:rPr>
                <w:lang w:val="ka-GE"/>
              </w:rPr>
            </w:pPr>
          </w:p>
        </w:tc>
        <w:tc>
          <w:tcPr>
            <w:tcW w:w="2794" w:type="dxa"/>
            <w:vMerge w:val="restart"/>
          </w:tcPr>
          <w:p w:rsidRPr="00743519" w:rsidR="00D56953" w:rsidP="00D56953" w:rsidRDefault="00D56953" w14:paraId="523860EA" w14:textId="3E77679A">
            <w:pPr>
              <w:rPr>
                <w:lang w:val="ka-GE"/>
              </w:rPr>
            </w:pPr>
            <w:proofErr w:type="spellStart"/>
            <w:r>
              <w:rPr>
                <w:lang w:val="ka-GE"/>
              </w:rPr>
              <w:t>aspspManaged</w:t>
            </w:r>
            <w:proofErr w:type="spellEnd"/>
          </w:p>
        </w:tc>
        <w:tc>
          <w:tcPr>
            <w:tcW w:w="3429" w:type="dxa"/>
          </w:tcPr>
          <w:p w:rsidRPr="00743519" w:rsidR="00D56953" w:rsidP="00D56953" w:rsidRDefault="00D56953" w14:paraId="2A238536" w14:textId="56FD0713">
            <w:pPr>
              <w:rPr>
                <w:lang w:val="ka-GE"/>
              </w:rPr>
            </w:pPr>
            <w:proofErr w:type="spellStart"/>
            <w:r w:rsidRPr="008D42D2">
              <w:rPr>
                <w:lang w:val="ka-GE"/>
              </w:rPr>
              <w:t>accountDetails</w:t>
            </w:r>
            <w:proofErr w:type="spellEnd"/>
          </w:p>
        </w:tc>
      </w:tr>
      <w:tr w:rsidR="00D56953" w:rsidTr="00D445D7" w14:paraId="63FFBE69" w14:textId="77777777">
        <w:tc>
          <w:tcPr>
            <w:tcW w:w="3127" w:type="dxa"/>
            <w:vMerge/>
          </w:tcPr>
          <w:p w:rsidR="00D56953" w:rsidP="00D56953" w:rsidRDefault="00D56953" w14:paraId="70BBA5C1" w14:textId="77777777">
            <w:pPr>
              <w:rPr>
                <w:lang w:val="ka-GE"/>
              </w:rPr>
            </w:pPr>
          </w:p>
        </w:tc>
        <w:tc>
          <w:tcPr>
            <w:tcW w:w="2794" w:type="dxa"/>
            <w:vMerge/>
          </w:tcPr>
          <w:p w:rsidR="00D56953" w:rsidP="00D56953" w:rsidRDefault="00D56953" w14:paraId="69D2C4E4" w14:textId="77777777">
            <w:pPr>
              <w:rPr>
                <w:lang w:val="ka-GE"/>
              </w:rPr>
            </w:pPr>
          </w:p>
        </w:tc>
        <w:tc>
          <w:tcPr>
            <w:tcW w:w="3429" w:type="dxa"/>
          </w:tcPr>
          <w:p w:rsidRPr="00743519" w:rsidR="00D56953" w:rsidP="00D56953" w:rsidRDefault="00D56953" w14:paraId="55D83F43" w14:textId="440554E5">
            <w:pPr>
              <w:rPr>
                <w:lang w:val="ka-GE"/>
              </w:rPr>
            </w:pPr>
            <w:proofErr w:type="spellStart"/>
            <w:r w:rsidRPr="00743519">
              <w:rPr>
                <w:lang w:val="ka-GE"/>
              </w:rPr>
              <w:t>balances</w:t>
            </w:r>
            <w:proofErr w:type="spellEnd"/>
          </w:p>
        </w:tc>
      </w:tr>
      <w:tr w:rsidR="00D56953" w:rsidTr="00D445D7" w14:paraId="65342268" w14:textId="77777777">
        <w:tc>
          <w:tcPr>
            <w:tcW w:w="3127" w:type="dxa"/>
            <w:vMerge/>
          </w:tcPr>
          <w:p w:rsidR="00D56953" w:rsidP="00D56953" w:rsidRDefault="00D56953" w14:paraId="3907B97D" w14:textId="77777777">
            <w:pPr>
              <w:rPr>
                <w:lang w:val="ka-GE"/>
              </w:rPr>
            </w:pPr>
          </w:p>
        </w:tc>
        <w:tc>
          <w:tcPr>
            <w:tcW w:w="2794" w:type="dxa"/>
            <w:vMerge/>
          </w:tcPr>
          <w:p w:rsidR="00D56953" w:rsidP="00D56953" w:rsidRDefault="00D56953" w14:paraId="7863D197" w14:textId="77777777">
            <w:pPr>
              <w:rPr>
                <w:lang w:val="ka-GE"/>
              </w:rPr>
            </w:pPr>
          </w:p>
        </w:tc>
        <w:tc>
          <w:tcPr>
            <w:tcW w:w="3429" w:type="dxa"/>
          </w:tcPr>
          <w:p w:rsidRPr="00743519" w:rsidR="00D56953" w:rsidP="00D56953" w:rsidRDefault="00D56953" w14:paraId="286C7E40" w14:textId="1B96ABBC">
            <w:pPr>
              <w:rPr>
                <w:lang w:val="ka-GE"/>
              </w:rPr>
            </w:pPr>
            <w:proofErr w:type="spellStart"/>
            <w:r>
              <w:rPr>
                <w:lang w:val="ka-GE"/>
              </w:rPr>
              <w:t>t</w:t>
            </w:r>
            <w:r w:rsidRPr="00743519">
              <w:rPr>
                <w:lang w:val="ka-GE"/>
              </w:rPr>
              <w:t>ransactions</w:t>
            </w:r>
            <w:proofErr w:type="spellEnd"/>
          </w:p>
        </w:tc>
      </w:tr>
      <w:tr w:rsidR="00D56953" w:rsidTr="00D445D7" w14:paraId="3996317F" w14:textId="77777777">
        <w:tc>
          <w:tcPr>
            <w:tcW w:w="3127" w:type="dxa"/>
            <w:vMerge/>
          </w:tcPr>
          <w:p w:rsidR="00D56953" w:rsidP="00D56953" w:rsidRDefault="00D56953" w14:paraId="2F6741C2" w14:textId="77777777">
            <w:pPr>
              <w:rPr>
                <w:lang w:val="ka-GE"/>
              </w:rPr>
            </w:pPr>
          </w:p>
        </w:tc>
        <w:tc>
          <w:tcPr>
            <w:tcW w:w="2794" w:type="dxa"/>
            <w:vMerge/>
          </w:tcPr>
          <w:p w:rsidR="00D56953" w:rsidP="00D56953" w:rsidRDefault="00D56953" w14:paraId="27527C48" w14:textId="77777777">
            <w:pPr>
              <w:rPr>
                <w:lang w:val="ka-GE"/>
              </w:rPr>
            </w:pPr>
          </w:p>
        </w:tc>
        <w:tc>
          <w:tcPr>
            <w:tcW w:w="3429" w:type="dxa"/>
          </w:tcPr>
          <w:p w:rsidRPr="00743519" w:rsidR="00D56953" w:rsidP="00D56953" w:rsidRDefault="00D56953" w14:paraId="2276909A" w14:textId="7E471D44">
            <w:pPr>
              <w:rPr>
                <w:lang w:val="ka-GE"/>
              </w:rPr>
            </w:pPr>
            <w:proofErr w:type="spellStart"/>
            <w:r>
              <w:rPr>
                <w:lang w:val="ka-GE"/>
              </w:rPr>
              <w:t>ownerName</w:t>
            </w:r>
            <w:proofErr w:type="spellEnd"/>
          </w:p>
        </w:tc>
      </w:tr>
      <w:tr w:rsidR="00D56953" w:rsidTr="00D445D7" w14:paraId="37A6BE68" w14:textId="77777777">
        <w:tc>
          <w:tcPr>
            <w:tcW w:w="3127" w:type="dxa"/>
            <w:vMerge/>
          </w:tcPr>
          <w:p w:rsidR="00D56953" w:rsidP="00D56953" w:rsidRDefault="00D56953" w14:paraId="36096D65" w14:textId="77777777">
            <w:pPr>
              <w:rPr>
                <w:lang w:val="ka-GE"/>
              </w:rPr>
            </w:pPr>
          </w:p>
        </w:tc>
        <w:tc>
          <w:tcPr>
            <w:tcW w:w="2794" w:type="dxa"/>
            <w:vMerge/>
          </w:tcPr>
          <w:p w:rsidR="00D56953" w:rsidP="00D56953" w:rsidRDefault="00D56953" w14:paraId="22B69455" w14:textId="77777777">
            <w:pPr>
              <w:rPr>
                <w:lang w:val="ka-GE"/>
              </w:rPr>
            </w:pPr>
          </w:p>
        </w:tc>
        <w:tc>
          <w:tcPr>
            <w:tcW w:w="3429" w:type="dxa"/>
          </w:tcPr>
          <w:p w:rsidRPr="00743519" w:rsidR="00D56953" w:rsidP="00D56953" w:rsidRDefault="00D56953" w14:paraId="51655626" w14:textId="093AAEF8">
            <w:pPr>
              <w:rPr>
                <w:lang w:val="ka-GE"/>
              </w:rPr>
            </w:pPr>
            <w:proofErr w:type="spellStart"/>
            <w:r w:rsidRPr="00250845">
              <w:rPr>
                <w:lang w:val="ka-GE"/>
              </w:rPr>
              <w:t>initiatePayments</w:t>
            </w:r>
            <w:proofErr w:type="spellEnd"/>
          </w:p>
        </w:tc>
      </w:tr>
      <w:tr w:rsidR="00D56953" w:rsidTr="00D445D7" w14:paraId="35652DB3" w14:textId="77777777">
        <w:tc>
          <w:tcPr>
            <w:tcW w:w="3127" w:type="dxa"/>
            <w:vMerge w:val="restart"/>
          </w:tcPr>
          <w:p w:rsidR="00D56953" w:rsidP="00D56953" w:rsidRDefault="00D56953" w14:paraId="2B470635" w14:textId="36E85550">
            <w:pPr>
              <w:rPr>
                <w:lang w:val="ka-GE"/>
              </w:rPr>
            </w:pPr>
            <w:r>
              <w:t>cards</w:t>
            </w:r>
          </w:p>
        </w:tc>
        <w:tc>
          <w:tcPr>
            <w:tcW w:w="2794" w:type="dxa"/>
            <w:vMerge w:val="restart"/>
          </w:tcPr>
          <w:p w:rsidR="00D56953" w:rsidP="00D56953" w:rsidRDefault="00D56953" w14:paraId="5EC5EED4" w14:textId="31CD0E37">
            <w:pPr>
              <w:rPr>
                <w:lang w:val="ka-GE"/>
              </w:rPr>
            </w:pPr>
            <w:r>
              <w:t>detailed</w:t>
            </w:r>
          </w:p>
        </w:tc>
        <w:tc>
          <w:tcPr>
            <w:tcW w:w="3429" w:type="dxa"/>
          </w:tcPr>
          <w:p w:rsidR="00D56953" w:rsidP="00D56953" w:rsidRDefault="00D56953" w14:paraId="6A68111B" w14:textId="65243FBB">
            <w:pPr>
              <w:rPr>
                <w:lang w:val="ka-GE"/>
              </w:rPr>
            </w:pPr>
            <w:proofErr w:type="spellStart"/>
            <w:r w:rsidRPr="008D42D2">
              <w:rPr>
                <w:lang w:val="ka-GE"/>
              </w:rPr>
              <w:t>accountDetails</w:t>
            </w:r>
            <w:proofErr w:type="spellEnd"/>
          </w:p>
        </w:tc>
      </w:tr>
      <w:tr w:rsidR="00D56953" w:rsidTr="00D445D7" w14:paraId="2A6AEABE" w14:textId="77777777">
        <w:tc>
          <w:tcPr>
            <w:tcW w:w="3127" w:type="dxa"/>
            <w:vMerge/>
          </w:tcPr>
          <w:p w:rsidR="00D56953" w:rsidP="00D56953" w:rsidRDefault="00D56953" w14:paraId="61D026D2" w14:textId="77777777">
            <w:pPr>
              <w:rPr>
                <w:lang w:val="ka-GE"/>
              </w:rPr>
            </w:pPr>
          </w:p>
        </w:tc>
        <w:tc>
          <w:tcPr>
            <w:tcW w:w="2794" w:type="dxa"/>
            <w:vMerge/>
          </w:tcPr>
          <w:p w:rsidR="00D56953" w:rsidP="00D56953" w:rsidRDefault="00D56953" w14:paraId="096E27B3" w14:textId="77777777">
            <w:pPr>
              <w:rPr>
                <w:lang w:val="ka-GE"/>
              </w:rPr>
            </w:pPr>
          </w:p>
        </w:tc>
        <w:tc>
          <w:tcPr>
            <w:tcW w:w="3429" w:type="dxa"/>
          </w:tcPr>
          <w:p w:rsidR="00D56953" w:rsidP="00D56953" w:rsidRDefault="00D56953" w14:paraId="61F5B699" w14:textId="3AADE2C5">
            <w:pPr>
              <w:rPr>
                <w:lang w:val="ka-GE"/>
              </w:rPr>
            </w:pPr>
            <w:proofErr w:type="spellStart"/>
            <w:r w:rsidRPr="00743519">
              <w:rPr>
                <w:lang w:val="ka-GE"/>
              </w:rPr>
              <w:t>balances</w:t>
            </w:r>
            <w:proofErr w:type="spellEnd"/>
          </w:p>
        </w:tc>
      </w:tr>
      <w:tr w:rsidR="00D56953" w:rsidTr="00D445D7" w14:paraId="4D2B9540" w14:textId="77777777">
        <w:tc>
          <w:tcPr>
            <w:tcW w:w="3127" w:type="dxa"/>
            <w:vMerge/>
          </w:tcPr>
          <w:p w:rsidR="00D56953" w:rsidP="00D56953" w:rsidRDefault="00D56953" w14:paraId="7B2E0B33" w14:textId="77777777">
            <w:pPr>
              <w:rPr>
                <w:lang w:val="ka-GE"/>
              </w:rPr>
            </w:pPr>
          </w:p>
        </w:tc>
        <w:tc>
          <w:tcPr>
            <w:tcW w:w="2794" w:type="dxa"/>
            <w:vMerge/>
          </w:tcPr>
          <w:p w:rsidR="00D56953" w:rsidP="00D56953" w:rsidRDefault="00D56953" w14:paraId="3070963E" w14:textId="77777777">
            <w:pPr>
              <w:rPr>
                <w:lang w:val="ka-GE"/>
              </w:rPr>
            </w:pPr>
          </w:p>
        </w:tc>
        <w:tc>
          <w:tcPr>
            <w:tcW w:w="3429" w:type="dxa"/>
          </w:tcPr>
          <w:p w:rsidR="00D56953" w:rsidP="00D56953" w:rsidRDefault="00D56953" w14:paraId="6A40A5F5" w14:textId="3BE16061">
            <w:pPr>
              <w:rPr>
                <w:lang w:val="ka-GE"/>
              </w:rPr>
            </w:pPr>
            <w:proofErr w:type="spellStart"/>
            <w:r>
              <w:rPr>
                <w:lang w:val="ka-GE"/>
              </w:rPr>
              <w:t>t</w:t>
            </w:r>
            <w:r w:rsidRPr="00743519">
              <w:rPr>
                <w:lang w:val="ka-GE"/>
              </w:rPr>
              <w:t>ransactions</w:t>
            </w:r>
            <w:proofErr w:type="spellEnd"/>
          </w:p>
        </w:tc>
      </w:tr>
      <w:tr w:rsidR="00D56953" w:rsidTr="00D445D7" w14:paraId="3AE11CC3" w14:textId="77777777">
        <w:tc>
          <w:tcPr>
            <w:tcW w:w="3127" w:type="dxa"/>
            <w:vMerge/>
          </w:tcPr>
          <w:p w:rsidR="00D56953" w:rsidP="00D56953" w:rsidRDefault="00D56953" w14:paraId="75A424BD" w14:textId="77777777">
            <w:pPr>
              <w:rPr>
                <w:lang w:val="ka-GE"/>
              </w:rPr>
            </w:pPr>
          </w:p>
        </w:tc>
        <w:tc>
          <w:tcPr>
            <w:tcW w:w="2794" w:type="dxa"/>
            <w:vMerge/>
          </w:tcPr>
          <w:p w:rsidR="00D56953" w:rsidP="00D56953" w:rsidRDefault="00D56953" w14:paraId="35226477" w14:textId="77777777">
            <w:pPr>
              <w:rPr>
                <w:lang w:val="ka-GE"/>
              </w:rPr>
            </w:pPr>
          </w:p>
        </w:tc>
        <w:tc>
          <w:tcPr>
            <w:tcW w:w="3429" w:type="dxa"/>
          </w:tcPr>
          <w:p w:rsidR="00D56953" w:rsidP="00D56953" w:rsidRDefault="00D56953" w14:paraId="0375022D" w14:textId="503B47A6">
            <w:pPr>
              <w:rPr>
                <w:lang w:val="ka-GE"/>
              </w:rPr>
            </w:pPr>
            <w:proofErr w:type="spellStart"/>
            <w:r>
              <w:rPr>
                <w:lang w:val="ka-GE"/>
              </w:rPr>
              <w:t>ownerName</w:t>
            </w:r>
            <w:proofErr w:type="spellEnd"/>
          </w:p>
        </w:tc>
      </w:tr>
      <w:tr w:rsidR="00D56953" w:rsidTr="00D445D7" w14:paraId="60B78378" w14:textId="77777777">
        <w:tc>
          <w:tcPr>
            <w:tcW w:w="3127" w:type="dxa"/>
            <w:vMerge/>
          </w:tcPr>
          <w:p w:rsidR="00D56953" w:rsidP="00D56953" w:rsidRDefault="00D56953" w14:paraId="3CF8EAB6" w14:textId="77777777">
            <w:pPr>
              <w:rPr>
                <w:lang w:val="ka-GE"/>
              </w:rPr>
            </w:pPr>
          </w:p>
        </w:tc>
        <w:tc>
          <w:tcPr>
            <w:tcW w:w="2794" w:type="dxa"/>
            <w:vMerge/>
          </w:tcPr>
          <w:p w:rsidR="00D56953" w:rsidP="00D56953" w:rsidRDefault="00D56953" w14:paraId="34511DB0" w14:textId="77777777">
            <w:pPr>
              <w:rPr>
                <w:lang w:val="ka-GE"/>
              </w:rPr>
            </w:pPr>
          </w:p>
        </w:tc>
        <w:tc>
          <w:tcPr>
            <w:tcW w:w="3429" w:type="dxa"/>
          </w:tcPr>
          <w:p w:rsidR="00D56953" w:rsidP="00D56953" w:rsidRDefault="00D56953" w14:paraId="26ECAD0D" w14:textId="0D38800D">
            <w:pPr>
              <w:rPr>
                <w:lang w:val="ka-GE"/>
              </w:rPr>
            </w:pPr>
            <w:proofErr w:type="spellStart"/>
            <w:r w:rsidRPr="00250845">
              <w:rPr>
                <w:lang w:val="ka-GE"/>
              </w:rPr>
              <w:t>initiatePayments</w:t>
            </w:r>
            <w:proofErr w:type="spellEnd"/>
          </w:p>
        </w:tc>
      </w:tr>
      <w:tr w:rsidR="00D56953" w:rsidTr="00D445D7" w14:paraId="3CDB540D" w14:textId="77777777">
        <w:tc>
          <w:tcPr>
            <w:tcW w:w="3127" w:type="dxa"/>
            <w:vMerge/>
          </w:tcPr>
          <w:p w:rsidR="00D56953" w:rsidP="00D56953" w:rsidRDefault="00D56953" w14:paraId="42292D97" w14:textId="77777777">
            <w:pPr>
              <w:rPr>
                <w:lang w:val="ka-GE"/>
              </w:rPr>
            </w:pPr>
          </w:p>
        </w:tc>
        <w:tc>
          <w:tcPr>
            <w:tcW w:w="2794" w:type="dxa"/>
            <w:vMerge w:val="restart"/>
          </w:tcPr>
          <w:p w:rsidR="00D56953" w:rsidP="00D56953" w:rsidRDefault="00D56953" w14:paraId="40C6CDED" w14:textId="5BD5EEC0">
            <w:pPr>
              <w:rPr>
                <w:lang w:val="ka-GE"/>
              </w:rPr>
            </w:pPr>
            <w:proofErr w:type="spellStart"/>
            <w:r>
              <w:rPr>
                <w:lang w:val="ka-GE"/>
              </w:rPr>
              <w:t>aspspManaged</w:t>
            </w:r>
            <w:proofErr w:type="spellEnd"/>
          </w:p>
        </w:tc>
        <w:tc>
          <w:tcPr>
            <w:tcW w:w="3429" w:type="dxa"/>
          </w:tcPr>
          <w:p w:rsidR="00D56953" w:rsidP="00D56953" w:rsidRDefault="00D56953" w14:paraId="25D6CF4C" w14:textId="732B5016">
            <w:pPr>
              <w:rPr>
                <w:lang w:val="ka-GE"/>
              </w:rPr>
            </w:pPr>
            <w:proofErr w:type="spellStart"/>
            <w:r w:rsidRPr="008D42D2">
              <w:rPr>
                <w:lang w:val="ka-GE"/>
              </w:rPr>
              <w:t>accountDetails</w:t>
            </w:r>
            <w:proofErr w:type="spellEnd"/>
          </w:p>
        </w:tc>
      </w:tr>
      <w:tr w:rsidR="00D56953" w:rsidTr="00D445D7" w14:paraId="614709F4" w14:textId="77777777">
        <w:tc>
          <w:tcPr>
            <w:tcW w:w="3127" w:type="dxa"/>
            <w:vMerge/>
          </w:tcPr>
          <w:p w:rsidR="00D56953" w:rsidP="00D56953" w:rsidRDefault="00D56953" w14:paraId="525FDE6B" w14:textId="77777777">
            <w:pPr>
              <w:rPr>
                <w:lang w:val="ka-GE"/>
              </w:rPr>
            </w:pPr>
          </w:p>
        </w:tc>
        <w:tc>
          <w:tcPr>
            <w:tcW w:w="2794" w:type="dxa"/>
            <w:vMerge/>
          </w:tcPr>
          <w:p w:rsidR="00D56953" w:rsidP="00D56953" w:rsidRDefault="00D56953" w14:paraId="42E47D9F" w14:textId="77777777">
            <w:pPr>
              <w:rPr>
                <w:lang w:val="ka-GE"/>
              </w:rPr>
            </w:pPr>
          </w:p>
        </w:tc>
        <w:tc>
          <w:tcPr>
            <w:tcW w:w="3429" w:type="dxa"/>
          </w:tcPr>
          <w:p w:rsidR="00D56953" w:rsidP="00D56953" w:rsidRDefault="00D56953" w14:paraId="52B412EE" w14:textId="5FAC4F88">
            <w:pPr>
              <w:rPr>
                <w:lang w:val="ka-GE"/>
              </w:rPr>
            </w:pPr>
            <w:proofErr w:type="spellStart"/>
            <w:r w:rsidRPr="00743519">
              <w:rPr>
                <w:lang w:val="ka-GE"/>
              </w:rPr>
              <w:t>balances</w:t>
            </w:r>
            <w:proofErr w:type="spellEnd"/>
          </w:p>
        </w:tc>
      </w:tr>
      <w:tr w:rsidR="00D56953" w:rsidTr="00D445D7" w14:paraId="7AFEF192" w14:textId="77777777">
        <w:tc>
          <w:tcPr>
            <w:tcW w:w="3127" w:type="dxa"/>
            <w:vMerge/>
          </w:tcPr>
          <w:p w:rsidR="00D56953" w:rsidP="00D56953" w:rsidRDefault="00D56953" w14:paraId="648BC189" w14:textId="77777777">
            <w:pPr>
              <w:rPr>
                <w:lang w:val="ka-GE"/>
              </w:rPr>
            </w:pPr>
          </w:p>
        </w:tc>
        <w:tc>
          <w:tcPr>
            <w:tcW w:w="2794" w:type="dxa"/>
            <w:vMerge/>
          </w:tcPr>
          <w:p w:rsidR="00D56953" w:rsidP="00D56953" w:rsidRDefault="00D56953" w14:paraId="608C95C2" w14:textId="77777777">
            <w:pPr>
              <w:rPr>
                <w:lang w:val="ka-GE"/>
              </w:rPr>
            </w:pPr>
          </w:p>
        </w:tc>
        <w:tc>
          <w:tcPr>
            <w:tcW w:w="3429" w:type="dxa"/>
          </w:tcPr>
          <w:p w:rsidR="00D56953" w:rsidP="00D56953" w:rsidRDefault="00D56953" w14:paraId="0C5A3063" w14:textId="7073F1D7">
            <w:pPr>
              <w:rPr>
                <w:lang w:val="ka-GE"/>
              </w:rPr>
            </w:pPr>
            <w:proofErr w:type="spellStart"/>
            <w:r>
              <w:rPr>
                <w:lang w:val="ka-GE"/>
              </w:rPr>
              <w:t>t</w:t>
            </w:r>
            <w:r w:rsidRPr="00743519">
              <w:rPr>
                <w:lang w:val="ka-GE"/>
              </w:rPr>
              <w:t>ransactions</w:t>
            </w:r>
            <w:proofErr w:type="spellEnd"/>
          </w:p>
        </w:tc>
      </w:tr>
      <w:tr w:rsidR="00D56953" w:rsidTr="00D445D7" w14:paraId="04C9843F" w14:textId="77777777">
        <w:tc>
          <w:tcPr>
            <w:tcW w:w="3127" w:type="dxa"/>
            <w:vMerge/>
          </w:tcPr>
          <w:p w:rsidR="00D56953" w:rsidP="00D56953" w:rsidRDefault="00D56953" w14:paraId="5E93428C" w14:textId="77777777">
            <w:pPr>
              <w:rPr>
                <w:lang w:val="ka-GE"/>
              </w:rPr>
            </w:pPr>
          </w:p>
        </w:tc>
        <w:tc>
          <w:tcPr>
            <w:tcW w:w="2794" w:type="dxa"/>
            <w:vMerge/>
          </w:tcPr>
          <w:p w:rsidR="00D56953" w:rsidP="00D56953" w:rsidRDefault="00D56953" w14:paraId="526CCC13" w14:textId="77777777">
            <w:pPr>
              <w:rPr>
                <w:lang w:val="ka-GE"/>
              </w:rPr>
            </w:pPr>
          </w:p>
        </w:tc>
        <w:tc>
          <w:tcPr>
            <w:tcW w:w="3429" w:type="dxa"/>
          </w:tcPr>
          <w:p w:rsidR="00D56953" w:rsidP="00D56953" w:rsidRDefault="00D56953" w14:paraId="32DDDF3A" w14:textId="2B11B25A">
            <w:pPr>
              <w:rPr>
                <w:lang w:val="ka-GE"/>
              </w:rPr>
            </w:pPr>
            <w:proofErr w:type="spellStart"/>
            <w:r>
              <w:rPr>
                <w:lang w:val="ka-GE"/>
              </w:rPr>
              <w:t>ownerName</w:t>
            </w:r>
            <w:proofErr w:type="spellEnd"/>
          </w:p>
        </w:tc>
      </w:tr>
      <w:tr w:rsidR="00D56953" w:rsidTr="00D445D7" w14:paraId="469A2A39" w14:textId="77777777">
        <w:tc>
          <w:tcPr>
            <w:tcW w:w="3127" w:type="dxa"/>
            <w:vMerge/>
          </w:tcPr>
          <w:p w:rsidR="00D56953" w:rsidP="00D56953" w:rsidRDefault="00D56953" w14:paraId="43A1D719" w14:textId="77777777">
            <w:pPr>
              <w:rPr>
                <w:lang w:val="ka-GE"/>
              </w:rPr>
            </w:pPr>
          </w:p>
        </w:tc>
        <w:tc>
          <w:tcPr>
            <w:tcW w:w="2794" w:type="dxa"/>
            <w:vMerge/>
          </w:tcPr>
          <w:p w:rsidR="00D56953" w:rsidP="00D56953" w:rsidRDefault="00D56953" w14:paraId="32C5BF89" w14:textId="77777777">
            <w:pPr>
              <w:rPr>
                <w:lang w:val="ka-GE"/>
              </w:rPr>
            </w:pPr>
          </w:p>
        </w:tc>
        <w:tc>
          <w:tcPr>
            <w:tcW w:w="3429" w:type="dxa"/>
          </w:tcPr>
          <w:p w:rsidR="00D56953" w:rsidP="00D56953" w:rsidRDefault="00D56953" w14:paraId="6751C25C" w14:textId="60F3FA3D">
            <w:pPr>
              <w:rPr>
                <w:lang w:val="ka-GE"/>
              </w:rPr>
            </w:pPr>
            <w:proofErr w:type="spellStart"/>
            <w:r w:rsidRPr="00250845">
              <w:rPr>
                <w:lang w:val="ka-GE"/>
              </w:rPr>
              <w:t>initiatePayments</w:t>
            </w:r>
            <w:proofErr w:type="spellEnd"/>
          </w:p>
        </w:tc>
      </w:tr>
      <w:tr w:rsidR="00D56953" w:rsidTr="00D445D7" w14:paraId="4A0A0CD6" w14:textId="77777777">
        <w:tc>
          <w:tcPr>
            <w:tcW w:w="3127" w:type="dxa"/>
            <w:vMerge w:val="restart"/>
          </w:tcPr>
          <w:p w:rsidR="00D56953" w:rsidP="00D56953" w:rsidRDefault="00D56953" w14:paraId="521CCADF" w14:textId="35244D7E">
            <w:pPr>
              <w:rPr>
                <w:lang w:val="ka-GE"/>
              </w:rPr>
            </w:pPr>
            <w:r>
              <w:t>loans</w:t>
            </w:r>
          </w:p>
        </w:tc>
        <w:tc>
          <w:tcPr>
            <w:tcW w:w="2794" w:type="dxa"/>
            <w:vMerge w:val="restart"/>
          </w:tcPr>
          <w:p w:rsidR="00D56953" w:rsidP="00D56953" w:rsidRDefault="00D56953" w14:paraId="359FA7AD" w14:textId="20FB8D00">
            <w:pPr>
              <w:rPr>
                <w:lang w:val="ka-GE"/>
              </w:rPr>
            </w:pPr>
            <w:r>
              <w:t>detailed</w:t>
            </w:r>
          </w:p>
        </w:tc>
        <w:tc>
          <w:tcPr>
            <w:tcW w:w="3429" w:type="dxa"/>
          </w:tcPr>
          <w:p w:rsidR="00D56953" w:rsidP="00D56953" w:rsidRDefault="00D56953" w14:paraId="48F06972" w14:textId="37415487">
            <w:pPr>
              <w:rPr>
                <w:lang w:val="ka-GE"/>
              </w:rPr>
            </w:pPr>
            <w:proofErr w:type="spellStart"/>
            <w:r w:rsidRPr="008D42D2">
              <w:rPr>
                <w:lang w:val="ka-GE"/>
              </w:rPr>
              <w:t>accountDetails</w:t>
            </w:r>
            <w:proofErr w:type="spellEnd"/>
          </w:p>
        </w:tc>
      </w:tr>
      <w:tr w:rsidR="00D56953" w:rsidTr="00D445D7" w14:paraId="19834C04" w14:textId="77777777">
        <w:tc>
          <w:tcPr>
            <w:tcW w:w="3127" w:type="dxa"/>
            <w:vMerge/>
          </w:tcPr>
          <w:p w:rsidR="00D56953" w:rsidP="00D56953" w:rsidRDefault="00D56953" w14:paraId="16203E56" w14:textId="77777777">
            <w:pPr>
              <w:rPr>
                <w:lang w:val="ka-GE"/>
              </w:rPr>
            </w:pPr>
          </w:p>
        </w:tc>
        <w:tc>
          <w:tcPr>
            <w:tcW w:w="2794" w:type="dxa"/>
            <w:vMerge/>
          </w:tcPr>
          <w:p w:rsidR="00D56953" w:rsidP="00D56953" w:rsidRDefault="00D56953" w14:paraId="6E04390A" w14:textId="77777777">
            <w:pPr>
              <w:rPr>
                <w:lang w:val="ka-GE"/>
              </w:rPr>
            </w:pPr>
          </w:p>
        </w:tc>
        <w:tc>
          <w:tcPr>
            <w:tcW w:w="3429" w:type="dxa"/>
          </w:tcPr>
          <w:p w:rsidR="00D56953" w:rsidP="00D56953" w:rsidRDefault="00D56953" w14:paraId="330D1FA2" w14:textId="6054A192">
            <w:pPr>
              <w:rPr>
                <w:lang w:val="ka-GE"/>
              </w:rPr>
            </w:pPr>
            <w:proofErr w:type="spellStart"/>
            <w:r w:rsidRPr="00743519">
              <w:rPr>
                <w:lang w:val="ka-GE"/>
              </w:rPr>
              <w:t>balances</w:t>
            </w:r>
            <w:proofErr w:type="spellEnd"/>
          </w:p>
        </w:tc>
      </w:tr>
      <w:tr w:rsidR="00D56953" w:rsidTr="00D445D7" w14:paraId="79128FF9" w14:textId="77777777">
        <w:tc>
          <w:tcPr>
            <w:tcW w:w="3127" w:type="dxa"/>
            <w:vMerge/>
          </w:tcPr>
          <w:p w:rsidR="00D56953" w:rsidP="00D56953" w:rsidRDefault="00D56953" w14:paraId="2B125FAE" w14:textId="77777777">
            <w:pPr>
              <w:rPr>
                <w:lang w:val="ka-GE"/>
              </w:rPr>
            </w:pPr>
          </w:p>
        </w:tc>
        <w:tc>
          <w:tcPr>
            <w:tcW w:w="2794" w:type="dxa"/>
            <w:vMerge/>
          </w:tcPr>
          <w:p w:rsidR="00D56953" w:rsidP="00D56953" w:rsidRDefault="00D56953" w14:paraId="7AED6542" w14:textId="77777777">
            <w:pPr>
              <w:rPr>
                <w:lang w:val="ka-GE"/>
              </w:rPr>
            </w:pPr>
          </w:p>
        </w:tc>
        <w:tc>
          <w:tcPr>
            <w:tcW w:w="3429" w:type="dxa"/>
          </w:tcPr>
          <w:p w:rsidR="00D56953" w:rsidP="00D56953" w:rsidRDefault="00D56953" w14:paraId="00528706" w14:textId="29C758C6">
            <w:pPr>
              <w:rPr>
                <w:lang w:val="ka-GE"/>
              </w:rPr>
            </w:pPr>
            <w:proofErr w:type="spellStart"/>
            <w:r>
              <w:rPr>
                <w:lang w:val="ka-GE"/>
              </w:rPr>
              <w:t>t</w:t>
            </w:r>
            <w:r w:rsidRPr="00743519">
              <w:rPr>
                <w:lang w:val="ka-GE"/>
              </w:rPr>
              <w:t>ransactions</w:t>
            </w:r>
            <w:proofErr w:type="spellEnd"/>
          </w:p>
        </w:tc>
      </w:tr>
      <w:tr w:rsidR="00D56953" w:rsidTr="00D445D7" w14:paraId="54459DB3" w14:textId="77777777">
        <w:tc>
          <w:tcPr>
            <w:tcW w:w="3127" w:type="dxa"/>
            <w:vMerge/>
          </w:tcPr>
          <w:p w:rsidR="00D56953" w:rsidP="00D56953" w:rsidRDefault="00D56953" w14:paraId="3F8D1577" w14:textId="77777777">
            <w:pPr>
              <w:rPr>
                <w:lang w:val="ka-GE"/>
              </w:rPr>
            </w:pPr>
          </w:p>
        </w:tc>
        <w:tc>
          <w:tcPr>
            <w:tcW w:w="2794" w:type="dxa"/>
            <w:vMerge/>
          </w:tcPr>
          <w:p w:rsidR="00D56953" w:rsidP="00D56953" w:rsidRDefault="00D56953" w14:paraId="227D5A90" w14:textId="77777777">
            <w:pPr>
              <w:rPr>
                <w:lang w:val="ka-GE"/>
              </w:rPr>
            </w:pPr>
          </w:p>
        </w:tc>
        <w:tc>
          <w:tcPr>
            <w:tcW w:w="3429" w:type="dxa"/>
          </w:tcPr>
          <w:p w:rsidRPr="00743519" w:rsidR="00D56953" w:rsidP="00D56953" w:rsidRDefault="00D56953" w14:paraId="3E08021B" w14:textId="5FA56BA2">
            <w:pPr>
              <w:rPr>
                <w:lang w:val="ka-GE"/>
              </w:rPr>
            </w:pPr>
            <w:proofErr w:type="spellStart"/>
            <w:r>
              <w:rPr>
                <w:lang w:val="ka-GE"/>
              </w:rPr>
              <w:t>ownerName</w:t>
            </w:r>
            <w:proofErr w:type="spellEnd"/>
          </w:p>
        </w:tc>
      </w:tr>
      <w:tr w:rsidR="00D56953" w:rsidTr="00D445D7" w14:paraId="0B7AE04C" w14:textId="77777777">
        <w:tc>
          <w:tcPr>
            <w:tcW w:w="3127" w:type="dxa"/>
            <w:vMerge/>
          </w:tcPr>
          <w:p w:rsidR="00D56953" w:rsidP="00D56953" w:rsidRDefault="00D56953" w14:paraId="5398EC29" w14:textId="77777777">
            <w:pPr>
              <w:rPr>
                <w:lang w:val="ka-GE"/>
              </w:rPr>
            </w:pPr>
          </w:p>
        </w:tc>
        <w:tc>
          <w:tcPr>
            <w:tcW w:w="2794" w:type="dxa"/>
            <w:vMerge w:val="restart"/>
          </w:tcPr>
          <w:p w:rsidR="00D56953" w:rsidP="00D56953" w:rsidRDefault="00D56953" w14:paraId="2CA8D389" w14:textId="03FB7464">
            <w:pPr>
              <w:rPr>
                <w:lang w:val="ka-GE"/>
              </w:rPr>
            </w:pPr>
            <w:proofErr w:type="spellStart"/>
            <w:r>
              <w:rPr>
                <w:lang w:val="ka-GE"/>
              </w:rPr>
              <w:t>aspspManaged</w:t>
            </w:r>
            <w:proofErr w:type="spellEnd"/>
          </w:p>
        </w:tc>
        <w:tc>
          <w:tcPr>
            <w:tcW w:w="3429" w:type="dxa"/>
          </w:tcPr>
          <w:p w:rsidRPr="00250845" w:rsidR="00D56953" w:rsidP="00D56953" w:rsidRDefault="00D56953" w14:paraId="63C80529" w14:textId="08F77FA9">
            <w:pPr>
              <w:rPr>
                <w:lang w:val="ka-GE"/>
              </w:rPr>
            </w:pPr>
            <w:proofErr w:type="spellStart"/>
            <w:r w:rsidRPr="008D42D2">
              <w:rPr>
                <w:lang w:val="ka-GE"/>
              </w:rPr>
              <w:t>accountDetails</w:t>
            </w:r>
            <w:proofErr w:type="spellEnd"/>
          </w:p>
        </w:tc>
      </w:tr>
      <w:tr w:rsidR="00D56953" w:rsidTr="00D445D7" w14:paraId="3F40E88A" w14:textId="77777777">
        <w:tc>
          <w:tcPr>
            <w:tcW w:w="3127" w:type="dxa"/>
            <w:vMerge/>
          </w:tcPr>
          <w:p w:rsidR="00D56953" w:rsidP="00D56953" w:rsidRDefault="00D56953" w14:paraId="112FF3BE" w14:textId="77777777">
            <w:pPr>
              <w:rPr>
                <w:lang w:val="ka-GE"/>
              </w:rPr>
            </w:pPr>
          </w:p>
        </w:tc>
        <w:tc>
          <w:tcPr>
            <w:tcW w:w="2794" w:type="dxa"/>
            <w:vMerge/>
          </w:tcPr>
          <w:p w:rsidR="00D56953" w:rsidP="00D56953" w:rsidRDefault="00D56953" w14:paraId="77A683D5" w14:textId="77777777">
            <w:pPr>
              <w:rPr>
                <w:lang w:val="ka-GE"/>
              </w:rPr>
            </w:pPr>
          </w:p>
        </w:tc>
        <w:tc>
          <w:tcPr>
            <w:tcW w:w="3429" w:type="dxa"/>
          </w:tcPr>
          <w:p w:rsidR="00D56953" w:rsidP="00D56953" w:rsidRDefault="00D56953" w14:paraId="4A1C6AFA" w14:textId="19E925C0">
            <w:pPr>
              <w:rPr>
                <w:lang w:val="ka-GE"/>
              </w:rPr>
            </w:pPr>
            <w:proofErr w:type="spellStart"/>
            <w:r w:rsidRPr="00743519">
              <w:rPr>
                <w:lang w:val="ka-GE"/>
              </w:rPr>
              <w:t>balances</w:t>
            </w:r>
            <w:proofErr w:type="spellEnd"/>
          </w:p>
        </w:tc>
      </w:tr>
      <w:tr w:rsidR="00D56953" w:rsidTr="00D445D7" w14:paraId="6544F5AC" w14:textId="77777777">
        <w:tc>
          <w:tcPr>
            <w:tcW w:w="3127" w:type="dxa"/>
            <w:vMerge/>
          </w:tcPr>
          <w:p w:rsidR="00D56953" w:rsidP="00D56953" w:rsidRDefault="00D56953" w14:paraId="33956825" w14:textId="77777777">
            <w:pPr>
              <w:rPr>
                <w:lang w:val="ka-GE"/>
              </w:rPr>
            </w:pPr>
          </w:p>
        </w:tc>
        <w:tc>
          <w:tcPr>
            <w:tcW w:w="2794" w:type="dxa"/>
            <w:vMerge/>
          </w:tcPr>
          <w:p w:rsidR="00D56953" w:rsidP="00D56953" w:rsidRDefault="00D56953" w14:paraId="05C917DB" w14:textId="77777777">
            <w:pPr>
              <w:rPr>
                <w:lang w:val="ka-GE"/>
              </w:rPr>
            </w:pPr>
          </w:p>
        </w:tc>
        <w:tc>
          <w:tcPr>
            <w:tcW w:w="3429" w:type="dxa"/>
          </w:tcPr>
          <w:p w:rsidRPr="008D42D2" w:rsidR="00D56953" w:rsidP="00D56953" w:rsidRDefault="00D56953" w14:paraId="0EA4D9D2" w14:textId="205A08CC">
            <w:pPr>
              <w:rPr>
                <w:lang w:val="ka-GE"/>
              </w:rPr>
            </w:pPr>
            <w:proofErr w:type="spellStart"/>
            <w:r>
              <w:rPr>
                <w:lang w:val="ka-GE"/>
              </w:rPr>
              <w:t>t</w:t>
            </w:r>
            <w:r w:rsidRPr="00743519">
              <w:rPr>
                <w:lang w:val="ka-GE"/>
              </w:rPr>
              <w:t>ransactions</w:t>
            </w:r>
            <w:proofErr w:type="spellEnd"/>
          </w:p>
        </w:tc>
      </w:tr>
      <w:tr w:rsidR="00D56953" w:rsidTr="00D445D7" w14:paraId="4184C59D" w14:textId="77777777">
        <w:tc>
          <w:tcPr>
            <w:tcW w:w="3127" w:type="dxa"/>
            <w:vMerge/>
          </w:tcPr>
          <w:p w:rsidR="00D56953" w:rsidP="00D56953" w:rsidRDefault="00D56953" w14:paraId="38E6EC4E" w14:textId="77777777">
            <w:pPr>
              <w:rPr>
                <w:lang w:val="ka-GE"/>
              </w:rPr>
            </w:pPr>
          </w:p>
        </w:tc>
        <w:tc>
          <w:tcPr>
            <w:tcW w:w="2794" w:type="dxa"/>
            <w:vMerge/>
          </w:tcPr>
          <w:p w:rsidR="00D56953" w:rsidP="00D56953" w:rsidRDefault="00D56953" w14:paraId="0E044488" w14:textId="77777777">
            <w:pPr>
              <w:rPr>
                <w:lang w:val="ka-GE"/>
              </w:rPr>
            </w:pPr>
          </w:p>
        </w:tc>
        <w:tc>
          <w:tcPr>
            <w:tcW w:w="3429" w:type="dxa"/>
          </w:tcPr>
          <w:p w:rsidRPr="00743519" w:rsidR="00D56953" w:rsidP="00D56953" w:rsidRDefault="00D56953" w14:paraId="54C5C0DD" w14:textId="39104FFA">
            <w:pPr>
              <w:rPr>
                <w:lang w:val="ka-GE"/>
              </w:rPr>
            </w:pPr>
            <w:proofErr w:type="spellStart"/>
            <w:r>
              <w:rPr>
                <w:lang w:val="ka-GE"/>
              </w:rPr>
              <w:t>ownerName</w:t>
            </w:r>
            <w:proofErr w:type="spellEnd"/>
          </w:p>
        </w:tc>
      </w:tr>
      <w:tr w:rsidR="00D56953" w:rsidTr="00D445D7" w14:paraId="719901C4" w14:textId="77777777">
        <w:tc>
          <w:tcPr>
            <w:tcW w:w="3127" w:type="dxa"/>
            <w:vMerge w:val="restart"/>
          </w:tcPr>
          <w:p w:rsidR="00D56953" w:rsidP="00D56953" w:rsidRDefault="00D56953" w14:paraId="387DB987" w14:textId="795E08B9">
            <w:pPr>
              <w:rPr>
                <w:lang w:val="ka-GE"/>
              </w:rPr>
            </w:pPr>
            <w:r>
              <w:t>deposits</w:t>
            </w:r>
          </w:p>
        </w:tc>
        <w:tc>
          <w:tcPr>
            <w:tcW w:w="2794" w:type="dxa"/>
            <w:vMerge w:val="restart"/>
          </w:tcPr>
          <w:p w:rsidR="00D56953" w:rsidP="00D56953" w:rsidRDefault="00D56953" w14:paraId="4A434576" w14:textId="2D885B13">
            <w:pPr>
              <w:rPr>
                <w:lang w:val="ka-GE"/>
              </w:rPr>
            </w:pPr>
            <w:r>
              <w:t>detailed</w:t>
            </w:r>
          </w:p>
        </w:tc>
        <w:tc>
          <w:tcPr>
            <w:tcW w:w="3429" w:type="dxa"/>
          </w:tcPr>
          <w:p w:rsidR="00D56953" w:rsidP="00D56953" w:rsidRDefault="00D56953" w14:paraId="11CC9C68" w14:textId="484DBE6B">
            <w:pPr>
              <w:rPr>
                <w:lang w:val="ka-GE"/>
              </w:rPr>
            </w:pPr>
            <w:proofErr w:type="spellStart"/>
            <w:r w:rsidRPr="008D42D2">
              <w:rPr>
                <w:lang w:val="ka-GE"/>
              </w:rPr>
              <w:t>accountDetails</w:t>
            </w:r>
            <w:proofErr w:type="spellEnd"/>
          </w:p>
        </w:tc>
      </w:tr>
      <w:tr w:rsidR="00D56953" w:rsidTr="00D445D7" w14:paraId="699AC217" w14:textId="77777777">
        <w:tc>
          <w:tcPr>
            <w:tcW w:w="3127" w:type="dxa"/>
            <w:vMerge/>
          </w:tcPr>
          <w:p w:rsidR="00D56953" w:rsidP="00D56953" w:rsidRDefault="00D56953" w14:paraId="3E80AC58" w14:textId="77777777">
            <w:pPr>
              <w:rPr>
                <w:lang w:val="ka-GE"/>
              </w:rPr>
            </w:pPr>
          </w:p>
        </w:tc>
        <w:tc>
          <w:tcPr>
            <w:tcW w:w="2794" w:type="dxa"/>
            <w:vMerge/>
          </w:tcPr>
          <w:p w:rsidR="00D56953" w:rsidP="00D56953" w:rsidRDefault="00D56953" w14:paraId="69606F67" w14:textId="77777777">
            <w:pPr>
              <w:rPr>
                <w:lang w:val="ka-GE"/>
              </w:rPr>
            </w:pPr>
          </w:p>
        </w:tc>
        <w:tc>
          <w:tcPr>
            <w:tcW w:w="3429" w:type="dxa"/>
          </w:tcPr>
          <w:p w:rsidR="00D56953" w:rsidP="00D56953" w:rsidRDefault="00D56953" w14:paraId="339EAE8A" w14:textId="698EE9D5">
            <w:pPr>
              <w:rPr>
                <w:lang w:val="ka-GE"/>
              </w:rPr>
            </w:pPr>
            <w:proofErr w:type="spellStart"/>
            <w:r w:rsidRPr="00743519">
              <w:rPr>
                <w:lang w:val="ka-GE"/>
              </w:rPr>
              <w:t>balances</w:t>
            </w:r>
            <w:proofErr w:type="spellEnd"/>
          </w:p>
        </w:tc>
      </w:tr>
      <w:tr w:rsidR="00D56953" w:rsidTr="00D445D7" w14:paraId="54A5CE30" w14:textId="77777777">
        <w:tc>
          <w:tcPr>
            <w:tcW w:w="3127" w:type="dxa"/>
            <w:vMerge/>
          </w:tcPr>
          <w:p w:rsidR="00D56953" w:rsidP="00D56953" w:rsidRDefault="00D56953" w14:paraId="719A3BD3" w14:textId="77777777">
            <w:pPr>
              <w:rPr>
                <w:lang w:val="ka-GE"/>
              </w:rPr>
            </w:pPr>
          </w:p>
        </w:tc>
        <w:tc>
          <w:tcPr>
            <w:tcW w:w="2794" w:type="dxa"/>
            <w:vMerge/>
          </w:tcPr>
          <w:p w:rsidR="00D56953" w:rsidP="00D56953" w:rsidRDefault="00D56953" w14:paraId="44F601DE" w14:textId="77777777">
            <w:pPr>
              <w:rPr>
                <w:lang w:val="ka-GE"/>
              </w:rPr>
            </w:pPr>
          </w:p>
        </w:tc>
        <w:tc>
          <w:tcPr>
            <w:tcW w:w="3429" w:type="dxa"/>
          </w:tcPr>
          <w:p w:rsidR="00D56953" w:rsidP="00D56953" w:rsidRDefault="00D56953" w14:paraId="2CB27100" w14:textId="2AAD7DDA">
            <w:pPr>
              <w:rPr>
                <w:lang w:val="ka-GE"/>
              </w:rPr>
            </w:pPr>
            <w:proofErr w:type="spellStart"/>
            <w:r>
              <w:rPr>
                <w:lang w:val="ka-GE"/>
              </w:rPr>
              <w:t>t</w:t>
            </w:r>
            <w:r w:rsidRPr="00743519">
              <w:rPr>
                <w:lang w:val="ka-GE"/>
              </w:rPr>
              <w:t>ransactions</w:t>
            </w:r>
            <w:proofErr w:type="spellEnd"/>
          </w:p>
        </w:tc>
      </w:tr>
      <w:tr w:rsidR="00D56953" w:rsidTr="00D445D7" w14:paraId="082AB07C" w14:textId="77777777">
        <w:tc>
          <w:tcPr>
            <w:tcW w:w="3127" w:type="dxa"/>
            <w:vMerge/>
          </w:tcPr>
          <w:p w:rsidR="00D56953" w:rsidP="00D56953" w:rsidRDefault="00D56953" w14:paraId="7E918DF7" w14:textId="77777777">
            <w:pPr>
              <w:rPr>
                <w:lang w:val="ka-GE"/>
              </w:rPr>
            </w:pPr>
          </w:p>
        </w:tc>
        <w:tc>
          <w:tcPr>
            <w:tcW w:w="2794" w:type="dxa"/>
            <w:vMerge/>
          </w:tcPr>
          <w:p w:rsidR="00D56953" w:rsidP="00D56953" w:rsidRDefault="00D56953" w14:paraId="31002901" w14:textId="77777777">
            <w:pPr>
              <w:rPr>
                <w:lang w:val="ka-GE"/>
              </w:rPr>
            </w:pPr>
          </w:p>
        </w:tc>
        <w:tc>
          <w:tcPr>
            <w:tcW w:w="3429" w:type="dxa"/>
          </w:tcPr>
          <w:p w:rsidR="00D56953" w:rsidP="00D56953" w:rsidRDefault="00D56953" w14:paraId="6E31D0F8" w14:textId="5CC1D621">
            <w:pPr>
              <w:rPr>
                <w:lang w:val="ka-GE"/>
              </w:rPr>
            </w:pPr>
            <w:proofErr w:type="spellStart"/>
            <w:r>
              <w:rPr>
                <w:lang w:val="ka-GE"/>
              </w:rPr>
              <w:t>ownerName</w:t>
            </w:r>
            <w:proofErr w:type="spellEnd"/>
          </w:p>
        </w:tc>
      </w:tr>
      <w:tr w:rsidR="00D56953" w:rsidTr="00D445D7" w14:paraId="4FAB35FA" w14:textId="77777777">
        <w:tc>
          <w:tcPr>
            <w:tcW w:w="3127" w:type="dxa"/>
            <w:vMerge/>
          </w:tcPr>
          <w:p w:rsidR="00D56953" w:rsidP="00D56953" w:rsidRDefault="00D56953" w14:paraId="35785BA5" w14:textId="77777777">
            <w:pPr>
              <w:rPr>
                <w:lang w:val="ka-GE"/>
              </w:rPr>
            </w:pPr>
          </w:p>
        </w:tc>
        <w:tc>
          <w:tcPr>
            <w:tcW w:w="2794" w:type="dxa"/>
            <w:vMerge w:val="restart"/>
          </w:tcPr>
          <w:p w:rsidR="00D56953" w:rsidP="00D56953" w:rsidRDefault="00D56953" w14:paraId="656097C4" w14:textId="24F39790">
            <w:pPr>
              <w:rPr>
                <w:lang w:val="ka-GE"/>
              </w:rPr>
            </w:pPr>
            <w:proofErr w:type="spellStart"/>
            <w:r>
              <w:rPr>
                <w:lang w:val="ka-GE"/>
              </w:rPr>
              <w:t>aspspManaged</w:t>
            </w:r>
            <w:proofErr w:type="spellEnd"/>
          </w:p>
        </w:tc>
        <w:tc>
          <w:tcPr>
            <w:tcW w:w="3429" w:type="dxa"/>
          </w:tcPr>
          <w:p w:rsidR="00D56953" w:rsidP="00D56953" w:rsidRDefault="00D56953" w14:paraId="45AB1757" w14:textId="483482FB">
            <w:pPr>
              <w:rPr>
                <w:lang w:val="ka-GE"/>
              </w:rPr>
            </w:pPr>
            <w:proofErr w:type="spellStart"/>
            <w:r w:rsidRPr="008D42D2">
              <w:rPr>
                <w:lang w:val="ka-GE"/>
              </w:rPr>
              <w:t>accountDetails</w:t>
            </w:r>
            <w:proofErr w:type="spellEnd"/>
          </w:p>
        </w:tc>
      </w:tr>
      <w:tr w:rsidR="00D56953" w:rsidTr="00D445D7" w14:paraId="4AB06BBB" w14:textId="77777777">
        <w:tc>
          <w:tcPr>
            <w:tcW w:w="3127" w:type="dxa"/>
            <w:vMerge/>
          </w:tcPr>
          <w:p w:rsidR="00D56953" w:rsidP="00D56953" w:rsidRDefault="00D56953" w14:paraId="47EE72D9" w14:textId="77777777">
            <w:pPr>
              <w:rPr>
                <w:lang w:val="ka-GE"/>
              </w:rPr>
            </w:pPr>
          </w:p>
        </w:tc>
        <w:tc>
          <w:tcPr>
            <w:tcW w:w="2794" w:type="dxa"/>
            <w:vMerge/>
          </w:tcPr>
          <w:p w:rsidR="00D56953" w:rsidP="00D56953" w:rsidRDefault="00D56953" w14:paraId="21B8C095" w14:textId="77777777">
            <w:pPr>
              <w:rPr>
                <w:lang w:val="ka-GE"/>
              </w:rPr>
            </w:pPr>
          </w:p>
        </w:tc>
        <w:tc>
          <w:tcPr>
            <w:tcW w:w="3429" w:type="dxa"/>
          </w:tcPr>
          <w:p w:rsidR="00D56953" w:rsidP="00D56953" w:rsidRDefault="00D56953" w14:paraId="47C0CE20" w14:textId="2191C0C2">
            <w:pPr>
              <w:rPr>
                <w:lang w:val="ka-GE"/>
              </w:rPr>
            </w:pPr>
            <w:proofErr w:type="spellStart"/>
            <w:r w:rsidRPr="00743519">
              <w:rPr>
                <w:lang w:val="ka-GE"/>
              </w:rPr>
              <w:t>balances</w:t>
            </w:r>
            <w:proofErr w:type="spellEnd"/>
          </w:p>
        </w:tc>
      </w:tr>
      <w:tr w:rsidR="00D56953" w:rsidTr="00D445D7" w14:paraId="49B17AE0" w14:textId="77777777">
        <w:tc>
          <w:tcPr>
            <w:tcW w:w="3127" w:type="dxa"/>
            <w:vMerge/>
          </w:tcPr>
          <w:p w:rsidR="00D56953" w:rsidP="00D56953" w:rsidRDefault="00D56953" w14:paraId="2CCAA5C9" w14:textId="77777777">
            <w:pPr>
              <w:rPr>
                <w:lang w:val="ka-GE"/>
              </w:rPr>
            </w:pPr>
          </w:p>
        </w:tc>
        <w:tc>
          <w:tcPr>
            <w:tcW w:w="2794" w:type="dxa"/>
            <w:vMerge/>
          </w:tcPr>
          <w:p w:rsidR="00D56953" w:rsidP="00D56953" w:rsidRDefault="00D56953" w14:paraId="7546DC12" w14:textId="77777777">
            <w:pPr>
              <w:rPr>
                <w:lang w:val="ka-GE"/>
              </w:rPr>
            </w:pPr>
          </w:p>
        </w:tc>
        <w:tc>
          <w:tcPr>
            <w:tcW w:w="3429" w:type="dxa"/>
          </w:tcPr>
          <w:p w:rsidR="00D56953" w:rsidP="00D56953" w:rsidRDefault="00D56953" w14:paraId="3A758664" w14:textId="6F9CA9B1">
            <w:pPr>
              <w:rPr>
                <w:lang w:val="ka-GE"/>
              </w:rPr>
            </w:pPr>
            <w:proofErr w:type="spellStart"/>
            <w:r>
              <w:rPr>
                <w:lang w:val="ka-GE"/>
              </w:rPr>
              <w:t>t</w:t>
            </w:r>
            <w:r w:rsidRPr="00743519">
              <w:rPr>
                <w:lang w:val="ka-GE"/>
              </w:rPr>
              <w:t>ransactions</w:t>
            </w:r>
            <w:proofErr w:type="spellEnd"/>
          </w:p>
        </w:tc>
      </w:tr>
      <w:tr w:rsidR="00D56953" w:rsidTr="00D445D7" w14:paraId="4520AB63" w14:textId="77777777">
        <w:tc>
          <w:tcPr>
            <w:tcW w:w="3127" w:type="dxa"/>
            <w:vMerge/>
          </w:tcPr>
          <w:p w:rsidR="00D56953" w:rsidP="00D56953" w:rsidRDefault="00D56953" w14:paraId="68764E8B" w14:textId="77777777">
            <w:pPr>
              <w:rPr>
                <w:lang w:val="ka-GE"/>
              </w:rPr>
            </w:pPr>
          </w:p>
        </w:tc>
        <w:tc>
          <w:tcPr>
            <w:tcW w:w="2794" w:type="dxa"/>
            <w:vMerge/>
          </w:tcPr>
          <w:p w:rsidR="00D56953" w:rsidP="00D56953" w:rsidRDefault="00D56953" w14:paraId="1DB00D41" w14:textId="77777777">
            <w:pPr>
              <w:rPr>
                <w:lang w:val="ka-GE"/>
              </w:rPr>
            </w:pPr>
          </w:p>
        </w:tc>
        <w:tc>
          <w:tcPr>
            <w:tcW w:w="3429" w:type="dxa"/>
          </w:tcPr>
          <w:p w:rsidR="00D56953" w:rsidP="00D56953" w:rsidRDefault="00D56953" w14:paraId="05F93987" w14:textId="6826D59F">
            <w:pPr>
              <w:rPr>
                <w:lang w:val="ka-GE"/>
              </w:rPr>
            </w:pPr>
            <w:proofErr w:type="spellStart"/>
            <w:r>
              <w:rPr>
                <w:lang w:val="ka-GE"/>
              </w:rPr>
              <w:t>ownerName</w:t>
            </w:r>
            <w:proofErr w:type="spellEnd"/>
          </w:p>
        </w:tc>
      </w:tr>
    </w:tbl>
    <w:p w:rsidRPr="003C29DE" w:rsidR="007110E1" w:rsidP="00802924" w:rsidRDefault="007110E1" w14:paraId="708A9896" w14:textId="77777777">
      <w:pPr>
        <w:rPr>
          <w:lang w:val="ka-GE"/>
        </w:rPr>
      </w:pPr>
    </w:p>
    <w:p w:rsidRPr="0056019C" w:rsidR="00C9192F" w:rsidP="00AE2184" w:rsidRDefault="00E351AF" w14:paraId="02375433" w14:textId="52F5596A">
      <w:pPr>
        <w:jc w:val="both"/>
        <w:rPr>
          <w:lang w:val="ka-GE"/>
        </w:rPr>
      </w:pPr>
      <w:r w:rsidRPr="008F3A7F">
        <w:rPr>
          <w:b/>
          <w:bCs/>
          <w:i/>
          <w:iCs/>
          <w:u w:val="single"/>
          <w:lang w:val="ka-GE"/>
        </w:rPr>
        <w:t>შენიშვნა</w:t>
      </w:r>
      <w:r w:rsidR="008F3A7F">
        <w:rPr>
          <w:lang w:val="ka-GE"/>
        </w:rPr>
        <w:t xml:space="preserve">: </w:t>
      </w:r>
      <w:r w:rsidR="008F3A7F">
        <w:t xml:space="preserve">balances </w:t>
      </w:r>
      <w:r w:rsidR="008F3A7F">
        <w:rPr>
          <w:lang w:val="ka-GE"/>
        </w:rPr>
        <w:t xml:space="preserve">და </w:t>
      </w:r>
      <w:r w:rsidR="008F3A7F">
        <w:t xml:space="preserve">transactions </w:t>
      </w:r>
      <w:proofErr w:type="spellStart"/>
      <w:r w:rsidR="008F3A7F">
        <w:t>უფლებები</w:t>
      </w:r>
      <w:proofErr w:type="spellEnd"/>
      <w:r w:rsidR="008F3A7F">
        <w:t xml:space="preserve"> </w:t>
      </w:r>
      <w:proofErr w:type="spellStart"/>
      <w:r w:rsidR="008F3A7F">
        <w:t>ასევე</w:t>
      </w:r>
      <w:proofErr w:type="spellEnd"/>
      <w:r w:rsidR="008F3A7F">
        <w:t xml:space="preserve"> </w:t>
      </w:r>
      <w:proofErr w:type="spellStart"/>
      <w:r w:rsidR="008F3A7F">
        <w:t>გულისხმობენ</w:t>
      </w:r>
      <w:proofErr w:type="spellEnd"/>
      <w:r w:rsidR="008F3A7F">
        <w:t xml:space="preserve"> </w:t>
      </w:r>
      <w:proofErr w:type="spellStart"/>
      <w:r w:rsidR="008F3A7F">
        <w:t>accountDetails</w:t>
      </w:r>
      <w:proofErr w:type="spellEnd"/>
      <w:r w:rsidR="008F3A7F">
        <w:rPr>
          <w:lang w:val="ka-GE"/>
        </w:rPr>
        <w:t xml:space="preserve"> უფლებას</w:t>
      </w:r>
      <w:r w:rsidR="00D56953">
        <w:rPr>
          <w:lang w:val="ka-GE"/>
        </w:rPr>
        <w:t xml:space="preserve"> </w:t>
      </w:r>
      <w:sdt>
        <w:sdtPr>
          <w:rPr>
            <w:lang w:val="ka-GE"/>
          </w:rPr>
          <w:id w:val="-994097840"/>
          <w:citation/>
        </w:sdtPr>
        <w:sdtEndPr/>
        <w:sdtContent>
          <w:r w:rsidR="00D56953">
            <w:rPr>
              <w:lang w:val="ka-GE"/>
            </w:rPr>
            <w:fldChar w:fldCharType="begin"/>
          </w:r>
          <w:r w:rsidR="00D56953">
            <w:instrText xml:space="preserve"> CITATION oFACO \l 1033 </w:instrText>
          </w:r>
          <w:r w:rsidR="00D56953">
            <w:rPr>
              <w:lang w:val="ka-GE"/>
            </w:rPr>
            <w:fldChar w:fldCharType="separate"/>
          </w:r>
          <w:r w:rsidR="006B378D">
            <w:rPr>
              <w:noProof/>
            </w:rPr>
            <w:t>(2)</w:t>
          </w:r>
          <w:r w:rsidR="00D56953">
            <w:rPr>
              <w:lang w:val="ka-GE"/>
            </w:rPr>
            <w:fldChar w:fldCharType="end"/>
          </w:r>
        </w:sdtContent>
      </w:sdt>
      <w:r w:rsidR="00D56953">
        <w:rPr>
          <w:lang w:val="ka-GE"/>
        </w:rPr>
        <w:t>-ის თანახმად</w:t>
      </w:r>
      <w:r w:rsidR="008F3A7F">
        <w:rPr>
          <w:lang w:val="ka-GE"/>
        </w:rPr>
        <w:t xml:space="preserve">. </w:t>
      </w:r>
    </w:p>
    <w:p w:rsidRPr="0008297D" w:rsidR="00485383" w:rsidP="00485383" w:rsidRDefault="0008297D" w14:paraId="5579D9CF" w14:textId="1FB22C5A">
      <w:pPr>
        <w:rPr>
          <w:lang w:val="ka-GE"/>
        </w:rPr>
      </w:pPr>
      <w:r w:rsidRPr="0008297D">
        <w:rPr>
          <w:b/>
          <w:bCs/>
          <w:lang w:val="ka-GE"/>
        </w:rPr>
        <w:t>აუცილებელია</w:t>
      </w:r>
      <w:r>
        <w:rPr>
          <w:lang w:val="ka-GE"/>
        </w:rPr>
        <w:t xml:space="preserve"> </w:t>
      </w:r>
      <w:proofErr w:type="spellStart"/>
      <w:r>
        <w:t>accountList</w:t>
      </w:r>
      <w:proofErr w:type="spellEnd"/>
      <w:r>
        <w:rPr>
          <w:lang w:val="ka-GE"/>
        </w:rPr>
        <w:t xml:space="preserve"> ტიპის თანხმობისათვის მხარდაჭერილი იყოს </w:t>
      </w:r>
      <w:proofErr w:type="spellStart"/>
      <w:r>
        <w:t>accountDetails</w:t>
      </w:r>
      <w:proofErr w:type="spellEnd"/>
      <w:r>
        <w:t xml:space="preserve">, </w:t>
      </w:r>
      <w:proofErr w:type="spellStart"/>
      <w:r>
        <w:t>ownerName</w:t>
      </w:r>
      <w:proofErr w:type="spellEnd"/>
      <w:r>
        <w:rPr>
          <w:lang w:val="ka-GE"/>
        </w:rPr>
        <w:t xml:space="preserve"> და </w:t>
      </w:r>
      <w:r>
        <w:t>balance</w:t>
      </w:r>
      <w:r>
        <w:rPr>
          <w:lang w:val="ka-GE"/>
        </w:rPr>
        <w:t xml:space="preserve"> უფლებები</w:t>
      </w:r>
      <w:r w:rsidR="00C574BF">
        <w:rPr>
          <w:lang w:val="ka-GE"/>
        </w:rPr>
        <w:t>.</w:t>
      </w:r>
    </w:p>
    <w:p w:rsidR="0008297D" w:rsidP="00485383" w:rsidRDefault="0008297D" w14:paraId="4D928CB3" w14:textId="77777777">
      <w:pPr>
        <w:rPr>
          <w:lang w:val="ka-GE"/>
        </w:rPr>
      </w:pPr>
    </w:p>
    <w:p w:rsidR="00CD7CF6" w:rsidP="009B408B" w:rsidRDefault="00CD7CF6" w14:paraId="1FD10248" w14:textId="77777777">
      <w:pPr>
        <w:pStyle w:val="Heading3"/>
        <w:rPr>
          <w:lang w:val="ka-GE"/>
        </w:rPr>
      </w:pPr>
      <w:bookmarkStart w:name="_Ref71120407" w:id="44"/>
      <w:bookmarkStart w:name="_Toc169726883" w:id="45"/>
      <w:commentRangeStart w:id="46"/>
      <w:r>
        <w:t>API</w:t>
      </w:r>
      <w:r>
        <w:rPr>
          <w:lang w:val="ka-GE"/>
        </w:rPr>
        <w:t xml:space="preserve"> მოთხოვნების დასაშვები რაოდენობების გამოთვლის წესი</w:t>
      </w:r>
      <w:bookmarkEnd w:id="44"/>
      <w:r>
        <w:rPr>
          <w:lang w:val="ka-GE"/>
        </w:rPr>
        <w:t xml:space="preserve"> </w:t>
      </w:r>
      <w:commentRangeEnd w:id="46"/>
      <w:r w:rsidR="007B3011">
        <w:rPr>
          <w:rStyle w:val="CommentReference"/>
          <w:rFonts w:asciiTheme="minorHAnsi" w:hAnsiTheme="minorHAnsi" w:eastAsiaTheme="minorHAnsi" w:cstheme="minorBidi"/>
          <w:color w:val="auto"/>
        </w:rPr>
        <w:commentReference w:id="46"/>
      </w:r>
      <w:bookmarkEnd w:id="45"/>
    </w:p>
    <w:p w:rsidRPr="00AA7614" w:rsidR="00AA7614" w:rsidP="00CD7CF6" w:rsidRDefault="00AA7614" w14:paraId="3CBBC69C" w14:textId="2971F695">
      <w:pPr>
        <w:jc w:val="both"/>
        <w:rPr>
          <w:rFonts w:ascii="Calibri" w:hAnsi="Calibri"/>
          <w:lang w:val="ka-GE"/>
        </w:rPr>
      </w:pPr>
      <w:r w:rsidRPr="00F9457D">
        <w:rPr>
          <w:rFonts w:ascii="Calibri" w:hAnsi="Calibri"/>
          <w:b/>
          <w:bCs/>
          <w:lang w:val="ka-GE"/>
        </w:rPr>
        <w:t>აუცილებელია</w:t>
      </w:r>
      <w:r w:rsidRPr="007A0E73">
        <w:rPr>
          <w:rFonts w:ascii="Calibri" w:hAnsi="Calibri"/>
          <w:lang w:val="ka-GE"/>
        </w:rPr>
        <w:t xml:space="preserve">, </w:t>
      </w:r>
      <w:proofErr w:type="spellStart"/>
      <w:r w:rsidRPr="007A0E73">
        <w:rPr>
          <w:rFonts w:ascii="Calibri" w:hAnsi="Calibri"/>
          <w:lang w:val="ka-GE"/>
        </w:rPr>
        <w:t>frequencyPerDay</w:t>
      </w:r>
      <w:proofErr w:type="spellEnd"/>
      <w:r w:rsidRPr="007A0E73">
        <w:rPr>
          <w:rFonts w:ascii="Calibri" w:hAnsi="Calibri"/>
          <w:lang w:val="ka-GE"/>
        </w:rPr>
        <w:t xml:space="preserve"> გაგებული იქნას, როგორც „</w:t>
      </w:r>
      <w:proofErr w:type="spellStart"/>
      <w:r w:rsidRPr="007A0E73">
        <w:rPr>
          <w:rFonts w:ascii="Calibri" w:hAnsi="Calibri"/>
          <w:lang w:val="ka-GE"/>
        </w:rPr>
        <w:t>გამოთხოვათა</w:t>
      </w:r>
      <w:proofErr w:type="spellEnd"/>
      <w:r w:rsidRPr="007A0E73">
        <w:rPr>
          <w:rFonts w:ascii="Calibri" w:hAnsi="Calibri"/>
          <w:lang w:val="ka-GE"/>
        </w:rPr>
        <w:t xml:space="preserve"> რაოდენობა ნებისმიერ 24 საათიან შუალედში“. </w:t>
      </w:r>
    </w:p>
    <w:p w:rsidRPr="00A12E9C" w:rsidR="00CD7CF6" w:rsidP="00CD7CF6" w:rsidRDefault="002E4212" w14:paraId="30514160" w14:textId="1C607D83">
      <w:pPr>
        <w:jc w:val="both"/>
        <w:rPr>
          <w:rFonts w:ascii="Calibri" w:hAnsi="Calibri"/>
          <w:lang w:val="ka-GE"/>
        </w:rPr>
      </w:pPr>
      <w:r w:rsidRPr="002E4212">
        <w:rPr>
          <w:rFonts w:ascii="Calibri" w:hAnsi="Calibri"/>
          <w:b/>
          <w:bCs/>
          <w:lang w:val="ka-GE"/>
        </w:rPr>
        <w:t>აუცილებელია</w:t>
      </w:r>
      <w:r>
        <w:rPr>
          <w:rFonts w:ascii="Calibri" w:hAnsi="Calibri"/>
          <w:lang w:val="ka-GE"/>
        </w:rPr>
        <w:t xml:space="preserve"> </w:t>
      </w:r>
      <w:r w:rsidRPr="00A12E9C" w:rsidR="00CD7CF6">
        <w:rPr>
          <w:rFonts w:ascii="Calibri" w:hAnsi="Calibri"/>
          <w:lang w:val="ka-GE"/>
        </w:rPr>
        <w:t>თითოეული თანხმობა, მიუხედავად იმისა</w:t>
      </w:r>
      <w:r w:rsidRPr="00B64E75" w:rsidR="00CD7CF6">
        <w:rPr>
          <w:rFonts w:ascii="Calibri" w:hAnsi="Calibri"/>
          <w:lang w:val="ka-GE"/>
        </w:rPr>
        <w:t>,</w:t>
      </w:r>
      <w:r w:rsidRPr="00A12E9C" w:rsidR="00CD7CF6">
        <w:rPr>
          <w:rFonts w:ascii="Calibri" w:hAnsi="Calibri"/>
          <w:lang w:val="ka-GE"/>
        </w:rPr>
        <w:t xml:space="preserve"> ის ერთჯერადია თუ </w:t>
      </w:r>
      <w:r w:rsidR="00CD7CF6">
        <w:rPr>
          <w:rFonts w:ascii="Calibri" w:hAnsi="Calibri"/>
          <w:lang w:val="ka-GE"/>
        </w:rPr>
        <w:t>განმეორებადი</w:t>
      </w:r>
      <w:r w:rsidRPr="00A12E9C" w:rsidR="00CD7CF6">
        <w:rPr>
          <w:rFonts w:ascii="Calibri" w:hAnsi="Calibri"/>
          <w:lang w:val="ka-GE"/>
        </w:rPr>
        <w:t xml:space="preserve">, </w:t>
      </w:r>
      <w:r>
        <w:rPr>
          <w:rFonts w:ascii="Calibri" w:hAnsi="Calibri"/>
          <w:lang w:val="ka-GE"/>
        </w:rPr>
        <w:t>API კლიენტს</w:t>
      </w:r>
      <w:r w:rsidRPr="00A12E9C" w:rsidR="00CD7CF6">
        <w:rPr>
          <w:rFonts w:ascii="Calibri" w:hAnsi="Calibri"/>
          <w:lang w:val="ka-GE"/>
        </w:rPr>
        <w:t xml:space="preserve"> უფლებას  აძლევ</w:t>
      </w:r>
      <w:r>
        <w:rPr>
          <w:rFonts w:ascii="Calibri" w:hAnsi="Calibri"/>
          <w:lang w:val="ka-GE"/>
        </w:rPr>
        <w:t>დეს</w:t>
      </w:r>
      <w:r w:rsidRPr="00A12E9C" w:rsidR="00CD7CF6">
        <w:rPr>
          <w:rFonts w:ascii="Calibri" w:hAnsi="Calibri"/>
          <w:lang w:val="ka-GE"/>
        </w:rPr>
        <w:t xml:space="preserve">, სრულად მისწვდეს </w:t>
      </w:r>
      <w:proofErr w:type="spellStart"/>
      <w:r w:rsidRPr="00A12E9C" w:rsidR="00CD7CF6">
        <w:rPr>
          <w:rFonts w:ascii="Calibri" w:hAnsi="Calibri"/>
          <w:lang w:val="ka-GE"/>
        </w:rPr>
        <w:t>ამსმპ</w:t>
      </w:r>
      <w:proofErr w:type="spellEnd"/>
      <w:r w:rsidRPr="00A12E9C" w:rsidR="00CD7CF6">
        <w:rPr>
          <w:rFonts w:ascii="Calibri" w:hAnsi="Calibri"/>
          <w:lang w:val="ka-GE"/>
        </w:rPr>
        <w:t>-ში დაცულ ყველა ინფორმაციას</w:t>
      </w:r>
      <w:r w:rsidRPr="00B64E75" w:rsidR="00CD7CF6">
        <w:rPr>
          <w:rFonts w:ascii="Calibri" w:hAnsi="Calibri"/>
          <w:lang w:val="ka-GE"/>
        </w:rPr>
        <w:t>,</w:t>
      </w:r>
      <w:r w:rsidRPr="00A12E9C" w:rsidR="00CD7CF6">
        <w:rPr>
          <w:rFonts w:ascii="Calibri" w:hAnsi="Calibri"/>
          <w:lang w:val="ka-GE"/>
        </w:rPr>
        <w:t xml:space="preserve"> </w:t>
      </w:r>
      <w:r w:rsidR="00FC32A8">
        <w:rPr>
          <w:rFonts w:ascii="Calibri" w:hAnsi="Calibri"/>
          <w:lang w:val="ka-GE"/>
        </w:rPr>
        <w:t>რასაც მოიცავს თანხმობა</w:t>
      </w:r>
      <w:r w:rsidRPr="00A12E9C" w:rsidR="00CD7CF6">
        <w:rPr>
          <w:rFonts w:ascii="Calibri" w:hAnsi="Calibri"/>
          <w:lang w:val="ka-GE"/>
        </w:rPr>
        <w:t xml:space="preserve"> - მიუხედავად იმისა</w:t>
      </w:r>
      <w:r w:rsidRPr="00B64E75" w:rsidR="00CD7CF6">
        <w:rPr>
          <w:rFonts w:ascii="Calibri" w:hAnsi="Calibri"/>
          <w:lang w:val="ka-GE"/>
        </w:rPr>
        <w:t>,</w:t>
      </w:r>
      <w:r w:rsidRPr="00A12E9C" w:rsidR="00CD7CF6">
        <w:rPr>
          <w:rFonts w:ascii="Calibri" w:hAnsi="Calibri"/>
          <w:lang w:val="ka-GE"/>
        </w:rPr>
        <w:t xml:space="preserve"> თუ რამდენი ტექნიკური (</w:t>
      </w:r>
      <w:r w:rsidRPr="00A12E9C" w:rsidR="00CD7CF6">
        <w:rPr>
          <w:rFonts w:ascii="Calibri" w:hAnsi="Calibri"/>
        </w:rPr>
        <w:t>API</w:t>
      </w:r>
      <w:r w:rsidRPr="00A12E9C" w:rsidR="00CD7CF6">
        <w:rPr>
          <w:rFonts w:ascii="Calibri" w:hAnsi="Calibri"/>
          <w:lang w:val="ka-GE"/>
        </w:rPr>
        <w:t xml:space="preserve">) გამოძახება იქნება საჭირო ამისათვის. </w:t>
      </w:r>
    </w:p>
    <w:p w:rsidRPr="00A12E9C" w:rsidR="00CD7CF6" w:rsidP="00CD7CF6" w:rsidRDefault="00A155B0" w14:paraId="3845C2B6" w14:textId="205E0732">
      <w:pPr>
        <w:jc w:val="both"/>
        <w:rPr>
          <w:rFonts w:ascii="Calibri" w:hAnsi="Calibri"/>
          <w:lang w:val="ka-GE"/>
        </w:rPr>
      </w:pPr>
      <w:r>
        <w:rPr>
          <w:rFonts w:ascii="Calibri" w:hAnsi="Calibri"/>
          <w:lang w:val="ka-GE"/>
        </w:rPr>
        <w:t xml:space="preserve">მაგალითად, </w:t>
      </w:r>
      <w:r w:rsidR="00DF269F">
        <w:rPr>
          <w:rFonts w:ascii="Calibri" w:hAnsi="Calibri"/>
          <w:lang w:val="ka-GE"/>
        </w:rPr>
        <w:t>თუ</w:t>
      </w:r>
      <w:r w:rsidRPr="00A12E9C" w:rsidR="00CD7CF6">
        <w:rPr>
          <w:rFonts w:ascii="Calibri" w:hAnsi="Calibri"/>
          <w:lang w:val="ka-GE"/>
        </w:rPr>
        <w:t xml:space="preserve"> </w:t>
      </w:r>
      <w:r w:rsidR="00DF269F">
        <w:rPr>
          <w:rFonts w:ascii="Calibri" w:hAnsi="Calibri"/>
          <w:lang w:val="ka-GE"/>
        </w:rPr>
        <w:t xml:space="preserve">ერთჯერადი </w:t>
      </w:r>
      <w:r w:rsidRPr="00A12E9C" w:rsidR="00CD7CF6">
        <w:rPr>
          <w:rFonts w:ascii="Calibri" w:hAnsi="Calibri"/>
          <w:lang w:val="ka-GE"/>
        </w:rPr>
        <w:t xml:space="preserve">თანხმობა გამოხატულია </w:t>
      </w:r>
      <w:r>
        <w:rPr>
          <w:rFonts w:ascii="Calibri" w:hAnsi="Calibri"/>
          <w:lang w:val="ka-GE"/>
        </w:rPr>
        <w:t>რამდენიმე</w:t>
      </w:r>
      <w:r w:rsidRPr="00A12E9C" w:rsidR="00CD7CF6">
        <w:rPr>
          <w:rFonts w:ascii="Calibri" w:hAnsi="Calibri"/>
          <w:lang w:val="ka-GE"/>
        </w:rPr>
        <w:t xml:space="preserve"> ანგარიშის ნაშთების გაზიარებაზე, </w:t>
      </w:r>
      <w:proofErr w:type="spellStart"/>
      <w:r w:rsidRPr="00A12E9C" w:rsidR="00CD7CF6">
        <w:rPr>
          <w:rFonts w:ascii="Calibri" w:hAnsi="Calibri"/>
          <w:lang w:val="ka-GE"/>
        </w:rPr>
        <w:t>მმპ</w:t>
      </w:r>
      <w:proofErr w:type="spellEnd"/>
      <w:r w:rsidRPr="00A12E9C" w:rsidR="00CD7CF6">
        <w:rPr>
          <w:rFonts w:ascii="Calibri" w:hAnsi="Calibri"/>
          <w:lang w:val="ka-GE"/>
        </w:rPr>
        <w:t xml:space="preserve">-ს </w:t>
      </w:r>
      <w:r>
        <w:rPr>
          <w:rFonts w:ascii="Calibri" w:hAnsi="Calibri"/>
          <w:lang w:val="ka-GE"/>
        </w:rPr>
        <w:t xml:space="preserve">უნდა </w:t>
      </w:r>
      <w:r w:rsidR="00DF269F">
        <w:rPr>
          <w:rFonts w:ascii="Calibri" w:hAnsi="Calibri"/>
          <w:lang w:val="ka-GE"/>
        </w:rPr>
        <w:t>შეეძლოს გა</w:t>
      </w:r>
      <w:r w:rsidRPr="00A12E9C" w:rsidR="00CD7CF6">
        <w:rPr>
          <w:rFonts w:ascii="Calibri" w:hAnsi="Calibri"/>
          <w:lang w:val="ka-GE"/>
        </w:rPr>
        <w:t>მოითხოვოს ორივეს ნაშთი, მიუხედავად იმისა</w:t>
      </w:r>
      <w:r w:rsidRPr="00B64E75" w:rsidR="00CD7CF6">
        <w:rPr>
          <w:rFonts w:ascii="Calibri" w:hAnsi="Calibri"/>
          <w:lang w:val="ka-GE"/>
        </w:rPr>
        <w:t>,</w:t>
      </w:r>
      <w:r w:rsidRPr="00A12E9C" w:rsidR="00CD7CF6">
        <w:rPr>
          <w:rFonts w:ascii="Calibri" w:hAnsi="Calibri"/>
          <w:lang w:val="ka-GE"/>
        </w:rPr>
        <w:t xml:space="preserve"> რომ მას ამისთვის სულ მცირე 2 მოთხოვნა დასჭირდება. </w:t>
      </w:r>
    </w:p>
    <w:p w:rsidR="00CD7CF6" w:rsidP="00CD7CF6" w:rsidRDefault="00CD7CF6" w14:paraId="674B9ADA" w14:textId="77777777">
      <w:pPr>
        <w:jc w:val="both"/>
        <w:rPr>
          <w:lang w:val="ka-GE"/>
        </w:rPr>
      </w:pPr>
      <w:r>
        <w:rPr>
          <w:rFonts w:ascii="Calibri" w:hAnsi="Calibri"/>
          <w:lang w:val="ka-GE"/>
        </w:rPr>
        <w:t>განმეორებადი</w:t>
      </w:r>
      <w:r w:rsidRPr="00A12E9C">
        <w:rPr>
          <w:rFonts w:ascii="Calibri" w:hAnsi="Calibri"/>
          <w:lang w:val="ka-GE"/>
        </w:rPr>
        <w:t xml:space="preserve"> თანხმობის შემთხვევაში დამუშავება განსხვავდება იმის მიხედვით</w:t>
      </w:r>
      <w:r w:rsidRPr="00B64E75">
        <w:rPr>
          <w:rFonts w:ascii="Calibri" w:hAnsi="Calibri"/>
          <w:lang w:val="ka-GE"/>
        </w:rPr>
        <w:t>,</w:t>
      </w:r>
      <w:r w:rsidRPr="00A12E9C">
        <w:rPr>
          <w:rFonts w:ascii="Calibri" w:hAnsi="Calibri"/>
          <w:lang w:val="ka-GE"/>
        </w:rPr>
        <w:t xml:space="preserve"> თუ როგორ ხდება ინფორმაციის მოთხოვნა</w:t>
      </w:r>
      <w:r>
        <w:rPr>
          <w:lang w:val="ka-GE"/>
        </w:rPr>
        <w:t>:</w:t>
      </w:r>
    </w:p>
    <w:p w:rsidRPr="00E3281E" w:rsidR="00CD7CF6" w:rsidP="00CD7CF6" w:rsidRDefault="00CD7CF6" w14:paraId="5A809C1F" w14:textId="5266BB55">
      <w:pPr>
        <w:numPr>
          <w:ilvl w:val="0"/>
          <w:numId w:val="5"/>
        </w:numPr>
        <w:jc w:val="both"/>
        <w:rPr>
          <w:lang w:val="ka-GE"/>
        </w:rPr>
      </w:pPr>
      <w:proofErr w:type="spellStart"/>
      <w:r w:rsidRPr="00A12E9C">
        <w:rPr>
          <w:rFonts w:ascii="Calibri" w:hAnsi="Calibri"/>
          <w:lang w:val="ka-GE"/>
        </w:rPr>
        <w:t>სმმ</w:t>
      </w:r>
      <w:proofErr w:type="spellEnd"/>
      <w:r w:rsidRPr="6A8E44D3" w:rsidDel="00202BC0">
        <w:rPr>
          <w:lang w:val="ka-GE"/>
        </w:rPr>
        <w:t xml:space="preserve"> </w:t>
      </w:r>
      <w:r w:rsidRPr="6A8E44D3">
        <w:rPr>
          <w:lang w:val="ka-GE"/>
        </w:rPr>
        <w:t>ინფორმაცია</w:t>
      </w:r>
      <w:r w:rsidRPr="00A12E9C">
        <w:rPr>
          <w:rFonts w:ascii="Calibri" w:hAnsi="Calibri"/>
          <w:lang w:val="ka-GE"/>
        </w:rPr>
        <w:t xml:space="preserve">ს ითხოვს აქტიურად (ანუ </w:t>
      </w:r>
      <w:proofErr w:type="spellStart"/>
      <w:r w:rsidRPr="00A12E9C">
        <w:rPr>
          <w:rFonts w:ascii="Calibri" w:hAnsi="Calibri"/>
          <w:lang w:val="ka-GE"/>
        </w:rPr>
        <w:t>სმმ</w:t>
      </w:r>
      <w:proofErr w:type="spellEnd"/>
      <w:r w:rsidRPr="00A12E9C">
        <w:rPr>
          <w:rFonts w:ascii="Calibri" w:hAnsi="Calibri"/>
          <w:lang w:val="ka-GE"/>
        </w:rPr>
        <w:t xml:space="preserve"> უშუალოდ </w:t>
      </w:r>
      <w:proofErr w:type="spellStart"/>
      <w:r w:rsidRPr="00A12E9C">
        <w:rPr>
          <w:rFonts w:ascii="Calibri" w:hAnsi="Calibri"/>
          <w:lang w:val="ka-GE"/>
        </w:rPr>
        <w:t>ურთიერთქმედებს</w:t>
      </w:r>
      <w:proofErr w:type="spellEnd"/>
      <w:r w:rsidRPr="00A12E9C">
        <w:rPr>
          <w:rFonts w:ascii="Calibri" w:hAnsi="Calibri"/>
          <w:lang w:val="ka-GE"/>
        </w:rPr>
        <w:t xml:space="preserve"> </w:t>
      </w:r>
      <w:r w:rsidR="00C17E78">
        <w:rPr>
          <w:rFonts w:ascii="Calibri" w:hAnsi="Calibri"/>
          <w:lang w:val="ka-GE"/>
        </w:rPr>
        <w:t>API კლიენტ</w:t>
      </w:r>
      <w:r w:rsidR="00C17E78">
        <w:rPr>
          <w:rFonts w:ascii="Calibri" w:hAnsi="Calibri"/>
          <w:lang w:val="ka-GE"/>
        </w:rPr>
        <w:t>თან, რომელიც</w:t>
      </w:r>
      <w:r w:rsidRPr="00A12E9C">
        <w:rPr>
          <w:rFonts w:ascii="Calibri" w:hAnsi="Calibri"/>
          <w:lang w:val="ka-GE"/>
        </w:rPr>
        <w:t xml:space="preserve"> მოქმედებს მისი დავალებით)</w:t>
      </w:r>
      <w:r w:rsidRPr="00B64E75">
        <w:rPr>
          <w:rFonts w:ascii="Calibri" w:hAnsi="Calibri"/>
          <w:lang w:val="ka-GE"/>
        </w:rPr>
        <w:t>;</w:t>
      </w:r>
    </w:p>
    <w:p w:rsidRPr="007B3011" w:rsidR="00CD7CF6" w:rsidP="00CD7CF6" w:rsidRDefault="00CD7CF6" w14:paraId="12F245EE" w14:textId="75C583BC">
      <w:pPr>
        <w:numPr>
          <w:ilvl w:val="0"/>
          <w:numId w:val="5"/>
        </w:numPr>
        <w:rPr>
          <w:lang w:val="ka-GE"/>
        </w:rPr>
      </w:pPr>
      <w:r w:rsidRPr="00A12E9C">
        <w:rPr>
          <w:rFonts w:ascii="Calibri" w:hAnsi="Calibri"/>
          <w:lang w:val="ka-GE"/>
        </w:rPr>
        <w:t xml:space="preserve">ინფორმაციას მოითხოვს უშუალოდ </w:t>
      </w:r>
      <w:r w:rsidR="00C17E78">
        <w:rPr>
          <w:rFonts w:ascii="Calibri" w:hAnsi="Calibri"/>
          <w:lang w:val="ka-GE"/>
        </w:rPr>
        <w:t>API კლიენტ</w:t>
      </w:r>
      <w:r w:rsidR="00C17E78">
        <w:rPr>
          <w:rFonts w:ascii="Calibri" w:hAnsi="Calibri"/>
          <w:lang w:val="ka-GE"/>
        </w:rPr>
        <w:t>ი</w:t>
      </w:r>
      <w:r w:rsidRPr="00A12E9C">
        <w:rPr>
          <w:rFonts w:ascii="Calibri" w:hAnsi="Calibri"/>
          <w:lang w:val="ka-GE"/>
        </w:rPr>
        <w:t xml:space="preserve">, მოქმედებს რა </w:t>
      </w:r>
      <w:proofErr w:type="spellStart"/>
      <w:r w:rsidRPr="00A12E9C">
        <w:rPr>
          <w:rFonts w:ascii="Calibri" w:hAnsi="Calibri"/>
          <w:lang w:val="ka-GE"/>
        </w:rPr>
        <w:t>სმმ</w:t>
      </w:r>
      <w:proofErr w:type="spellEnd"/>
      <w:r w:rsidRPr="00A12E9C">
        <w:rPr>
          <w:rFonts w:ascii="Calibri" w:hAnsi="Calibri"/>
          <w:lang w:val="ka-GE"/>
        </w:rPr>
        <w:t>-ის მიერ გაცემული თანხმობის ფარგლებში</w:t>
      </w:r>
      <w:r w:rsidR="00C17E78">
        <w:rPr>
          <w:rFonts w:ascii="Calibri" w:hAnsi="Calibri"/>
          <w:lang w:val="ka-GE"/>
        </w:rPr>
        <w:t xml:space="preserve">, </w:t>
      </w:r>
      <w:r w:rsidR="009551AC">
        <w:rPr>
          <w:rFonts w:ascii="Calibri" w:hAnsi="Calibri"/>
          <w:lang w:val="ka-GE"/>
        </w:rPr>
        <w:t xml:space="preserve">თუმცა </w:t>
      </w:r>
      <w:r w:rsidR="009551AC">
        <w:rPr>
          <w:rFonts w:ascii="Calibri" w:hAnsi="Calibri"/>
        </w:rPr>
        <w:t>API</w:t>
      </w:r>
      <w:r w:rsidR="009551AC">
        <w:rPr>
          <w:rFonts w:ascii="Calibri" w:hAnsi="Calibri"/>
          <w:lang w:val="ka-GE"/>
        </w:rPr>
        <w:t xml:space="preserve"> გამოძახება არ ხდება </w:t>
      </w:r>
      <w:proofErr w:type="spellStart"/>
      <w:r w:rsidR="00C17E78">
        <w:rPr>
          <w:rFonts w:ascii="Calibri" w:hAnsi="Calibri"/>
          <w:lang w:val="ka-GE"/>
        </w:rPr>
        <w:t>სმმ</w:t>
      </w:r>
      <w:proofErr w:type="spellEnd"/>
      <w:r w:rsidR="00C17E78">
        <w:rPr>
          <w:rFonts w:ascii="Calibri" w:hAnsi="Calibri"/>
          <w:lang w:val="ka-GE"/>
        </w:rPr>
        <w:t>-ის უშუალო</w:t>
      </w:r>
      <w:r w:rsidR="009551AC">
        <w:rPr>
          <w:rFonts w:ascii="Calibri" w:hAnsi="Calibri"/>
          <w:lang w:val="ka-GE"/>
        </w:rPr>
        <w:t xml:space="preserve"> მონაწილეობით</w:t>
      </w:r>
      <w:r w:rsidRPr="00B64E75">
        <w:rPr>
          <w:rFonts w:ascii="Calibri" w:hAnsi="Calibri"/>
          <w:lang w:val="ka-GE"/>
        </w:rPr>
        <w:t>.</w:t>
      </w:r>
    </w:p>
    <w:p w:rsidR="00CD7CF6" w:rsidP="00CD7CF6" w:rsidRDefault="00CD7CF6" w14:paraId="2C9102E6" w14:textId="77777777">
      <w:pPr>
        <w:jc w:val="both"/>
        <w:rPr>
          <w:rFonts w:ascii="Calibri" w:hAnsi="Calibri"/>
          <w:lang w:val="ka-GE"/>
        </w:rPr>
      </w:pPr>
      <w:r w:rsidRPr="00E3281E">
        <w:rPr>
          <w:rFonts w:ascii="Calibri" w:hAnsi="Calibri"/>
          <w:b/>
          <w:lang w:val="ka-GE"/>
        </w:rPr>
        <w:t>აუცილებელია</w:t>
      </w:r>
      <w:r w:rsidRPr="00A12E9C">
        <w:rPr>
          <w:rFonts w:ascii="Calibri" w:hAnsi="Calibri"/>
          <w:lang w:val="ka-GE"/>
        </w:rPr>
        <w:t xml:space="preserve">, </w:t>
      </w:r>
      <w:proofErr w:type="spellStart"/>
      <w:r w:rsidRPr="00A12E9C">
        <w:rPr>
          <w:rFonts w:ascii="Calibri" w:hAnsi="Calibri"/>
          <w:lang w:val="ka-GE"/>
        </w:rPr>
        <w:t>ამსმპ</w:t>
      </w:r>
      <w:proofErr w:type="spellEnd"/>
      <w:r w:rsidRPr="00A12E9C">
        <w:rPr>
          <w:rFonts w:ascii="Calibri" w:hAnsi="Calibri"/>
          <w:lang w:val="ka-GE"/>
        </w:rPr>
        <w:t xml:space="preserve">-მა </w:t>
      </w:r>
      <w:proofErr w:type="spellStart"/>
      <w:r w:rsidRPr="00E3281E">
        <w:rPr>
          <w:rFonts w:ascii="Calibri" w:hAnsi="Calibri"/>
          <w:lang w:val="ka-GE"/>
        </w:rPr>
        <w:t>frequencyPerDay</w:t>
      </w:r>
      <w:proofErr w:type="spellEnd"/>
      <w:r w:rsidRPr="00A12E9C">
        <w:rPr>
          <w:rFonts w:ascii="Calibri" w:hAnsi="Calibri"/>
          <w:lang w:val="ka-GE"/>
        </w:rPr>
        <w:t xml:space="preserve"> ტიპის შეზღუდვა გაავრცელოს მხოლოდ ისეთ მოთხოვნებზე, რომლებიც </w:t>
      </w:r>
      <w:proofErr w:type="spellStart"/>
      <w:r w:rsidRPr="00A12E9C">
        <w:rPr>
          <w:rFonts w:ascii="Calibri" w:hAnsi="Calibri"/>
          <w:lang w:val="ka-GE"/>
        </w:rPr>
        <w:t>მმპ</w:t>
      </w:r>
      <w:proofErr w:type="spellEnd"/>
      <w:r w:rsidRPr="00A12E9C">
        <w:rPr>
          <w:rFonts w:ascii="Calibri" w:hAnsi="Calibri"/>
          <w:lang w:val="ka-GE"/>
        </w:rPr>
        <w:t xml:space="preserve">-ის ინიცირებულია. მან </w:t>
      </w:r>
      <w:r w:rsidRPr="00E3281E">
        <w:rPr>
          <w:rFonts w:ascii="Calibri" w:hAnsi="Calibri"/>
          <w:b/>
          <w:lang w:val="ka-GE"/>
        </w:rPr>
        <w:t>არავითარ შემთხვევაში</w:t>
      </w:r>
      <w:r w:rsidRPr="00A12E9C">
        <w:rPr>
          <w:rFonts w:ascii="Calibri" w:hAnsi="Calibri"/>
          <w:lang w:val="ka-GE"/>
        </w:rPr>
        <w:t xml:space="preserve"> არ უნდა გაავრცელოს აღნიშნული შეზღუდვა </w:t>
      </w:r>
      <w:proofErr w:type="spellStart"/>
      <w:r w:rsidRPr="00A12E9C">
        <w:rPr>
          <w:rFonts w:ascii="Calibri" w:hAnsi="Calibri"/>
          <w:lang w:val="ka-GE"/>
        </w:rPr>
        <w:t>სმმ</w:t>
      </w:r>
      <w:proofErr w:type="spellEnd"/>
      <w:r w:rsidRPr="00A12E9C">
        <w:rPr>
          <w:rFonts w:ascii="Calibri" w:hAnsi="Calibri"/>
          <w:lang w:val="ka-GE"/>
        </w:rPr>
        <w:t>-ის მიერ ინფორმაციის აქტიურ მოთხოვნაზე.</w:t>
      </w:r>
    </w:p>
    <w:p w:rsidRPr="00A12E9C" w:rsidR="00AE2EBB" w:rsidP="002243A2" w:rsidRDefault="00AE2EBB" w14:paraId="6A72B2D6" w14:textId="4B975950">
      <w:pPr>
        <w:jc w:val="both"/>
        <w:rPr>
          <w:rFonts w:ascii="Calibri" w:hAnsi="Calibri"/>
          <w:lang w:val="ka-GE"/>
        </w:rPr>
      </w:pPr>
      <w:r w:rsidRPr="007B3011">
        <w:rPr>
          <w:rFonts w:ascii="Calibri" w:hAnsi="Calibri"/>
          <w:b/>
          <w:bCs/>
          <w:i/>
          <w:iCs/>
          <w:u w:val="single"/>
          <w:lang w:val="ka-GE"/>
        </w:rPr>
        <w:t>შენიშვნა:</w:t>
      </w:r>
      <w:r>
        <w:rPr>
          <w:rFonts w:ascii="Calibri" w:hAnsi="Calibri"/>
          <w:b/>
          <w:bCs/>
          <w:i/>
          <w:iCs/>
          <w:u w:val="single"/>
          <w:lang w:val="ka-GE"/>
        </w:rPr>
        <w:t xml:space="preserve"> </w:t>
      </w:r>
      <w:r w:rsidRPr="007D2A79" w:rsidR="007D2A79">
        <w:rPr>
          <w:rFonts w:ascii="Calibri" w:hAnsi="Calibri"/>
          <w:lang w:val="ka-GE"/>
        </w:rPr>
        <w:t>ინფორმაციის მოთხოვნასთან დაკავშირებულ ყველა API გამოძახებ</w:t>
      </w:r>
      <w:r w:rsidR="007D2A79">
        <w:rPr>
          <w:rFonts w:ascii="Calibri" w:hAnsi="Calibri"/>
          <w:lang w:val="ka-GE"/>
        </w:rPr>
        <w:t>ის</w:t>
      </w:r>
      <w:r w:rsidR="00F076F1">
        <w:rPr>
          <w:rFonts w:ascii="Calibri" w:hAnsi="Calibri"/>
          <w:lang w:val="ka-GE"/>
        </w:rPr>
        <w:t>ას</w:t>
      </w:r>
      <w:r w:rsidRPr="007D2A79" w:rsidR="007D2A79">
        <w:rPr>
          <w:rFonts w:ascii="Calibri" w:hAnsi="Calibri"/>
          <w:lang w:val="ka-GE"/>
        </w:rPr>
        <w:t xml:space="preserve"> (ანუ /</w:t>
      </w:r>
      <w:proofErr w:type="spellStart"/>
      <w:r w:rsidRPr="007D2A79" w:rsidR="007D2A79">
        <w:rPr>
          <w:rFonts w:ascii="Calibri" w:hAnsi="Calibri"/>
          <w:lang w:val="ka-GE"/>
        </w:rPr>
        <w:t>accounts</w:t>
      </w:r>
      <w:proofErr w:type="spellEnd"/>
      <w:r w:rsidRPr="007D2A79" w:rsidR="007D2A79">
        <w:rPr>
          <w:rFonts w:ascii="Calibri" w:hAnsi="Calibri"/>
          <w:lang w:val="ka-GE"/>
        </w:rPr>
        <w:t>, /</w:t>
      </w:r>
      <w:proofErr w:type="spellStart"/>
      <w:r w:rsidRPr="007D2A79" w:rsidR="007D2A79">
        <w:rPr>
          <w:rFonts w:ascii="Calibri" w:hAnsi="Calibri"/>
          <w:lang w:val="ka-GE"/>
        </w:rPr>
        <w:t>card-accounts</w:t>
      </w:r>
      <w:proofErr w:type="spellEnd"/>
      <w:r w:rsidRPr="007D2A79" w:rsidR="007D2A79">
        <w:rPr>
          <w:rFonts w:ascii="Calibri" w:hAnsi="Calibri"/>
          <w:lang w:val="ka-GE"/>
        </w:rPr>
        <w:t>, /</w:t>
      </w:r>
      <w:proofErr w:type="spellStart"/>
      <w:r w:rsidRPr="007D2A79" w:rsidR="007D2A79">
        <w:rPr>
          <w:rFonts w:ascii="Calibri" w:hAnsi="Calibri"/>
          <w:lang w:val="ka-GE"/>
        </w:rPr>
        <w:t>cards</w:t>
      </w:r>
      <w:proofErr w:type="spellEnd"/>
      <w:r w:rsidR="002243A2">
        <w:rPr>
          <w:rFonts w:ascii="Calibri" w:hAnsi="Calibri"/>
          <w:lang w:val="ka-GE"/>
        </w:rPr>
        <w:t xml:space="preserve"> და </w:t>
      </w:r>
      <w:proofErr w:type="spellStart"/>
      <w:r w:rsidR="002243A2">
        <w:rPr>
          <w:rFonts w:ascii="Calibri" w:hAnsi="Calibri"/>
          <w:lang w:val="ka-GE"/>
        </w:rPr>
        <w:t>ა.შ</w:t>
      </w:r>
      <w:proofErr w:type="spellEnd"/>
      <w:r w:rsidR="002243A2">
        <w:rPr>
          <w:rFonts w:ascii="Calibri" w:hAnsi="Calibri"/>
          <w:lang w:val="ka-GE"/>
        </w:rPr>
        <w:t>.</w:t>
      </w:r>
      <w:r w:rsidRPr="007D2A79" w:rsidR="007D2A79">
        <w:rPr>
          <w:rFonts w:ascii="Calibri" w:hAnsi="Calibri"/>
          <w:lang w:val="ka-GE"/>
        </w:rPr>
        <w:t xml:space="preserve">) </w:t>
      </w:r>
      <w:r w:rsidR="007D2A79">
        <w:rPr>
          <w:rFonts w:ascii="Calibri" w:hAnsi="Calibri"/>
          <w:lang w:val="ka-GE"/>
        </w:rPr>
        <w:t>შესაბამისი სტანდარტით განსაზღვრულია</w:t>
      </w:r>
      <w:r w:rsidRPr="007D2A79" w:rsidR="007D2A79">
        <w:rPr>
          <w:rFonts w:ascii="Calibri" w:hAnsi="Calibri"/>
          <w:lang w:val="ka-GE"/>
        </w:rPr>
        <w:t xml:space="preserve"> PSU-IP-</w:t>
      </w:r>
      <w:proofErr w:type="spellStart"/>
      <w:r w:rsidRPr="007D2A79" w:rsidR="007D2A79">
        <w:rPr>
          <w:rFonts w:ascii="Calibri" w:hAnsi="Calibri"/>
          <w:lang w:val="ka-GE"/>
        </w:rPr>
        <w:t>Address</w:t>
      </w:r>
      <w:proofErr w:type="spellEnd"/>
      <w:r w:rsidRPr="007D2A79" w:rsidR="007D2A79">
        <w:rPr>
          <w:rFonts w:ascii="Calibri" w:hAnsi="Calibri"/>
          <w:lang w:val="ka-GE"/>
        </w:rPr>
        <w:t xml:space="preserve"> </w:t>
      </w:r>
      <w:r w:rsidR="00F076F1">
        <w:rPr>
          <w:rFonts w:ascii="Calibri" w:hAnsi="Calibri"/>
          <w:lang w:val="ka-GE"/>
        </w:rPr>
        <w:t xml:space="preserve">თავსართი, რომელშიც </w:t>
      </w:r>
      <w:r w:rsidR="00F076F1">
        <w:rPr>
          <w:rFonts w:ascii="Calibri" w:hAnsi="Calibri"/>
        </w:rPr>
        <w:t>IP</w:t>
      </w:r>
      <w:r w:rsidR="00F076F1">
        <w:rPr>
          <w:rFonts w:ascii="Calibri" w:hAnsi="Calibri"/>
          <w:lang w:val="ka-GE"/>
        </w:rPr>
        <w:t xml:space="preserve"> მისამართი გადაეცემა</w:t>
      </w:r>
      <w:r w:rsidR="007D2A79">
        <w:rPr>
          <w:rFonts w:ascii="Calibri" w:hAnsi="Calibri"/>
          <w:lang w:val="ka-GE"/>
        </w:rPr>
        <w:t xml:space="preserve"> </w:t>
      </w:r>
      <w:r w:rsidRPr="007D2A79" w:rsidR="007D2A79">
        <w:rPr>
          <w:rFonts w:ascii="Calibri" w:hAnsi="Calibri"/>
          <w:lang w:val="ka-GE"/>
        </w:rPr>
        <w:t xml:space="preserve">მაშინ და მხოლოდ მაშინ, როდესაც </w:t>
      </w:r>
      <w:proofErr w:type="spellStart"/>
      <w:r w:rsidRPr="007D2A79" w:rsidR="007D2A79">
        <w:rPr>
          <w:rFonts w:ascii="Calibri" w:hAnsi="Calibri"/>
          <w:lang w:val="ka-GE"/>
        </w:rPr>
        <w:t>სმმ</w:t>
      </w:r>
      <w:proofErr w:type="spellEnd"/>
      <w:r w:rsidRPr="007D2A79" w:rsidR="007D2A79">
        <w:rPr>
          <w:rFonts w:ascii="Calibri" w:hAnsi="Calibri"/>
          <w:lang w:val="ka-GE"/>
        </w:rPr>
        <w:t xml:space="preserve"> ინფორმაციას ითხოვს აქტიურად. თუ ინფორმაციას ითხოვს უშუალოდ </w:t>
      </w:r>
      <w:proofErr w:type="spellStart"/>
      <w:r w:rsidRPr="007D2A79" w:rsidR="007D2A79">
        <w:rPr>
          <w:rFonts w:ascii="Calibri" w:hAnsi="Calibri"/>
          <w:lang w:val="ka-GE"/>
        </w:rPr>
        <w:t>მმპ</w:t>
      </w:r>
      <w:proofErr w:type="spellEnd"/>
      <w:r w:rsidRPr="007D2A79" w:rsidR="007D2A79">
        <w:rPr>
          <w:rFonts w:ascii="Calibri" w:hAnsi="Calibri"/>
          <w:lang w:val="ka-GE"/>
        </w:rPr>
        <w:t xml:space="preserve">, აღნიშნული ველი </w:t>
      </w:r>
      <w:r w:rsidR="00F076F1">
        <w:rPr>
          <w:rFonts w:ascii="Calibri" w:hAnsi="Calibri"/>
          <w:lang w:val="ka-GE"/>
        </w:rPr>
        <w:t>ცარიელი რჩება</w:t>
      </w:r>
      <w:r w:rsidR="00782A94">
        <w:rPr>
          <w:rFonts w:ascii="Calibri" w:hAnsi="Calibri"/>
          <w:lang w:val="ka-GE"/>
        </w:rPr>
        <w:t xml:space="preserve">. აღნიშნული პრინციპი განსაზღვრულია, მაგალითად, </w:t>
      </w:r>
      <w:sdt>
        <w:sdtPr>
          <w:rPr>
            <w:rFonts w:ascii="Calibri" w:hAnsi="Calibri"/>
            <w:lang w:val="ka-GE"/>
          </w:rPr>
          <w:id w:val="484519886"/>
          <w:citation/>
        </w:sdtPr>
        <w:sdtContent>
          <w:r w:rsidR="00782A94">
            <w:rPr>
              <w:rFonts w:ascii="Calibri" w:hAnsi="Calibri"/>
              <w:lang w:val="ka-GE"/>
            </w:rPr>
            <w:fldChar w:fldCharType="begin"/>
          </w:r>
          <w:r w:rsidR="00782A94">
            <w:rPr>
              <w:rFonts w:ascii="Calibri" w:hAnsi="Calibri"/>
              <w:lang w:val="ka-GE"/>
            </w:rPr>
            <w:instrText xml:space="preserve"> CITATION oFAIGCom \l 1079 </w:instrText>
          </w:r>
          <w:r w:rsidR="00782A94">
            <w:rPr>
              <w:rFonts w:ascii="Calibri" w:hAnsi="Calibri"/>
              <w:lang w:val="ka-GE"/>
            </w:rPr>
            <w:fldChar w:fldCharType="separate"/>
          </w:r>
          <w:r w:rsidRPr="006B378D" w:rsidR="006B378D">
            <w:rPr>
              <w:rFonts w:ascii="Calibri" w:hAnsi="Calibri"/>
              <w:noProof/>
              <w:lang w:val="ka-GE"/>
            </w:rPr>
            <w:t>(1)</w:t>
          </w:r>
          <w:r w:rsidR="00782A94">
            <w:rPr>
              <w:rFonts w:ascii="Calibri" w:hAnsi="Calibri"/>
              <w:lang w:val="ka-GE"/>
            </w:rPr>
            <w:fldChar w:fldCharType="end"/>
          </w:r>
        </w:sdtContent>
      </w:sdt>
      <w:r w:rsidR="00782A94">
        <w:rPr>
          <w:rFonts w:ascii="Calibri" w:hAnsi="Calibri"/>
          <w:lang w:val="ka-GE"/>
        </w:rPr>
        <w:t xml:space="preserve">-ით. რაც შეეხება </w:t>
      </w:r>
      <w:r w:rsidRPr="002243A2" w:rsidR="007D2A79">
        <w:rPr>
          <w:rFonts w:ascii="Calibri" w:hAnsi="Calibri"/>
          <w:lang w:val="ka-GE"/>
        </w:rPr>
        <w:t>თანხმობის გამოხატვის სერვის</w:t>
      </w:r>
      <w:r w:rsidR="00782A94">
        <w:rPr>
          <w:rFonts w:ascii="Calibri" w:hAnsi="Calibri"/>
          <w:lang w:val="ka-GE"/>
        </w:rPr>
        <w:t xml:space="preserve">ს, აქ </w:t>
      </w:r>
      <w:sdt>
        <w:sdtPr>
          <w:rPr>
            <w:rFonts w:ascii="Calibri" w:hAnsi="Calibri"/>
            <w:lang w:val="ka-GE"/>
          </w:rPr>
          <w:id w:val="-403139698"/>
          <w:citation/>
        </w:sdtPr>
        <w:sdtContent>
          <w:r w:rsidR="00A76670">
            <w:rPr>
              <w:rFonts w:ascii="Calibri" w:hAnsi="Calibri"/>
              <w:lang w:val="ka-GE"/>
            </w:rPr>
            <w:fldChar w:fldCharType="begin"/>
          </w:r>
          <w:r w:rsidR="00A76670">
            <w:rPr>
              <w:rFonts w:ascii="Calibri" w:hAnsi="Calibri"/>
              <w:lang w:val="ka-GE"/>
            </w:rPr>
            <w:instrText xml:space="preserve"> CITATION oFACO \l 1079 </w:instrText>
          </w:r>
          <w:r w:rsidR="00A76670">
            <w:rPr>
              <w:rFonts w:ascii="Calibri" w:hAnsi="Calibri"/>
              <w:lang w:val="ka-GE"/>
            </w:rPr>
            <w:fldChar w:fldCharType="separate"/>
          </w:r>
          <w:r w:rsidRPr="006B378D" w:rsidR="006B378D">
            <w:rPr>
              <w:rFonts w:ascii="Calibri" w:hAnsi="Calibri"/>
              <w:noProof/>
              <w:lang w:val="ka-GE"/>
            </w:rPr>
            <w:t>(2)</w:t>
          </w:r>
          <w:r w:rsidR="00A76670">
            <w:rPr>
              <w:rFonts w:ascii="Calibri" w:hAnsi="Calibri"/>
              <w:lang w:val="ka-GE"/>
            </w:rPr>
            <w:fldChar w:fldCharType="end"/>
          </w:r>
        </w:sdtContent>
      </w:sdt>
      <w:r w:rsidR="00A76670">
        <w:rPr>
          <w:rFonts w:ascii="Calibri" w:hAnsi="Calibri"/>
          <w:lang w:val="ka-GE"/>
        </w:rPr>
        <w:t>-ის მიხედვით</w:t>
      </w:r>
      <w:r w:rsidRPr="002243A2" w:rsidR="007D2A79">
        <w:rPr>
          <w:rFonts w:ascii="Calibri" w:hAnsi="Calibri"/>
          <w:lang w:val="ka-GE"/>
        </w:rPr>
        <w:t xml:space="preserve"> PSU-IP-</w:t>
      </w:r>
      <w:proofErr w:type="spellStart"/>
      <w:r w:rsidRPr="002243A2" w:rsidR="007D2A79">
        <w:rPr>
          <w:rFonts w:ascii="Calibri" w:hAnsi="Calibri"/>
          <w:lang w:val="ka-GE"/>
        </w:rPr>
        <w:t>Address</w:t>
      </w:r>
      <w:proofErr w:type="spellEnd"/>
      <w:r w:rsidRPr="002243A2" w:rsidR="007D2A79">
        <w:rPr>
          <w:rFonts w:ascii="Calibri" w:hAnsi="Calibri"/>
          <w:lang w:val="ka-GE"/>
        </w:rPr>
        <w:t xml:space="preserve"> სათაური </w:t>
      </w:r>
      <w:r w:rsidR="00A76670">
        <w:rPr>
          <w:rFonts w:ascii="Calibri" w:hAnsi="Calibri"/>
          <w:lang w:val="ka-GE"/>
        </w:rPr>
        <w:t>სავალდებულო პარამეტრია.</w:t>
      </w:r>
    </w:p>
    <w:p w:rsidRPr="002F2EDA" w:rsidR="00CD7CF6" w:rsidP="00CD7CF6" w:rsidRDefault="00CD7CF6" w14:paraId="5228EE78" w14:textId="46800575">
      <w:pPr>
        <w:jc w:val="both"/>
        <w:rPr>
          <w:rFonts w:ascii="Calibri" w:hAnsi="Calibri"/>
          <w:lang w:val="ka-GE"/>
        </w:rPr>
      </w:pPr>
      <w:r w:rsidRPr="00E3281E">
        <w:rPr>
          <w:rFonts w:ascii="Calibri" w:hAnsi="Calibri"/>
          <w:b/>
          <w:lang w:val="ka-GE"/>
        </w:rPr>
        <w:t>შესაძლოა</w:t>
      </w:r>
      <w:r w:rsidRPr="00A12E9C">
        <w:rPr>
          <w:rFonts w:ascii="Calibri" w:hAnsi="Calibri"/>
          <w:lang w:val="ka-GE"/>
        </w:rPr>
        <w:t xml:space="preserve">, </w:t>
      </w:r>
      <w:proofErr w:type="spellStart"/>
      <w:r w:rsidRPr="00A12E9C">
        <w:rPr>
          <w:rFonts w:ascii="Calibri" w:hAnsi="Calibri"/>
          <w:lang w:val="ka-GE"/>
        </w:rPr>
        <w:t>ამსმპ</w:t>
      </w:r>
      <w:proofErr w:type="spellEnd"/>
      <w:r w:rsidRPr="00A12E9C">
        <w:rPr>
          <w:rFonts w:ascii="Calibri" w:hAnsi="Calibri"/>
          <w:lang w:val="ka-GE"/>
        </w:rPr>
        <w:t xml:space="preserve">-მა დააწესოს რაიმე მექანიზმები, რომლითაც მოხდება </w:t>
      </w:r>
      <w:proofErr w:type="spellStart"/>
      <w:r w:rsidRPr="00A12E9C">
        <w:rPr>
          <w:rFonts w:ascii="Calibri" w:hAnsi="Calibri"/>
          <w:lang w:val="ka-GE"/>
        </w:rPr>
        <w:t>მმპ</w:t>
      </w:r>
      <w:proofErr w:type="spellEnd"/>
      <w:r w:rsidRPr="00A12E9C">
        <w:rPr>
          <w:rFonts w:ascii="Calibri" w:hAnsi="Calibri"/>
          <w:lang w:val="ka-GE"/>
        </w:rPr>
        <w:t>-ების მხრიდან აღნიშნული შესაძლებლობის ბოროტად გამოყენების ფაქტების გამოვლენა, რომელიც გადაეგზავნება მარეგულირებელ ორგანოებს, შემდგომი რეაგირებისათვის.</w:t>
      </w:r>
      <w:r w:rsidR="002F2EDA">
        <w:rPr>
          <w:rFonts w:ascii="Calibri" w:hAnsi="Calibri"/>
          <w:lang w:val="ka-GE"/>
        </w:rPr>
        <w:t xml:space="preserve"> აღნიშნული </w:t>
      </w:r>
      <w:r w:rsidRPr="002F2EDA" w:rsidR="002F2EDA">
        <w:rPr>
          <w:rFonts w:ascii="Calibri" w:hAnsi="Calibri"/>
          <w:b/>
          <w:bCs/>
          <w:lang w:val="ka-GE"/>
        </w:rPr>
        <w:t>არავითარ შემთხვევაში</w:t>
      </w:r>
      <w:r w:rsidR="002F2EDA">
        <w:rPr>
          <w:rFonts w:ascii="Calibri" w:hAnsi="Calibri"/>
          <w:lang w:val="ka-GE"/>
        </w:rPr>
        <w:t xml:space="preserve"> არ უნდა მოხდეს იმ ფორმით, რომელიც </w:t>
      </w:r>
      <w:r w:rsidR="002F2EDA">
        <w:rPr>
          <w:rFonts w:ascii="Calibri" w:hAnsi="Calibri"/>
        </w:rPr>
        <w:t>API</w:t>
      </w:r>
      <w:r w:rsidR="002F2EDA">
        <w:rPr>
          <w:rFonts w:ascii="Calibri" w:hAnsi="Calibri"/>
          <w:lang w:val="ka-GE"/>
        </w:rPr>
        <w:t xml:space="preserve"> გამოძახებებს </w:t>
      </w:r>
      <w:sdt>
        <w:sdtPr>
          <w:rPr>
            <w:rFonts w:ascii="Calibri" w:hAnsi="Calibri"/>
            <w:lang w:val="ka-GE"/>
          </w:rPr>
          <w:id w:val="-628167817"/>
          <w:citation/>
        </w:sdtPr>
        <w:sdtContent>
          <w:r w:rsidR="002F2EDA">
            <w:rPr>
              <w:rFonts w:ascii="Calibri" w:hAnsi="Calibri"/>
              <w:lang w:val="ka-GE"/>
            </w:rPr>
            <w:fldChar w:fldCharType="begin"/>
          </w:r>
          <w:r w:rsidR="002F2EDA">
            <w:rPr>
              <w:rFonts w:ascii="Calibri" w:hAnsi="Calibri"/>
              <w:lang w:val="ka-GE"/>
            </w:rPr>
            <w:instrText xml:space="preserve"> CITATION oFAIGCom \l 1079 </w:instrText>
          </w:r>
          <w:r w:rsidR="002F2EDA">
            <w:rPr>
              <w:rFonts w:ascii="Calibri" w:hAnsi="Calibri"/>
              <w:lang w:val="ka-GE"/>
            </w:rPr>
            <w:fldChar w:fldCharType="separate"/>
          </w:r>
          <w:r w:rsidRPr="006B378D" w:rsidR="006B378D">
            <w:rPr>
              <w:rFonts w:ascii="Calibri" w:hAnsi="Calibri"/>
              <w:noProof/>
              <w:lang w:val="ka-GE"/>
            </w:rPr>
            <w:t>(1)</w:t>
          </w:r>
          <w:r w:rsidR="002F2EDA">
            <w:rPr>
              <w:rFonts w:ascii="Calibri" w:hAnsi="Calibri"/>
              <w:lang w:val="ka-GE"/>
            </w:rPr>
            <w:fldChar w:fldCharType="end"/>
          </w:r>
        </w:sdtContent>
      </w:sdt>
      <w:r w:rsidR="002F2EDA">
        <w:rPr>
          <w:rFonts w:ascii="Calibri" w:hAnsi="Calibri"/>
          <w:lang w:val="ka-GE"/>
        </w:rPr>
        <w:t>-ი</w:t>
      </w:r>
      <w:r w:rsidR="002F2EDA">
        <w:rPr>
          <w:rFonts w:ascii="Calibri" w:hAnsi="Calibri"/>
          <w:lang w:val="ka-GE"/>
        </w:rPr>
        <w:t xml:space="preserve">ს </w:t>
      </w:r>
      <w:r w:rsidR="00AE203E">
        <w:rPr>
          <w:rFonts w:ascii="Calibri" w:hAnsi="Calibri"/>
          <w:lang w:val="ka-GE"/>
        </w:rPr>
        <w:t xml:space="preserve">ან </w:t>
      </w:r>
      <w:sdt>
        <w:sdtPr>
          <w:rPr>
            <w:rFonts w:ascii="Calibri" w:hAnsi="Calibri"/>
            <w:lang w:val="ka-GE"/>
          </w:rPr>
          <w:id w:val="-2055693702"/>
          <w:citation/>
        </w:sdtPr>
        <w:sdtContent>
          <w:r w:rsidR="00F200E8">
            <w:rPr>
              <w:rFonts w:ascii="Calibri" w:hAnsi="Calibri"/>
              <w:lang w:val="ka-GE"/>
            </w:rPr>
            <w:fldChar w:fldCharType="begin"/>
          </w:r>
          <w:r w:rsidR="00F200E8">
            <w:rPr>
              <w:rFonts w:ascii="Calibri" w:hAnsi="Calibri"/>
              <w:lang w:val="ka-GE"/>
            </w:rPr>
            <w:instrText xml:space="preserve"> CITATION oFAIGEAIS \l 1079 </w:instrText>
          </w:r>
          <w:r w:rsidR="00F200E8">
            <w:rPr>
              <w:rFonts w:ascii="Calibri" w:hAnsi="Calibri"/>
              <w:lang w:val="ka-GE"/>
            </w:rPr>
            <w:fldChar w:fldCharType="separate"/>
          </w:r>
          <w:r w:rsidRPr="006B378D" w:rsidR="006B378D">
            <w:rPr>
              <w:rFonts w:ascii="Calibri" w:hAnsi="Calibri"/>
              <w:noProof/>
              <w:lang w:val="ka-GE"/>
            </w:rPr>
            <w:t>(7)</w:t>
          </w:r>
          <w:r w:rsidR="00F200E8">
            <w:rPr>
              <w:rFonts w:ascii="Calibri" w:hAnsi="Calibri"/>
              <w:lang w:val="ka-GE"/>
            </w:rPr>
            <w:fldChar w:fldCharType="end"/>
          </w:r>
        </w:sdtContent>
      </w:sdt>
      <w:r w:rsidR="00F200E8">
        <w:rPr>
          <w:rFonts w:ascii="Calibri" w:hAnsi="Calibri"/>
          <w:lang w:val="ka-GE"/>
        </w:rPr>
        <w:t xml:space="preserve">-ის </w:t>
      </w:r>
      <w:r w:rsidR="002F2EDA">
        <w:rPr>
          <w:rFonts w:ascii="Calibri" w:hAnsi="Calibri"/>
          <w:lang w:val="ka-GE"/>
        </w:rPr>
        <w:t>მოთხოვნებთან არათავსებადს გახდის.</w:t>
      </w:r>
    </w:p>
    <w:p w:rsidRPr="00A12E9C" w:rsidR="00CD7CF6" w:rsidP="00CD7CF6" w:rsidRDefault="00CD7CF6" w14:paraId="07516549" w14:textId="26056E3F">
      <w:pPr>
        <w:jc w:val="both"/>
        <w:rPr>
          <w:rFonts w:ascii="Calibri" w:hAnsi="Calibri"/>
          <w:lang w:val="ka-GE"/>
        </w:rPr>
      </w:pPr>
      <w:r w:rsidRPr="00E3281E">
        <w:rPr>
          <w:b/>
          <w:lang w:val="ka-GE"/>
        </w:rPr>
        <w:t>აუცილებელია</w:t>
      </w:r>
      <w:r>
        <w:rPr>
          <w:lang w:val="ka-GE"/>
        </w:rPr>
        <w:t xml:space="preserve"> თანხმობის ლიმიტი გამოთვლილი იყოს </w:t>
      </w:r>
      <w:r w:rsidR="008A6531">
        <w:rPr>
          <w:lang w:val="ka-GE"/>
        </w:rPr>
        <w:t xml:space="preserve">კონკრეტული თანხმობის ჭრილში </w:t>
      </w:r>
      <w:r w:rsidR="008C1D0E">
        <w:rPr>
          <w:lang w:val="ka-GE"/>
        </w:rPr>
        <w:t xml:space="preserve">(ანუ </w:t>
      </w:r>
      <w:r>
        <w:rPr>
          <w:lang w:val="ka-GE"/>
        </w:rPr>
        <w:t xml:space="preserve">იმის მიხედვით თუ რომელი თანხმობის იდენტიფიკატორს გადმოსცემს </w:t>
      </w:r>
      <w:proofErr w:type="spellStart"/>
      <w:r>
        <w:rPr>
          <w:lang w:val="ka-GE"/>
        </w:rPr>
        <w:t>მმპ</w:t>
      </w:r>
      <w:proofErr w:type="spellEnd"/>
      <w:r>
        <w:rPr>
          <w:lang w:val="ka-GE"/>
        </w:rPr>
        <w:t xml:space="preserve"> </w:t>
      </w:r>
      <w:proofErr w:type="spellStart"/>
      <w:r w:rsidRPr="00E3281E">
        <w:rPr>
          <w:lang w:val="ka-GE"/>
        </w:rPr>
        <w:t>Consent</w:t>
      </w:r>
      <w:proofErr w:type="spellEnd"/>
      <w:r w:rsidRPr="00E3281E">
        <w:rPr>
          <w:lang w:val="ka-GE"/>
        </w:rPr>
        <w:t>-ID</w:t>
      </w:r>
      <w:r>
        <w:rPr>
          <w:lang w:val="ka-GE"/>
        </w:rPr>
        <w:t xml:space="preserve"> </w:t>
      </w:r>
      <w:proofErr w:type="spellStart"/>
      <w:r w:rsidR="008C1D0E">
        <w:rPr>
          <w:lang w:val="ka-GE"/>
        </w:rPr>
        <w:t>თავსართში</w:t>
      </w:r>
      <w:proofErr w:type="spellEnd"/>
      <w:r w:rsidR="008C1D0E">
        <w:rPr>
          <w:lang w:val="ka-GE"/>
        </w:rPr>
        <w:t>)</w:t>
      </w:r>
      <w:r>
        <w:rPr>
          <w:lang w:val="ka-GE"/>
        </w:rPr>
        <w:t>.</w:t>
      </w:r>
    </w:p>
    <w:p w:rsidR="00CD7CF6" w:rsidP="00485383" w:rsidRDefault="00CD7CF6" w14:paraId="25C4BF7F" w14:textId="77777777">
      <w:pPr>
        <w:rPr>
          <w:lang w:val="ka-GE"/>
        </w:rPr>
      </w:pPr>
    </w:p>
    <w:p w:rsidR="00286D06" w:rsidP="00286D06" w:rsidRDefault="00286D06" w14:paraId="11B54D97" w14:textId="77777777">
      <w:pPr>
        <w:pStyle w:val="Heading3"/>
        <w:rPr>
          <w:lang w:val="ka-GE"/>
        </w:rPr>
      </w:pPr>
      <w:bookmarkStart w:name="_Ref169606057" w:id="47"/>
      <w:bookmarkStart w:name="_Toc169726884" w:id="48"/>
      <w:r w:rsidRPr="6A8E44D3">
        <w:rPr>
          <w:lang w:val="ka-GE"/>
        </w:rPr>
        <w:t>მულტისავალუტო ანგარიშებზე გამოხატული თანხმობა</w:t>
      </w:r>
      <w:bookmarkEnd w:id="47"/>
      <w:bookmarkEnd w:id="48"/>
    </w:p>
    <w:p w:rsidR="0058367C" w:rsidP="0058367C" w:rsidRDefault="0058367C" w14:paraId="34139977" w14:textId="77777777">
      <w:pPr>
        <w:pStyle w:val="Heading4"/>
        <w:rPr>
          <w:lang w:val="ka-GE"/>
        </w:rPr>
      </w:pPr>
      <w:commentRangeStart w:id="49"/>
      <w:r>
        <w:rPr>
          <w:lang w:val="ka-GE"/>
        </w:rPr>
        <w:t>მულტისავალუტო ანგარიშები</w:t>
      </w:r>
      <w:commentRangeEnd w:id="49"/>
      <w:r w:rsidR="00821836">
        <w:rPr>
          <w:rStyle w:val="CommentReference"/>
          <w:rFonts w:asciiTheme="minorHAnsi" w:hAnsiTheme="minorHAnsi" w:eastAsiaTheme="minorHAnsi" w:cstheme="minorBidi"/>
          <w:i w:val="0"/>
          <w:iCs w:val="0"/>
          <w:color w:val="auto"/>
        </w:rPr>
        <w:commentReference w:id="49"/>
      </w:r>
    </w:p>
    <w:p w:rsidR="0058367C" w:rsidP="0058367C" w:rsidRDefault="0058367C" w14:paraId="6EF32EDD" w14:textId="77777777">
      <w:pPr>
        <w:jc w:val="both"/>
      </w:pPr>
      <w:r>
        <w:rPr>
          <w:lang w:val="ka-GE"/>
        </w:rPr>
        <w:t>საქართველოს კანონმდებლობის მიხედვით, მულტისავალუტო ანგარიში განიმარტება შემდეგნაირად:</w:t>
      </w:r>
    </w:p>
    <w:p w:rsidRPr="003D7BCC" w:rsidR="0058367C" w:rsidP="0058367C" w:rsidRDefault="0058367C" w14:paraId="0259BCD0" w14:textId="77777777">
      <w:pPr>
        <w:pStyle w:val="Quote"/>
      </w:pPr>
      <w:proofErr w:type="spellStart"/>
      <w:r w:rsidRPr="003D7BCC">
        <w:t>ანგარიში</w:t>
      </w:r>
      <w:proofErr w:type="spellEnd"/>
      <w:r w:rsidRPr="003D7BCC">
        <w:t xml:space="preserve">, </w:t>
      </w:r>
      <w:proofErr w:type="spellStart"/>
      <w:r w:rsidRPr="003D7BCC">
        <w:t>რომელზეც</w:t>
      </w:r>
      <w:proofErr w:type="spellEnd"/>
      <w:r w:rsidRPr="003D7BCC">
        <w:t xml:space="preserve"> </w:t>
      </w:r>
      <w:proofErr w:type="spellStart"/>
      <w:r w:rsidRPr="003D7BCC">
        <w:t>აღრიცხულია</w:t>
      </w:r>
      <w:proofErr w:type="spellEnd"/>
      <w:r w:rsidRPr="003D7BCC">
        <w:t xml:space="preserve"> </w:t>
      </w:r>
      <w:proofErr w:type="spellStart"/>
      <w:r w:rsidRPr="003D7BCC">
        <w:t>ფულადი</w:t>
      </w:r>
      <w:proofErr w:type="spellEnd"/>
      <w:r w:rsidRPr="003D7BCC">
        <w:t xml:space="preserve"> </w:t>
      </w:r>
      <w:proofErr w:type="spellStart"/>
      <w:r w:rsidRPr="003D7BCC">
        <w:t>სახსრები</w:t>
      </w:r>
      <w:proofErr w:type="spellEnd"/>
      <w:r w:rsidRPr="003D7BCC">
        <w:t xml:space="preserve"> </w:t>
      </w:r>
      <w:proofErr w:type="spellStart"/>
      <w:r w:rsidRPr="003D7BCC">
        <w:t>რამდენიმე</w:t>
      </w:r>
      <w:proofErr w:type="spellEnd"/>
      <w:r w:rsidRPr="003D7BCC">
        <w:t xml:space="preserve"> </w:t>
      </w:r>
      <w:proofErr w:type="spellStart"/>
      <w:r w:rsidRPr="003D7BCC">
        <w:t>ვალუტაში</w:t>
      </w:r>
      <w:proofErr w:type="spellEnd"/>
      <w:r w:rsidRPr="003D7BCC">
        <w:t xml:space="preserve"> </w:t>
      </w:r>
      <w:proofErr w:type="spellStart"/>
      <w:r w:rsidRPr="003D7BCC">
        <w:t>ცალ-ცალკე</w:t>
      </w:r>
      <w:proofErr w:type="spellEnd"/>
      <w:r w:rsidRPr="003D7BCC">
        <w:t xml:space="preserve"> </w:t>
      </w:r>
      <w:proofErr w:type="spellStart"/>
      <w:r w:rsidRPr="003D7BCC">
        <w:t>და</w:t>
      </w:r>
      <w:proofErr w:type="spellEnd"/>
      <w:r w:rsidRPr="003D7BCC">
        <w:t xml:space="preserve"> </w:t>
      </w:r>
      <w:proofErr w:type="spellStart"/>
      <w:r w:rsidRPr="003D7BCC">
        <w:t>რომელიც</w:t>
      </w:r>
      <w:proofErr w:type="spellEnd"/>
      <w:r w:rsidRPr="003D7BCC">
        <w:t xml:space="preserve"> </w:t>
      </w:r>
      <w:proofErr w:type="spellStart"/>
      <w:r w:rsidRPr="003D7BCC">
        <w:t>რაოდენობრივად</w:t>
      </w:r>
      <w:proofErr w:type="spellEnd"/>
      <w:r w:rsidRPr="003D7BCC">
        <w:t xml:space="preserve"> </w:t>
      </w:r>
      <w:proofErr w:type="spellStart"/>
      <w:r w:rsidRPr="003D7BCC">
        <w:t>წარმოადგენს</w:t>
      </w:r>
      <w:proofErr w:type="spellEnd"/>
      <w:r w:rsidRPr="003D7BCC">
        <w:t xml:space="preserve"> </w:t>
      </w:r>
      <w:proofErr w:type="spellStart"/>
      <w:r w:rsidRPr="003D7BCC">
        <w:t>ერთ</w:t>
      </w:r>
      <w:proofErr w:type="spellEnd"/>
      <w:r w:rsidRPr="003D7BCC">
        <w:t xml:space="preserve"> </w:t>
      </w:r>
      <w:proofErr w:type="spellStart"/>
      <w:proofErr w:type="gramStart"/>
      <w:r w:rsidRPr="003D7BCC">
        <w:t>ანგარიშს</w:t>
      </w:r>
      <w:proofErr w:type="spellEnd"/>
      <w:r w:rsidRPr="003D7BCC">
        <w:t>;</w:t>
      </w:r>
      <w:proofErr w:type="gramEnd"/>
    </w:p>
    <w:p w:rsidR="0058367C" w:rsidP="0058367C" w:rsidRDefault="0058367C" w14:paraId="47AD3A06" w14:textId="77777777">
      <w:pPr>
        <w:jc w:val="both"/>
        <w:rPr>
          <w:lang w:val="ka-GE"/>
        </w:rPr>
      </w:pPr>
      <w:r>
        <w:rPr>
          <w:lang w:val="ka-GE"/>
        </w:rPr>
        <w:t xml:space="preserve">ამ დოკუმენტის მიზნებისათვის </w:t>
      </w:r>
      <w:r w:rsidRPr="009C36C6">
        <w:rPr>
          <w:b/>
          <w:bCs/>
          <w:lang w:val="ka-GE"/>
        </w:rPr>
        <w:t>აუცილებელია</w:t>
      </w:r>
      <w:r>
        <w:rPr>
          <w:lang w:val="ka-GE"/>
        </w:rPr>
        <w:t xml:space="preserve"> </w:t>
      </w:r>
      <w:proofErr w:type="spellStart"/>
      <w:r>
        <w:rPr>
          <w:lang w:val="ka-GE"/>
        </w:rPr>
        <w:t>ამსმპ</w:t>
      </w:r>
      <w:proofErr w:type="spellEnd"/>
      <w:r>
        <w:rPr>
          <w:lang w:val="ka-GE"/>
        </w:rPr>
        <w:t xml:space="preserve">-მა მულტისავალუტო ანგარიშად მიიჩნიოს მომხმარებლის ანგარიშების ნებისმიერი ისეთი ერთობლიობა, რომლებსაც ეს </w:t>
      </w:r>
      <w:proofErr w:type="spellStart"/>
      <w:r>
        <w:rPr>
          <w:lang w:val="ka-GE"/>
        </w:rPr>
        <w:t>ამსმპ</w:t>
      </w:r>
      <w:proofErr w:type="spellEnd"/>
      <w:r>
        <w:rPr>
          <w:lang w:val="ka-GE"/>
        </w:rPr>
        <w:t xml:space="preserve"> სულ მცირე ერთ შემთხვევაში აერთიანებს და გაერთიანებული ფორმით წარუდგენს მოხმარებელს მის მიერ მომხმარებლისთვის სულ მცირე ერთ არხში (ინტერნეტ-ბანკი, მობილ ბანკი და სხვა). </w:t>
      </w:r>
    </w:p>
    <w:p w:rsidR="0058367C" w:rsidP="0058367C" w:rsidRDefault="0058367C" w14:paraId="5B97D671" w14:textId="77777777">
      <w:pPr>
        <w:jc w:val="both"/>
        <w:rPr>
          <w:lang w:val="ka-GE"/>
        </w:rPr>
      </w:pPr>
      <w:r>
        <w:rPr>
          <w:lang w:val="ka-GE"/>
        </w:rPr>
        <w:t xml:space="preserve">საერთო ანგარიშის ფორმით წარდგენის </w:t>
      </w:r>
      <w:proofErr w:type="spellStart"/>
      <w:r>
        <w:rPr>
          <w:lang w:val="ka-GE"/>
        </w:rPr>
        <w:t>არაამომწურავი</w:t>
      </w:r>
      <w:proofErr w:type="spellEnd"/>
      <w:r>
        <w:rPr>
          <w:lang w:val="ka-GE"/>
        </w:rPr>
        <w:t xml:space="preserve"> სია შემდეგია:</w:t>
      </w:r>
    </w:p>
    <w:p w:rsidR="0058367C" w:rsidP="0058367C" w:rsidRDefault="0058367C" w14:paraId="6B0A8ADC" w14:textId="77777777">
      <w:pPr>
        <w:pStyle w:val="ListParagraph"/>
        <w:numPr>
          <w:ilvl w:val="0"/>
          <w:numId w:val="6"/>
        </w:numPr>
        <w:jc w:val="both"/>
        <w:rPr>
          <w:lang w:val="ka-GE"/>
        </w:rPr>
      </w:pPr>
      <w:r>
        <w:rPr>
          <w:lang w:val="ka-GE"/>
        </w:rPr>
        <w:t xml:space="preserve">ანგარიშების სიაში საერთო სახით ჩვენება (იმ შემთხვევაში, თუ საუბარია </w:t>
      </w:r>
      <w:proofErr w:type="spellStart"/>
      <w:r>
        <w:rPr>
          <w:lang w:val="ka-GE"/>
        </w:rPr>
        <w:t>ანარიშების</w:t>
      </w:r>
      <w:proofErr w:type="spellEnd"/>
      <w:r>
        <w:rPr>
          <w:lang w:val="ka-GE"/>
        </w:rPr>
        <w:t xml:space="preserve"> სიაზე და არა, მაგალითად, „ჯამური აქტივების“ და „ჯამური ვალდებულებების“ მსგავს ჯამურ ინფორმაციაზე)</w:t>
      </w:r>
    </w:p>
    <w:p w:rsidR="0058367C" w:rsidP="0058367C" w:rsidRDefault="0058367C" w14:paraId="0E7E03A6" w14:textId="77777777">
      <w:pPr>
        <w:pStyle w:val="ListParagraph"/>
        <w:numPr>
          <w:ilvl w:val="0"/>
          <w:numId w:val="6"/>
        </w:numPr>
        <w:jc w:val="both"/>
        <w:rPr>
          <w:lang w:val="ka-GE"/>
        </w:rPr>
      </w:pPr>
      <w:r>
        <w:rPr>
          <w:lang w:val="ka-GE"/>
        </w:rPr>
        <w:t>დაჯამებული ნაშთის გამოტანა</w:t>
      </w:r>
    </w:p>
    <w:p w:rsidR="0058367C" w:rsidP="0058367C" w:rsidRDefault="0058367C" w14:paraId="135EB62C" w14:textId="77777777">
      <w:pPr>
        <w:pStyle w:val="ListParagraph"/>
        <w:numPr>
          <w:ilvl w:val="0"/>
          <w:numId w:val="6"/>
        </w:numPr>
        <w:jc w:val="both"/>
        <w:rPr>
          <w:lang w:val="ka-GE"/>
        </w:rPr>
      </w:pPr>
      <w:r>
        <w:rPr>
          <w:lang w:val="ka-GE"/>
        </w:rPr>
        <w:t>დაჯამებული ნაშთის გამოტანა</w:t>
      </w:r>
      <w:r>
        <w:t xml:space="preserve"> </w:t>
      </w:r>
      <w:r>
        <w:rPr>
          <w:lang w:val="ka-GE"/>
        </w:rPr>
        <w:t xml:space="preserve">(იმ შემთხვევაში, თუ საუბარია </w:t>
      </w:r>
      <w:proofErr w:type="spellStart"/>
      <w:r>
        <w:rPr>
          <w:lang w:val="ka-GE"/>
        </w:rPr>
        <w:t>ანარიშების</w:t>
      </w:r>
      <w:proofErr w:type="spellEnd"/>
      <w:r>
        <w:rPr>
          <w:lang w:val="ka-GE"/>
        </w:rPr>
        <w:t xml:space="preserve"> კონკრეტულ ჯგუფზე და არა, მაგალითად, „ჯამური აქტივების“ და „ჯამური ვალდებულებების“ მსგავს ჯამურ ინფორმაციაზე)</w:t>
      </w:r>
    </w:p>
    <w:p w:rsidR="0058367C" w:rsidP="0058367C" w:rsidRDefault="0058367C" w14:paraId="337F78AC" w14:textId="77777777">
      <w:pPr>
        <w:pStyle w:val="ListParagraph"/>
        <w:numPr>
          <w:ilvl w:val="0"/>
          <w:numId w:val="6"/>
        </w:numPr>
        <w:jc w:val="both"/>
        <w:rPr>
          <w:lang w:val="ka-GE"/>
        </w:rPr>
      </w:pPr>
      <w:r>
        <w:rPr>
          <w:lang w:val="ka-GE"/>
        </w:rPr>
        <w:t>გაერთიანებული ამონაწერის მიღების შესაძლებლობა</w:t>
      </w:r>
    </w:p>
    <w:p w:rsidRPr="003A16F5" w:rsidR="0058367C" w:rsidP="0058367C" w:rsidRDefault="0058367C" w14:paraId="3C452B49" w14:textId="77777777">
      <w:pPr>
        <w:pStyle w:val="ListParagraph"/>
        <w:numPr>
          <w:ilvl w:val="0"/>
          <w:numId w:val="6"/>
        </w:numPr>
        <w:jc w:val="both"/>
        <w:rPr>
          <w:lang w:val="ka-GE"/>
        </w:rPr>
      </w:pPr>
      <w:r>
        <w:rPr>
          <w:lang w:val="ka-GE"/>
        </w:rPr>
        <w:t>ნებისმიერი ტიპის ოპერაციის გატარებისას გაერთიანებაში შემავალი ანგარიშის ამორჩევა ხდება ავტომატურად, წინასწარ გაწერილი სცენარით (მაგ. პრიორიტეტებით) ან მის გარეშე. აღნიშნული არ ვრცელდება იმ შემთხვევაზე, როდესაც სხვადასხვა ტიპის ოპერაციებზე (მაგ. თანხის გამოტანაზე და თანხის შეტანაზე) ანგარიშების სხვადასხვა სიმრავლეა წინასწარ დადგენილი.</w:t>
      </w:r>
    </w:p>
    <w:p w:rsidRPr="003D7BCC" w:rsidR="0058367C" w:rsidP="0058367C" w:rsidRDefault="0058367C" w14:paraId="449A7054" w14:textId="77777777">
      <w:pPr>
        <w:jc w:val="both"/>
        <w:rPr>
          <w:lang w:val="ka-GE"/>
        </w:rPr>
      </w:pPr>
      <w:r w:rsidRPr="003D7BCC">
        <w:rPr>
          <w:b/>
          <w:bCs/>
          <w:i/>
          <w:iCs/>
          <w:u w:val="single"/>
          <w:lang w:val="ka-GE"/>
        </w:rPr>
        <w:t>შენიშვნა:</w:t>
      </w:r>
      <w:r>
        <w:rPr>
          <w:lang w:val="ka-GE"/>
        </w:rPr>
        <w:t xml:space="preserve"> მიუხედავად იმისა რომ დამკვიდრებული პრაქტიკით მულტისავალუტო ანგარიშებში შემავალ ანგარიშებს, როგორც წესი, ერთიდაიგივე </w:t>
      </w:r>
      <w:r>
        <w:t>IBAN</w:t>
      </w:r>
      <w:r>
        <w:rPr>
          <w:lang w:val="ka-GE"/>
        </w:rPr>
        <w:t xml:space="preserve"> გააჩნიათ, ამ თავის მიზნებისათვის </w:t>
      </w:r>
      <w:r>
        <w:t>IBAN</w:t>
      </w:r>
      <w:r>
        <w:rPr>
          <w:lang w:val="ka-GE"/>
        </w:rPr>
        <w:t xml:space="preserve">-ების იგივეობა ავტომატურად არ ნიშნავს რომ ანგარიშები მულტისავალუტო ანგარიშს მიეკუთვნება. მეტიც, ზოგიერთ შემთხვევაში მულტისავალუტო ანგარიშში ერთიანდებიან ისეთი ანგარიშებიც, რომლებსაც </w:t>
      </w:r>
      <w:r>
        <w:t>IBAN</w:t>
      </w:r>
      <w:r>
        <w:rPr>
          <w:lang w:val="ka-GE"/>
        </w:rPr>
        <w:t xml:space="preserve"> განსხვავებული აქვთ.</w:t>
      </w:r>
    </w:p>
    <w:p w:rsidRPr="00EF3861" w:rsidR="00EF3861" w:rsidP="007D2220" w:rsidRDefault="007D2220" w14:paraId="47F2866C" w14:textId="1E064A31">
      <w:pPr>
        <w:pStyle w:val="Heading4"/>
        <w:rPr>
          <w:lang w:val="ka-GE"/>
        </w:rPr>
      </w:pPr>
      <w:commentRangeStart w:id="50"/>
      <w:r>
        <w:rPr>
          <w:lang w:val="ka-GE"/>
        </w:rPr>
        <w:t>თანხმობის გამოხატვის წესი</w:t>
      </w:r>
      <w:commentRangeEnd w:id="50"/>
      <w:r w:rsidR="0081277C">
        <w:rPr>
          <w:rStyle w:val="CommentReference"/>
          <w:rFonts w:asciiTheme="minorHAnsi" w:hAnsiTheme="minorHAnsi" w:eastAsiaTheme="minorHAnsi" w:cstheme="minorBidi"/>
          <w:i w:val="0"/>
          <w:iCs w:val="0"/>
          <w:color w:val="auto"/>
        </w:rPr>
        <w:commentReference w:id="50"/>
      </w:r>
    </w:p>
    <w:p w:rsidRPr="008474B6" w:rsidR="00286D06" w:rsidP="00286D06" w:rsidRDefault="00286D06" w14:paraId="736E4935" w14:textId="7AEFC2CF">
      <w:pPr>
        <w:jc w:val="both"/>
        <w:rPr>
          <w:rFonts w:ascii="Calibri" w:hAnsi="Calibri"/>
          <w:lang w:val="ka-GE"/>
        </w:rPr>
      </w:pPr>
      <w:r w:rsidRPr="00974DC1">
        <w:rPr>
          <w:b/>
          <w:bCs/>
          <w:lang w:val="ka-GE"/>
        </w:rPr>
        <w:t>აუცილებელია</w:t>
      </w:r>
      <w:r w:rsidRPr="00974DC1">
        <w:rPr>
          <w:lang w:val="ka-GE"/>
        </w:rPr>
        <w:t>, მულტისავალუტო ანგარიშზე გამოხატული თანხმობა ვრცელდებოდეს მ</w:t>
      </w:r>
      <w:r>
        <w:rPr>
          <w:lang w:val="ka-GE"/>
        </w:rPr>
        <w:t>ასზე, როგორც ერთიან ანგარიშზე.</w:t>
      </w:r>
      <w:r w:rsidR="00661126">
        <w:rPr>
          <w:lang w:val="ka-GE"/>
        </w:rPr>
        <w:t xml:space="preserve"> </w:t>
      </w:r>
      <w:commentRangeStart w:id="51"/>
      <w:r w:rsidR="00661126">
        <w:rPr>
          <w:lang w:val="ka-GE"/>
        </w:rPr>
        <w:t>მათ შორის</w:t>
      </w:r>
      <w:r>
        <w:rPr>
          <w:lang w:val="ka-GE"/>
        </w:rPr>
        <w:t xml:space="preserve"> </w:t>
      </w:r>
      <w:r w:rsidRPr="00014CE6">
        <w:rPr>
          <w:b/>
          <w:bCs/>
          <w:lang w:val="ka-GE"/>
        </w:rPr>
        <w:t>აუცილებელია</w:t>
      </w:r>
      <w:r>
        <w:rPr>
          <w:lang w:val="ka-GE"/>
        </w:rPr>
        <w:t>,</w:t>
      </w:r>
      <w:r w:rsidR="00661126">
        <w:rPr>
          <w:lang w:val="ka-GE"/>
        </w:rPr>
        <w:t xml:space="preserve"> </w:t>
      </w:r>
      <w:r w:rsidR="00642639">
        <w:rPr>
          <w:lang w:val="ka-GE"/>
        </w:rPr>
        <w:t xml:space="preserve">მულტისავალუტო </w:t>
      </w:r>
      <w:r w:rsidR="00661126">
        <w:rPr>
          <w:lang w:val="ka-GE"/>
        </w:rPr>
        <w:t>ანგარიშზე</w:t>
      </w:r>
      <w:r w:rsidR="00642639">
        <w:rPr>
          <w:lang w:val="ka-GE"/>
        </w:rPr>
        <w:t xml:space="preserve"> ახალი ვალუტის დამატებ</w:t>
      </w:r>
      <w:r w:rsidR="00EE7568">
        <w:rPr>
          <w:lang w:val="ka-GE"/>
        </w:rPr>
        <w:t xml:space="preserve">ის შემთხვევაში თანხმობა ვრცელდებოდეს </w:t>
      </w:r>
      <w:r w:rsidR="00D96F05">
        <w:rPr>
          <w:lang w:val="ka-GE"/>
        </w:rPr>
        <w:t xml:space="preserve">ახალ ვალუტაზეც. </w:t>
      </w:r>
      <w:commentRangeEnd w:id="51"/>
      <w:r w:rsidR="002F4300">
        <w:rPr>
          <w:rStyle w:val="CommentReference"/>
        </w:rPr>
        <w:commentReference w:id="51"/>
      </w:r>
    </w:p>
    <w:p w:rsidRPr="00B64E75" w:rsidR="00286D06" w:rsidP="00286D06" w:rsidRDefault="00286D06" w14:paraId="68FB6EA9" w14:textId="48276862">
      <w:pPr>
        <w:jc w:val="both"/>
        <w:rPr>
          <w:rFonts w:ascii="Calibri" w:hAnsi="Calibri"/>
        </w:rPr>
      </w:pPr>
      <w:r w:rsidRPr="00974DC1">
        <w:rPr>
          <w:b/>
          <w:bCs/>
          <w:lang w:val="ka-GE"/>
        </w:rPr>
        <w:t>შესაძლოა</w:t>
      </w:r>
      <w:r w:rsidRPr="00974DC1">
        <w:rPr>
          <w:lang w:val="ka-GE"/>
        </w:rPr>
        <w:t xml:space="preserve">, </w:t>
      </w:r>
      <w:proofErr w:type="spellStart"/>
      <w:r w:rsidRPr="00974DC1">
        <w:rPr>
          <w:lang w:val="ka-GE"/>
        </w:rPr>
        <w:t>ამსმპ</w:t>
      </w:r>
      <w:proofErr w:type="spellEnd"/>
      <w:r w:rsidRPr="00974DC1">
        <w:rPr>
          <w:lang w:val="ka-GE"/>
        </w:rPr>
        <w:t xml:space="preserve">-მა მხარი დაუჭიროს </w:t>
      </w:r>
      <w:r>
        <w:rPr>
          <w:lang w:val="ka-GE"/>
        </w:rPr>
        <w:t xml:space="preserve">მულტისავალუტო ანგარიშის „დანაწევრებას“ ისე, რომ საშუალება მისცეს </w:t>
      </w:r>
      <w:proofErr w:type="spellStart"/>
      <w:r>
        <w:rPr>
          <w:lang w:val="ka-GE"/>
        </w:rPr>
        <w:t>მმპ</w:t>
      </w:r>
      <w:proofErr w:type="spellEnd"/>
      <w:r>
        <w:rPr>
          <w:lang w:val="ka-GE"/>
        </w:rPr>
        <w:t xml:space="preserve">-ს, მიიღოს </w:t>
      </w:r>
      <w:proofErr w:type="spellStart"/>
      <w:r>
        <w:rPr>
          <w:lang w:val="ka-GE"/>
        </w:rPr>
        <w:t>სმმ</w:t>
      </w:r>
      <w:proofErr w:type="spellEnd"/>
      <w:r>
        <w:rPr>
          <w:lang w:val="ka-GE"/>
        </w:rPr>
        <w:t xml:space="preserve">-ის თანხმობა მულტისავალუტო ანგარიშთან დაკავშირებულ კონკრეტულ </w:t>
      </w:r>
      <w:r w:rsidRPr="00974DC1">
        <w:rPr>
          <w:lang w:val="ka-GE"/>
        </w:rPr>
        <w:t xml:space="preserve"> </w:t>
      </w:r>
      <w:r>
        <w:rPr>
          <w:lang w:val="ka-GE"/>
        </w:rPr>
        <w:t xml:space="preserve">ვალუტასთან მიმართებაში. აღნიშნული გულისხმობს, მაგალითად, </w:t>
      </w:r>
      <w:r>
        <w:rPr>
          <w:lang w:val="ka-GE"/>
        </w:rPr>
        <w:t>ანგარიშზე დეტალური თანხმობის მოთხოვნისას ვალუტის კოდის მითითებასაც.</w:t>
      </w:r>
      <w:r w:rsidRPr="00E3281E">
        <w:rPr>
          <w:lang w:val="ka-GE"/>
        </w:rPr>
        <w:t xml:space="preserve"> თუმცა ამ შემთხვევაში </w:t>
      </w:r>
      <w:r w:rsidRPr="00E3281E">
        <w:rPr>
          <w:b/>
          <w:lang w:val="ka-GE"/>
        </w:rPr>
        <w:t>აუცილებელია</w:t>
      </w:r>
      <w:r w:rsidRPr="00E3281E">
        <w:rPr>
          <w:lang w:val="ka-GE"/>
        </w:rPr>
        <w:t>, მხარდაჭერილი იყოს მთლიან მულტისავალუტო ანგარიშზე თანხმობის გაცემაც (ვალუტის მითითების გარეშე)</w:t>
      </w:r>
      <w:r>
        <w:t>.</w:t>
      </w:r>
    </w:p>
    <w:p w:rsidR="00286D06" w:rsidP="00286D06" w:rsidRDefault="00286D06" w14:paraId="10D145B4" w14:textId="77777777">
      <w:pPr>
        <w:jc w:val="both"/>
        <w:rPr>
          <w:lang w:val="ka-GE"/>
        </w:rPr>
      </w:pPr>
      <w:r>
        <w:rPr>
          <w:lang w:val="ka-GE"/>
        </w:rPr>
        <w:t xml:space="preserve">თუ </w:t>
      </w:r>
      <w:proofErr w:type="spellStart"/>
      <w:r>
        <w:rPr>
          <w:lang w:val="ka-GE"/>
        </w:rPr>
        <w:t>ამსმპ</w:t>
      </w:r>
      <w:proofErr w:type="spellEnd"/>
      <w:r>
        <w:rPr>
          <w:lang w:val="ka-GE"/>
        </w:rPr>
        <w:t xml:space="preserve"> მხარს უჭერს მულტისავალუტო ანგარიშის „დანაწევრებას“, ერთ ვალუტასთან მიმართებაში გაცემული თანხმობა </w:t>
      </w:r>
      <w:r w:rsidRPr="00014CE6">
        <w:rPr>
          <w:b/>
          <w:bCs/>
          <w:lang w:val="ka-GE"/>
        </w:rPr>
        <w:t>არავითარ შემთხვევაში</w:t>
      </w:r>
      <w:r>
        <w:rPr>
          <w:lang w:val="ka-GE"/>
        </w:rPr>
        <w:t xml:space="preserve"> არ უნდა გულისხმობდეს თანხმობას სხვა ვალუტასთან მიმართებაში.</w:t>
      </w:r>
    </w:p>
    <w:p w:rsidRPr="00B64E75" w:rsidR="00286D06" w:rsidP="00286D06" w:rsidRDefault="00286D06" w14:paraId="476BCAFB" w14:textId="4C7B84E3">
      <w:pPr>
        <w:jc w:val="both"/>
        <w:rPr>
          <w:rFonts w:ascii="Calibri" w:hAnsi="Calibri"/>
          <w:lang w:val="ka-GE"/>
        </w:rPr>
      </w:pPr>
      <w:r>
        <w:rPr>
          <w:lang w:val="ka-GE"/>
        </w:rPr>
        <w:t xml:space="preserve">თუ </w:t>
      </w:r>
      <w:proofErr w:type="spellStart"/>
      <w:r>
        <w:rPr>
          <w:lang w:val="ka-GE"/>
        </w:rPr>
        <w:t>ამსმპ</w:t>
      </w:r>
      <w:proofErr w:type="spellEnd"/>
      <w:r>
        <w:rPr>
          <w:lang w:val="ka-GE"/>
        </w:rPr>
        <w:t xml:space="preserve"> მხარს არ უჭერს მულტისავალუტო ანგარიშის „დანაწევრებას“, </w:t>
      </w:r>
      <w:r w:rsidRPr="00014CE6">
        <w:rPr>
          <w:b/>
          <w:bCs/>
          <w:lang w:val="ka-GE"/>
        </w:rPr>
        <w:t>აუცილებელია</w:t>
      </w:r>
      <w:r>
        <w:rPr>
          <w:lang w:val="ka-GE"/>
        </w:rPr>
        <w:t xml:space="preserve"> ანგარიშზე დეტალური თანხმობის მოთხოვნისას მან </w:t>
      </w:r>
      <w:proofErr w:type="spellStart"/>
      <w:r>
        <w:rPr>
          <w:lang w:val="ka-GE"/>
        </w:rPr>
        <w:t>სმმ</w:t>
      </w:r>
      <w:proofErr w:type="spellEnd"/>
      <w:r>
        <w:rPr>
          <w:lang w:val="ka-GE"/>
        </w:rPr>
        <w:t xml:space="preserve">-ს თანხმობა </w:t>
      </w:r>
      <w:proofErr w:type="spellStart"/>
      <w:r>
        <w:rPr>
          <w:lang w:val="ka-GE"/>
        </w:rPr>
        <w:t>გამოახატინოს</w:t>
      </w:r>
      <w:proofErr w:type="spellEnd"/>
      <w:r>
        <w:rPr>
          <w:lang w:val="ka-GE"/>
        </w:rPr>
        <w:t xml:space="preserve"> იმის მიუხედავად, გადმოეცა თუ არა ანგარიშის ნომერთან ერთად ანგარიშის ვალუტა.</w:t>
      </w:r>
    </w:p>
    <w:p w:rsidR="00286D06" w:rsidP="00286D06" w:rsidRDefault="00286D06" w14:paraId="0D56C8B1" w14:textId="77777777">
      <w:pPr>
        <w:jc w:val="both"/>
        <w:rPr>
          <w:lang w:val="ka-GE"/>
        </w:rPr>
      </w:pPr>
      <w:r w:rsidRPr="00E3281E">
        <w:rPr>
          <w:lang w:val="ka-GE"/>
        </w:rPr>
        <w:t xml:space="preserve">ბარათების (და არა საბარათე ანგარიშების) შემთხვევაში, თუ ისინი </w:t>
      </w:r>
      <w:proofErr w:type="spellStart"/>
      <w:r w:rsidRPr="00E3281E">
        <w:rPr>
          <w:lang w:val="ka-GE"/>
        </w:rPr>
        <w:t>მულტისავალუტოა</w:t>
      </w:r>
      <w:proofErr w:type="spellEnd"/>
      <w:r w:rsidRPr="00E3281E">
        <w:rPr>
          <w:lang w:val="ka-GE"/>
        </w:rPr>
        <w:t xml:space="preserve">, კონკრეტულ ვალუტაზე თანხმობის გამოხატვა </w:t>
      </w:r>
      <w:r w:rsidRPr="00E3281E">
        <w:rPr>
          <w:b/>
          <w:lang w:val="ka-GE"/>
        </w:rPr>
        <w:t>არავითარ შემთხვევაში</w:t>
      </w:r>
      <w:r w:rsidRPr="00E3281E">
        <w:rPr>
          <w:lang w:val="ka-GE"/>
        </w:rPr>
        <w:t xml:space="preserve"> არ უნდა იყოს მხარდაჭერილი - მულტისავალუტო ბარათზე თანხმობა ყოველთვის ხდება „</w:t>
      </w:r>
      <w:proofErr w:type="spellStart"/>
      <w:r w:rsidRPr="00E3281E">
        <w:rPr>
          <w:lang w:val="ka-GE"/>
        </w:rPr>
        <w:t>აგრეგირებულ</w:t>
      </w:r>
      <w:proofErr w:type="spellEnd"/>
      <w:r w:rsidRPr="00E3281E">
        <w:rPr>
          <w:lang w:val="ka-GE"/>
        </w:rPr>
        <w:t>“ დონეზე.</w:t>
      </w:r>
    </w:p>
    <w:p w:rsidR="00883D16" w:rsidP="00286D06" w:rsidRDefault="00883D16" w14:paraId="1E279DDA" w14:textId="77777777">
      <w:pPr>
        <w:jc w:val="both"/>
        <w:rPr>
          <w:lang w:val="ka-GE"/>
        </w:rPr>
      </w:pPr>
    </w:p>
    <w:p w:rsidRPr="00E3281E" w:rsidR="00883D16" w:rsidP="00DF1797" w:rsidRDefault="00883D16" w14:paraId="40714157" w14:textId="77777777">
      <w:pPr>
        <w:pStyle w:val="Heading3"/>
      </w:pPr>
      <w:bookmarkStart w:name="_Ref70597801" w:id="52"/>
      <w:bookmarkStart w:name="_Toc169726885" w:id="53"/>
      <w:commentRangeStart w:id="54"/>
      <w:r w:rsidRPr="14674B7E">
        <w:rPr>
          <w:lang w:val="ka-GE"/>
        </w:rPr>
        <w:t>განმეორებადი</w:t>
      </w:r>
      <w:r>
        <w:t xml:space="preserve"> </w:t>
      </w:r>
      <w:proofErr w:type="spellStart"/>
      <w:r>
        <w:t>თანხმობების</w:t>
      </w:r>
      <w:proofErr w:type="spellEnd"/>
      <w:r>
        <w:t xml:space="preserve"> </w:t>
      </w:r>
      <w:proofErr w:type="spellStart"/>
      <w:r>
        <w:t>ურთიერთქმედება</w:t>
      </w:r>
      <w:bookmarkEnd w:id="52"/>
      <w:proofErr w:type="spellEnd"/>
      <w:commentRangeEnd w:id="54"/>
      <w:r w:rsidR="00901433">
        <w:rPr>
          <w:rStyle w:val="CommentReference"/>
          <w:rFonts w:asciiTheme="minorHAnsi" w:hAnsiTheme="minorHAnsi" w:eastAsiaTheme="minorHAnsi" w:cstheme="minorBidi"/>
          <w:color w:val="auto"/>
        </w:rPr>
        <w:commentReference w:id="54"/>
      </w:r>
      <w:bookmarkEnd w:id="53"/>
    </w:p>
    <w:p w:rsidRPr="00BA6BFF" w:rsidR="00883D16" w:rsidP="00883D16" w:rsidRDefault="00883D16" w14:paraId="53E47D85" w14:textId="0A27A8FC">
      <w:pPr>
        <w:jc w:val="both"/>
        <w:rPr>
          <w:lang w:val="ka-GE"/>
        </w:rPr>
      </w:pPr>
      <w:r w:rsidRPr="00A12E9C">
        <w:rPr>
          <w:rFonts w:ascii="Calibri" w:hAnsi="Calibri"/>
          <w:lang w:val="ka-GE"/>
        </w:rPr>
        <w:t>თუ</w:t>
      </w:r>
      <w:r>
        <w:rPr>
          <w:lang w:val="ka-GE"/>
        </w:rPr>
        <w:t xml:space="preserve"> </w:t>
      </w:r>
      <w:r w:rsidR="0018689E">
        <w:rPr>
          <w:lang w:val="ka-GE"/>
        </w:rPr>
        <w:t>API კლიენტ</w:t>
      </w:r>
      <w:r>
        <w:rPr>
          <w:lang w:val="ka-GE"/>
        </w:rPr>
        <w:t xml:space="preserve">ს მიერ უკვე დარეგისტრირებულია </w:t>
      </w:r>
      <w:proofErr w:type="spellStart"/>
      <w:r>
        <w:t>recurringIndicator</w:t>
      </w:r>
      <w:proofErr w:type="spellEnd"/>
      <w:r>
        <w:t>=true</w:t>
      </w:r>
      <w:r>
        <w:rPr>
          <w:lang w:val="ka-GE"/>
        </w:rPr>
        <w:t xml:space="preserve"> თანხმობა და </w:t>
      </w:r>
      <w:proofErr w:type="spellStart"/>
      <w:r>
        <w:rPr>
          <w:lang w:val="ka-GE"/>
        </w:rPr>
        <w:t>მმპ</w:t>
      </w:r>
      <w:proofErr w:type="spellEnd"/>
      <w:r>
        <w:rPr>
          <w:lang w:val="ka-GE"/>
        </w:rPr>
        <w:t xml:space="preserve"> არეგისტრირებს მეორე </w:t>
      </w:r>
      <w:bookmarkStart w:name="_Hlk62051981" w:id="55"/>
      <w:proofErr w:type="spellStart"/>
      <w:r w:rsidRPr="00540CCB">
        <w:rPr>
          <w:lang w:val="ka-GE"/>
        </w:rPr>
        <w:t>recurringIndicator</w:t>
      </w:r>
      <w:proofErr w:type="spellEnd"/>
      <w:r w:rsidRPr="00540CCB">
        <w:rPr>
          <w:lang w:val="ka-GE"/>
        </w:rPr>
        <w:t>=</w:t>
      </w:r>
      <w:proofErr w:type="spellStart"/>
      <w:r w:rsidRPr="00540CCB">
        <w:rPr>
          <w:lang w:val="ka-GE"/>
        </w:rPr>
        <w:t>true</w:t>
      </w:r>
      <w:proofErr w:type="spellEnd"/>
      <w:r>
        <w:rPr>
          <w:lang w:val="ka-GE"/>
        </w:rPr>
        <w:t xml:space="preserve"> </w:t>
      </w:r>
      <w:bookmarkEnd w:id="55"/>
      <w:r>
        <w:rPr>
          <w:lang w:val="ka-GE"/>
        </w:rPr>
        <w:t xml:space="preserve">თანხმობას, </w:t>
      </w:r>
      <w:r w:rsidRPr="007643F0">
        <w:rPr>
          <w:b/>
          <w:bCs/>
          <w:lang w:val="ka-GE"/>
        </w:rPr>
        <w:t>აუცილებელია</w:t>
      </w:r>
      <w:r>
        <w:rPr>
          <w:lang w:val="ka-GE"/>
        </w:rPr>
        <w:t xml:space="preserve"> პროცესი წარიმართოს </w:t>
      </w:r>
      <w:r w:rsidRPr="00BA6BFF">
        <w:rPr>
          <w:lang w:val="ka-GE"/>
        </w:rPr>
        <w:t>ერთი-ერთი შემდეგი სცენარით:</w:t>
      </w:r>
    </w:p>
    <w:p w:rsidRPr="00BA6BFF" w:rsidR="00883D16" w:rsidP="00883D16" w:rsidRDefault="00883D16" w14:paraId="7FB04C20" w14:textId="68D735EB">
      <w:pPr>
        <w:numPr>
          <w:ilvl w:val="0"/>
          <w:numId w:val="16"/>
        </w:numPr>
        <w:jc w:val="both"/>
        <w:rPr>
          <w:lang w:val="ka-GE"/>
        </w:rPr>
      </w:pPr>
      <w:bookmarkStart w:name="_Hlk62052006" w:id="56"/>
      <w:proofErr w:type="spellStart"/>
      <w:r w:rsidRPr="00BA6BFF">
        <w:rPr>
          <w:lang w:val="ka-GE"/>
        </w:rPr>
        <w:t>ამსმპ</w:t>
      </w:r>
      <w:proofErr w:type="spellEnd"/>
      <w:r w:rsidRPr="00BA6BFF">
        <w:rPr>
          <w:lang w:val="ka-GE"/>
        </w:rPr>
        <w:t xml:space="preserve"> მხარს უჭერს მრავლობითი თანხმობების </w:t>
      </w:r>
      <w:r w:rsidR="00991D5B">
        <w:rPr>
          <w:lang w:val="ka-GE"/>
        </w:rPr>
        <w:t>(</w:t>
      </w:r>
      <w:r w:rsidR="00991D5B">
        <w:t xml:space="preserve">Multiple Consents) </w:t>
      </w:r>
      <w:r w:rsidRPr="00BA6BFF">
        <w:rPr>
          <w:lang w:val="ka-GE"/>
        </w:rPr>
        <w:t>გამოხატვას</w:t>
      </w:r>
      <w:r w:rsidR="00991D5B">
        <w:rPr>
          <w:lang w:val="ka-GE"/>
        </w:rPr>
        <w:t xml:space="preserve"> </w:t>
      </w:r>
      <w:sdt>
        <w:sdtPr>
          <w:rPr>
            <w:lang w:val="ka-GE"/>
          </w:rPr>
          <w:id w:val="-1763521181"/>
          <w:citation/>
        </w:sdtPr>
        <w:sdtContent>
          <w:r w:rsidR="00991D5B">
            <w:rPr>
              <w:lang w:val="ka-GE"/>
            </w:rPr>
            <w:fldChar w:fldCharType="begin"/>
          </w:r>
          <w:r w:rsidR="00991D5B">
            <w:rPr>
              <w:lang w:val="ka-GE"/>
            </w:rPr>
            <w:instrText xml:space="preserve"> CITATION oFACO \l 1079 </w:instrText>
          </w:r>
          <w:r w:rsidR="00991D5B">
            <w:rPr>
              <w:lang w:val="ka-GE"/>
            </w:rPr>
            <w:fldChar w:fldCharType="separate"/>
          </w:r>
          <w:r w:rsidR="006B378D">
            <w:rPr>
              <w:noProof/>
              <w:lang w:val="ka-GE"/>
            </w:rPr>
            <w:t>(2)</w:t>
          </w:r>
          <w:r w:rsidR="00991D5B">
            <w:rPr>
              <w:lang w:val="ka-GE"/>
            </w:rPr>
            <w:fldChar w:fldCharType="end"/>
          </w:r>
        </w:sdtContent>
      </w:sdt>
      <w:r w:rsidR="00991D5B">
        <w:rPr>
          <w:lang w:val="ka-GE"/>
        </w:rPr>
        <w:t>-ის</w:t>
      </w:r>
      <w:r w:rsidRPr="00BA6BFF">
        <w:rPr>
          <w:lang w:val="ka-GE"/>
        </w:rPr>
        <w:t xml:space="preserve"> მიხედვით და არ აუქმებს წინა </w:t>
      </w:r>
      <w:proofErr w:type="spellStart"/>
      <w:r w:rsidRPr="00BA6BFF">
        <w:rPr>
          <w:lang w:val="ka-GE"/>
        </w:rPr>
        <w:t>recurringIndicator</w:t>
      </w:r>
      <w:proofErr w:type="spellEnd"/>
      <w:r w:rsidRPr="00BA6BFF">
        <w:rPr>
          <w:lang w:val="ka-GE"/>
        </w:rPr>
        <w:t>=</w:t>
      </w:r>
      <w:proofErr w:type="spellStart"/>
      <w:r w:rsidRPr="00BA6BFF">
        <w:rPr>
          <w:lang w:val="ka-GE"/>
        </w:rPr>
        <w:t>true</w:t>
      </w:r>
      <w:proofErr w:type="spellEnd"/>
      <w:r w:rsidRPr="00BA6BFF">
        <w:rPr>
          <w:lang w:val="ka-GE"/>
        </w:rPr>
        <w:t xml:space="preserve"> </w:t>
      </w:r>
      <w:proofErr w:type="spellStart"/>
      <w:r w:rsidRPr="00BA6BFF">
        <w:rPr>
          <w:lang w:val="ka-GE"/>
        </w:rPr>
        <w:t>თანხმობებს</w:t>
      </w:r>
      <w:proofErr w:type="spellEnd"/>
    </w:p>
    <w:bookmarkEnd w:id="56"/>
    <w:p w:rsidR="00883D16" w:rsidP="00286D06" w:rsidRDefault="00883D16" w14:paraId="78D9EF9A" w14:textId="7555445E">
      <w:pPr>
        <w:numPr>
          <w:ilvl w:val="0"/>
          <w:numId w:val="16"/>
        </w:numPr>
        <w:jc w:val="both"/>
        <w:rPr>
          <w:lang w:val="ka-GE"/>
        </w:rPr>
      </w:pPr>
      <w:proofErr w:type="spellStart"/>
      <w:r>
        <w:rPr>
          <w:lang w:val="ka-GE"/>
        </w:rPr>
        <w:t>ამსმპ</w:t>
      </w:r>
      <w:proofErr w:type="spellEnd"/>
      <w:r>
        <w:rPr>
          <w:lang w:val="ka-GE"/>
        </w:rPr>
        <w:t xml:space="preserve"> მხარს არ უჭერს მრავლობითი თანხმობების გამოხატვას </w:t>
      </w:r>
      <w:sdt>
        <w:sdtPr>
          <w:rPr>
            <w:lang w:val="ka-GE"/>
          </w:rPr>
          <w:id w:val="-1111365480"/>
          <w:citation/>
        </w:sdtPr>
        <w:sdtContent>
          <w:r w:rsidR="00991D5B">
            <w:rPr>
              <w:lang w:val="ka-GE"/>
            </w:rPr>
            <w:fldChar w:fldCharType="begin"/>
          </w:r>
          <w:r w:rsidR="00991D5B">
            <w:rPr>
              <w:lang w:val="ka-GE"/>
            </w:rPr>
            <w:instrText xml:space="preserve"> CITATION oFACO \l 1079 </w:instrText>
          </w:r>
          <w:r w:rsidR="00991D5B">
            <w:rPr>
              <w:lang w:val="ka-GE"/>
            </w:rPr>
            <w:fldChar w:fldCharType="separate"/>
          </w:r>
          <w:r w:rsidR="006B378D">
            <w:rPr>
              <w:noProof/>
              <w:lang w:val="ka-GE"/>
            </w:rPr>
            <w:t>(2)</w:t>
          </w:r>
          <w:r w:rsidR="00991D5B">
            <w:rPr>
              <w:lang w:val="ka-GE"/>
            </w:rPr>
            <w:fldChar w:fldCharType="end"/>
          </w:r>
        </w:sdtContent>
      </w:sdt>
      <w:r w:rsidR="00991D5B">
        <w:rPr>
          <w:lang w:val="ka-GE"/>
        </w:rPr>
        <w:t>-ის</w:t>
      </w:r>
      <w:r>
        <w:rPr>
          <w:lang w:val="ka-GE"/>
        </w:rPr>
        <w:t xml:space="preserve"> მიხედვით და აუქმებს </w:t>
      </w:r>
      <w:r w:rsidRPr="007643F0">
        <w:rPr>
          <w:u w:val="single"/>
          <w:lang w:val="ka-GE"/>
        </w:rPr>
        <w:t xml:space="preserve">ყველა წინა </w:t>
      </w:r>
      <w:proofErr w:type="spellStart"/>
      <w:r w:rsidRPr="007643F0">
        <w:rPr>
          <w:u w:val="single"/>
          <w:lang w:val="ka-GE"/>
        </w:rPr>
        <w:t>recurringIndicator</w:t>
      </w:r>
      <w:proofErr w:type="spellEnd"/>
      <w:r w:rsidRPr="007643F0">
        <w:rPr>
          <w:u w:val="single"/>
          <w:lang w:val="ka-GE"/>
        </w:rPr>
        <w:t>=</w:t>
      </w:r>
      <w:proofErr w:type="spellStart"/>
      <w:r w:rsidRPr="007643F0">
        <w:rPr>
          <w:u w:val="single"/>
          <w:lang w:val="ka-GE"/>
        </w:rPr>
        <w:t>true</w:t>
      </w:r>
      <w:proofErr w:type="spellEnd"/>
      <w:r w:rsidRPr="007643F0">
        <w:rPr>
          <w:u w:val="single"/>
          <w:lang w:val="ka-GE"/>
        </w:rPr>
        <w:t xml:space="preserve"> თანხმობას</w:t>
      </w:r>
      <w:r>
        <w:rPr>
          <w:lang w:val="ka-GE"/>
        </w:rPr>
        <w:t xml:space="preserve">, მიუხედავად იმისა, რა ტიპისაა ესა თუ ის თანხმობა (მაგ. დეტალური თანხმობით შეიძლება </w:t>
      </w:r>
      <w:proofErr w:type="spellStart"/>
      <w:r w:rsidR="00BD2967">
        <w:rPr>
          <w:lang w:val="ka-GE"/>
        </w:rPr>
        <w:t>ამსმპ</w:t>
      </w:r>
      <w:proofErr w:type="spellEnd"/>
      <w:r w:rsidR="00BD2967">
        <w:rPr>
          <w:lang w:val="ka-GE"/>
        </w:rPr>
        <w:t>-ში</w:t>
      </w:r>
      <w:r>
        <w:rPr>
          <w:lang w:val="ka-GE"/>
        </w:rPr>
        <w:t xml:space="preserve"> გამოხატული თანხმობის ჩანაცვლება). </w:t>
      </w:r>
      <w:r w:rsidRPr="007643F0">
        <w:rPr>
          <w:b/>
          <w:bCs/>
          <w:lang w:val="ka-GE"/>
        </w:rPr>
        <w:t>აუცილებელია</w:t>
      </w:r>
      <w:r>
        <w:rPr>
          <w:lang w:val="ka-GE"/>
        </w:rPr>
        <w:t xml:space="preserve"> ჩანაცვლებული თანხმობის სტატუსი </w:t>
      </w:r>
      <w:r w:rsidR="00BD2967">
        <w:rPr>
          <w:lang w:val="ka-GE"/>
        </w:rPr>
        <w:t xml:space="preserve">გახდეს </w:t>
      </w:r>
      <w:proofErr w:type="spellStart"/>
      <w:r w:rsidRPr="00D16494" w:rsidR="00D16494">
        <w:rPr>
          <w:lang w:val="ka-GE"/>
        </w:rPr>
        <w:t>replacedByTpp</w:t>
      </w:r>
      <w:proofErr w:type="spellEnd"/>
      <w:r w:rsidR="00D16494">
        <w:rPr>
          <w:lang w:val="ka-GE"/>
        </w:rPr>
        <w:t xml:space="preserve"> როგორც ეს განსაზღვრულია </w:t>
      </w:r>
      <w:sdt>
        <w:sdtPr>
          <w:rPr>
            <w:lang w:val="ka-GE"/>
          </w:rPr>
          <w:id w:val="-317424049"/>
          <w:citation/>
        </w:sdtPr>
        <w:sdtContent>
          <w:r w:rsidR="00D16494">
            <w:rPr>
              <w:lang w:val="ka-GE"/>
            </w:rPr>
            <w:fldChar w:fldCharType="begin"/>
          </w:r>
          <w:r w:rsidR="00D16494">
            <w:rPr>
              <w:lang w:val="ka-GE"/>
            </w:rPr>
            <w:instrText xml:space="preserve"> CITATION oFADaD \l 1079 </w:instrText>
          </w:r>
          <w:r w:rsidR="00D16494">
            <w:rPr>
              <w:lang w:val="ka-GE"/>
            </w:rPr>
            <w:fldChar w:fldCharType="separate"/>
          </w:r>
          <w:r w:rsidR="006B378D">
            <w:rPr>
              <w:noProof/>
              <w:lang w:val="ka-GE"/>
            </w:rPr>
            <w:t>(6)</w:t>
          </w:r>
          <w:r w:rsidR="00D16494">
            <w:rPr>
              <w:lang w:val="ka-GE"/>
            </w:rPr>
            <w:fldChar w:fldCharType="end"/>
          </w:r>
        </w:sdtContent>
      </w:sdt>
      <w:r w:rsidR="00D16494">
        <w:rPr>
          <w:lang w:val="ka-GE"/>
        </w:rPr>
        <w:t>-ით.</w:t>
      </w:r>
    </w:p>
    <w:p w:rsidR="005F7618" w:rsidP="00286D06" w:rsidRDefault="005F7618" w14:paraId="6DA86B41" w14:textId="77777777">
      <w:pPr>
        <w:jc w:val="both"/>
        <w:rPr>
          <w:lang w:val="ka-GE"/>
        </w:rPr>
      </w:pPr>
    </w:p>
    <w:p w:rsidR="006F38BA" w:rsidP="004E6262" w:rsidRDefault="004E6262" w14:paraId="7312ECB8" w14:textId="491A933D">
      <w:pPr>
        <w:pStyle w:val="Heading3"/>
        <w:rPr>
          <w:lang w:val="ka-GE"/>
        </w:rPr>
      </w:pPr>
      <w:bookmarkStart w:name="_Toc169726886" w:id="57"/>
      <w:commentRangeStart w:id="58"/>
      <w:proofErr w:type="spellStart"/>
      <w:r>
        <w:rPr>
          <w:lang w:val="ka-GE"/>
        </w:rPr>
        <w:t>ავთენტიფიკაციისა</w:t>
      </w:r>
      <w:proofErr w:type="spellEnd"/>
      <w:r>
        <w:rPr>
          <w:lang w:val="ka-GE"/>
        </w:rPr>
        <w:t xml:space="preserve"> და შესაბამისი თავსართის გამოყენების საკითხი</w:t>
      </w:r>
      <w:commentRangeEnd w:id="58"/>
      <w:r w:rsidR="00D85791">
        <w:rPr>
          <w:rStyle w:val="CommentReference"/>
          <w:rFonts w:asciiTheme="minorHAnsi" w:hAnsiTheme="minorHAnsi" w:eastAsiaTheme="minorHAnsi" w:cstheme="minorBidi"/>
          <w:color w:val="auto"/>
        </w:rPr>
        <w:commentReference w:id="58"/>
      </w:r>
      <w:bookmarkEnd w:id="57"/>
    </w:p>
    <w:p w:rsidR="00395EBB" w:rsidP="00D85791" w:rsidRDefault="00D75C55" w14:paraId="1D54D555" w14:textId="6EB58832">
      <w:pPr>
        <w:rPr>
          <w:lang w:val="ka-GE"/>
        </w:rPr>
      </w:pPr>
      <w:r>
        <w:rPr>
          <w:lang w:val="ka-GE"/>
        </w:rPr>
        <w:t xml:space="preserve">ამ თავით რეგულირდება მხოლოდ </w:t>
      </w:r>
      <w:proofErr w:type="spellStart"/>
      <w:r>
        <w:rPr>
          <w:lang w:val="ka-GE"/>
        </w:rPr>
        <w:t>ავთენტიფიკაციისა</w:t>
      </w:r>
      <w:proofErr w:type="spellEnd"/>
      <w:r>
        <w:rPr>
          <w:lang w:val="ka-GE"/>
        </w:rPr>
        <w:t xml:space="preserve"> და, შესაბამისად, </w:t>
      </w:r>
      <w:r>
        <w:t>Authorization</w:t>
      </w:r>
      <w:r>
        <w:rPr>
          <w:lang w:val="ka-GE"/>
        </w:rPr>
        <w:t xml:space="preserve"> თავსართის გამოყენების საკითხები, ანგარიშზე თანხმობის გამოცხადების </w:t>
      </w:r>
      <w:r w:rsidR="00C035BA">
        <w:rPr>
          <w:lang w:val="ka-GE"/>
        </w:rPr>
        <w:t>სერვისებში.</w:t>
      </w:r>
    </w:p>
    <w:p w:rsidRPr="00190112" w:rsidR="00BE6AF3" w:rsidP="00BE6AF3" w:rsidRDefault="00BE6AF3" w14:paraId="583060F3" w14:textId="77777777">
      <w:pPr>
        <w:pStyle w:val="Heading4"/>
        <w:rPr>
          <w:lang w:val="ka-GE"/>
        </w:rPr>
      </w:pPr>
      <w:bookmarkStart w:name="_Ref49809988" w:id="59"/>
      <w:bookmarkStart w:name="_Toc89781762" w:id="60"/>
      <w:r w:rsidRPr="6A8E44D3">
        <w:rPr>
          <w:lang w:val="ka-GE"/>
        </w:rPr>
        <w:t>თანხმობის მოთხოვნის</w:t>
      </w:r>
      <w:r w:rsidRPr="00190112">
        <w:rPr>
          <w:lang w:val="ka-GE"/>
        </w:rPr>
        <w:t xml:space="preserve"> </w:t>
      </w:r>
      <w:r w:rsidRPr="00E3281E">
        <w:rPr>
          <w:lang w:val="ka-GE"/>
        </w:rPr>
        <w:t>რეგისტრაციის</w:t>
      </w:r>
      <w:r w:rsidRPr="6A8E44D3">
        <w:rPr>
          <w:lang w:val="ka-GE"/>
        </w:rPr>
        <w:t xml:space="preserve"> სერვისი</w:t>
      </w:r>
      <w:bookmarkEnd w:id="59"/>
      <w:bookmarkEnd w:id="60"/>
    </w:p>
    <w:p w:rsidRPr="00830876" w:rsidR="00BE6AF3" w:rsidP="00BE6AF3" w:rsidRDefault="00BE6AF3" w14:paraId="2375F472" w14:textId="5FEE889D">
      <w:pPr>
        <w:jc w:val="both"/>
        <w:rPr>
          <w:rFonts w:ascii="Calibri" w:hAnsi="Calibri"/>
          <w:lang w:val="ka-GE"/>
        </w:rPr>
      </w:pPr>
      <w:r w:rsidRPr="00AB130C">
        <w:rPr>
          <w:rFonts w:ascii="Calibri" w:hAnsi="Calibri"/>
          <w:b/>
          <w:lang w:val="ka-GE"/>
        </w:rPr>
        <w:t>შესაძლოა</w:t>
      </w:r>
      <w:r>
        <w:rPr>
          <w:rFonts w:ascii="Calibri" w:hAnsi="Calibri"/>
          <w:lang w:val="ka-GE"/>
        </w:rPr>
        <w:t xml:space="preserve"> </w:t>
      </w:r>
      <w:r w:rsidRPr="008474B6">
        <w:rPr>
          <w:rFonts w:ascii="Calibri" w:hAnsi="Calibri"/>
          <w:lang w:val="ka-GE"/>
        </w:rPr>
        <w:t xml:space="preserve">გამოძახებისას </w:t>
      </w:r>
      <w:r w:rsidRPr="008474B6">
        <w:rPr>
          <w:rFonts w:ascii="Calibri" w:hAnsi="Calibri"/>
        </w:rPr>
        <w:t>Authorization</w:t>
      </w:r>
      <w:r w:rsidRPr="008474B6">
        <w:rPr>
          <w:rFonts w:ascii="Calibri" w:hAnsi="Calibri"/>
          <w:lang w:val="ka-GE"/>
        </w:rPr>
        <w:t xml:space="preserve"> </w:t>
      </w:r>
      <w:r>
        <w:rPr>
          <w:rFonts w:ascii="Calibri" w:hAnsi="Calibri"/>
          <w:lang w:val="ka-GE"/>
        </w:rPr>
        <w:t>თავსართის</w:t>
      </w:r>
      <w:r w:rsidRPr="008474B6">
        <w:rPr>
          <w:rFonts w:ascii="Calibri" w:hAnsi="Calibri"/>
          <w:lang w:val="ka-GE"/>
        </w:rPr>
        <w:t xml:space="preserve"> გამოყენება</w:t>
      </w:r>
      <w:r>
        <w:rPr>
          <w:rFonts w:ascii="Calibri" w:hAnsi="Calibri"/>
          <w:lang w:val="ka-GE"/>
        </w:rPr>
        <w:t xml:space="preserve">, რომელშიც გადაეცემა </w:t>
      </w:r>
      <w:r>
        <w:rPr>
          <w:rFonts w:ascii="Calibri" w:hAnsi="Calibri"/>
        </w:rPr>
        <w:t xml:space="preserve">OAuth2 </w:t>
      </w:r>
      <w:proofErr w:type="spellStart"/>
      <w:r>
        <w:rPr>
          <w:rFonts w:ascii="Calibri" w:hAnsi="Calibri"/>
          <w:lang w:val="ka-GE"/>
        </w:rPr>
        <w:t>ტოკენი</w:t>
      </w:r>
      <w:proofErr w:type="spellEnd"/>
      <w:r>
        <w:rPr>
          <w:rFonts w:ascii="Calibri" w:hAnsi="Calibri"/>
          <w:b/>
          <w:bCs/>
          <w:lang w:val="ka-GE"/>
        </w:rPr>
        <w:t>. აუცილებელია</w:t>
      </w:r>
      <w:r>
        <w:rPr>
          <w:rFonts w:ascii="Calibri" w:hAnsi="Calibri"/>
          <w:lang w:val="ka-GE"/>
        </w:rPr>
        <w:t xml:space="preserve">, </w:t>
      </w:r>
      <w:proofErr w:type="spellStart"/>
      <w:r>
        <w:rPr>
          <w:rFonts w:ascii="Calibri" w:hAnsi="Calibri"/>
          <w:lang w:val="ka-GE"/>
        </w:rPr>
        <w:t>ამსმპ</w:t>
      </w:r>
      <w:proofErr w:type="spellEnd"/>
      <w:r>
        <w:rPr>
          <w:rFonts w:ascii="Calibri" w:hAnsi="Calibri"/>
          <w:lang w:val="ka-GE"/>
        </w:rPr>
        <w:t xml:space="preserve">-მა მხარი დაუჭიროს შემთხვევას, როდესაც </w:t>
      </w:r>
      <w:r w:rsidR="00E9792C">
        <w:rPr>
          <w:rFonts w:ascii="Calibri" w:hAnsi="Calibri"/>
          <w:lang w:val="ka-GE"/>
        </w:rPr>
        <w:t>API კლიენტი</w:t>
      </w:r>
      <w:r>
        <w:rPr>
          <w:rFonts w:ascii="Calibri" w:hAnsi="Calibri"/>
          <w:lang w:val="ka-GE"/>
        </w:rPr>
        <w:t xml:space="preserve"> არ გადასცემს </w:t>
      </w:r>
      <w:r>
        <w:rPr>
          <w:rFonts w:ascii="Calibri" w:hAnsi="Calibri"/>
        </w:rPr>
        <w:t>Authorization</w:t>
      </w:r>
      <w:r>
        <w:rPr>
          <w:rFonts w:ascii="Calibri" w:hAnsi="Calibri"/>
          <w:lang w:val="ka-GE"/>
        </w:rPr>
        <w:t xml:space="preserve"> სათაურს. </w:t>
      </w:r>
    </w:p>
    <w:p w:rsidR="00BE6AF3" w:rsidP="00BE6AF3" w:rsidRDefault="00BE6AF3" w14:paraId="7F2F87EF" w14:textId="77777777">
      <w:pPr>
        <w:jc w:val="both"/>
        <w:rPr>
          <w:rFonts w:ascii="Calibri" w:hAnsi="Calibri"/>
          <w:lang w:val="ka-GE"/>
        </w:rPr>
      </w:pPr>
      <w:r>
        <w:rPr>
          <w:rFonts w:ascii="Calibri" w:hAnsi="Calibri"/>
          <w:lang w:val="ka-GE"/>
        </w:rPr>
        <w:t xml:space="preserve">თუ </w:t>
      </w:r>
      <w:proofErr w:type="spellStart"/>
      <w:r>
        <w:rPr>
          <w:rFonts w:ascii="Calibri" w:hAnsi="Calibri"/>
          <w:lang w:val="ka-GE"/>
        </w:rPr>
        <w:t>მმპ</w:t>
      </w:r>
      <w:proofErr w:type="spellEnd"/>
      <w:r>
        <w:rPr>
          <w:rFonts w:ascii="Calibri" w:hAnsi="Calibri"/>
          <w:lang w:val="ka-GE"/>
        </w:rPr>
        <w:t xml:space="preserve"> გადასცემს </w:t>
      </w:r>
      <w:r w:rsidRPr="008474B6">
        <w:rPr>
          <w:rFonts w:ascii="Calibri" w:hAnsi="Calibri"/>
        </w:rPr>
        <w:t>Authorization</w:t>
      </w:r>
      <w:r w:rsidRPr="008474B6">
        <w:rPr>
          <w:rFonts w:ascii="Calibri" w:hAnsi="Calibri"/>
          <w:lang w:val="ka-GE"/>
        </w:rPr>
        <w:t xml:space="preserve"> </w:t>
      </w:r>
      <w:proofErr w:type="spellStart"/>
      <w:r>
        <w:rPr>
          <w:rFonts w:ascii="Calibri" w:hAnsi="Calibri"/>
          <w:lang w:val="ka-GE"/>
        </w:rPr>
        <w:t>თავსართს</w:t>
      </w:r>
      <w:proofErr w:type="spellEnd"/>
      <w:r>
        <w:rPr>
          <w:rFonts w:ascii="Calibri" w:hAnsi="Calibri"/>
          <w:lang w:val="ka-GE"/>
        </w:rPr>
        <w:t>,</w:t>
      </w:r>
      <w:r w:rsidRPr="008474B6">
        <w:rPr>
          <w:rFonts w:ascii="Calibri" w:hAnsi="Calibri"/>
          <w:lang w:val="ka-GE"/>
        </w:rPr>
        <w:t xml:space="preserve"> </w:t>
      </w:r>
      <w:r w:rsidRPr="008474B6">
        <w:rPr>
          <w:rFonts w:ascii="Calibri" w:hAnsi="Calibri"/>
          <w:b/>
          <w:bCs/>
          <w:lang w:val="ka-GE"/>
        </w:rPr>
        <w:t>აუცილებელია</w:t>
      </w:r>
      <w:r w:rsidRPr="008474B6">
        <w:rPr>
          <w:rFonts w:ascii="Calibri" w:hAnsi="Calibri"/>
          <w:lang w:val="ka-GE"/>
        </w:rPr>
        <w:t xml:space="preserve"> </w:t>
      </w:r>
      <w:r>
        <w:rPr>
          <w:rFonts w:ascii="Calibri" w:hAnsi="Calibri"/>
          <w:lang w:val="ka-GE"/>
        </w:rPr>
        <w:t xml:space="preserve">მასში მითითებული </w:t>
      </w:r>
      <w:proofErr w:type="spellStart"/>
      <w:r w:rsidRPr="008474B6">
        <w:rPr>
          <w:rFonts w:ascii="Calibri" w:hAnsi="Calibri"/>
          <w:lang w:val="ka-GE"/>
        </w:rPr>
        <w:t>ტოკენი</w:t>
      </w:r>
      <w:proofErr w:type="spellEnd"/>
      <w:r w:rsidRPr="008474B6">
        <w:rPr>
          <w:rFonts w:ascii="Calibri" w:hAnsi="Calibri"/>
          <w:lang w:val="ka-GE"/>
        </w:rPr>
        <w:t xml:space="preserve"> გაცემული იყოს მომხმარებლის</w:t>
      </w:r>
      <w:r>
        <w:rPr>
          <w:rFonts w:ascii="Calibri" w:hAnsi="Calibri"/>
          <w:lang w:val="ka-GE"/>
        </w:rPr>
        <w:t xml:space="preserve"> </w:t>
      </w:r>
      <w:proofErr w:type="spellStart"/>
      <w:r>
        <w:rPr>
          <w:rFonts w:ascii="Calibri" w:hAnsi="Calibri"/>
          <w:lang w:val="ka-GE"/>
        </w:rPr>
        <w:t>ავთენტიფიკაციის</w:t>
      </w:r>
      <w:proofErr w:type="spellEnd"/>
      <w:r>
        <w:rPr>
          <w:rFonts w:ascii="Calibri" w:hAnsi="Calibri"/>
          <w:lang w:val="ka-GE"/>
        </w:rPr>
        <w:t xml:space="preserve"> საფუძველზე, მხოლოდ ერთ-ერთ შემდეგ შემთხვევაში:</w:t>
      </w:r>
    </w:p>
    <w:p w:rsidR="00BE6AF3" w:rsidP="00BE6AF3" w:rsidRDefault="00BE6AF3" w14:paraId="5D7EE9D0" w14:textId="77777777">
      <w:pPr>
        <w:numPr>
          <w:ilvl w:val="0"/>
          <w:numId w:val="15"/>
        </w:numPr>
        <w:jc w:val="both"/>
        <w:rPr>
          <w:rFonts w:ascii="Calibri" w:hAnsi="Calibri"/>
          <w:lang w:val="ka-GE"/>
        </w:rPr>
      </w:pPr>
      <w:proofErr w:type="spellStart"/>
      <w:r w:rsidRPr="00AB130C">
        <w:rPr>
          <w:rFonts w:ascii="Calibri" w:hAnsi="Calibri"/>
          <w:lang w:val="ka-GE"/>
        </w:rPr>
        <w:t>ავთენტიფიკაციის</w:t>
      </w:r>
      <w:proofErr w:type="spellEnd"/>
      <w:r w:rsidRPr="00AB130C">
        <w:rPr>
          <w:rFonts w:ascii="Calibri" w:hAnsi="Calibri"/>
          <w:lang w:val="ka-GE"/>
        </w:rPr>
        <w:t xml:space="preserve"> </w:t>
      </w:r>
      <w:proofErr w:type="spellStart"/>
      <w:r w:rsidRPr="00AB130C">
        <w:rPr>
          <w:rFonts w:ascii="Calibri" w:hAnsi="Calibri"/>
          <w:lang w:val="ka-GE"/>
        </w:rPr>
        <w:t>ტოკენი</w:t>
      </w:r>
      <w:proofErr w:type="spellEnd"/>
      <w:r w:rsidRPr="00AB130C">
        <w:rPr>
          <w:rFonts w:ascii="Calibri" w:hAnsi="Calibri"/>
          <w:lang w:val="ka-GE"/>
        </w:rPr>
        <w:t xml:space="preserve"> გაიცა </w:t>
      </w:r>
      <w:proofErr w:type="spellStart"/>
      <w:r>
        <w:rPr>
          <w:rFonts w:ascii="Calibri" w:hAnsi="Calibri"/>
          <w:lang w:val="ka-GE"/>
        </w:rPr>
        <w:t>სმმ</w:t>
      </w:r>
      <w:proofErr w:type="spellEnd"/>
      <w:r>
        <w:rPr>
          <w:rFonts w:ascii="Calibri" w:hAnsi="Calibri"/>
          <w:lang w:val="ka-GE"/>
        </w:rPr>
        <w:t>-ის</w:t>
      </w:r>
      <w:r w:rsidRPr="00AB130C">
        <w:rPr>
          <w:rFonts w:ascii="Calibri" w:hAnsi="Calibri"/>
          <w:lang w:val="ka-GE"/>
        </w:rPr>
        <w:t xml:space="preserve"> </w:t>
      </w:r>
      <w:r>
        <w:rPr>
          <w:rFonts w:ascii="Calibri" w:hAnsi="Calibri"/>
          <w:lang w:val="ka-GE"/>
        </w:rPr>
        <w:t xml:space="preserve">ამ </w:t>
      </w:r>
      <w:proofErr w:type="spellStart"/>
      <w:r w:rsidRPr="00AB130C">
        <w:rPr>
          <w:rFonts w:ascii="Calibri" w:hAnsi="Calibri"/>
          <w:lang w:val="ka-GE"/>
        </w:rPr>
        <w:t>ამსმპ</w:t>
      </w:r>
      <w:proofErr w:type="spellEnd"/>
      <w:r w:rsidRPr="00AB130C">
        <w:rPr>
          <w:rFonts w:ascii="Calibri" w:hAnsi="Calibri"/>
          <w:lang w:val="ka-GE"/>
        </w:rPr>
        <w:t xml:space="preserve">-ში </w:t>
      </w:r>
      <w:r>
        <w:rPr>
          <w:rFonts w:ascii="Calibri" w:hAnsi="Calibri"/>
          <w:lang w:val="ka-GE"/>
        </w:rPr>
        <w:t xml:space="preserve">რაიმე </w:t>
      </w:r>
      <w:r w:rsidRPr="00AB130C">
        <w:rPr>
          <w:rFonts w:ascii="Calibri" w:hAnsi="Calibri"/>
          <w:lang w:val="ka-GE"/>
        </w:rPr>
        <w:t xml:space="preserve">წინა </w:t>
      </w:r>
      <w:proofErr w:type="spellStart"/>
      <w:r w:rsidRPr="00AB130C">
        <w:rPr>
          <w:rFonts w:ascii="Calibri" w:hAnsi="Calibri"/>
          <w:lang w:val="ka-GE"/>
        </w:rPr>
        <w:t>ავთენტიფიკაციის</w:t>
      </w:r>
      <w:proofErr w:type="spellEnd"/>
      <w:r>
        <w:rPr>
          <w:rFonts w:ascii="Calibri" w:hAnsi="Calibri"/>
          <w:lang w:val="ka-GE"/>
        </w:rPr>
        <w:t xml:space="preserve"> შედეგად</w:t>
      </w:r>
      <w:r w:rsidRPr="00AB130C">
        <w:rPr>
          <w:rFonts w:ascii="Calibri" w:hAnsi="Calibri"/>
          <w:lang w:val="ka-GE"/>
        </w:rPr>
        <w:t xml:space="preserve"> (თუ ამგვარი </w:t>
      </w:r>
      <w:proofErr w:type="spellStart"/>
      <w:r w:rsidRPr="00AB130C">
        <w:rPr>
          <w:rFonts w:ascii="Calibri" w:hAnsi="Calibri"/>
          <w:lang w:val="ka-GE"/>
        </w:rPr>
        <w:t>ავთენტიფიკაცია</w:t>
      </w:r>
      <w:proofErr w:type="spellEnd"/>
      <w:r w:rsidRPr="00AB130C">
        <w:rPr>
          <w:rFonts w:ascii="Calibri" w:hAnsi="Calibri"/>
          <w:lang w:val="ka-GE"/>
        </w:rPr>
        <w:t xml:space="preserve"> მოხდა და </w:t>
      </w:r>
      <w:proofErr w:type="spellStart"/>
      <w:r w:rsidRPr="00AB130C">
        <w:rPr>
          <w:rFonts w:ascii="Calibri" w:hAnsi="Calibri"/>
          <w:lang w:val="ka-GE"/>
        </w:rPr>
        <w:t>ტოკენი</w:t>
      </w:r>
      <w:proofErr w:type="spellEnd"/>
      <w:r w:rsidRPr="00AB130C">
        <w:rPr>
          <w:rFonts w:ascii="Calibri" w:hAnsi="Calibri"/>
          <w:lang w:val="ka-GE"/>
        </w:rPr>
        <w:t xml:space="preserve"> აქტიურია)</w:t>
      </w:r>
      <w:r>
        <w:rPr>
          <w:rFonts w:ascii="Calibri" w:hAnsi="Calibri"/>
          <w:lang w:val="ka-GE"/>
        </w:rPr>
        <w:t xml:space="preserve">. </w:t>
      </w:r>
      <w:proofErr w:type="spellStart"/>
      <w:r>
        <w:rPr>
          <w:rFonts w:ascii="Calibri" w:hAnsi="Calibri"/>
          <w:lang w:val="ka-GE"/>
        </w:rPr>
        <w:t>ტოკენის</w:t>
      </w:r>
      <w:proofErr w:type="spellEnd"/>
      <w:r>
        <w:rPr>
          <w:rFonts w:ascii="Calibri" w:hAnsi="Calibri"/>
          <w:lang w:val="ka-GE"/>
        </w:rPr>
        <w:t xml:space="preserve"> გადაცემის ფაქტი არ ავალდებულებს </w:t>
      </w:r>
      <w:proofErr w:type="spellStart"/>
      <w:r>
        <w:rPr>
          <w:rFonts w:ascii="Calibri" w:hAnsi="Calibri"/>
          <w:lang w:val="ka-GE"/>
        </w:rPr>
        <w:t>ამსმპ</w:t>
      </w:r>
      <w:proofErr w:type="spellEnd"/>
      <w:r>
        <w:rPr>
          <w:rFonts w:ascii="Calibri" w:hAnsi="Calibri"/>
          <w:lang w:val="ka-GE"/>
        </w:rPr>
        <w:t xml:space="preserve">-ს, </w:t>
      </w:r>
      <w:proofErr w:type="spellStart"/>
      <w:r>
        <w:rPr>
          <w:rFonts w:ascii="Calibri" w:hAnsi="Calibri"/>
          <w:lang w:val="ka-GE"/>
        </w:rPr>
        <w:t>დაეყდნოს</w:t>
      </w:r>
      <w:proofErr w:type="spellEnd"/>
      <w:r>
        <w:rPr>
          <w:rFonts w:ascii="Calibri" w:hAnsi="Calibri"/>
          <w:lang w:val="ka-GE"/>
        </w:rPr>
        <w:t xml:space="preserve"> მას. შესაბამისად, </w:t>
      </w:r>
      <w:r w:rsidRPr="007A0E73">
        <w:rPr>
          <w:rFonts w:ascii="Calibri" w:hAnsi="Calibri"/>
          <w:b/>
          <w:bCs/>
          <w:lang w:val="ka-GE"/>
        </w:rPr>
        <w:t>აუცილებელია</w:t>
      </w:r>
      <w:r>
        <w:rPr>
          <w:rFonts w:ascii="Calibri" w:hAnsi="Calibri"/>
          <w:lang w:val="ka-GE"/>
        </w:rPr>
        <w:t xml:space="preserve"> </w:t>
      </w:r>
      <w:proofErr w:type="spellStart"/>
      <w:r>
        <w:rPr>
          <w:rFonts w:ascii="Calibri" w:hAnsi="Calibri"/>
          <w:lang w:val="ka-GE"/>
        </w:rPr>
        <w:t>ამსმპ</w:t>
      </w:r>
      <w:proofErr w:type="spellEnd"/>
      <w:r>
        <w:rPr>
          <w:rFonts w:ascii="Calibri" w:hAnsi="Calibri"/>
          <w:lang w:val="ka-GE"/>
        </w:rPr>
        <w:t>-მა იმოქმედოს ერთ-ერთი შესაძლო სცენარით:</w:t>
      </w:r>
    </w:p>
    <w:p w:rsidR="00BE6AF3" w:rsidP="00BE6AF3" w:rsidRDefault="00BE6AF3" w14:paraId="68DCB27E" w14:textId="77777777">
      <w:pPr>
        <w:numPr>
          <w:ilvl w:val="1"/>
          <w:numId w:val="15"/>
        </w:numPr>
        <w:jc w:val="both"/>
        <w:rPr>
          <w:rFonts w:ascii="Calibri" w:hAnsi="Calibri"/>
          <w:lang w:val="ka-GE"/>
        </w:rPr>
      </w:pPr>
      <w:r>
        <w:rPr>
          <w:rFonts w:ascii="Calibri" w:hAnsi="Calibri"/>
          <w:lang w:val="ka-GE"/>
        </w:rPr>
        <w:t xml:space="preserve">ყურადღება არ მიაქციოს ამ </w:t>
      </w:r>
      <w:proofErr w:type="spellStart"/>
      <w:r>
        <w:rPr>
          <w:rFonts w:ascii="Calibri" w:hAnsi="Calibri"/>
          <w:lang w:val="ka-GE"/>
        </w:rPr>
        <w:t>ტოკენის</w:t>
      </w:r>
      <w:proofErr w:type="spellEnd"/>
      <w:r>
        <w:rPr>
          <w:rFonts w:ascii="Calibri" w:hAnsi="Calibri"/>
          <w:lang w:val="ka-GE"/>
        </w:rPr>
        <w:t xml:space="preserve"> არსებობას და იმოქმედოს ისევე, როგორც იმოქმედებდა ცარიელი </w:t>
      </w:r>
      <w:r>
        <w:rPr>
          <w:rFonts w:ascii="Calibri" w:hAnsi="Calibri"/>
        </w:rPr>
        <w:t>Authorization</w:t>
      </w:r>
      <w:r>
        <w:rPr>
          <w:rFonts w:ascii="Calibri" w:hAnsi="Calibri"/>
          <w:lang w:val="ka-GE"/>
        </w:rPr>
        <w:t xml:space="preserve"> თავსართის გადმოცემისას;</w:t>
      </w:r>
    </w:p>
    <w:p w:rsidR="00BE6AF3" w:rsidP="00BE6AF3" w:rsidRDefault="00BE6AF3" w14:paraId="75B8751F" w14:textId="16A696DA">
      <w:pPr>
        <w:numPr>
          <w:ilvl w:val="1"/>
          <w:numId w:val="15"/>
        </w:numPr>
        <w:jc w:val="both"/>
        <w:rPr>
          <w:rFonts w:ascii="Calibri" w:hAnsi="Calibri"/>
          <w:lang w:val="ka-GE"/>
        </w:rPr>
      </w:pPr>
      <w:r>
        <w:rPr>
          <w:rFonts w:ascii="Calibri" w:hAnsi="Calibri"/>
          <w:lang w:val="ka-GE"/>
        </w:rPr>
        <w:t xml:space="preserve">გაითვალისწინოს </w:t>
      </w:r>
      <w:proofErr w:type="spellStart"/>
      <w:r>
        <w:rPr>
          <w:rFonts w:ascii="Calibri" w:hAnsi="Calibri"/>
          <w:lang w:val="ka-GE"/>
        </w:rPr>
        <w:t>ტოკენის</w:t>
      </w:r>
      <w:proofErr w:type="spellEnd"/>
      <w:r>
        <w:rPr>
          <w:rFonts w:ascii="Calibri" w:hAnsi="Calibri"/>
          <w:lang w:val="ka-GE"/>
        </w:rPr>
        <w:t xml:space="preserve"> არსებობა და, თუ მარეგულირებელი კანონმდებლობა საშუალებას აძლევს, </w:t>
      </w:r>
      <w:proofErr w:type="spellStart"/>
      <w:r>
        <w:rPr>
          <w:rFonts w:ascii="Calibri" w:hAnsi="Calibri"/>
          <w:lang w:val="ka-GE"/>
        </w:rPr>
        <w:t>სმმ</w:t>
      </w:r>
      <w:proofErr w:type="spellEnd"/>
      <w:r>
        <w:rPr>
          <w:rFonts w:ascii="Calibri" w:hAnsi="Calibri"/>
          <w:lang w:val="ka-GE"/>
        </w:rPr>
        <w:t xml:space="preserve">-ს შესთავაზოს </w:t>
      </w:r>
      <w:proofErr w:type="spellStart"/>
      <w:r>
        <w:rPr>
          <w:rFonts w:ascii="Calibri" w:hAnsi="Calibri"/>
          <w:lang w:val="ka-GE"/>
        </w:rPr>
        <w:t>ავთენტიფიკაცია</w:t>
      </w:r>
      <w:proofErr w:type="spellEnd"/>
      <w:r>
        <w:rPr>
          <w:rFonts w:ascii="Calibri" w:hAnsi="Calibri"/>
          <w:lang w:val="ka-GE"/>
        </w:rPr>
        <w:t xml:space="preserve"> შემცირებული რაოდენობის ფაქტორებით. აღნიშნული განიხილება როგორც </w:t>
      </w:r>
      <w:r>
        <w:rPr>
          <w:rFonts w:ascii="Calibri" w:hAnsi="Calibri"/>
        </w:rPr>
        <w:t>OAuth2</w:t>
      </w:r>
      <w:r w:rsidRPr="00B64E75">
        <w:rPr>
          <w:rFonts w:ascii="Calibri" w:hAnsi="Calibri"/>
          <w:lang w:val="ka-GE"/>
        </w:rPr>
        <w:t xml:space="preserve"> წინარე ავტორიზაცია</w:t>
      </w:r>
      <w:r>
        <w:rPr>
          <w:rFonts w:ascii="Calibri" w:hAnsi="Calibri"/>
          <w:lang w:val="ka-GE"/>
        </w:rPr>
        <w:t>.</w:t>
      </w:r>
      <w:r w:rsidRPr="00B64E75">
        <w:rPr>
          <w:rFonts w:ascii="Calibri" w:hAnsi="Calibri"/>
          <w:lang w:val="ka-GE"/>
        </w:rPr>
        <w:t xml:space="preserve"> </w:t>
      </w:r>
      <w:r>
        <w:rPr>
          <w:rFonts w:ascii="Calibri" w:hAnsi="Calibri"/>
        </w:rPr>
        <w:t xml:space="preserve"> </w:t>
      </w:r>
    </w:p>
    <w:p w:rsidR="00BE6AF3" w:rsidP="00BE6AF3" w:rsidRDefault="00BE6AF3" w14:paraId="40720EF0" w14:textId="325851D4">
      <w:pPr>
        <w:numPr>
          <w:ilvl w:val="0"/>
          <w:numId w:val="15"/>
        </w:numPr>
        <w:jc w:val="both"/>
        <w:rPr>
          <w:rFonts w:ascii="Calibri" w:hAnsi="Calibri"/>
          <w:lang w:val="ka-GE"/>
        </w:rPr>
      </w:pPr>
      <w:proofErr w:type="spellStart"/>
      <w:r>
        <w:rPr>
          <w:rFonts w:ascii="Calibri" w:hAnsi="Calibri"/>
          <w:lang w:val="ka-GE"/>
        </w:rPr>
        <w:t>სმმ</w:t>
      </w:r>
      <w:proofErr w:type="spellEnd"/>
      <w:r>
        <w:rPr>
          <w:rFonts w:ascii="Calibri" w:hAnsi="Calibri"/>
          <w:lang w:val="ka-GE"/>
        </w:rPr>
        <w:t xml:space="preserve">-მა </w:t>
      </w:r>
      <w:proofErr w:type="spellStart"/>
      <w:r>
        <w:rPr>
          <w:rFonts w:ascii="Calibri" w:hAnsi="Calibri"/>
          <w:lang w:val="ka-GE"/>
        </w:rPr>
        <w:t>ავთენტიფიკაცია</w:t>
      </w:r>
      <w:proofErr w:type="spellEnd"/>
      <w:r>
        <w:rPr>
          <w:rFonts w:ascii="Calibri" w:hAnsi="Calibri"/>
          <w:lang w:val="ka-GE"/>
        </w:rPr>
        <w:t xml:space="preserve"> გაიარა </w:t>
      </w:r>
      <w:proofErr w:type="spellStart"/>
      <w:r w:rsidRPr="00AB130C">
        <w:rPr>
          <w:rFonts w:ascii="Calibri" w:hAnsi="Calibri"/>
          <w:lang w:val="ka-GE"/>
        </w:rPr>
        <w:t>მმპ</w:t>
      </w:r>
      <w:proofErr w:type="spellEnd"/>
      <w:r w:rsidRPr="00AB130C">
        <w:rPr>
          <w:rFonts w:ascii="Calibri" w:hAnsi="Calibri"/>
          <w:lang w:val="ka-GE"/>
        </w:rPr>
        <w:t>-</w:t>
      </w:r>
      <w:r>
        <w:rPr>
          <w:rFonts w:ascii="Calibri" w:hAnsi="Calibri"/>
          <w:lang w:val="ka-GE"/>
        </w:rPr>
        <w:t xml:space="preserve">სთან ან სხვა პირთან და აღნიშნული </w:t>
      </w:r>
      <w:proofErr w:type="spellStart"/>
      <w:r>
        <w:rPr>
          <w:rFonts w:ascii="Calibri" w:hAnsi="Calibri"/>
          <w:lang w:val="ka-GE"/>
        </w:rPr>
        <w:t>ავთენტიფიკაციის</w:t>
      </w:r>
      <w:proofErr w:type="spellEnd"/>
      <w:r>
        <w:rPr>
          <w:rFonts w:ascii="Calibri" w:hAnsi="Calibri"/>
          <w:lang w:val="ka-GE"/>
        </w:rPr>
        <w:t xml:space="preserve"> სანდოობა განსაზღვრულია</w:t>
      </w:r>
      <w:r w:rsidRPr="00AB130C">
        <w:rPr>
          <w:rFonts w:ascii="Calibri" w:hAnsi="Calibri"/>
          <w:lang w:val="ka-GE"/>
        </w:rPr>
        <w:t xml:space="preserve"> </w:t>
      </w:r>
      <w:proofErr w:type="spellStart"/>
      <w:r>
        <w:rPr>
          <w:rFonts w:ascii="Calibri" w:hAnsi="Calibri"/>
          <w:lang w:val="ka-GE"/>
        </w:rPr>
        <w:t>ამსმპ</w:t>
      </w:r>
      <w:proofErr w:type="spellEnd"/>
      <w:r>
        <w:rPr>
          <w:rFonts w:ascii="Calibri" w:hAnsi="Calibri"/>
          <w:lang w:val="ka-GE"/>
        </w:rPr>
        <w:t xml:space="preserve">-სა და </w:t>
      </w:r>
      <w:r w:rsidR="00E9792C">
        <w:rPr>
          <w:rFonts w:ascii="Calibri" w:hAnsi="Calibri"/>
          <w:lang w:val="ka-GE"/>
        </w:rPr>
        <w:t>API კლიენტს</w:t>
      </w:r>
      <w:r>
        <w:rPr>
          <w:rFonts w:ascii="Calibri" w:hAnsi="Calibri"/>
          <w:lang w:val="ka-GE"/>
        </w:rPr>
        <w:t xml:space="preserve"> შორის დადებული ორმხრივი ან მრავალმხრივი ხელშეკრულების საფუძველზე. აღნიშნული განიხილება როგორც </w:t>
      </w:r>
      <w:r>
        <w:rPr>
          <w:rFonts w:ascii="Calibri" w:hAnsi="Calibri"/>
        </w:rPr>
        <w:t>OAuth2</w:t>
      </w:r>
      <w:r w:rsidRPr="00B64E75">
        <w:rPr>
          <w:rFonts w:ascii="Calibri" w:hAnsi="Calibri"/>
          <w:lang w:val="ka-GE"/>
        </w:rPr>
        <w:t xml:space="preserve"> წინარე ავტორიზაცია</w:t>
      </w:r>
      <w:r w:rsidR="00EB6F28">
        <w:rPr>
          <w:rFonts w:ascii="Calibri" w:hAnsi="Calibri"/>
          <w:lang w:val="ka-GE"/>
        </w:rPr>
        <w:t xml:space="preserve"> </w:t>
      </w:r>
      <w:sdt>
        <w:sdtPr>
          <w:rPr>
            <w:rFonts w:ascii="Calibri" w:hAnsi="Calibri"/>
            <w:lang w:val="ka-GE"/>
          </w:rPr>
          <w:id w:val="1433783634"/>
          <w:citation/>
        </w:sdtPr>
        <w:sdtContent>
          <w:r w:rsidR="00EB6F28">
            <w:rPr>
              <w:rFonts w:ascii="Calibri" w:hAnsi="Calibri"/>
              <w:lang w:val="ka-GE"/>
            </w:rPr>
            <w:fldChar w:fldCharType="begin"/>
          </w:r>
          <w:r w:rsidR="00EB6F28">
            <w:rPr>
              <w:rFonts w:ascii="Calibri" w:hAnsi="Calibri"/>
            </w:rPr>
            <w:instrText xml:space="preserve"> CITATION oFASMPF \l 1033 </w:instrText>
          </w:r>
          <w:r w:rsidR="00EB6F28">
            <w:rPr>
              <w:rFonts w:ascii="Calibri" w:hAnsi="Calibri"/>
              <w:lang w:val="ka-GE"/>
            </w:rPr>
            <w:fldChar w:fldCharType="separate"/>
          </w:r>
          <w:r w:rsidRPr="006B378D" w:rsidR="006B378D">
            <w:rPr>
              <w:rFonts w:ascii="Calibri" w:hAnsi="Calibri"/>
              <w:noProof/>
            </w:rPr>
            <w:t>(4)</w:t>
          </w:r>
          <w:r w:rsidR="00EB6F28">
            <w:rPr>
              <w:rFonts w:ascii="Calibri" w:hAnsi="Calibri"/>
              <w:lang w:val="ka-GE"/>
            </w:rPr>
            <w:fldChar w:fldCharType="end"/>
          </w:r>
        </w:sdtContent>
      </w:sdt>
      <w:r w:rsidR="00EB6F28">
        <w:rPr>
          <w:rFonts w:ascii="Calibri" w:hAnsi="Calibri"/>
          <w:lang w:val="ka-GE"/>
        </w:rPr>
        <w:t>-ის მიხედვით  (</w:t>
      </w:r>
      <w:r w:rsidR="00EB6F28">
        <w:rPr>
          <w:rFonts w:ascii="Calibri" w:hAnsi="Calibri"/>
        </w:rPr>
        <w:t>OAuth2 Pre-Step).</w:t>
      </w:r>
    </w:p>
    <w:p w:rsidRPr="00B66813" w:rsidR="00BE6AF3" w:rsidP="00BE6AF3" w:rsidRDefault="00BE6AF3" w14:paraId="45485609" w14:textId="777CE823">
      <w:pPr>
        <w:jc w:val="both"/>
        <w:rPr>
          <w:rFonts w:ascii="Calibri" w:hAnsi="Calibri"/>
          <w:lang w:val="ka-GE"/>
        </w:rPr>
      </w:pPr>
      <w:proofErr w:type="spellStart"/>
      <w:r w:rsidRPr="00AB130C">
        <w:rPr>
          <w:rFonts w:ascii="Calibri" w:hAnsi="Calibri"/>
          <w:lang w:val="ka-GE"/>
        </w:rPr>
        <w:t>ამსმპ</w:t>
      </w:r>
      <w:proofErr w:type="spellEnd"/>
      <w:r w:rsidRPr="00AB130C">
        <w:rPr>
          <w:rFonts w:ascii="Calibri" w:hAnsi="Calibri"/>
          <w:lang w:val="ka-GE"/>
        </w:rPr>
        <w:t xml:space="preserve">-მა </w:t>
      </w:r>
      <w:r w:rsidRPr="00AB130C">
        <w:rPr>
          <w:rFonts w:ascii="Calibri" w:hAnsi="Calibri"/>
          <w:b/>
          <w:bCs/>
          <w:lang w:val="ka-GE"/>
        </w:rPr>
        <w:t>არავითარ შემთხვევაში</w:t>
      </w:r>
      <w:r w:rsidRPr="00AB130C">
        <w:rPr>
          <w:rFonts w:ascii="Calibri" w:hAnsi="Calibri"/>
          <w:lang w:val="ka-GE"/>
        </w:rPr>
        <w:t xml:space="preserve"> არ უნდა მოითხოვოს ისეთი </w:t>
      </w:r>
      <w:proofErr w:type="spellStart"/>
      <w:r w:rsidRPr="00AB130C">
        <w:rPr>
          <w:rFonts w:ascii="Calibri" w:hAnsi="Calibri"/>
          <w:lang w:val="ka-GE"/>
        </w:rPr>
        <w:t>ტოკენის</w:t>
      </w:r>
      <w:proofErr w:type="spellEnd"/>
      <w:r w:rsidRPr="00AB130C">
        <w:rPr>
          <w:rFonts w:ascii="Calibri" w:hAnsi="Calibri"/>
          <w:lang w:val="ka-GE"/>
        </w:rPr>
        <w:t xml:space="preserve"> გამოყენება, რომელიც არ არის გაცემული მომხმარებლის </w:t>
      </w:r>
      <w:proofErr w:type="spellStart"/>
      <w:r w:rsidRPr="00AB130C">
        <w:rPr>
          <w:rFonts w:ascii="Calibri" w:hAnsi="Calibri"/>
          <w:lang w:val="ka-GE"/>
        </w:rPr>
        <w:t>ავთენტიფიკაციის</w:t>
      </w:r>
      <w:proofErr w:type="spellEnd"/>
      <w:r w:rsidRPr="00AB130C">
        <w:rPr>
          <w:rFonts w:ascii="Calibri" w:hAnsi="Calibri"/>
          <w:lang w:val="ka-GE"/>
        </w:rPr>
        <w:t xml:space="preserve"> საფუძველზე</w:t>
      </w:r>
      <w:r w:rsidR="00E9792C">
        <w:rPr>
          <w:rFonts w:ascii="Calibri" w:hAnsi="Calibri"/>
          <w:lang w:val="ka-GE"/>
        </w:rPr>
        <w:t>.</w:t>
      </w:r>
    </w:p>
    <w:p w:rsidR="00BE6AF3" w:rsidP="00BE6AF3" w:rsidRDefault="00BE6AF3" w14:paraId="03196EB7" w14:textId="7A8F1BF3">
      <w:pPr>
        <w:jc w:val="both"/>
        <w:rPr>
          <w:rFonts w:ascii="Calibri" w:hAnsi="Calibri"/>
          <w:lang w:val="ka-GE"/>
        </w:rPr>
      </w:pPr>
      <w:r w:rsidRPr="008474B6">
        <w:rPr>
          <w:rFonts w:ascii="Calibri" w:hAnsi="Calibri"/>
          <w:b/>
          <w:bCs/>
          <w:lang w:val="ka-GE"/>
        </w:rPr>
        <w:t>აუცილებელია</w:t>
      </w:r>
      <w:r w:rsidRPr="008474B6">
        <w:rPr>
          <w:rFonts w:ascii="Calibri" w:hAnsi="Calibri"/>
          <w:lang w:val="ka-GE"/>
        </w:rPr>
        <w:t xml:space="preserve">, </w:t>
      </w:r>
      <w:proofErr w:type="spellStart"/>
      <w:r w:rsidRPr="008474B6">
        <w:rPr>
          <w:rFonts w:ascii="Calibri" w:hAnsi="Calibri"/>
          <w:lang w:val="ka-GE"/>
        </w:rPr>
        <w:t>ამსმპ</w:t>
      </w:r>
      <w:proofErr w:type="spellEnd"/>
      <w:r w:rsidRPr="008474B6">
        <w:rPr>
          <w:rFonts w:ascii="Calibri" w:hAnsi="Calibri"/>
          <w:lang w:val="ka-GE"/>
        </w:rPr>
        <w:t xml:space="preserve">-მა მოითხოვოს მომხმარებლის ძლიერი </w:t>
      </w:r>
      <w:proofErr w:type="spellStart"/>
      <w:r w:rsidRPr="008474B6">
        <w:rPr>
          <w:rFonts w:ascii="Calibri" w:hAnsi="Calibri"/>
          <w:lang w:val="ka-GE"/>
        </w:rPr>
        <w:t>ავთენტიფიკაცია</w:t>
      </w:r>
      <w:proofErr w:type="spellEnd"/>
      <w:r w:rsidR="00C203FC">
        <w:rPr>
          <w:rFonts w:ascii="Calibri" w:hAnsi="Calibri"/>
          <w:lang w:val="ka-GE"/>
        </w:rPr>
        <w:t xml:space="preserve"> </w:t>
      </w:r>
      <w:proofErr w:type="spellStart"/>
      <w:r w:rsidR="00C203FC">
        <w:rPr>
          <w:rFonts w:ascii="Calibri" w:hAnsi="Calibri"/>
        </w:rPr>
        <w:t>aspspManaged</w:t>
      </w:r>
      <w:proofErr w:type="spellEnd"/>
      <w:r w:rsidR="00C203FC">
        <w:rPr>
          <w:rFonts w:ascii="Calibri" w:hAnsi="Calibri"/>
          <w:lang w:val="ka-GE"/>
        </w:rPr>
        <w:t xml:space="preserve"> ტიპის თანხმობის შემთხვევაში.</w:t>
      </w:r>
    </w:p>
    <w:p w:rsidR="00C203FC" w:rsidP="00BE6AF3" w:rsidRDefault="00D145AD" w14:paraId="64A0E4E0" w14:textId="1FB9207C">
      <w:pPr>
        <w:jc w:val="both"/>
        <w:rPr>
          <w:rFonts w:ascii="Calibri" w:hAnsi="Calibri"/>
          <w:lang w:val="ka-GE"/>
        </w:rPr>
      </w:pPr>
      <w:r w:rsidRPr="008474B6">
        <w:rPr>
          <w:rFonts w:ascii="Calibri" w:hAnsi="Calibri"/>
          <w:b/>
          <w:bCs/>
          <w:lang w:val="ka-GE"/>
        </w:rPr>
        <w:t>აუცილებელია</w:t>
      </w:r>
      <w:r w:rsidRPr="008474B6">
        <w:rPr>
          <w:rFonts w:ascii="Calibri" w:hAnsi="Calibri"/>
          <w:lang w:val="ka-GE"/>
        </w:rPr>
        <w:t xml:space="preserve">, </w:t>
      </w:r>
      <w:proofErr w:type="spellStart"/>
      <w:r w:rsidRPr="008474B6">
        <w:rPr>
          <w:rFonts w:ascii="Calibri" w:hAnsi="Calibri"/>
          <w:lang w:val="ka-GE"/>
        </w:rPr>
        <w:t>ამსმპ</w:t>
      </w:r>
      <w:proofErr w:type="spellEnd"/>
      <w:r w:rsidRPr="008474B6">
        <w:rPr>
          <w:rFonts w:ascii="Calibri" w:hAnsi="Calibri"/>
          <w:lang w:val="ka-GE"/>
        </w:rPr>
        <w:t xml:space="preserve">-მა მოითხოვოს მომხმარებლის ძლიერი </w:t>
      </w:r>
      <w:proofErr w:type="spellStart"/>
      <w:r w:rsidRPr="008474B6">
        <w:rPr>
          <w:rFonts w:ascii="Calibri" w:hAnsi="Calibri"/>
          <w:lang w:val="ka-GE"/>
        </w:rPr>
        <w:t>ავთენტიფიკაცია</w:t>
      </w:r>
      <w:proofErr w:type="spellEnd"/>
      <w:r>
        <w:rPr>
          <w:rFonts w:ascii="Calibri" w:hAnsi="Calibri"/>
        </w:rPr>
        <w:t xml:space="preserve">, </w:t>
      </w:r>
      <w:proofErr w:type="spellStart"/>
      <w:r>
        <w:rPr>
          <w:rFonts w:ascii="Calibri" w:hAnsi="Calibri"/>
        </w:rPr>
        <w:t>როცა</w:t>
      </w:r>
      <w:proofErr w:type="spellEnd"/>
      <w:r>
        <w:rPr>
          <w:rFonts w:ascii="Calibri" w:hAnsi="Calibri"/>
        </w:rPr>
        <w:t xml:space="preserve"> </w:t>
      </w:r>
      <w:proofErr w:type="spellStart"/>
      <w:r>
        <w:rPr>
          <w:rFonts w:ascii="Calibri" w:hAnsi="Calibri"/>
        </w:rPr>
        <w:t>მოთხოვნილია</w:t>
      </w:r>
      <w:proofErr w:type="spellEnd"/>
      <w:r>
        <w:rPr>
          <w:rFonts w:ascii="Calibri" w:hAnsi="Calibri"/>
        </w:rPr>
        <w:t xml:space="preserve"> </w:t>
      </w:r>
      <w:proofErr w:type="spellStart"/>
      <w:r>
        <w:rPr>
          <w:rFonts w:ascii="Calibri" w:hAnsi="Calibri"/>
        </w:rPr>
        <w:t>ანგარიშის</w:t>
      </w:r>
      <w:proofErr w:type="spellEnd"/>
      <w:r>
        <w:rPr>
          <w:rFonts w:ascii="Calibri" w:hAnsi="Calibri"/>
        </w:rPr>
        <w:t xml:space="preserve"> </w:t>
      </w:r>
      <w:proofErr w:type="spellStart"/>
      <w:r>
        <w:rPr>
          <w:rFonts w:ascii="Calibri" w:hAnsi="Calibri"/>
        </w:rPr>
        <w:t>ნაშთები</w:t>
      </w:r>
      <w:proofErr w:type="spellEnd"/>
      <w:r>
        <w:rPr>
          <w:rFonts w:ascii="Calibri" w:hAnsi="Calibri"/>
        </w:rPr>
        <w:t xml:space="preserve"> </w:t>
      </w:r>
      <w:proofErr w:type="spellStart"/>
      <w:r>
        <w:rPr>
          <w:rFonts w:ascii="Calibri" w:hAnsi="Calibri"/>
        </w:rPr>
        <w:t>ან</w:t>
      </w:r>
      <w:proofErr w:type="spellEnd"/>
      <w:r>
        <w:rPr>
          <w:rFonts w:ascii="Calibri" w:hAnsi="Calibri"/>
        </w:rPr>
        <w:t>/</w:t>
      </w:r>
      <w:proofErr w:type="spellStart"/>
      <w:r>
        <w:rPr>
          <w:rFonts w:ascii="Calibri" w:hAnsi="Calibri"/>
        </w:rPr>
        <w:t>და</w:t>
      </w:r>
      <w:proofErr w:type="spellEnd"/>
      <w:r>
        <w:rPr>
          <w:rFonts w:ascii="Calibri" w:hAnsi="Calibri"/>
        </w:rPr>
        <w:t xml:space="preserve"> </w:t>
      </w:r>
      <w:proofErr w:type="spellStart"/>
      <w:r>
        <w:rPr>
          <w:rFonts w:ascii="Calibri" w:hAnsi="Calibri"/>
        </w:rPr>
        <w:t>ტრანზაქციები</w:t>
      </w:r>
      <w:proofErr w:type="spellEnd"/>
      <w:r>
        <w:rPr>
          <w:rFonts w:ascii="Calibri" w:hAnsi="Calibri"/>
          <w:lang w:val="ka-GE"/>
        </w:rPr>
        <w:t>.</w:t>
      </w:r>
    </w:p>
    <w:p w:rsidR="00D145AD" w:rsidP="00D145AD" w:rsidRDefault="00D145AD" w14:paraId="50C4143E" w14:textId="2D5C25C6">
      <w:pPr>
        <w:jc w:val="both"/>
        <w:rPr>
          <w:rFonts w:ascii="Calibri" w:hAnsi="Calibri"/>
          <w:lang w:val="ka-GE"/>
        </w:rPr>
      </w:pPr>
      <w:r>
        <w:rPr>
          <w:rFonts w:ascii="Calibri" w:hAnsi="Calibri"/>
          <w:b/>
          <w:bCs/>
          <w:lang w:val="ka-GE"/>
        </w:rPr>
        <w:t>შესაძლოა</w:t>
      </w:r>
      <w:r w:rsidRPr="008474B6">
        <w:rPr>
          <w:rFonts w:ascii="Calibri" w:hAnsi="Calibri"/>
          <w:lang w:val="ka-GE"/>
        </w:rPr>
        <w:t xml:space="preserve">, </w:t>
      </w:r>
      <w:proofErr w:type="spellStart"/>
      <w:r w:rsidRPr="008474B6">
        <w:rPr>
          <w:rFonts w:ascii="Calibri" w:hAnsi="Calibri"/>
          <w:lang w:val="ka-GE"/>
        </w:rPr>
        <w:t>ამსმპ</w:t>
      </w:r>
      <w:proofErr w:type="spellEnd"/>
      <w:r w:rsidRPr="008474B6">
        <w:rPr>
          <w:rFonts w:ascii="Calibri" w:hAnsi="Calibri"/>
          <w:lang w:val="ka-GE"/>
        </w:rPr>
        <w:t xml:space="preserve">-მა </w:t>
      </w:r>
      <w:r>
        <w:rPr>
          <w:rFonts w:ascii="Calibri" w:hAnsi="Calibri"/>
          <w:lang w:val="ka-GE"/>
        </w:rPr>
        <w:t xml:space="preserve">არ </w:t>
      </w:r>
      <w:r w:rsidRPr="008474B6">
        <w:rPr>
          <w:rFonts w:ascii="Calibri" w:hAnsi="Calibri"/>
          <w:lang w:val="ka-GE"/>
        </w:rPr>
        <w:t xml:space="preserve">მოითხოვოს მომხმარებლის ძლიერი </w:t>
      </w:r>
      <w:proofErr w:type="spellStart"/>
      <w:r w:rsidRPr="008474B6">
        <w:rPr>
          <w:rFonts w:ascii="Calibri" w:hAnsi="Calibri"/>
          <w:lang w:val="ka-GE"/>
        </w:rPr>
        <w:t>ავთენტიფიკაცია</w:t>
      </w:r>
      <w:proofErr w:type="spellEnd"/>
      <w:r>
        <w:rPr>
          <w:rFonts w:ascii="Calibri" w:hAnsi="Calibri"/>
        </w:rPr>
        <w:t xml:space="preserve">, </w:t>
      </w:r>
      <w:proofErr w:type="spellStart"/>
      <w:r>
        <w:rPr>
          <w:rFonts w:ascii="Calibri" w:hAnsi="Calibri"/>
        </w:rPr>
        <w:t>როცა</w:t>
      </w:r>
      <w:proofErr w:type="spellEnd"/>
      <w:r>
        <w:rPr>
          <w:rFonts w:ascii="Calibri" w:hAnsi="Calibri"/>
        </w:rPr>
        <w:t xml:space="preserve"> </w:t>
      </w:r>
      <w:proofErr w:type="spellStart"/>
      <w:r>
        <w:rPr>
          <w:rFonts w:ascii="Calibri" w:hAnsi="Calibri"/>
        </w:rPr>
        <w:t>accountList</w:t>
      </w:r>
      <w:proofErr w:type="spellEnd"/>
      <w:r>
        <w:rPr>
          <w:rFonts w:ascii="Calibri" w:hAnsi="Calibri"/>
          <w:lang w:val="ka-GE"/>
        </w:rPr>
        <w:t xml:space="preserve"> ტიპის თანხმობის შემთხვევაში, თუ აღნიშნული ნებადართულია მარეგულირებელი კანონმდებლობით და </w:t>
      </w:r>
      <w:r w:rsidR="006A6519">
        <w:rPr>
          <w:rFonts w:ascii="Calibri" w:hAnsi="Calibri"/>
          <w:lang w:val="ka-GE"/>
        </w:rPr>
        <w:t>მოთხოვნილი არ არის ანგარიშის ნაშთები</w:t>
      </w:r>
      <w:r>
        <w:rPr>
          <w:rFonts w:ascii="Calibri" w:hAnsi="Calibri"/>
          <w:lang w:val="ka-GE"/>
        </w:rPr>
        <w:t>.</w:t>
      </w:r>
    </w:p>
    <w:p w:rsidR="007D657E" w:rsidP="00D145AD" w:rsidRDefault="007D657E" w14:paraId="790BFB7B" w14:textId="77777777">
      <w:pPr>
        <w:jc w:val="both"/>
        <w:rPr>
          <w:rFonts w:ascii="Calibri" w:hAnsi="Calibri"/>
          <w:lang w:val="ka-GE"/>
        </w:rPr>
      </w:pPr>
    </w:p>
    <w:p w:rsidRPr="00E3281E" w:rsidR="000375F3" w:rsidP="000375F3" w:rsidRDefault="000375F3" w14:paraId="338CC64B" w14:textId="77777777">
      <w:pPr>
        <w:pStyle w:val="Heading4"/>
        <w:rPr>
          <w:lang w:val="ka-GE"/>
        </w:rPr>
      </w:pPr>
      <w:bookmarkStart w:name="_Ref71114813" w:id="61"/>
      <w:bookmarkStart w:name="_Toc89781763" w:id="62"/>
      <w:r w:rsidRPr="6A8E44D3">
        <w:rPr>
          <w:lang w:val="ka-GE"/>
        </w:rPr>
        <w:t xml:space="preserve">თანხმობის </w:t>
      </w:r>
      <w:r w:rsidRPr="00E3281E">
        <w:rPr>
          <w:lang w:val="ka-GE"/>
        </w:rPr>
        <w:t>სტატუსის</w:t>
      </w:r>
      <w:r w:rsidRPr="6A8E44D3">
        <w:rPr>
          <w:lang w:val="ka-GE"/>
        </w:rPr>
        <w:t xml:space="preserve"> სერვისი</w:t>
      </w:r>
      <w:bookmarkEnd w:id="61"/>
      <w:bookmarkEnd w:id="62"/>
    </w:p>
    <w:p w:rsidRPr="008474B6" w:rsidR="000375F3" w:rsidP="000375F3" w:rsidRDefault="000375F3" w14:paraId="2BD77C21" w14:textId="77777777">
      <w:pPr>
        <w:jc w:val="both"/>
        <w:rPr>
          <w:rFonts w:ascii="Calibri" w:hAnsi="Calibri"/>
          <w:lang w:val="ka-GE"/>
        </w:rPr>
      </w:pPr>
      <w:r>
        <w:rPr>
          <w:rFonts w:ascii="Calibri" w:hAnsi="Calibri"/>
          <w:lang w:val="ka-GE"/>
        </w:rPr>
        <w:t xml:space="preserve">თუ თანხმობის მოთხოვნის რეგისტრაციისას გამოყენებული იქნა </w:t>
      </w:r>
      <w:r>
        <w:rPr>
          <w:rFonts w:ascii="Calibri" w:hAnsi="Calibri"/>
        </w:rPr>
        <w:t>Authorization</w:t>
      </w:r>
      <w:r>
        <w:rPr>
          <w:rFonts w:ascii="Calibri" w:hAnsi="Calibri"/>
          <w:lang w:val="ka-GE"/>
        </w:rPr>
        <w:t xml:space="preserve"> სათაური</w:t>
      </w:r>
      <w:r w:rsidRPr="00B64E75">
        <w:rPr>
          <w:rFonts w:ascii="Calibri" w:hAnsi="Calibri"/>
          <w:lang w:val="ka-GE"/>
        </w:rPr>
        <w:t xml:space="preserve"> ან მომხმარებელმა გაიარა </w:t>
      </w:r>
      <w:proofErr w:type="spellStart"/>
      <w:r w:rsidRPr="00B64E75">
        <w:rPr>
          <w:rFonts w:ascii="Calibri" w:hAnsi="Calibri"/>
          <w:lang w:val="ka-GE"/>
        </w:rPr>
        <w:t>ავთენტიფიკაცია</w:t>
      </w:r>
      <w:proofErr w:type="spellEnd"/>
      <w:r w:rsidRPr="00B64E75">
        <w:rPr>
          <w:rFonts w:ascii="Calibri" w:hAnsi="Calibri"/>
          <w:lang w:val="ka-GE"/>
        </w:rPr>
        <w:t xml:space="preserve"> ამ თანხმობის ფარგლებში</w:t>
      </w:r>
      <w:r>
        <w:rPr>
          <w:rFonts w:ascii="Calibri" w:hAnsi="Calibri"/>
          <w:lang w:val="ka-GE"/>
        </w:rPr>
        <w:t xml:space="preserve">, </w:t>
      </w:r>
      <w:r w:rsidRPr="008474B6">
        <w:rPr>
          <w:rFonts w:ascii="Calibri" w:hAnsi="Calibri"/>
          <w:lang w:val="ka-GE"/>
        </w:rPr>
        <w:t xml:space="preserve">გამოძახებისას </w:t>
      </w:r>
      <w:r w:rsidRPr="008474B6">
        <w:rPr>
          <w:rFonts w:ascii="Calibri" w:hAnsi="Calibri"/>
        </w:rPr>
        <w:t>Authorization</w:t>
      </w:r>
      <w:r w:rsidRPr="008474B6">
        <w:rPr>
          <w:rFonts w:ascii="Calibri" w:hAnsi="Calibri"/>
          <w:lang w:val="ka-GE"/>
        </w:rPr>
        <w:t xml:space="preserve"> სათაურის გამოყენება </w:t>
      </w:r>
      <w:r w:rsidRPr="008474B6">
        <w:rPr>
          <w:rFonts w:ascii="Calibri" w:hAnsi="Calibri"/>
          <w:b/>
          <w:bCs/>
          <w:lang w:val="ka-GE"/>
        </w:rPr>
        <w:t>აუცილებელია</w:t>
      </w:r>
      <w:r w:rsidRPr="00B64E75">
        <w:rPr>
          <w:rFonts w:ascii="Calibri" w:hAnsi="Calibri"/>
          <w:b/>
          <w:bCs/>
          <w:lang w:val="ka-GE"/>
        </w:rPr>
        <w:t>.</w:t>
      </w:r>
    </w:p>
    <w:p w:rsidR="000375F3" w:rsidP="00D145AD" w:rsidRDefault="000375F3" w14:paraId="256D5089" w14:textId="77777777">
      <w:pPr>
        <w:jc w:val="both"/>
        <w:rPr>
          <w:rFonts w:ascii="Calibri" w:hAnsi="Calibri"/>
          <w:lang w:val="ka-GE"/>
        </w:rPr>
      </w:pPr>
    </w:p>
    <w:p w:rsidRPr="00F36B2E" w:rsidR="00D332E6" w:rsidP="00D332E6" w:rsidRDefault="00D332E6" w14:paraId="1ED227E3" w14:textId="77777777">
      <w:pPr>
        <w:pStyle w:val="Heading4"/>
        <w:rPr>
          <w:lang w:val="ka-GE"/>
        </w:rPr>
      </w:pPr>
      <w:bookmarkStart w:name="_Ref71115160" w:id="63"/>
      <w:bookmarkStart w:name="_Toc89781764" w:id="64"/>
      <w:r w:rsidRPr="6A8E44D3">
        <w:rPr>
          <w:lang w:val="ka-GE"/>
        </w:rPr>
        <w:t xml:space="preserve">თანხმობის </w:t>
      </w:r>
      <w:r w:rsidRPr="00E3281E">
        <w:rPr>
          <w:lang w:val="ka-GE"/>
        </w:rPr>
        <w:t>შესახებ დეტალური ინფორმაციის მიწოდების</w:t>
      </w:r>
      <w:r w:rsidRPr="6A8E44D3">
        <w:rPr>
          <w:lang w:val="ka-GE"/>
        </w:rPr>
        <w:t xml:space="preserve"> სერვისი</w:t>
      </w:r>
      <w:bookmarkEnd w:id="63"/>
      <w:bookmarkEnd w:id="64"/>
    </w:p>
    <w:p w:rsidRPr="00B64E75" w:rsidR="00D332E6" w:rsidP="00D332E6" w:rsidRDefault="00D332E6" w14:paraId="4254306D" w14:textId="77777777">
      <w:pPr>
        <w:jc w:val="both"/>
        <w:rPr>
          <w:rFonts w:ascii="Calibri" w:hAnsi="Calibri"/>
          <w:lang w:val="ka-GE"/>
        </w:rPr>
      </w:pPr>
      <w:r w:rsidRPr="008474B6">
        <w:rPr>
          <w:rFonts w:ascii="Calibri" w:hAnsi="Calibri"/>
          <w:lang w:val="ka-GE"/>
        </w:rPr>
        <w:t xml:space="preserve">გამოძახებისას </w:t>
      </w:r>
      <w:proofErr w:type="spellStart"/>
      <w:r w:rsidRPr="007A0E73">
        <w:rPr>
          <w:rFonts w:ascii="Calibri" w:hAnsi="Calibri"/>
          <w:lang w:val="ka-GE"/>
        </w:rPr>
        <w:t>Authorization</w:t>
      </w:r>
      <w:proofErr w:type="spellEnd"/>
      <w:r w:rsidRPr="008474B6">
        <w:rPr>
          <w:rFonts w:ascii="Calibri" w:hAnsi="Calibri"/>
          <w:lang w:val="ka-GE"/>
        </w:rPr>
        <w:t xml:space="preserve"> სათაურის გამოყენება </w:t>
      </w:r>
      <w:r w:rsidRPr="008474B6">
        <w:rPr>
          <w:rFonts w:ascii="Calibri" w:hAnsi="Calibri"/>
          <w:b/>
          <w:bCs/>
          <w:lang w:val="ka-GE"/>
        </w:rPr>
        <w:t>აუცილებელია</w:t>
      </w:r>
      <w:r w:rsidRPr="00B64E75">
        <w:rPr>
          <w:rFonts w:ascii="Calibri" w:hAnsi="Calibri"/>
          <w:b/>
          <w:bCs/>
          <w:lang w:val="ka-GE"/>
        </w:rPr>
        <w:t xml:space="preserve">. </w:t>
      </w:r>
      <w:r w:rsidRPr="00E3281E">
        <w:rPr>
          <w:rFonts w:ascii="Calibri" w:hAnsi="Calibri"/>
          <w:b/>
          <w:lang w:val="ka-GE"/>
        </w:rPr>
        <w:t>აუცილებელია</w:t>
      </w:r>
      <w:r w:rsidRPr="008474B6">
        <w:rPr>
          <w:rFonts w:ascii="Calibri" w:hAnsi="Calibri"/>
          <w:lang w:val="ka-GE"/>
        </w:rPr>
        <w:t xml:space="preserve">, </w:t>
      </w:r>
      <w:proofErr w:type="spellStart"/>
      <w:r w:rsidRPr="008474B6">
        <w:rPr>
          <w:rFonts w:ascii="Calibri" w:hAnsi="Calibri"/>
          <w:lang w:val="ka-GE"/>
        </w:rPr>
        <w:t>ტოკენი</w:t>
      </w:r>
      <w:proofErr w:type="spellEnd"/>
      <w:r w:rsidRPr="008474B6">
        <w:rPr>
          <w:rFonts w:ascii="Calibri" w:hAnsi="Calibri"/>
          <w:lang w:val="ka-GE"/>
        </w:rPr>
        <w:t xml:space="preserve"> გაცემული იყოს მომხმარებლის </w:t>
      </w:r>
      <w:proofErr w:type="spellStart"/>
      <w:r w:rsidRPr="008474B6">
        <w:rPr>
          <w:rFonts w:ascii="Calibri" w:hAnsi="Calibri"/>
          <w:lang w:val="ka-GE"/>
        </w:rPr>
        <w:t>ავთენტიფიკაციის</w:t>
      </w:r>
      <w:proofErr w:type="spellEnd"/>
      <w:r w:rsidRPr="008474B6">
        <w:rPr>
          <w:rFonts w:ascii="Calibri" w:hAnsi="Calibri"/>
          <w:lang w:val="ka-GE"/>
        </w:rPr>
        <w:t xml:space="preserve"> საფუძველზე</w:t>
      </w:r>
      <w:r w:rsidRPr="00B64E75">
        <w:rPr>
          <w:rFonts w:ascii="Calibri" w:hAnsi="Calibri"/>
          <w:lang w:val="ka-GE"/>
        </w:rPr>
        <w:t xml:space="preserve">. თუ </w:t>
      </w:r>
      <w:proofErr w:type="spellStart"/>
      <w:r w:rsidRPr="00B64E75">
        <w:rPr>
          <w:rFonts w:ascii="Calibri" w:hAnsi="Calibri"/>
          <w:lang w:val="ka-GE"/>
        </w:rPr>
        <w:t>მმპ</w:t>
      </w:r>
      <w:proofErr w:type="spellEnd"/>
      <w:r w:rsidRPr="00B64E75">
        <w:rPr>
          <w:rFonts w:ascii="Calibri" w:hAnsi="Calibri"/>
          <w:lang w:val="ka-GE"/>
        </w:rPr>
        <w:t xml:space="preserve">-მა მოითხოვა </w:t>
      </w:r>
      <w:proofErr w:type="spellStart"/>
      <w:r w:rsidRPr="00B64E75">
        <w:rPr>
          <w:rFonts w:ascii="Calibri" w:hAnsi="Calibri"/>
          <w:lang w:val="ka-GE"/>
        </w:rPr>
        <w:t>ამსმპ</w:t>
      </w:r>
      <w:proofErr w:type="spellEnd"/>
      <w:r w:rsidRPr="00B64E75">
        <w:rPr>
          <w:rFonts w:ascii="Calibri" w:hAnsi="Calibri"/>
          <w:lang w:val="ka-GE"/>
        </w:rPr>
        <w:t xml:space="preserve">-ში გამოხატული თანხმობა, </w:t>
      </w:r>
      <w:proofErr w:type="spellStart"/>
      <w:r w:rsidRPr="00B64E75">
        <w:rPr>
          <w:rFonts w:ascii="Calibri" w:hAnsi="Calibri"/>
          <w:lang w:val="ka-GE"/>
        </w:rPr>
        <w:t>ტოკენი</w:t>
      </w:r>
      <w:proofErr w:type="spellEnd"/>
      <w:r w:rsidRPr="00B64E75">
        <w:rPr>
          <w:rFonts w:ascii="Calibri" w:hAnsi="Calibri"/>
          <w:lang w:val="ka-GE"/>
        </w:rPr>
        <w:t xml:space="preserve"> </w:t>
      </w:r>
      <w:proofErr w:type="spellStart"/>
      <w:r w:rsidRPr="00B64E75">
        <w:rPr>
          <w:rFonts w:ascii="Calibri" w:hAnsi="Calibri"/>
          <w:lang w:val="ka-GE"/>
        </w:rPr>
        <w:t>ვალუდურია</w:t>
      </w:r>
      <w:proofErr w:type="spellEnd"/>
      <w:r w:rsidRPr="00B64E75">
        <w:rPr>
          <w:rFonts w:ascii="Calibri" w:hAnsi="Calibri"/>
          <w:lang w:val="ka-GE"/>
        </w:rPr>
        <w:t xml:space="preserve"> მაგრამ </w:t>
      </w:r>
      <w:proofErr w:type="spellStart"/>
      <w:r w:rsidRPr="00B64E75">
        <w:rPr>
          <w:rFonts w:ascii="Calibri" w:hAnsi="Calibri"/>
          <w:lang w:val="ka-GE"/>
        </w:rPr>
        <w:t>მაგრამ</w:t>
      </w:r>
      <w:proofErr w:type="spellEnd"/>
      <w:r w:rsidRPr="00B64E75">
        <w:rPr>
          <w:rFonts w:ascii="Calibri" w:hAnsi="Calibri"/>
          <w:lang w:val="ka-GE"/>
        </w:rPr>
        <w:t xml:space="preserve"> თანხმობის გამოხატვის პროცესი დასრულებული არ არის, </w:t>
      </w:r>
      <w:r w:rsidRPr="007A0E73">
        <w:rPr>
          <w:rFonts w:ascii="Calibri" w:hAnsi="Calibri"/>
          <w:b/>
          <w:bCs/>
          <w:lang w:val="ka-GE"/>
        </w:rPr>
        <w:t>აუცილებელია</w:t>
      </w:r>
      <w:r w:rsidRPr="00B64E75">
        <w:rPr>
          <w:rFonts w:ascii="Calibri" w:hAnsi="Calibri"/>
          <w:lang w:val="ka-GE"/>
        </w:rPr>
        <w:t xml:space="preserve"> </w:t>
      </w:r>
      <w:proofErr w:type="spellStart"/>
      <w:r w:rsidRPr="00B64E75">
        <w:rPr>
          <w:rFonts w:ascii="Calibri" w:hAnsi="Calibri"/>
          <w:lang w:val="ka-GE"/>
        </w:rPr>
        <w:t>ამსმპ</w:t>
      </w:r>
      <w:proofErr w:type="spellEnd"/>
      <w:r w:rsidRPr="00B64E75">
        <w:rPr>
          <w:rFonts w:ascii="Calibri" w:hAnsi="Calibri"/>
          <w:lang w:val="ka-GE"/>
        </w:rPr>
        <w:t>-მა დააბრუნოს შეცდომა CONSENT_INVALID.</w:t>
      </w:r>
    </w:p>
    <w:p w:rsidR="00571553" w:rsidP="00D145AD" w:rsidRDefault="00571553" w14:paraId="190ACFB7" w14:textId="77777777">
      <w:pPr>
        <w:jc w:val="both"/>
        <w:rPr>
          <w:rFonts w:ascii="Calibri" w:hAnsi="Calibri"/>
          <w:lang w:val="ka-GE"/>
        </w:rPr>
      </w:pPr>
    </w:p>
    <w:p w:rsidRPr="00190112" w:rsidR="00F731D5" w:rsidP="00F731D5" w:rsidRDefault="00F731D5" w14:paraId="5380605F" w14:textId="77777777">
      <w:pPr>
        <w:pStyle w:val="Heading4"/>
        <w:rPr>
          <w:lang w:val="ka-GE"/>
        </w:rPr>
      </w:pPr>
      <w:bookmarkStart w:name="_Toc89781765" w:id="65"/>
      <w:r w:rsidRPr="6A8E44D3">
        <w:rPr>
          <w:lang w:val="ka-GE"/>
        </w:rPr>
        <w:t xml:space="preserve">თანხმობის </w:t>
      </w:r>
      <w:r w:rsidRPr="00E3281E">
        <w:rPr>
          <w:lang w:val="ka-GE"/>
        </w:rPr>
        <w:t>გაუქმების</w:t>
      </w:r>
      <w:r w:rsidRPr="6A8E44D3">
        <w:rPr>
          <w:lang w:val="ka-GE"/>
        </w:rPr>
        <w:t xml:space="preserve"> სერვისი</w:t>
      </w:r>
      <w:bookmarkEnd w:id="65"/>
    </w:p>
    <w:p w:rsidRPr="00E3281E" w:rsidR="00F731D5" w:rsidP="00F731D5" w:rsidRDefault="00F731D5" w14:paraId="3DDFD7A3" w14:textId="77777777">
      <w:pPr>
        <w:jc w:val="both"/>
        <w:rPr>
          <w:rFonts w:ascii="Calibri" w:hAnsi="Calibri"/>
          <w:lang w:val="ka-GE"/>
        </w:rPr>
      </w:pPr>
      <w:r>
        <w:rPr>
          <w:rFonts w:ascii="Calibri" w:hAnsi="Calibri"/>
          <w:lang w:val="ka-GE"/>
        </w:rPr>
        <w:t xml:space="preserve">თუ თანხმობის მოთხოვნის რეგისტრაციისას გამოყენებული იქნა </w:t>
      </w:r>
      <w:r>
        <w:rPr>
          <w:rFonts w:ascii="Calibri" w:hAnsi="Calibri"/>
        </w:rPr>
        <w:t>Authorization</w:t>
      </w:r>
      <w:r>
        <w:rPr>
          <w:rFonts w:ascii="Calibri" w:hAnsi="Calibri"/>
          <w:lang w:val="ka-GE"/>
        </w:rPr>
        <w:t xml:space="preserve"> სათაური</w:t>
      </w:r>
      <w:r w:rsidRPr="00B64E75">
        <w:rPr>
          <w:rFonts w:ascii="Calibri" w:hAnsi="Calibri"/>
          <w:lang w:val="ka-GE"/>
        </w:rPr>
        <w:t xml:space="preserve"> ან მომხმარებელმა გაიარა </w:t>
      </w:r>
      <w:proofErr w:type="spellStart"/>
      <w:r w:rsidRPr="00B64E75">
        <w:rPr>
          <w:rFonts w:ascii="Calibri" w:hAnsi="Calibri"/>
          <w:lang w:val="ka-GE"/>
        </w:rPr>
        <w:t>ავთენტიფიკაცია</w:t>
      </w:r>
      <w:proofErr w:type="spellEnd"/>
      <w:r w:rsidRPr="00B64E75">
        <w:rPr>
          <w:rFonts w:ascii="Calibri" w:hAnsi="Calibri"/>
          <w:lang w:val="ka-GE"/>
        </w:rPr>
        <w:t xml:space="preserve"> ამ თანხმობის ფარგლებში</w:t>
      </w:r>
      <w:r>
        <w:rPr>
          <w:rFonts w:ascii="Calibri" w:hAnsi="Calibri"/>
          <w:lang w:val="ka-GE"/>
        </w:rPr>
        <w:t xml:space="preserve">, </w:t>
      </w:r>
      <w:r w:rsidRPr="008474B6">
        <w:rPr>
          <w:rFonts w:ascii="Calibri" w:hAnsi="Calibri"/>
          <w:lang w:val="ka-GE"/>
        </w:rPr>
        <w:t xml:space="preserve">გამოძახებისას </w:t>
      </w:r>
      <w:r w:rsidRPr="008474B6">
        <w:rPr>
          <w:rFonts w:ascii="Calibri" w:hAnsi="Calibri"/>
        </w:rPr>
        <w:t>Authorization</w:t>
      </w:r>
      <w:r w:rsidRPr="008474B6">
        <w:rPr>
          <w:rFonts w:ascii="Calibri" w:hAnsi="Calibri"/>
          <w:lang w:val="ka-GE"/>
        </w:rPr>
        <w:t xml:space="preserve"> სათაურის გამოყენება </w:t>
      </w:r>
      <w:r w:rsidRPr="008474B6">
        <w:rPr>
          <w:rFonts w:ascii="Calibri" w:hAnsi="Calibri"/>
          <w:b/>
          <w:bCs/>
          <w:lang w:val="ka-GE"/>
        </w:rPr>
        <w:t>აუცილებელია</w:t>
      </w:r>
      <w:r w:rsidRPr="008474B6">
        <w:rPr>
          <w:rFonts w:ascii="Calibri" w:hAnsi="Calibri"/>
          <w:lang w:val="ka-GE"/>
        </w:rPr>
        <w:t>.</w:t>
      </w:r>
    </w:p>
    <w:p w:rsidR="00F731D5" w:rsidP="00D145AD" w:rsidRDefault="00F731D5" w14:paraId="72B838B2" w14:textId="77777777">
      <w:pPr>
        <w:jc w:val="both"/>
        <w:rPr>
          <w:rFonts w:ascii="Calibri" w:hAnsi="Calibri"/>
          <w:lang w:val="ka-GE"/>
        </w:rPr>
      </w:pPr>
    </w:p>
    <w:p w:rsidRPr="00D75C55" w:rsidR="00C035BA" w:rsidP="00D85791" w:rsidRDefault="00C035BA" w14:paraId="7BFDAF46" w14:textId="77777777">
      <w:pPr>
        <w:rPr>
          <w:lang w:val="ka-GE"/>
        </w:rPr>
      </w:pPr>
    </w:p>
    <w:p w:rsidR="00065CBF" w:rsidP="00065CBF" w:rsidRDefault="00065CBF" w14:paraId="51597FC6" w14:textId="77777777">
      <w:pPr>
        <w:pStyle w:val="Heading1"/>
        <w:rPr>
          <w:lang w:val="ka-GE"/>
        </w:rPr>
      </w:pPr>
      <w:bookmarkStart w:name="_Toc169726887" w:id="66"/>
      <w:r>
        <w:rPr>
          <w:lang w:val="ka-GE"/>
        </w:rPr>
        <w:t xml:space="preserve">სახელშეკრულებო და </w:t>
      </w:r>
      <w:proofErr w:type="spellStart"/>
      <w:r>
        <w:rPr>
          <w:lang w:val="ka-GE"/>
        </w:rPr>
        <w:t>არასახელშეკრულებო</w:t>
      </w:r>
      <w:proofErr w:type="spellEnd"/>
      <w:r>
        <w:rPr>
          <w:lang w:val="ka-GE"/>
        </w:rPr>
        <w:t xml:space="preserve"> მოდელი</w:t>
      </w:r>
      <w:bookmarkEnd w:id="66"/>
    </w:p>
    <w:p w:rsidR="00E160A4" w:rsidP="00065CBF" w:rsidRDefault="00065CBF" w14:paraId="212DEC1F" w14:textId="77777777">
      <w:pPr>
        <w:jc w:val="both"/>
        <w:rPr>
          <w:lang w:val="ka-GE"/>
        </w:rPr>
      </w:pPr>
      <w:r>
        <w:rPr>
          <w:b/>
          <w:bCs/>
          <w:lang w:val="ka-GE"/>
        </w:rPr>
        <w:t xml:space="preserve">აუცილებელია </w:t>
      </w:r>
      <w:proofErr w:type="spellStart"/>
      <w:r>
        <w:rPr>
          <w:lang w:val="ka-GE"/>
        </w:rPr>
        <w:t>payments</w:t>
      </w:r>
      <w:proofErr w:type="spellEnd"/>
      <w:r>
        <w:rPr>
          <w:lang w:val="ka-GE"/>
        </w:rPr>
        <w:t xml:space="preserve"> და </w:t>
      </w:r>
      <w:r>
        <w:t>cards</w:t>
      </w:r>
      <w:r>
        <w:rPr>
          <w:lang w:val="ka-GE"/>
        </w:rPr>
        <w:t xml:space="preserve"> ტიპის ანგარიშებზე მხარდაჭერილი იყოს </w:t>
      </w:r>
      <w:proofErr w:type="spellStart"/>
      <w:r>
        <w:rPr>
          <w:lang w:val="ka-GE"/>
        </w:rPr>
        <w:t>არასახელშეკრულებო</w:t>
      </w:r>
      <w:proofErr w:type="spellEnd"/>
      <w:r>
        <w:rPr>
          <w:lang w:val="ka-GE"/>
        </w:rPr>
        <w:t xml:space="preserve"> მოდელი, ანუ როდესაც თანხმობის რეგისტრაციის </w:t>
      </w:r>
      <w:proofErr w:type="spellStart"/>
      <w:r>
        <w:rPr>
          <w:lang w:val="ka-GE"/>
        </w:rPr>
        <w:t>ბოლოწერტილს</w:t>
      </w:r>
      <w:proofErr w:type="spellEnd"/>
      <w:r>
        <w:rPr>
          <w:lang w:val="ka-GE"/>
        </w:rPr>
        <w:t xml:space="preserve"> (</w:t>
      </w:r>
      <w:r w:rsidRPr="00EF0D4C">
        <w:rPr>
          <w:lang w:val="ka-GE"/>
        </w:rPr>
        <w:t>POST /v2/</w:t>
      </w:r>
      <w:proofErr w:type="spellStart"/>
      <w:r w:rsidRPr="00EF0D4C">
        <w:rPr>
          <w:lang w:val="ka-GE"/>
        </w:rPr>
        <w:t>consents</w:t>
      </w:r>
      <w:proofErr w:type="spellEnd"/>
      <w:r w:rsidRPr="00EF0D4C">
        <w:rPr>
          <w:lang w:val="ka-GE"/>
        </w:rPr>
        <w:t>/</w:t>
      </w:r>
      <w:proofErr w:type="spellStart"/>
      <w:r w:rsidRPr="00EF0D4C">
        <w:rPr>
          <w:lang w:val="ka-GE"/>
        </w:rPr>
        <w:t>account-access</w:t>
      </w:r>
      <w:proofErr w:type="spellEnd"/>
      <w:r>
        <w:rPr>
          <w:lang w:val="ka-GE"/>
        </w:rPr>
        <w:t xml:space="preserve">) არ გადაეცემა </w:t>
      </w:r>
      <w:r w:rsidRPr="00CF3044">
        <w:rPr>
          <w:lang w:val="ka-GE"/>
        </w:rPr>
        <w:t>API-</w:t>
      </w:r>
      <w:proofErr w:type="spellStart"/>
      <w:r w:rsidRPr="00CF3044">
        <w:rPr>
          <w:lang w:val="ka-GE"/>
        </w:rPr>
        <w:t>Contract</w:t>
      </w:r>
      <w:proofErr w:type="spellEnd"/>
      <w:r w:rsidRPr="00CF3044">
        <w:rPr>
          <w:lang w:val="ka-GE"/>
        </w:rPr>
        <w:t>-ID</w:t>
      </w:r>
      <w:r>
        <w:rPr>
          <w:lang w:val="ka-GE"/>
        </w:rPr>
        <w:t xml:space="preserve"> თავსართი. </w:t>
      </w:r>
    </w:p>
    <w:p w:rsidR="003D50A6" w:rsidP="00065CBF" w:rsidRDefault="00E160A4" w14:paraId="060FDF00" w14:textId="7759FE99">
      <w:pPr>
        <w:jc w:val="both"/>
        <w:rPr>
          <w:lang w:val="ka-GE"/>
        </w:rPr>
      </w:pPr>
      <w:r w:rsidRPr="00E160A4">
        <w:rPr>
          <w:b/>
          <w:bCs/>
          <w:lang w:val="ka-GE"/>
        </w:rPr>
        <w:t>აუცილებელია</w:t>
      </w:r>
      <w:r>
        <w:rPr>
          <w:lang w:val="ka-GE"/>
        </w:rPr>
        <w:t xml:space="preserve"> </w:t>
      </w:r>
      <w:proofErr w:type="spellStart"/>
      <w:r w:rsidR="003D50A6">
        <w:rPr>
          <w:lang w:val="ka-GE"/>
        </w:rPr>
        <w:t>არასახელშეკრულებო</w:t>
      </w:r>
      <w:proofErr w:type="spellEnd"/>
      <w:r w:rsidR="003D50A6">
        <w:rPr>
          <w:lang w:val="ka-GE"/>
        </w:rPr>
        <w:t xml:space="preserve"> მოდელ</w:t>
      </w:r>
      <w:r w:rsidR="00BB7B95">
        <w:rPr>
          <w:lang w:val="ka-GE"/>
        </w:rPr>
        <w:t xml:space="preserve">ით სარგებლობისას </w:t>
      </w:r>
      <w:proofErr w:type="spellStart"/>
      <w:r w:rsidR="00D2379B">
        <w:rPr>
          <w:lang w:val="ka-GE"/>
        </w:rPr>
        <w:t>მმპ</w:t>
      </w:r>
      <w:proofErr w:type="spellEnd"/>
      <w:r w:rsidR="00D2379B">
        <w:rPr>
          <w:lang w:val="ka-GE"/>
        </w:rPr>
        <w:t>-ს (</w:t>
      </w:r>
      <w:r w:rsidR="00BB7B95">
        <w:t>API</w:t>
      </w:r>
      <w:r w:rsidR="00BB7B95">
        <w:rPr>
          <w:lang w:val="ka-GE"/>
        </w:rPr>
        <w:t xml:space="preserve"> კლიენტს</w:t>
      </w:r>
      <w:r w:rsidR="00D2379B">
        <w:rPr>
          <w:lang w:val="ka-GE"/>
        </w:rPr>
        <w:t>)</w:t>
      </w:r>
      <w:r w:rsidR="00BB7B95">
        <w:rPr>
          <w:lang w:val="ka-GE"/>
        </w:rPr>
        <w:t xml:space="preserve"> </w:t>
      </w:r>
      <w:r>
        <w:rPr>
          <w:lang w:val="ka-GE"/>
        </w:rPr>
        <w:t>შეეძლოს</w:t>
      </w:r>
      <w:r w:rsidR="00C50CF8">
        <w:rPr>
          <w:lang w:val="ka-GE"/>
        </w:rPr>
        <w:t xml:space="preserve"> </w:t>
      </w:r>
      <w:r w:rsidR="00F032AD">
        <w:rPr>
          <w:lang w:val="ka-GE"/>
        </w:rPr>
        <w:t>ისარგებლოს იმ ლიმიტებით, რომლებიც დადგენილია</w:t>
      </w:r>
      <w:r w:rsidR="00C50CF8">
        <w:rPr>
          <w:lang w:val="ka-GE"/>
        </w:rPr>
        <w:t xml:space="preserve"> საქართველოს კანონმდებლობი</w:t>
      </w:r>
      <w:r w:rsidR="00541020">
        <w:rPr>
          <w:lang w:val="ka-GE"/>
        </w:rPr>
        <w:t>ს შესაბამისად</w:t>
      </w:r>
      <w:r w:rsidR="00F032AD">
        <w:rPr>
          <w:lang w:val="ka-GE"/>
        </w:rPr>
        <w:t xml:space="preserve"> და</w:t>
      </w:r>
      <w:r w:rsidR="00446ED6">
        <w:rPr>
          <w:lang w:val="ka-GE"/>
        </w:rPr>
        <w:t xml:space="preserve"> აქ მოყვანილია </w:t>
      </w:r>
      <w:r w:rsidRPr="00F032AD" w:rsidR="00446ED6">
        <w:rPr>
          <w:u w:val="single"/>
          <w:lang w:val="ka-GE"/>
        </w:rPr>
        <w:t>მხოლოდ ინფორმაციისათვის</w:t>
      </w:r>
      <w:r w:rsidR="00541020">
        <w:rPr>
          <w:lang w:val="ka-GE"/>
        </w:rPr>
        <w:t>:</w:t>
      </w:r>
    </w:p>
    <w:p w:rsidR="00541020" w:rsidP="00541020" w:rsidRDefault="00541020" w14:paraId="70F75B99" w14:textId="40DAEF16">
      <w:pPr>
        <w:pStyle w:val="ListParagraph"/>
        <w:numPr>
          <w:ilvl w:val="0"/>
          <w:numId w:val="8"/>
        </w:numPr>
        <w:jc w:val="both"/>
        <w:rPr>
          <w:lang w:val="ka-GE"/>
        </w:rPr>
      </w:pPr>
      <w:r>
        <w:rPr>
          <w:lang w:val="ka-GE"/>
        </w:rPr>
        <w:t xml:space="preserve">24 საათის განმავლობაში გამოითხოვოს მონაცემები სულ მცირე </w:t>
      </w:r>
      <w:r w:rsidR="00D83787">
        <w:rPr>
          <w:lang w:val="ka-GE"/>
        </w:rPr>
        <w:t>4-ჯერ, როდესაც მომხმარებელი აქტიურად არ ითხოვს ინფორმაციას</w:t>
      </w:r>
      <w:r w:rsidR="00DE63BF">
        <w:rPr>
          <w:lang w:val="ka-GE"/>
        </w:rPr>
        <w:t xml:space="preserve"> (ველი </w:t>
      </w:r>
      <w:proofErr w:type="spellStart"/>
      <w:r w:rsidR="00446ED6">
        <w:rPr>
          <w:lang w:val="ka-GE"/>
        </w:rPr>
        <w:t>frequencyPerDay</w:t>
      </w:r>
      <w:proofErr w:type="spellEnd"/>
      <w:r w:rsidR="00446ED6">
        <w:rPr>
          <w:lang w:val="ka-GE"/>
        </w:rPr>
        <w:t>)</w:t>
      </w:r>
    </w:p>
    <w:p w:rsidRPr="00E160A4" w:rsidR="00D83787" w:rsidP="00541020" w:rsidRDefault="00D83787" w14:paraId="507B6694" w14:textId="62110DBF">
      <w:pPr>
        <w:pStyle w:val="ListParagraph"/>
        <w:numPr>
          <w:ilvl w:val="0"/>
          <w:numId w:val="8"/>
        </w:numPr>
        <w:jc w:val="both"/>
        <w:rPr>
          <w:lang w:val="ka-GE"/>
        </w:rPr>
      </w:pPr>
      <w:r>
        <w:rPr>
          <w:lang w:val="ka-GE"/>
        </w:rPr>
        <w:t>თანხმობის მაქსიმალური ხანგრძლივობა</w:t>
      </w:r>
      <w:r w:rsidR="00401BAD">
        <w:rPr>
          <w:lang w:val="ka-GE"/>
        </w:rPr>
        <w:t xml:space="preserve"> იყოს </w:t>
      </w:r>
      <w:r w:rsidR="00DE63BF">
        <w:rPr>
          <w:lang w:val="ka-GE"/>
        </w:rPr>
        <w:t>სულ მცირე 90 დღე</w:t>
      </w:r>
      <w:r w:rsidR="00446ED6">
        <w:rPr>
          <w:lang w:val="ka-GE"/>
        </w:rPr>
        <w:t xml:space="preserve"> მიმდინარე თარიღიდან (ველი </w:t>
      </w:r>
      <w:proofErr w:type="spellStart"/>
      <w:r w:rsidR="00446ED6">
        <w:t>validTo</w:t>
      </w:r>
      <w:proofErr w:type="spellEnd"/>
      <w:r w:rsidR="00446ED6">
        <w:t>)</w:t>
      </w:r>
    </w:p>
    <w:p w:rsidR="00A17EA4" w:rsidP="00E160A4" w:rsidRDefault="00E160A4" w14:paraId="2516CAB0" w14:textId="35BB7122">
      <w:pPr>
        <w:jc w:val="both"/>
        <w:rPr>
          <w:lang w:val="ka-GE"/>
        </w:rPr>
      </w:pPr>
      <w:r>
        <w:rPr>
          <w:lang w:val="ka-GE"/>
        </w:rPr>
        <w:t xml:space="preserve">თუ </w:t>
      </w:r>
      <w:r w:rsidR="008F1B94">
        <w:t>API</w:t>
      </w:r>
      <w:r w:rsidR="008F1B94">
        <w:rPr>
          <w:lang w:val="ka-GE"/>
        </w:rPr>
        <w:t xml:space="preserve"> კლიენტი სარგებლობს </w:t>
      </w:r>
      <w:proofErr w:type="spellStart"/>
      <w:r w:rsidR="008F1B94">
        <w:rPr>
          <w:lang w:val="ka-GE"/>
        </w:rPr>
        <w:t>არასახელშეკრულებო</w:t>
      </w:r>
      <w:proofErr w:type="spellEnd"/>
      <w:r w:rsidR="008F1B94">
        <w:rPr>
          <w:lang w:val="ka-GE"/>
        </w:rPr>
        <w:t xml:space="preserve"> მოდელით, </w:t>
      </w:r>
      <w:r w:rsidRPr="008F1B94" w:rsidR="008F1B94">
        <w:rPr>
          <w:b/>
          <w:bCs/>
          <w:lang w:val="ka-GE"/>
        </w:rPr>
        <w:t>შესაძლოა</w:t>
      </w:r>
      <w:r w:rsidR="008F1B94">
        <w:rPr>
          <w:lang w:val="ka-GE"/>
        </w:rPr>
        <w:t xml:space="preserve"> </w:t>
      </w:r>
      <w:proofErr w:type="spellStart"/>
      <w:r w:rsidR="008F1B94">
        <w:rPr>
          <w:lang w:val="ka-GE"/>
        </w:rPr>
        <w:t>ამსმპ</w:t>
      </w:r>
      <w:proofErr w:type="spellEnd"/>
      <w:r w:rsidR="008F1B94">
        <w:rPr>
          <w:lang w:val="ka-GE"/>
        </w:rPr>
        <w:t>-მა საკუთარი გადაწყვეტილებით დაადგინოს კანონმდებლობაზე მაღალი ლიმიტები</w:t>
      </w:r>
      <w:r w:rsidR="00816F43">
        <w:rPr>
          <w:lang w:val="ka-GE"/>
        </w:rPr>
        <w:t xml:space="preserve"> </w:t>
      </w:r>
      <w:proofErr w:type="spellStart"/>
      <w:r w:rsidR="00816F43">
        <w:rPr>
          <w:lang w:val="ka-GE"/>
        </w:rPr>
        <w:t>payments</w:t>
      </w:r>
      <w:proofErr w:type="spellEnd"/>
      <w:r w:rsidR="00816F43">
        <w:rPr>
          <w:lang w:val="ka-GE"/>
        </w:rPr>
        <w:t xml:space="preserve"> და </w:t>
      </w:r>
      <w:r w:rsidR="00816F43">
        <w:t>cards</w:t>
      </w:r>
      <w:r w:rsidR="00816F43">
        <w:rPr>
          <w:lang w:val="ka-GE"/>
        </w:rPr>
        <w:t xml:space="preserve"> ტიპის ანგარიშებზე</w:t>
      </w:r>
      <w:r w:rsidR="008F1B94">
        <w:rPr>
          <w:lang w:val="ka-GE"/>
        </w:rPr>
        <w:t xml:space="preserve">. </w:t>
      </w:r>
    </w:p>
    <w:p w:rsidR="001E7750" w:rsidP="00065CBF" w:rsidRDefault="00065CBF" w14:paraId="726EE286" w14:textId="77777777">
      <w:pPr>
        <w:jc w:val="both"/>
        <w:rPr>
          <w:lang w:val="ka-GE"/>
        </w:rPr>
      </w:pPr>
      <w:r w:rsidRPr="0072293D">
        <w:rPr>
          <w:b/>
          <w:bCs/>
          <w:lang w:val="ka-GE"/>
        </w:rPr>
        <w:t>შესაძლოა</w:t>
      </w:r>
      <w:r>
        <w:rPr>
          <w:lang w:val="ka-GE"/>
        </w:rPr>
        <w:t xml:space="preserve"> </w:t>
      </w:r>
      <w:proofErr w:type="spellStart"/>
      <w:r>
        <w:rPr>
          <w:lang w:val="ka-GE"/>
        </w:rPr>
        <w:t>payments</w:t>
      </w:r>
      <w:proofErr w:type="spellEnd"/>
      <w:r>
        <w:rPr>
          <w:lang w:val="ka-GE"/>
        </w:rPr>
        <w:t xml:space="preserve"> და </w:t>
      </w:r>
      <w:r>
        <w:t>cards</w:t>
      </w:r>
      <w:r>
        <w:rPr>
          <w:lang w:val="ka-GE"/>
        </w:rPr>
        <w:t xml:space="preserve"> ტიპის ანგარიშებზე მხარდაჭერილი იყოს სახელშეკრულებო მოდელი, რომლის დროსაც რეგისტრაციის </w:t>
      </w:r>
      <w:proofErr w:type="spellStart"/>
      <w:r>
        <w:rPr>
          <w:lang w:val="ka-GE"/>
        </w:rPr>
        <w:t>ბოლოწერტილს</w:t>
      </w:r>
      <w:proofErr w:type="spellEnd"/>
      <w:r>
        <w:rPr>
          <w:lang w:val="ka-GE"/>
        </w:rPr>
        <w:t xml:space="preserve"> გადმოეცემა </w:t>
      </w:r>
      <w:r w:rsidRPr="00CF3044">
        <w:rPr>
          <w:lang w:val="ka-GE"/>
        </w:rPr>
        <w:t>API-</w:t>
      </w:r>
      <w:proofErr w:type="spellStart"/>
      <w:r w:rsidRPr="00CF3044">
        <w:rPr>
          <w:lang w:val="ka-GE"/>
        </w:rPr>
        <w:t>Contract</w:t>
      </w:r>
      <w:proofErr w:type="spellEnd"/>
      <w:r w:rsidRPr="00CF3044">
        <w:rPr>
          <w:lang w:val="ka-GE"/>
        </w:rPr>
        <w:t>-ID</w:t>
      </w:r>
      <w:r>
        <w:rPr>
          <w:lang w:val="ka-GE"/>
        </w:rPr>
        <w:t xml:space="preserve"> თავსართი.</w:t>
      </w:r>
      <w:r w:rsidR="0094521C">
        <w:rPr>
          <w:lang w:val="ka-GE"/>
        </w:rPr>
        <w:t xml:space="preserve"> </w:t>
      </w:r>
    </w:p>
    <w:p w:rsidRPr="00C0747A" w:rsidR="00065CBF" w:rsidP="00065CBF" w:rsidRDefault="00843C70" w14:paraId="7B03AF03" w14:textId="33456C79">
      <w:pPr>
        <w:jc w:val="both"/>
        <w:rPr>
          <w:lang w:val="ka-GE"/>
        </w:rPr>
      </w:pPr>
      <w:commentRangeStart w:id="67"/>
      <w:r>
        <w:rPr>
          <w:lang w:val="ka-GE"/>
        </w:rPr>
        <w:t xml:space="preserve">იმ </w:t>
      </w:r>
      <w:r>
        <w:t>API</w:t>
      </w:r>
      <w:r>
        <w:rPr>
          <w:lang w:val="ka-GE"/>
        </w:rPr>
        <w:t xml:space="preserve"> კლიენტებისათვის, რომლებიც არიან </w:t>
      </w:r>
      <w:proofErr w:type="spellStart"/>
      <w:r>
        <w:rPr>
          <w:lang w:val="ka-GE"/>
        </w:rPr>
        <w:t>მმპ</w:t>
      </w:r>
      <w:proofErr w:type="spellEnd"/>
      <w:r>
        <w:rPr>
          <w:lang w:val="ka-GE"/>
        </w:rPr>
        <w:t xml:space="preserve">-ები, </w:t>
      </w:r>
      <w:r w:rsidRPr="00843C70">
        <w:rPr>
          <w:b/>
          <w:bCs/>
          <w:lang w:val="ka-GE"/>
        </w:rPr>
        <w:t>აუცილებელია</w:t>
      </w:r>
      <w:r>
        <w:rPr>
          <w:lang w:val="ka-GE"/>
        </w:rPr>
        <w:t xml:space="preserve"> </w:t>
      </w:r>
      <w:proofErr w:type="spellStart"/>
      <w:r>
        <w:rPr>
          <w:lang w:val="ka-GE"/>
        </w:rPr>
        <w:t>ამსმპ</w:t>
      </w:r>
      <w:proofErr w:type="spellEnd"/>
      <w:r>
        <w:rPr>
          <w:lang w:val="ka-GE"/>
        </w:rPr>
        <w:t>-მა</w:t>
      </w:r>
      <w:r w:rsidR="007622CB">
        <w:rPr>
          <w:lang w:val="ka-GE"/>
        </w:rPr>
        <w:t xml:space="preserve"> სახელშეკრულებო მოდელში</w:t>
      </w:r>
      <w:r w:rsidR="001E7750">
        <w:rPr>
          <w:lang w:val="ka-GE"/>
        </w:rPr>
        <w:t xml:space="preserve"> (ასეთის არსებობის შემთხვევაში)</w:t>
      </w:r>
      <w:r w:rsidR="007622CB">
        <w:rPr>
          <w:lang w:val="ka-GE"/>
        </w:rPr>
        <w:t xml:space="preserve"> გაითვალისწინოს</w:t>
      </w:r>
      <w:r w:rsidR="00B57632">
        <w:rPr>
          <w:lang w:val="ka-GE"/>
        </w:rPr>
        <w:t xml:space="preserve"> ან იგულისხმოს</w:t>
      </w:r>
      <w:r w:rsidR="007622CB">
        <w:rPr>
          <w:lang w:val="ka-GE"/>
        </w:rPr>
        <w:t xml:space="preserve"> </w:t>
      </w:r>
      <w:r w:rsidR="007622CB">
        <w:rPr>
          <w:lang w:val="ka-GE"/>
        </w:rPr>
        <w:t xml:space="preserve">ლიმიტები </w:t>
      </w:r>
      <w:proofErr w:type="spellStart"/>
      <w:r w:rsidR="007622CB">
        <w:rPr>
          <w:lang w:val="ka-GE"/>
        </w:rPr>
        <w:t>payments</w:t>
      </w:r>
      <w:proofErr w:type="spellEnd"/>
      <w:r w:rsidR="007622CB">
        <w:rPr>
          <w:lang w:val="ka-GE"/>
        </w:rPr>
        <w:t xml:space="preserve"> და </w:t>
      </w:r>
      <w:r w:rsidR="007622CB">
        <w:t>cards</w:t>
      </w:r>
      <w:r w:rsidR="007622CB">
        <w:rPr>
          <w:lang w:val="ka-GE"/>
        </w:rPr>
        <w:t xml:space="preserve"> ტიპის ანგარიშებზე</w:t>
      </w:r>
      <w:r w:rsidR="007622CB">
        <w:rPr>
          <w:lang w:val="ka-GE"/>
        </w:rPr>
        <w:t xml:space="preserve">, რომლებიც არ უნდა იყოს </w:t>
      </w:r>
      <w:proofErr w:type="spellStart"/>
      <w:r w:rsidR="007622CB">
        <w:rPr>
          <w:lang w:val="ka-GE"/>
        </w:rPr>
        <w:t>არასახელშეკრულებო</w:t>
      </w:r>
      <w:proofErr w:type="spellEnd"/>
      <w:r w:rsidR="007622CB">
        <w:rPr>
          <w:lang w:val="ka-GE"/>
        </w:rPr>
        <w:t xml:space="preserve"> ლიმიტებზე ნაკლები. </w:t>
      </w:r>
      <w:commentRangeEnd w:id="67"/>
      <w:r w:rsidR="00C0747A">
        <w:rPr>
          <w:rStyle w:val="CommentReference"/>
        </w:rPr>
        <w:commentReference w:id="67"/>
      </w:r>
    </w:p>
    <w:p w:rsidR="00065CBF" w:rsidP="00065CBF" w:rsidRDefault="00065CBF" w14:paraId="575E09E3" w14:textId="77777777">
      <w:pPr>
        <w:jc w:val="both"/>
      </w:pPr>
      <w:r w:rsidRPr="00241896">
        <w:rPr>
          <w:b/>
          <w:bCs/>
          <w:lang w:val="ka-GE"/>
        </w:rPr>
        <w:t>შესაძლოა</w:t>
      </w:r>
      <w:r>
        <w:rPr>
          <w:lang w:val="ka-GE"/>
        </w:rPr>
        <w:t xml:space="preserve"> სხვა ტიპის ანგარიშებზე მხარდაჭერილი იყოს მხოლოდ სახელშეკრულებო მოდელი. ამ შემთხვევაში, თუ თანხმობის რეგისტრაციის </w:t>
      </w:r>
      <w:proofErr w:type="spellStart"/>
      <w:r>
        <w:rPr>
          <w:lang w:val="ka-GE"/>
        </w:rPr>
        <w:t>ბოლოწერტილს</w:t>
      </w:r>
      <w:proofErr w:type="spellEnd"/>
      <w:r>
        <w:rPr>
          <w:lang w:val="ka-GE"/>
        </w:rPr>
        <w:t xml:space="preserve"> არ გადმოეცემა </w:t>
      </w:r>
      <w:r w:rsidRPr="00CF3044">
        <w:rPr>
          <w:lang w:val="ka-GE"/>
        </w:rPr>
        <w:t>API-</w:t>
      </w:r>
      <w:proofErr w:type="spellStart"/>
      <w:r w:rsidRPr="00CF3044">
        <w:rPr>
          <w:lang w:val="ka-GE"/>
        </w:rPr>
        <w:t>Contract</w:t>
      </w:r>
      <w:proofErr w:type="spellEnd"/>
      <w:r w:rsidRPr="00CF3044">
        <w:rPr>
          <w:lang w:val="ka-GE"/>
        </w:rPr>
        <w:t>-ID</w:t>
      </w:r>
      <w:r>
        <w:rPr>
          <w:lang w:val="ka-GE"/>
        </w:rPr>
        <w:t xml:space="preserve"> თავსართი, უნდა მოხდეს შეცდომა </w:t>
      </w:r>
      <w:r>
        <w:t>CONSENT_INVALID.</w:t>
      </w:r>
    </w:p>
    <w:p w:rsidRPr="00A17EA4" w:rsidR="00A17EA4" w:rsidP="00A17EA4" w:rsidRDefault="00A17EA4" w14:paraId="6B22056A" w14:textId="3B16A52E">
      <w:pPr>
        <w:jc w:val="both"/>
      </w:pPr>
      <w:r>
        <w:t>API</w:t>
      </w:r>
      <w:r>
        <w:rPr>
          <w:lang w:val="ka-GE"/>
        </w:rPr>
        <w:t xml:space="preserve"> კლიენტის მიერ ლიმიტების გადაჭარბების შემთხვევაში</w:t>
      </w:r>
      <w:r w:rsidR="00C2724D">
        <w:rPr>
          <w:lang w:val="ka-GE"/>
        </w:rPr>
        <w:t xml:space="preserve"> </w:t>
      </w:r>
      <w:r w:rsidRPr="00C2724D" w:rsidR="00C2724D">
        <w:rPr>
          <w:b/>
          <w:bCs/>
          <w:lang w:val="ka-GE"/>
        </w:rPr>
        <w:t>აუცილებელია</w:t>
      </w:r>
      <w:r>
        <w:rPr>
          <w:lang w:val="ka-GE"/>
        </w:rPr>
        <w:t xml:space="preserve"> თანხმობის </w:t>
      </w:r>
      <w:proofErr w:type="spellStart"/>
      <w:r>
        <w:rPr>
          <w:lang w:val="ka-GE"/>
        </w:rPr>
        <w:t>რეგისტრაცის</w:t>
      </w:r>
      <w:proofErr w:type="spellEnd"/>
      <w:r>
        <w:rPr>
          <w:lang w:val="ka-GE"/>
        </w:rPr>
        <w:t xml:space="preserve"> მცდელობა უნდა დასრულდეს შეცდომით </w:t>
      </w:r>
      <w:r>
        <w:t>CONSENT_INVALID</w:t>
      </w:r>
    </w:p>
    <w:p w:rsidR="00065CBF" w:rsidP="00856CE2" w:rsidRDefault="00065CBF" w14:paraId="45D297A9" w14:textId="77777777">
      <w:pPr>
        <w:rPr>
          <w:lang w:val="ka-GE"/>
        </w:rPr>
      </w:pPr>
    </w:p>
    <w:p w:rsidR="00577B8A" w:rsidP="00D56FB9" w:rsidRDefault="00577B8A" w14:paraId="75CFA1AD" w14:textId="5E538999">
      <w:pPr>
        <w:pStyle w:val="Heading1"/>
        <w:rPr>
          <w:lang w:val="ka-GE"/>
        </w:rPr>
      </w:pPr>
      <w:bookmarkStart w:name="_Toc169726888" w:id="68"/>
      <w:r>
        <w:rPr>
          <w:lang w:val="ka-GE"/>
        </w:rPr>
        <w:t>დანერგვასთან დაკავშირებული საკითხები</w:t>
      </w:r>
      <w:bookmarkEnd w:id="68"/>
    </w:p>
    <w:p w:rsidR="002F4A76" w:rsidP="00D56FB9" w:rsidRDefault="00EC7E93" w14:paraId="58EED1E5" w14:textId="487619FC">
      <w:pPr>
        <w:pStyle w:val="Heading2"/>
        <w:rPr>
          <w:lang w:val="ka-GE"/>
        </w:rPr>
      </w:pPr>
      <w:bookmarkStart w:name="_Toc169726889" w:id="69"/>
      <w:r w:rsidRPr="00EC7E93">
        <w:rPr>
          <w:lang w:val="ka-GE"/>
        </w:rPr>
        <w:t>NextGenPSD2 XS2A</w:t>
      </w:r>
      <w:r>
        <w:rPr>
          <w:lang w:val="ka-GE"/>
        </w:rPr>
        <w:t xml:space="preserve"> და </w:t>
      </w:r>
      <w:proofErr w:type="spellStart"/>
      <w:r w:rsidRPr="00FD50C8" w:rsidR="00FD50C8">
        <w:rPr>
          <w:lang w:val="ka-GE"/>
        </w:rPr>
        <w:t>openFinance</w:t>
      </w:r>
      <w:proofErr w:type="spellEnd"/>
      <w:r w:rsidRPr="00FD50C8" w:rsidR="00FD50C8">
        <w:rPr>
          <w:lang w:val="ka-GE"/>
        </w:rPr>
        <w:t xml:space="preserve"> API </w:t>
      </w:r>
      <w:proofErr w:type="spellStart"/>
      <w:r w:rsidRPr="00FD50C8" w:rsidR="00FD50C8">
        <w:rPr>
          <w:lang w:val="ka-GE"/>
        </w:rPr>
        <w:t>Framework</w:t>
      </w:r>
      <w:proofErr w:type="spellEnd"/>
      <w:r w:rsidR="00FD50C8">
        <w:rPr>
          <w:lang w:val="ka-GE"/>
        </w:rPr>
        <w:t>-</w:t>
      </w:r>
      <w:r w:rsidR="00150D46">
        <w:rPr>
          <w:lang w:val="ka-GE"/>
        </w:rPr>
        <w:t>თანხმობების თანაარსებობა</w:t>
      </w:r>
      <w:bookmarkEnd w:id="69"/>
    </w:p>
    <w:p w:rsidR="00286D06" w:rsidP="00CF4192" w:rsidRDefault="00D56FB9" w14:paraId="133272CF" w14:textId="010254BA">
      <w:pPr>
        <w:jc w:val="both"/>
        <w:rPr>
          <w:lang w:val="ka-GE"/>
        </w:rPr>
      </w:pPr>
      <w:r>
        <w:rPr>
          <w:lang w:val="ka-GE"/>
        </w:rPr>
        <w:t xml:space="preserve">თუ </w:t>
      </w:r>
      <w:proofErr w:type="spellStart"/>
      <w:r>
        <w:rPr>
          <w:lang w:val="ka-GE"/>
        </w:rPr>
        <w:t>ამსმპ</w:t>
      </w:r>
      <w:proofErr w:type="spellEnd"/>
      <w:r>
        <w:rPr>
          <w:lang w:val="ka-GE"/>
        </w:rPr>
        <w:t xml:space="preserve"> მხარს უჭერს </w:t>
      </w:r>
      <w:r w:rsidR="009B308C">
        <w:t>payments</w:t>
      </w:r>
      <w:r w:rsidR="009B308C">
        <w:rPr>
          <w:lang w:val="ka-GE"/>
        </w:rPr>
        <w:t xml:space="preserve"> და </w:t>
      </w:r>
      <w:r w:rsidR="009B308C">
        <w:t>cards</w:t>
      </w:r>
      <w:r w:rsidR="009B308C">
        <w:rPr>
          <w:lang w:val="ka-GE"/>
        </w:rPr>
        <w:t xml:space="preserve"> ტიპის ანგარიშებზე თანხმობის გამოხატვას</w:t>
      </w:r>
      <w:r w:rsidR="00E26C02">
        <w:rPr>
          <w:lang w:val="ka-GE"/>
        </w:rPr>
        <w:t xml:space="preserve"> და ამავდროულად დანერგილი აქვს </w:t>
      </w:r>
      <w:r w:rsidRPr="00E26C02" w:rsidR="00E26C02">
        <w:rPr>
          <w:lang w:val="ka-GE"/>
        </w:rPr>
        <w:t>NextGenPSD2 XS2A</w:t>
      </w:r>
      <w:r w:rsidR="00E26C02">
        <w:rPr>
          <w:lang w:val="ka-GE"/>
        </w:rPr>
        <w:t xml:space="preserve"> </w:t>
      </w:r>
      <w:r w:rsidR="00CF4192">
        <w:t xml:space="preserve">1.3.x </w:t>
      </w:r>
      <w:r w:rsidR="00E26C02">
        <w:rPr>
          <w:lang w:val="ka-GE"/>
        </w:rPr>
        <w:t xml:space="preserve">თავსებადი </w:t>
      </w:r>
      <w:r w:rsidR="00CF4192">
        <w:rPr>
          <w:lang w:val="ka-GE"/>
        </w:rPr>
        <w:t xml:space="preserve">თანხმობების მოდელი, </w:t>
      </w:r>
      <w:r w:rsidRPr="00BA2D3C" w:rsidR="00CF4192">
        <w:rPr>
          <w:b/>
          <w:bCs/>
          <w:lang w:val="ka-GE"/>
        </w:rPr>
        <w:t>აუცილებელია</w:t>
      </w:r>
      <w:r w:rsidR="00CF4192">
        <w:rPr>
          <w:lang w:val="ka-GE"/>
        </w:rPr>
        <w:t xml:space="preserve"> </w:t>
      </w:r>
      <w:r w:rsidRPr="00CF4192" w:rsidR="00CF4192">
        <w:rPr>
          <w:lang w:val="ka-GE"/>
        </w:rPr>
        <w:t xml:space="preserve">NextGenPSD2 XS2A 1.3.x თავსებადი </w:t>
      </w:r>
      <w:r w:rsidR="00655EE2">
        <w:rPr>
          <w:lang w:val="ka-GE"/>
        </w:rPr>
        <w:t xml:space="preserve">ინტერფეისით მიღებული თანხმობები ავტომატურად </w:t>
      </w:r>
      <w:proofErr w:type="spellStart"/>
      <w:r w:rsidR="00655EE2">
        <w:rPr>
          <w:lang w:val="ka-GE"/>
        </w:rPr>
        <w:t>კონვერტირდეს</w:t>
      </w:r>
      <w:proofErr w:type="spellEnd"/>
      <w:r w:rsidR="00655EE2">
        <w:rPr>
          <w:lang w:val="ka-GE"/>
        </w:rPr>
        <w:t xml:space="preserve"> ამ დოკუმენტით მხარდაჭერილ თანხმობის მოდელში.</w:t>
      </w:r>
    </w:p>
    <w:p w:rsidR="006A0EF5" w:rsidP="00D947B7" w:rsidRDefault="00575F24" w14:paraId="791BCD86" w14:textId="4F46BD50">
      <w:pPr>
        <w:jc w:val="both"/>
      </w:pPr>
      <w:r>
        <w:rPr>
          <w:lang w:val="ka-GE"/>
        </w:rPr>
        <w:t xml:space="preserve">თუ </w:t>
      </w:r>
      <w:proofErr w:type="spellStart"/>
      <w:r>
        <w:rPr>
          <w:lang w:val="ka-GE"/>
        </w:rPr>
        <w:t>ამსმპ</w:t>
      </w:r>
      <w:proofErr w:type="spellEnd"/>
      <w:r>
        <w:rPr>
          <w:lang w:val="ka-GE"/>
        </w:rPr>
        <w:t xml:space="preserve">-ის გადაწყვეტილებით (ან/და მარეგულირებელი კანონმდებლობის მოთხოვნით) </w:t>
      </w:r>
      <w:proofErr w:type="spellStart"/>
      <w:r w:rsidRPr="00232143" w:rsidR="00232143">
        <w:rPr>
          <w:lang w:val="ka-GE"/>
        </w:rPr>
        <w:t>payments</w:t>
      </w:r>
      <w:proofErr w:type="spellEnd"/>
      <w:r w:rsidRPr="00232143" w:rsidR="00232143">
        <w:rPr>
          <w:lang w:val="ka-GE"/>
        </w:rPr>
        <w:t xml:space="preserve"> და </w:t>
      </w:r>
      <w:proofErr w:type="spellStart"/>
      <w:r w:rsidRPr="00232143" w:rsidR="00232143">
        <w:rPr>
          <w:lang w:val="ka-GE"/>
        </w:rPr>
        <w:t>cards</w:t>
      </w:r>
      <w:proofErr w:type="spellEnd"/>
      <w:r w:rsidRPr="00232143" w:rsidR="00232143">
        <w:rPr>
          <w:lang w:val="ka-GE"/>
        </w:rPr>
        <w:t xml:space="preserve"> ტიპის ანგარიშებზე თანხმობის გამოხატვ</w:t>
      </w:r>
      <w:r w:rsidR="00232143">
        <w:rPr>
          <w:lang w:val="ka-GE"/>
        </w:rPr>
        <w:t xml:space="preserve">ის დანერგვასთან ერთად არ გამოირთვება </w:t>
      </w:r>
      <w:r w:rsidRPr="00E26C02" w:rsidR="00A5424A">
        <w:rPr>
          <w:lang w:val="ka-GE"/>
        </w:rPr>
        <w:t>NextGenPSD2 XS2A</w:t>
      </w:r>
      <w:r w:rsidR="00A5424A">
        <w:rPr>
          <w:lang w:val="ka-GE"/>
        </w:rPr>
        <w:t xml:space="preserve"> </w:t>
      </w:r>
      <w:r w:rsidR="00A5424A">
        <w:t xml:space="preserve">1.3.x </w:t>
      </w:r>
      <w:r w:rsidR="00A5424A">
        <w:rPr>
          <w:lang w:val="ka-GE"/>
        </w:rPr>
        <w:t>თავსებადი</w:t>
      </w:r>
      <w:r w:rsidR="00A5424A">
        <w:rPr>
          <w:lang w:val="ka-GE"/>
        </w:rPr>
        <w:t xml:space="preserve"> ინტერფეისი</w:t>
      </w:r>
      <w:r w:rsidR="00232143">
        <w:rPr>
          <w:lang w:val="ka-GE"/>
        </w:rPr>
        <w:t xml:space="preserve">, </w:t>
      </w:r>
      <w:r w:rsidRPr="00AD416F" w:rsidR="00BC523F">
        <w:rPr>
          <w:b/>
          <w:bCs/>
          <w:lang w:val="ka-GE"/>
        </w:rPr>
        <w:t>აუცილებელ</w:t>
      </w:r>
      <w:r w:rsidRPr="00AD416F" w:rsidR="00AD416F">
        <w:rPr>
          <w:b/>
          <w:bCs/>
          <w:lang w:val="ka-GE"/>
        </w:rPr>
        <w:t>ია</w:t>
      </w:r>
      <w:r w:rsidR="00AD416F">
        <w:rPr>
          <w:lang w:val="ka-GE"/>
        </w:rPr>
        <w:t xml:space="preserve"> ერთიდაიგივე თანხმობა, ერთიდაიგივე იდენტიფიკატორით (</w:t>
      </w:r>
      <w:r w:rsidR="00AD416F">
        <w:t xml:space="preserve">Consent Token) </w:t>
      </w:r>
      <w:proofErr w:type="spellStart"/>
      <w:r w:rsidR="00AD416F">
        <w:t>ხელმისაწვდომი</w:t>
      </w:r>
      <w:proofErr w:type="spellEnd"/>
      <w:r w:rsidR="00AD416F">
        <w:t xml:space="preserve"> </w:t>
      </w:r>
      <w:proofErr w:type="spellStart"/>
      <w:r w:rsidR="00AD416F">
        <w:t>იყოს</w:t>
      </w:r>
      <w:proofErr w:type="spellEnd"/>
      <w:r w:rsidR="00AD416F">
        <w:t xml:space="preserve"> </w:t>
      </w:r>
      <w:proofErr w:type="spellStart"/>
      <w:r w:rsidR="00AD416F">
        <w:t>ორივე</w:t>
      </w:r>
      <w:proofErr w:type="spellEnd"/>
      <w:r w:rsidR="00AD416F">
        <w:t xml:space="preserve"> </w:t>
      </w:r>
      <w:proofErr w:type="spellStart"/>
      <w:r w:rsidR="00AD416F">
        <w:t>ინტერფეისში</w:t>
      </w:r>
      <w:proofErr w:type="spellEnd"/>
      <w:r w:rsidR="00E56D6C">
        <w:t xml:space="preserve">, </w:t>
      </w:r>
      <w:proofErr w:type="spellStart"/>
      <w:r w:rsidR="00E56D6C">
        <w:t>შესაბამისი</w:t>
      </w:r>
      <w:proofErr w:type="spellEnd"/>
      <w:r w:rsidR="00E56D6C">
        <w:t xml:space="preserve"> </w:t>
      </w:r>
      <w:proofErr w:type="spellStart"/>
      <w:r w:rsidR="00E56D6C">
        <w:t>ინტერფეისისათვის</w:t>
      </w:r>
      <w:proofErr w:type="spellEnd"/>
      <w:r w:rsidR="00E56D6C">
        <w:t xml:space="preserve"> </w:t>
      </w:r>
      <w:proofErr w:type="spellStart"/>
      <w:r w:rsidR="00013EDE">
        <w:t>განსაზღვრული</w:t>
      </w:r>
      <w:proofErr w:type="spellEnd"/>
      <w:r w:rsidR="00013EDE">
        <w:t xml:space="preserve"> </w:t>
      </w:r>
      <w:proofErr w:type="spellStart"/>
      <w:r w:rsidR="00013EDE">
        <w:t>ფორმატის</w:t>
      </w:r>
      <w:proofErr w:type="spellEnd"/>
      <w:r w:rsidR="00013EDE">
        <w:t xml:space="preserve"> </w:t>
      </w:r>
      <w:proofErr w:type="spellStart"/>
      <w:r w:rsidR="00013EDE">
        <w:t>მიხედვით</w:t>
      </w:r>
      <w:proofErr w:type="spellEnd"/>
      <w:r w:rsidR="007B539E">
        <w:t xml:space="preserve">, </w:t>
      </w:r>
      <w:proofErr w:type="spellStart"/>
      <w:r w:rsidR="007B539E">
        <w:t>გარდა</w:t>
      </w:r>
      <w:proofErr w:type="spellEnd"/>
      <w:r w:rsidR="007B539E">
        <w:t xml:space="preserve"> </w:t>
      </w:r>
      <w:proofErr w:type="spellStart"/>
      <w:r w:rsidR="007B539E">
        <w:t>იმ</w:t>
      </w:r>
      <w:proofErr w:type="spellEnd"/>
      <w:r w:rsidR="007B539E">
        <w:t xml:space="preserve"> </w:t>
      </w:r>
      <w:proofErr w:type="spellStart"/>
      <w:r w:rsidR="007B539E">
        <w:t>შემთხვევისა</w:t>
      </w:r>
      <w:proofErr w:type="spellEnd"/>
      <w:r w:rsidR="007B539E">
        <w:t xml:space="preserve">, </w:t>
      </w:r>
      <w:proofErr w:type="spellStart"/>
      <w:r w:rsidR="007B539E">
        <w:t>როდესაც</w:t>
      </w:r>
      <w:proofErr w:type="spellEnd"/>
      <w:r w:rsidR="007B539E">
        <w:t xml:space="preserve"> </w:t>
      </w:r>
      <w:proofErr w:type="spellStart"/>
      <w:r w:rsidR="002F6446">
        <w:t>თანხმობა</w:t>
      </w:r>
      <w:proofErr w:type="spellEnd"/>
      <w:r w:rsidR="002F6446">
        <w:t xml:space="preserve"> </w:t>
      </w:r>
      <w:proofErr w:type="spellStart"/>
      <w:r w:rsidR="002F6446">
        <w:t>მიღებულია</w:t>
      </w:r>
      <w:proofErr w:type="spellEnd"/>
      <w:r w:rsidR="002F6446">
        <w:t xml:space="preserve"> </w:t>
      </w:r>
      <w:proofErr w:type="spellStart"/>
      <w:r w:rsidR="002F6446">
        <w:t>ამ</w:t>
      </w:r>
      <w:proofErr w:type="spellEnd"/>
      <w:r w:rsidR="002F6446">
        <w:t xml:space="preserve"> </w:t>
      </w:r>
      <w:proofErr w:type="spellStart"/>
      <w:r w:rsidR="002F6446">
        <w:t>დოკუმენტის</w:t>
      </w:r>
      <w:proofErr w:type="spellEnd"/>
      <w:r w:rsidR="002F6446">
        <w:t xml:space="preserve"> </w:t>
      </w:r>
      <w:proofErr w:type="spellStart"/>
      <w:r w:rsidR="002F6446">
        <w:t>მიხედვით</w:t>
      </w:r>
      <w:proofErr w:type="spellEnd"/>
      <w:r w:rsidR="002F6446">
        <w:t xml:space="preserve"> </w:t>
      </w:r>
      <w:proofErr w:type="spellStart"/>
      <w:r w:rsidR="002F6446">
        <w:t>და</w:t>
      </w:r>
      <w:proofErr w:type="spellEnd"/>
      <w:r w:rsidR="002F6446">
        <w:t xml:space="preserve"> </w:t>
      </w:r>
      <w:proofErr w:type="spellStart"/>
      <w:r w:rsidR="002F6446">
        <w:t>მასში</w:t>
      </w:r>
      <w:proofErr w:type="spellEnd"/>
      <w:r w:rsidR="002F6446">
        <w:t xml:space="preserve"> </w:t>
      </w:r>
      <w:proofErr w:type="spellStart"/>
      <w:r w:rsidR="002F6446">
        <w:t>არ</w:t>
      </w:r>
      <w:proofErr w:type="spellEnd"/>
      <w:r w:rsidR="002F6446">
        <w:t xml:space="preserve"> </w:t>
      </w:r>
      <w:proofErr w:type="spellStart"/>
      <w:r w:rsidR="002F6446">
        <w:t>არის</w:t>
      </w:r>
      <w:proofErr w:type="spellEnd"/>
      <w:r w:rsidR="002F6446">
        <w:t xml:space="preserve"> </w:t>
      </w:r>
      <w:proofErr w:type="spellStart"/>
      <w:r w:rsidR="002F6446">
        <w:t>არც</w:t>
      </w:r>
      <w:proofErr w:type="spellEnd"/>
      <w:r w:rsidR="002F6446">
        <w:t xml:space="preserve"> payments</w:t>
      </w:r>
      <w:r w:rsidR="002F6446">
        <w:rPr>
          <w:lang w:val="ka-GE"/>
        </w:rPr>
        <w:t xml:space="preserve"> არც </w:t>
      </w:r>
      <w:r w:rsidR="002F6446">
        <w:t>cards</w:t>
      </w:r>
      <w:r w:rsidR="002F6446">
        <w:rPr>
          <w:lang w:val="ka-GE"/>
        </w:rPr>
        <w:t xml:space="preserve"> ტიპის ანგარიშები</w:t>
      </w:r>
      <w:r w:rsidR="00013EDE">
        <w:t xml:space="preserve">. </w:t>
      </w:r>
      <w:proofErr w:type="spellStart"/>
      <w:r w:rsidRPr="00013EDE" w:rsidR="00013EDE">
        <w:rPr>
          <w:b/>
          <w:bCs/>
        </w:rPr>
        <w:t>აუცილებელია</w:t>
      </w:r>
      <w:proofErr w:type="spellEnd"/>
      <w:r w:rsidR="00013EDE">
        <w:t xml:space="preserve"> </w:t>
      </w:r>
      <w:proofErr w:type="spellStart"/>
      <w:r w:rsidR="00013EDE">
        <w:t>ყველა</w:t>
      </w:r>
      <w:proofErr w:type="spellEnd"/>
      <w:r w:rsidR="00013EDE">
        <w:t xml:space="preserve"> </w:t>
      </w:r>
      <w:proofErr w:type="spellStart"/>
      <w:r w:rsidR="00013EDE">
        <w:t>ფუნქცია</w:t>
      </w:r>
      <w:proofErr w:type="spellEnd"/>
      <w:r w:rsidR="00013EDE">
        <w:t xml:space="preserve"> (</w:t>
      </w:r>
      <w:proofErr w:type="spellStart"/>
      <w:r w:rsidR="00013EDE">
        <w:t>სტატუსის</w:t>
      </w:r>
      <w:proofErr w:type="spellEnd"/>
      <w:r w:rsidR="00013EDE">
        <w:t xml:space="preserve"> </w:t>
      </w:r>
      <w:proofErr w:type="spellStart"/>
      <w:r w:rsidR="00013EDE">
        <w:t>გამოთხოვა</w:t>
      </w:r>
      <w:proofErr w:type="spellEnd"/>
      <w:r w:rsidR="00013EDE">
        <w:t xml:space="preserve">, </w:t>
      </w:r>
      <w:proofErr w:type="spellStart"/>
      <w:r w:rsidR="00013EDE">
        <w:t>დეტალების</w:t>
      </w:r>
      <w:proofErr w:type="spellEnd"/>
      <w:r w:rsidR="00013EDE">
        <w:t xml:space="preserve"> </w:t>
      </w:r>
      <w:proofErr w:type="spellStart"/>
      <w:r w:rsidR="00013EDE">
        <w:t>გამოთხოვა</w:t>
      </w:r>
      <w:proofErr w:type="spellEnd"/>
      <w:r w:rsidR="00013EDE">
        <w:t xml:space="preserve">, </w:t>
      </w:r>
      <w:proofErr w:type="spellStart"/>
      <w:r w:rsidR="00013EDE">
        <w:t>გაუქმება</w:t>
      </w:r>
      <w:proofErr w:type="spellEnd"/>
      <w:r w:rsidR="00013EDE">
        <w:t xml:space="preserve">) </w:t>
      </w:r>
      <w:proofErr w:type="spellStart"/>
      <w:r w:rsidR="00013EDE">
        <w:t>ხელმისაწვდომი</w:t>
      </w:r>
      <w:proofErr w:type="spellEnd"/>
      <w:r w:rsidR="00013EDE">
        <w:t xml:space="preserve"> </w:t>
      </w:r>
      <w:proofErr w:type="spellStart"/>
      <w:r w:rsidR="00013EDE">
        <w:t>იყოს</w:t>
      </w:r>
      <w:proofErr w:type="spellEnd"/>
      <w:r w:rsidR="00013EDE">
        <w:t xml:space="preserve"> </w:t>
      </w:r>
      <w:proofErr w:type="spellStart"/>
      <w:r w:rsidR="00013EDE">
        <w:t>ორივე</w:t>
      </w:r>
      <w:proofErr w:type="spellEnd"/>
      <w:r w:rsidR="00013EDE">
        <w:t xml:space="preserve"> </w:t>
      </w:r>
      <w:proofErr w:type="spellStart"/>
      <w:r w:rsidR="00013EDE">
        <w:t>ინტერფეისიდან</w:t>
      </w:r>
      <w:proofErr w:type="spellEnd"/>
      <w:r w:rsidR="00013EDE">
        <w:t>.</w:t>
      </w:r>
      <w:r w:rsidR="006527BB">
        <w:t xml:space="preserve"> </w:t>
      </w:r>
    </w:p>
    <w:p w:rsidRPr="007D090B" w:rsidR="008C270F" w:rsidP="00137E58" w:rsidRDefault="00E640BC" w14:paraId="55DB79F0" w14:textId="0DC3FA6A">
      <w:pPr>
        <w:jc w:val="both"/>
        <w:rPr>
          <w:lang w:val="ka-GE"/>
        </w:rPr>
      </w:pPr>
      <w:proofErr w:type="spellStart"/>
      <w:r>
        <w:t>თუ</w:t>
      </w:r>
      <w:proofErr w:type="spellEnd"/>
      <w:r>
        <w:t xml:space="preserve"> </w:t>
      </w:r>
      <w:proofErr w:type="spellStart"/>
      <w:r w:rsidR="000C5FC3">
        <w:t>ამსმპ</w:t>
      </w:r>
      <w:proofErr w:type="spellEnd"/>
      <w:r w:rsidR="000C5FC3">
        <w:t xml:space="preserve"> </w:t>
      </w:r>
      <w:proofErr w:type="spellStart"/>
      <w:r w:rsidR="000C5FC3">
        <w:t>მხარს</w:t>
      </w:r>
      <w:proofErr w:type="spellEnd"/>
      <w:r w:rsidR="000C5FC3">
        <w:t xml:space="preserve"> </w:t>
      </w:r>
      <w:proofErr w:type="spellStart"/>
      <w:r w:rsidR="007A00A0">
        <w:t>უჭერს</w:t>
      </w:r>
      <w:proofErr w:type="spellEnd"/>
      <w:r w:rsidR="000C5FC3">
        <w:t xml:space="preserve"> </w:t>
      </w:r>
      <w:proofErr w:type="spellStart"/>
      <w:r w:rsidR="000C5FC3">
        <w:t>ორივე</w:t>
      </w:r>
      <w:proofErr w:type="spellEnd"/>
      <w:r w:rsidR="000C5FC3">
        <w:t xml:space="preserve"> </w:t>
      </w:r>
      <w:proofErr w:type="spellStart"/>
      <w:r w:rsidR="000C5FC3">
        <w:t>ინტერფეისს</w:t>
      </w:r>
      <w:proofErr w:type="spellEnd"/>
      <w:r w:rsidR="000C5FC3">
        <w:t xml:space="preserve"> </w:t>
      </w:r>
      <w:proofErr w:type="spellStart"/>
      <w:r w:rsidR="000C5FC3">
        <w:t>ერთდროულად</w:t>
      </w:r>
      <w:proofErr w:type="spellEnd"/>
      <w:r w:rsidR="007D090B">
        <w:t xml:space="preserve">, </w:t>
      </w:r>
      <w:proofErr w:type="spellStart"/>
      <w:r w:rsidRPr="00EF617B" w:rsidR="007D090B">
        <w:rPr>
          <w:b/>
          <w:bCs/>
        </w:rPr>
        <w:t>აუცილებელია</w:t>
      </w:r>
      <w:proofErr w:type="spellEnd"/>
      <w:r w:rsidR="007D090B">
        <w:t xml:space="preserve"> </w:t>
      </w:r>
      <w:proofErr w:type="spellStart"/>
      <w:r w:rsidR="007D090B">
        <w:t>მან</w:t>
      </w:r>
      <w:proofErr w:type="spellEnd"/>
      <w:r w:rsidR="007D090B">
        <w:t xml:space="preserve"> </w:t>
      </w:r>
      <w:proofErr w:type="spellStart"/>
      <w:r w:rsidR="007D090B">
        <w:t>ორივე</w:t>
      </w:r>
      <w:proofErr w:type="spellEnd"/>
      <w:r w:rsidR="007D090B">
        <w:t xml:space="preserve"> </w:t>
      </w:r>
      <w:proofErr w:type="spellStart"/>
      <w:r w:rsidR="007D090B">
        <w:t>ინტერფეისში</w:t>
      </w:r>
      <w:proofErr w:type="spellEnd"/>
      <w:r w:rsidR="007D090B">
        <w:t xml:space="preserve"> </w:t>
      </w:r>
      <w:proofErr w:type="spellStart"/>
      <w:r w:rsidR="007D090B">
        <w:t>დანერგოს</w:t>
      </w:r>
      <w:proofErr w:type="spellEnd"/>
      <w:r w:rsidR="007D090B">
        <w:t xml:space="preserve"> </w:t>
      </w:r>
      <w:proofErr w:type="spellStart"/>
      <w:r w:rsidR="007D090B">
        <w:t>მრავლობითი</w:t>
      </w:r>
      <w:proofErr w:type="spellEnd"/>
      <w:r w:rsidR="007D090B">
        <w:t xml:space="preserve"> </w:t>
      </w:r>
      <w:proofErr w:type="spellStart"/>
      <w:r w:rsidR="007D090B">
        <w:t>თანხმობის</w:t>
      </w:r>
      <w:proofErr w:type="spellEnd"/>
      <w:r w:rsidR="007D090B">
        <w:t xml:space="preserve"> (Multiple Consents), </w:t>
      </w:r>
      <w:proofErr w:type="spellStart"/>
      <w:r w:rsidR="007D090B">
        <w:t>როგორც</w:t>
      </w:r>
      <w:proofErr w:type="spellEnd"/>
      <w:r w:rsidR="007D090B">
        <w:t xml:space="preserve"> </w:t>
      </w:r>
      <w:proofErr w:type="spellStart"/>
      <w:r w:rsidR="007D090B">
        <w:t>ეს</w:t>
      </w:r>
      <w:proofErr w:type="spellEnd"/>
      <w:r w:rsidR="007D090B">
        <w:t xml:space="preserve"> </w:t>
      </w:r>
      <w:proofErr w:type="spellStart"/>
      <w:r w:rsidR="007D090B">
        <w:t>განსაზღვრულია</w:t>
      </w:r>
      <w:proofErr w:type="spellEnd"/>
      <w:r w:rsidR="007D090B">
        <w:t xml:space="preserve"> </w:t>
      </w:r>
      <w:sdt>
        <w:sdtPr>
          <w:id w:val="1105545302"/>
          <w:citation/>
        </w:sdtPr>
        <w:sdtContent>
          <w:r w:rsidR="007D090B">
            <w:fldChar w:fldCharType="begin"/>
          </w:r>
          <w:r w:rsidR="007D090B">
            <w:rPr>
              <w:lang w:val="ka-GE"/>
            </w:rPr>
            <w:instrText xml:space="preserve"> CITATION oFACO \l 1079 </w:instrText>
          </w:r>
          <w:r w:rsidR="007D090B">
            <w:fldChar w:fldCharType="separate"/>
          </w:r>
          <w:r w:rsidR="006B378D">
            <w:rPr>
              <w:noProof/>
              <w:lang w:val="ka-GE"/>
            </w:rPr>
            <w:t>(2)</w:t>
          </w:r>
          <w:r w:rsidR="007D090B">
            <w:fldChar w:fldCharType="end"/>
          </w:r>
        </w:sdtContent>
      </w:sdt>
      <w:r w:rsidR="007D090B">
        <w:t>-</w:t>
      </w:r>
      <w:proofErr w:type="spellStart"/>
      <w:r w:rsidR="007D090B">
        <w:t>ით</w:t>
      </w:r>
      <w:proofErr w:type="spellEnd"/>
      <w:r w:rsidR="007D090B">
        <w:t xml:space="preserve"> </w:t>
      </w:r>
      <w:proofErr w:type="spellStart"/>
      <w:r w:rsidR="007D090B">
        <w:t>და</w:t>
      </w:r>
      <w:proofErr w:type="spellEnd"/>
      <w:r w:rsidR="007D090B">
        <w:t xml:space="preserve"> </w:t>
      </w:r>
      <w:sdt>
        <w:sdtPr>
          <w:id w:val="1159040516"/>
          <w:citation/>
        </w:sdtPr>
        <w:sdtContent>
          <w:r w:rsidR="007D090B">
            <w:fldChar w:fldCharType="begin"/>
          </w:r>
          <w:r w:rsidR="007D090B">
            <w:rPr>
              <w:lang w:val="ka-GE"/>
            </w:rPr>
            <w:instrText xml:space="preserve"> CITATION XS2AMCON \l 1079 </w:instrText>
          </w:r>
          <w:r w:rsidR="007D090B">
            <w:fldChar w:fldCharType="separate"/>
          </w:r>
          <w:r w:rsidR="006B378D">
            <w:rPr>
              <w:noProof/>
              <w:lang w:val="ka-GE"/>
            </w:rPr>
            <w:t>(8)</w:t>
          </w:r>
          <w:r w:rsidR="007D090B">
            <w:fldChar w:fldCharType="end"/>
          </w:r>
        </w:sdtContent>
      </w:sdt>
      <w:r w:rsidR="007D090B">
        <w:t>-</w:t>
      </w:r>
      <w:proofErr w:type="spellStart"/>
      <w:r w:rsidR="007D090B">
        <w:t>ით</w:t>
      </w:r>
      <w:proofErr w:type="spellEnd"/>
      <w:r w:rsidR="007D090B">
        <w:t xml:space="preserve">, </w:t>
      </w:r>
      <w:proofErr w:type="spellStart"/>
      <w:r w:rsidR="007D090B">
        <w:t>ანუ</w:t>
      </w:r>
      <w:proofErr w:type="spellEnd"/>
      <w:r w:rsidR="007D090B">
        <w:t xml:space="preserve"> </w:t>
      </w:r>
      <w:proofErr w:type="spellStart"/>
      <w:r w:rsidR="007D090B">
        <w:t>განმეორებითი</w:t>
      </w:r>
      <w:proofErr w:type="spellEnd"/>
      <w:r w:rsidR="007D090B">
        <w:t xml:space="preserve"> </w:t>
      </w:r>
      <w:proofErr w:type="spellStart"/>
      <w:r w:rsidR="007D090B">
        <w:t>თანხმობის</w:t>
      </w:r>
      <w:proofErr w:type="spellEnd"/>
      <w:r w:rsidR="007D090B">
        <w:t xml:space="preserve"> </w:t>
      </w:r>
      <w:proofErr w:type="spellStart"/>
      <w:r w:rsidR="007D090B">
        <w:t>რეგისტრაციისას</w:t>
      </w:r>
      <w:proofErr w:type="spellEnd"/>
      <w:r w:rsidR="007D090B">
        <w:t xml:space="preserve"> </w:t>
      </w:r>
      <w:proofErr w:type="spellStart"/>
      <w:r w:rsidR="007D090B">
        <w:t>დააბრუნოს</w:t>
      </w:r>
      <w:proofErr w:type="spellEnd"/>
      <w:r w:rsidR="007D090B">
        <w:t xml:space="preserve">  </w:t>
      </w:r>
      <w:r w:rsidRPr="00415ECD" w:rsidR="007D090B">
        <w:t>ASPSP-Multiple-Consent-Support</w:t>
      </w:r>
      <w:r w:rsidR="007D090B">
        <w:t xml:space="preserve">=true </w:t>
      </w:r>
      <w:proofErr w:type="spellStart"/>
      <w:r w:rsidR="007D090B">
        <w:t>თავსართი</w:t>
      </w:r>
      <w:proofErr w:type="spellEnd"/>
      <w:r w:rsidR="007D090B">
        <w:t>.</w:t>
      </w:r>
    </w:p>
    <w:p w:rsidR="00AD416F" w:rsidP="00BC523F" w:rsidRDefault="00AD416F" w14:paraId="3784D254" w14:textId="77777777">
      <w:pPr>
        <w:jc w:val="both"/>
        <w:rPr>
          <w:lang w:val="ka-GE"/>
        </w:rPr>
      </w:pPr>
    </w:p>
    <w:p w:rsidR="00900B9E" w:rsidP="00900B9E" w:rsidRDefault="00900B9E" w14:paraId="292DF7B7" w14:textId="7B0267EE">
      <w:pPr>
        <w:pStyle w:val="Heading2"/>
        <w:rPr>
          <w:lang w:val="ka-GE"/>
        </w:rPr>
      </w:pPr>
      <w:bookmarkStart w:name="_Toc169726890" w:id="70"/>
      <w:r w:rsidRPr="00EC7E93">
        <w:rPr>
          <w:lang w:val="ka-GE"/>
        </w:rPr>
        <w:t>NextGenPSD2 XS2A</w:t>
      </w:r>
      <w:r>
        <w:rPr>
          <w:lang w:val="ka-GE"/>
        </w:rPr>
        <w:t xml:space="preserve"> </w:t>
      </w:r>
      <w:r>
        <w:rPr>
          <w:lang w:val="ka-GE"/>
        </w:rPr>
        <w:t>თანხმობის გადაყვანა</w:t>
      </w:r>
      <w:r>
        <w:rPr>
          <w:lang w:val="ka-GE"/>
        </w:rPr>
        <w:t xml:space="preserve"> </w:t>
      </w:r>
      <w:proofErr w:type="spellStart"/>
      <w:r w:rsidRPr="00FD50C8">
        <w:rPr>
          <w:lang w:val="ka-GE"/>
        </w:rPr>
        <w:t>openFinance</w:t>
      </w:r>
      <w:proofErr w:type="spellEnd"/>
      <w:r w:rsidRPr="00FD50C8">
        <w:rPr>
          <w:lang w:val="ka-GE"/>
        </w:rPr>
        <w:t xml:space="preserve"> API </w:t>
      </w:r>
      <w:proofErr w:type="spellStart"/>
      <w:r w:rsidRPr="00FD50C8">
        <w:rPr>
          <w:lang w:val="ka-GE"/>
        </w:rPr>
        <w:t>Framework</w:t>
      </w:r>
      <w:proofErr w:type="spellEnd"/>
      <w:r>
        <w:rPr>
          <w:lang w:val="ka-GE"/>
        </w:rPr>
        <w:t xml:space="preserve"> ფორმატში</w:t>
      </w:r>
      <w:r w:rsidR="00AF1AB1">
        <w:rPr>
          <w:lang w:val="ka-GE"/>
        </w:rPr>
        <w:t xml:space="preserve"> (ინფორმაციული)</w:t>
      </w:r>
      <w:bookmarkEnd w:id="70"/>
    </w:p>
    <w:p w:rsidRPr="008F1F33" w:rsidR="008F1F33" w:rsidP="008F1F33" w:rsidRDefault="008F1F33" w14:paraId="44606680" w14:textId="7F0348BC">
      <w:pPr>
        <w:rPr>
          <w:lang w:val="ka-GE"/>
        </w:rPr>
      </w:pPr>
      <w:r>
        <w:rPr>
          <w:lang w:val="ka-GE"/>
        </w:rPr>
        <w:t xml:space="preserve">ამ თავით განსაზღვრულია ის </w:t>
      </w:r>
      <w:r w:rsidR="00AF1AB1">
        <w:rPr>
          <w:lang w:val="ka-GE"/>
        </w:rPr>
        <w:t>მაგალითები</w:t>
      </w:r>
      <w:r>
        <w:rPr>
          <w:lang w:val="ka-GE"/>
        </w:rPr>
        <w:t xml:space="preserve"> </w:t>
      </w:r>
      <w:r w:rsidR="00AF1AB1">
        <w:rPr>
          <w:lang w:val="ka-GE"/>
        </w:rPr>
        <w:t>როგორ უნდა მოხდეს</w:t>
      </w:r>
      <w:r>
        <w:rPr>
          <w:lang w:val="ka-GE"/>
        </w:rPr>
        <w:t xml:space="preserve"> </w:t>
      </w:r>
      <w:r w:rsidRPr="008F1F33">
        <w:rPr>
          <w:lang w:val="ka-GE"/>
        </w:rPr>
        <w:t>NextGenPSD2 XS2A თანხმობის გადაყვან</w:t>
      </w:r>
      <w:r w:rsidR="00AF1AB1">
        <w:rPr>
          <w:lang w:val="ka-GE"/>
        </w:rPr>
        <w:t>ა</w:t>
      </w:r>
      <w:r w:rsidRPr="008F1F33">
        <w:rPr>
          <w:lang w:val="ka-GE"/>
        </w:rPr>
        <w:t xml:space="preserve"> </w:t>
      </w:r>
      <w:proofErr w:type="spellStart"/>
      <w:r w:rsidRPr="008F1F33">
        <w:rPr>
          <w:lang w:val="ka-GE"/>
        </w:rPr>
        <w:t>openFinance</w:t>
      </w:r>
      <w:proofErr w:type="spellEnd"/>
      <w:r w:rsidRPr="008F1F33">
        <w:rPr>
          <w:lang w:val="ka-GE"/>
        </w:rPr>
        <w:t xml:space="preserve"> API </w:t>
      </w:r>
      <w:proofErr w:type="spellStart"/>
      <w:r w:rsidRPr="008F1F33">
        <w:rPr>
          <w:lang w:val="ka-GE"/>
        </w:rPr>
        <w:t>Framework</w:t>
      </w:r>
      <w:proofErr w:type="spellEnd"/>
      <w:r>
        <w:rPr>
          <w:lang w:val="ka-GE"/>
        </w:rPr>
        <w:t xml:space="preserve"> ფორმატში, სხვადასხვა ტიპებისათვის.</w:t>
      </w:r>
    </w:p>
    <w:p w:rsidR="000645D5" w:rsidP="008F1F33" w:rsidRDefault="008F1F33" w14:paraId="0F6A7739" w14:textId="7D2BC7CA">
      <w:pPr>
        <w:pStyle w:val="Heading3"/>
        <w:rPr>
          <w:lang w:val="ka-GE"/>
        </w:rPr>
      </w:pPr>
      <w:bookmarkStart w:name="_Ref169711274" w:id="71"/>
      <w:bookmarkStart w:name="_Toc169726891" w:id="72"/>
      <w:r>
        <w:rPr>
          <w:lang w:val="ka-GE"/>
        </w:rPr>
        <w:t xml:space="preserve">დეტალური </w:t>
      </w:r>
      <w:proofErr w:type="spellStart"/>
      <w:r>
        <w:rPr>
          <w:lang w:val="ka-GE"/>
        </w:rPr>
        <w:t>თახმობის</w:t>
      </w:r>
      <w:proofErr w:type="spellEnd"/>
      <w:r>
        <w:rPr>
          <w:lang w:val="ka-GE"/>
        </w:rPr>
        <w:t xml:space="preserve"> გადაყვანა</w:t>
      </w:r>
      <w:bookmarkEnd w:id="71"/>
      <w:bookmarkEnd w:id="72"/>
    </w:p>
    <w:p w:rsidR="00991E04" w:rsidP="00991E04" w:rsidRDefault="000A6DB9" w14:paraId="0A321551" w14:textId="34CAEE7F">
      <w:pPr>
        <w:jc w:val="both"/>
        <w:rPr>
          <w:lang w:val="ka-GE"/>
        </w:rPr>
      </w:pPr>
      <w:r>
        <w:rPr>
          <w:lang w:val="ka-GE"/>
        </w:rPr>
        <w:t xml:space="preserve">დავუშვათ, </w:t>
      </w:r>
      <w:r w:rsidRPr="000A6DB9">
        <w:rPr>
          <w:lang w:val="ka-GE"/>
        </w:rPr>
        <w:t xml:space="preserve">NextGenPSD2 XS2A </w:t>
      </w:r>
      <w:r w:rsidR="00991E04">
        <w:rPr>
          <w:lang w:val="ka-GE"/>
        </w:rPr>
        <w:t>დოკუმენტს</w:t>
      </w:r>
      <w:r>
        <w:rPr>
          <w:lang w:val="ka-GE"/>
        </w:rPr>
        <w:t xml:space="preserve"> აქვს </w:t>
      </w:r>
      <w:r w:rsidR="00991E04">
        <w:rPr>
          <w:lang w:val="ka-GE"/>
        </w:rPr>
        <w:t>ქვემოთ მოცემული სახე:</w:t>
      </w:r>
    </w:p>
    <w:tbl>
      <w:tblPr>
        <w:tblStyle w:val="TableGrid"/>
        <w:tblW w:w="0" w:type="auto"/>
        <w:tblLook w:val="04A0" w:firstRow="1" w:lastRow="0" w:firstColumn="1" w:lastColumn="0" w:noHBand="0" w:noVBand="1"/>
      </w:tblPr>
      <w:tblGrid>
        <w:gridCol w:w="9350"/>
      </w:tblGrid>
      <w:tr w:rsidR="00882E6D" w:rsidTr="00882E6D" w14:paraId="183F91FA" w14:textId="77777777">
        <w:tc>
          <w:tcPr>
            <w:tcW w:w="9350" w:type="dxa"/>
          </w:tcPr>
          <w:p w:rsidRPr="008474B6" w:rsidR="00882E6D" w:rsidP="00882E6D" w:rsidRDefault="00882E6D" w14:paraId="3CD459D9" w14:textId="77777777">
            <w:pPr>
              <w:jc w:val="both"/>
              <w:rPr>
                <w:rFonts w:ascii="Courier New" w:hAnsi="Courier New" w:cs="Courier New"/>
                <w:sz w:val="18"/>
                <w:szCs w:val="18"/>
              </w:rPr>
            </w:pPr>
            <w:r w:rsidRPr="008474B6">
              <w:rPr>
                <w:rFonts w:ascii="Courier New" w:hAnsi="Courier New" w:cs="Courier New"/>
                <w:sz w:val="18"/>
                <w:szCs w:val="18"/>
              </w:rPr>
              <w:t>{</w:t>
            </w:r>
          </w:p>
          <w:p w:rsidRPr="008474B6" w:rsidR="00882E6D" w:rsidP="00882E6D" w:rsidRDefault="00882E6D" w14:paraId="3987C0B6" w14:textId="77777777">
            <w:pPr>
              <w:jc w:val="both"/>
              <w:rPr>
                <w:rFonts w:ascii="Courier New" w:hAnsi="Courier New" w:cs="Courier New"/>
                <w:sz w:val="18"/>
                <w:szCs w:val="18"/>
              </w:rPr>
            </w:pPr>
            <w:r w:rsidRPr="008474B6">
              <w:rPr>
                <w:rFonts w:ascii="Courier New" w:hAnsi="Courier New" w:cs="Courier New"/>
                <w:sz w:val="18"/>
                <w:szCs w:val="18"/>
              </w:rPr>
              <w:t xml:space="preserve">   "access</w:t>
            </w:r>
            <w:proofErr w:type="gramStart"/>
            <w:r w:rsidRPr="008474B6">
              <w:rPr>
                <w:rFonts w:ascii="Courier New" w:hAnsi="Courier New" w:cs="Courier New"/>
                <w:sz w:val="18"/>
                <w:szCs w:val="18"/>
              </w:rPr>
              <w:t>":{</w:t>
            </w:r>
            <w:proofErr w:type="gramEnd"/>
          </w:p>
          <w:p w:rsidRPr="008474B6" w:rsidR="00882E6D" w:rsidP="00882E6D" w:rsidRDefault="00882E6D" w14:paraId="27F8C8A8" w14:textId="77777777">
            <w:pPr>
              <w:jc w:val="both"/>
              <w:rPr>
                <w:rFonts w:ascii="Courier New" w:hAnsi="Courier New" w:cs="Courier New"/>
                <w:sz w:val="18"/>
                <w:szCs w:val="18"/>
              </w:rPr>
            </w:pPr>
            <w:r w:rsidRPr="008474B6">
              <w:rPr>
                <w:rFonts w:ascii="Courier New" w:hAnsi="Courier New" w:cs="Courier New"/>
                <w:sz w:val="18"/>
                <w:szCs w:val="18"/>
              </w:rPr>
              <w:t xml:space="preserve">      "accounts</w:t>
            </w:r>
            <w:proofErr w:type="gramStart"/>
            <w:r w:rsidRPr="008474B6">
              <w:rPr>
                <w:rFonts w:ascii="Courier New" w:hAnsi="Courier New" w:cs="Courier New"/>
                <w:sz w:val="18"/>
                <w:szCs w:val="18"/>
              </w:rPr>
              <w:t>":[</w:t>
            </w:r>
            <w:proofErr w:type="gramEnd"/>
          </w:p>
          <w:p w:rsidRPr="008474B6" w:rsidR="00882E6D" w:rsidP="00882E6D" w:rsidRDefault="00882E6D" w14:paraId="0E3693E6" w14:textId="77777777">
            <w:pPr>
              <w:jc w:val="both"/>
              <w:rPr>
                <w:rFonts w:ascii="Courier New" w:hAnsi="Courier New" w:cs="Courier New"/>
                <w:sz w:val="18"/>
                <w:szCs w:val="18"/>
              </w:rPr>
            </w:pPr>
            <w:r w:rsidRPr="008474B6">
              <w:rPr>
                <w:rFonts w:ascii="Courier New" w:hAnsi="Courier New" w:cs="Courier New"/>
                <w:sz w:val="18"/>
                <w:szCs w:val="18"/>
              </w:rPr>
              <w:t xml:space="preserve">         {</w:t>
            </w:r>
          </w:p>
          <w:p w:rsidRPr="008474B6" w:rsidR="00882E6D" w:rsidP="00882E6D" w:rsidRDefault="00882E6D" w14:paraId="5ED4A13D" w14:textId="77777777">
            <w:pPr>
              <w:jc w:val="both"/>
              <w:rPr>
                <w:rFonts w:ascii="Courier New" w:hAnsi="Courier New" w:cs="Courier New"/>
                <w:sz w:val="18"/>
                <w:szCs w:val="18"/>
              </w:rPr>
            </w:pPr>
            <w:r w:rsidRPr="008474B6">
              <w:rPr>
                <w:rFonts w:ascii="Courier New" w:hAnsi="Courier New" w:cs="Courier New"/>
                <w:sz w:val="18"/>
                <w:szCs w:val="18"/>
              </w:rPr>
              <w:t xml:space="preserve">            "iban":"GE00UT0000000101904917"</w:t>
            </w:r>
          </w:p>
          <w:p w:rsidRPr="008474B6" w:rsidR="00882E6D" w:rsidP="00882E6D" w:rsidRDefault="00882E6D" w14:paraId="1E3A9454" w14:textId="77777777">
            <w:pPr>
              <w:jc w:val="both"/>
              <w:rPr>
                <w:rFonts w:ascii="Courier New" w:hAnsi="Courier New" w:cs="Courier New"/>
                <w:sz w:val="18"/>
                <w:szCs w:val="18"/>
              </w:rPr>
            </w:pPr>
            <w:r w:rsidRPr="008474B6">
              <w:rPr>
                <w:rFonts w:ascii="Courier New" w:hAnsi="Courier New" w:cs="Courier New"/>
                <w:sz w:val="18"/>
                <w:szCs w:val="18"/>
              </w:rPr>
              <w:t xml:space="preserve">         },</w:t>
            </w:r>
          </w:p>
          <w:p w:rsidRPr="008474B6" w:rsidR="00882E6D" w:rsidP="00882E6D" w:rsidRDefault="00882E6D" w14:paraId="485914F6" w14:textId="77777777">
            <w:pPr>
              <w:jc w:val="both"/>
              <w:rPr>
                <w:rFonts w:ascii="Courier New" w:hAnsi="Courier New" w:cs="Courier New"/>
                <w:sz w:val="18"/>
                <w:szCs w:val="18"/>
              </w:rPr>
            </w:pPr>
            <w:r w:rsidRPr="008474B6">
              <w:rPr>
                <w:rFonts w:ascii="Courier New" w:hAnsi="Courier New" w:cs="Courier New"/>
                <w:sz w:val="18"/>
                <w:szCs w:val="18"/>
              </w:rPr>
              <w:t xml:space="preserve">         {</w:t>
            </w:r>
          </w:p>
          <w:p w:rsidRPr="008474B6" w:rsidR="00882E6D" w:rsidP="00882E6D" w:rsidRDefault="00882E6D" w14:paraId="1C85EEEC" w14:textId="77777777">
            <w:pPr>
              <w:jc w:val="both"/>
              <w:rPr>
                <w:rFonts w:ascii="Courier New" w:hAnsi="Courier New" w:cs="Courier New"/>
                <w:sz w:val="18"/>
                <w:szCs w:val="18"/>
              </w:rPr>
            </w:pPr>
            <w:r w:rsidRPr="008474B6">
              <w:rPr>
                <w:rFonts w:ascii="Courier New" w:hAnsi="Courier New" w:cs="Courier New"/>
                <w:sz w:val="18"/>
                <w:szCs w:val="18"/>
              </w:rPr>
              <w:t xml:space="preserve">            "iban":"GE00UT0000000101904918",</w:t>
            </w:r>
          </w:p>
          <w:p w:rsidRPr="008474B6" w:rsidR="00882E6D" w:rsidP="00882E6D" w:rsidRDefault="00882E6D" w14:paraId="592B8722" w14:textId="77777777">
            <w:pPr>
              <w:jc w:val="both"/>
              <w:rPr>
                <w:rFonts w:ascii="Courier New" w:hAnsi="Courier New" w:cs="Courier New"/>
                <w:sz w:val="18"/>
                <w:szCs w:val="18"/>
              </w:rPr>
            </w:pPr>
            <w:r w:rsidRPr="008474B6">
              <w:rPr>
                <w:rFonts w:ascii="Courier New" w:hAnsi="Courier New" w:cs="Courier New"/>
                <w:sz w:val="18"/>
                <w:szCs w:val="18"/>
              </w:rPr>
              <w:t xml:space="preserve">            "</w:t>
            </w:r>
            <w:proofErr w:type="spellStart"/>
            <w:r w:rsidRPr="008474B6">
              <w:rPr>
                <w:rFonts w:ascii="Courier New" w:hAnsi="Courier New" w:cs="Courier New"/>
                <w:sz w:val="18"/>
                <w:szCs w:val="18"/>
              </w:rPr>
              <w:t>cashAccountType</w:t>
            </w:r>
            <w:proofErr w:type="spellEnd"/>
            <w:r w:rsidRPr="008474B6">
              <w:rPr>
                <w:rFonts w:ascii="Courier New" w:hAnsi="Courier New" w:cs="Courier New"/>
                <w:sz w:val="18"/>
                <w:szCs w:val="18"/>
              </w:rPr>
              <w:t>":"CARD"</w:t>
            </w:r>
          </w:p>
          <w:p w:rsidRPr="008474B6" w:rsidR="00882E6D" w:rsidP="00882E6D" w:rsidRDefault="00882E6D" w14:paraId="75EC146A" w14:textId="77777777">
            <w:pPr>
              <w:jc w:val="both"/>
              <w:rPr>
                <w:rFonts w:ascii="Courier New" w:hAnsi="Courier New" w:cs="Courier New"/>
                <w:sz w:val="18"/>
                <w:szCs w:val="18"/>
              </w:rPr>
            </w:pPr>
            <w:r w:rsidRPr="008474B6">
              <w:rPr>
                <w:rFonts w:ascii="Courier New" w:hAnsi="Courier New" w:cs="Courier New"/>
                <w:sz w:val="18"/>
                <w:szCs w:val="18"/>
              </w:rPr>
              <w:t xml:space="preserve">         }</w:t>
            </w:r>
          </w:p>
          <w:p w:rsidRPr="008474B6" w:rsidR="00882E6D" w:rsidP="00882E6D" w:rsidRDefault="00882E6D" w14:paraId="7CD82A61" w14:textId="77777777">
            <w:pPr>
              <w:jc w:val="both"/>
              <w:rPr>
                <w:rFonts w:ascii="Courier New" w:hAnsi="Courier New" w:cs="Courier New"/>
                <w:sz w:val="18"/>
                <w:szCs w:val="18"/>
              </w:rPr>
            </w:pPr>
            <w:r w:rsidRPr="008474B6">
              <w:rPr>
                <w:rFonts w:ascii="Courier New" w:hAnsi="Courier New" w:cs="Courier New"/>
                <w:sz w:val="18"/>
                <w:szCs w:val="18"/>
              </w:rPr>
              <w:t xml:space="preserve">      ],</w:t>
            </w:r>
          </w:p>
          <w:p w:rsidRPr="008474B6" w:rsidR="00882E6D" w:rsidP="00882E6D" w:rsidRDefault="00882E6D" w14:paraId="0BDEBF75" w14:textId="77777777">
            <w:pPr>
              <w:jc w:val="both"/>
              <w:rPr>
                <w:rFonts w:ascii="Courier New" w:hAnsi="Courier New" w:cs="Courier New"/>
                <w:sz w:val="18"/>
                <w:szCs w:val="18"/>
              </w:rPr>
            </w:pPr>
            <w:r w:rsidRPr="008474B6">
              <w:rPr>
                <w:rFonts w:ascii="Courier New" w:hAnsi="Courier New" w:cs="Courier New"/>
                <w:sz w:val="18"/>
                <w:szCs w:val="18"/>
              </w:rPr>
              <w:t xml:space="preserve">      "balances</w:t>
            </w:r>
            <w:proofErr w:type="gramStart"/>
            <w:r w:rsidRPr="008474B6">
              <w:rPr>
                <w:rFonts w:ascii="Courier New" w:hAnsi="Courier New" w:cs="Courier New"/>
                <w:sz w:val="18"/>
                <w:szCs w:val="18"/>
              </w:rPr>
              <w:t>":[</w:t>
            </w:r>
            <w:proofErr w:type="gramEnd"/>
          </w:p>
          <w:p w:rsidRPr="008474B6" w:rsidR="00882E6D" w:rsidP="00882E6D" w:rsidRDefault="00882E6D" w14:paraId="7B63947D" w14:textId="77777777">
            <w:pPr>
              <w:jc w:val="both"/>
              <w:rPr>
                <w:rFonts w:ascii="Courier New" w:hAnsi="Courier New" w:cs="Courier New"/>
                <w:sz w:val="18"/>
                <w:szCs w:val="18"/>
              </w:rPr>
            </w:pPr>
            <w:r w:rsidRPr="008474B6">
              <w:rPr>
                <w:rFonts w:ascii="Courier New" w:hAnsi="Courier New" w:cs="Courier New"/>
                <w:sz w:val="18"/>
                <w:szCs w:val="18"/>
              </w:rPr>
              <w:t xml:space="preserve">         {</w:t>
            </w:r>
          </w:p>
          <w:p w:rsidRPr="008474B6" w:rsidR="00882E6D" w:rsidP="00882E6D" w:rsidRDefault="00882E6D" w14:paraId="364466F6" w14:textId="77777777">
            <w:pPr>
              <w:jc w:val="both"/>
              <w:rPr>
                <w:rFonts w:ascii="Courier New" w:hAnsi="Courier New" w:cs="Courier New"/>
                <w:sz w:val="18"/>
                <w:szCs w:val="18"/>
              </w:rPr>
            </w:pPr>
            <w:r w:rsidRPr="008474B6">
              <w:rPr>
                <w:rFonts w:ascii="Courier New" w:hAnsi="Courier New" w:cs="Courier New"/>
                <w:sz w:val="18"/>
                <w:szCs w:val="18"/>
              </w:rPr>
              <w:t xml:space="preserve">            "iban":"GE00UT0000000101904919",</w:t>
            </w:r>
          </w:p>
          <w:p w:rsidRPr="008474B6" w:rsidR="00882E6D" w:rsidP="00882E6D" w:rsidRDefault="00882E6D" w14:paraId="792EC667" w14:textId="77777777">
            <w:pPr>
              <w:jc w:val="both"/>
              <w:rPr>
                <w:rFonts w:ascii="Courier New" w:hAnsi="Courier New" w:cs="Courier New"/>
                <w:sz w:val="18"/>
                <w:szCs w:val="18"/>
              </w:rPr>
            </w:pPr>
            <w:r w:rsidRPr="008474B6">
              <w:rPr>
                <w:rFonts w:ascii="Courier New" w:hAnsi="Courier New" w:cs="Courier New"/>
                <w:sz w:val="18"/>
                <w:szCs w:val="18"/>
              </w:rPr>
              <w:t xml:space="preserve">            "</w:t>
            </w:r>
            <w:proofErr w:type="spellStart"/>
            <w:r w:rsidRPr="008474B6">
              <w:rPr>
                <w:rFonts w:ascii="Courier New" w:hAnsi="Courier New" w:cs="Courier New"/>
                <w:sz w:val="18"/>
                <w:szCs w:val="18"/>
              </w:rPr>
              <w:t>currency":"GEL</w:t>
            </w:r>
            <w:proofErr w:type="spellEnd"/>
            <w:r w:rsidRPr="008474B6">
              <w:rPr>
                <w:rFonts w:ascii="Courier New" w:hAnsi="Courier New" w:cs="Courier New"/>
                <w:sz w:val="18"/>
                <w:szCs w:val="18"/>
              </w:rPr>
              <w:t>"</w:t>
            </w:r>
          </w:p>
          <w:p w:rsidRPr="008474B6" w:rsidR="00882E6D" w:rsidP="00882E6D" w:rsidRDefault="00882E6D" w14:paraId="127E51DC" w14:textId="77777777">
            <w:pPr>
              <w:jc w:val="both"/>
              <w:rPr>
                <w:rFonts w:ascii="Courier New" w:hAnsi="Courier New" w:cs="Courier New"/>
                <w:sz w:val="18"/>
                <w:szCs w:val="18"/>
              </w:rPr>
            </w:pPr>
            <w:r w:rsidRPr="008474B6">
              <w:rPr>
                <w:rFonts w:ascii="Courier New" w:hAnsi="Courier New" w:cs="Courier New"/>
                <w:sz w:val="18"/>
                <w:szCs w:val="18"/>
              </w:rPr>
              <w:t xml:space="preserve">         },</w:t>
            </w:r>
          </w:p>
          <w:p w:rsidRPr="008474B6" w:rsidR="00882E6D" w:rsidP="00882E6D" w:rsidRDefault="00882E6D" w14:paraId="131722E4" w14:textId="77777777">
            <w:pPr>
              <w:jc w:val="both"/>
              <w:rPr>
                <w:rFonts w:ascii="Courier New" w:hAnsi="Courier New" w:cs="Courier New"/>
                <w:sz w:val="18"/>
                <w:szCs w:val="18"/>
              </w:rPr>
            </w:pPr>
            <w:r w:rsidRPr="008474B6">
              <w:rPr>
                <w:rFonts w:ascii="Courier New" w:hAnsi="Courier New" w:cs="Courier New"/>
                <w:sz w:val="18"/>
                <w:szCs w:val="18"/>
              </w:rPr>
              <w:t xml:space="preserve">         {</w:t>
            </w:r>
          </w:p>
          <w:p w:rsidRPr="008474B6" w:rsidR="00882E6D" w:rsidP="00882E6D" w:rsidRDefault="00882E6D" w14:paraId="79A2409E" w14:textId="77777777">
            <w:pPr>
              <w:jc w:val="both"/>
              <w:rPr>
                <w:rFonts w:ascii="Courier New" w:hAnsi="Courier New" w:cs="Courier New"/>
                <w:sz w:val="18"/>
                <w:szCs w:val="18"/>
              </w:rPr>
            </w:pPr>
            <w:r w:rsidRPr="008474B6">
              <w:rPr>
                <w:rFonts w:ascii="Courier New" w:hAnsi="Courier New" w:cs="Courier New"/>
                <w:sz w:val="18"/>
                <w:szCs w:val="18"/>
              </w:rPr>
              <w:t xml:space="preserve">            "iban":"</w:t>
            </w:r>
            <w:r w:rsidRPr="00B55F0E">
              <w:rPr>
                <w:rFonts w:ascii="Courier New" w:hAnsi="Courier New" w:cs="Courier New"/>
                <w:sz w:val="18"/>
                <w:szCs w:val="18"/>
              </w:rPr>
              <w:t>GE00UT00000001019049</w:t>
            </w:r>
            <w:r w:rsidRPr="007A0E73">
              <w:rPr>
                <w:rFonts w:ascii="Courier New" w:hAnsi="Courier New" w:cs="Courier New"/>
                <w:sz w:val="18"/>
                <w:szCs w:val="18"/>
                <w:lang w:val="ka-GE"/>
              </w:rPr>
              <w:t>21</w:t>
            </w:r>
            <w:r w:rsidRPr="00B55F0E">
              <w:rPr>
                <w:rFonts w:ascii="Courier New" w:hAnsi="Courier New" w:cs="Courier New"/>
                <w:sz w:val="18"/>
                <w:szCs w:val="18"/>
              </w:rPr>
              <w:t>"</w:t>
            </w:r>
          </w:p>
          <w:p w:rsidRPr="008474B6" w:rsidR="00882E6D" w:rsidP="00882E6D" w:rsidRDefault="00882E6D" w14:paraId="6095EBA7" w14:textId="77777777">
            <w:pPr>
              <w:jc w:val="both"/>
              <w:rPr>
                <w:rFonts w:ascii="Courier New" w:hAnsi="Courier New" w:cs="Courier New"/>
                <w:sz w:val="18"/>
                <w:szCs w:val="18"/>
              </w:rPr>
            </w:pPr>
            <w:r w:rsidRPr="008474B6">
              <w:rPr>
                <w:rFonts w:ascii="Courier New" w:hAnsi="Courier New" w:cs="Courier New"/>
                <w:sz w:val="18"/>
                <w:szCs w:val="18"/>
              </w:rPr>
              <w:t xml:space="preserve">         }</w:t>
            </w:r>
          </w:p>
          <w:p w:rsidRPr="008474B6" w:rsidR="00882E6D" w:rsidP="00882E6D" w:rsidRDefault="00882E6D" w14:paraId="727E420D" w14:textId="77777777">
            <w:pPr>
              <w:jc w:val="both"/>
              <w:rPr>
                <w:rFonts w:ascii="Courier New" w:hAnsi="Courier New" w:cs="Courier New"/>
                <w:sz w:val="18"/>
                <w:szCs w:val="18"/>
              </w:rPr>
            </w:pPr>
          </w:p>
          <w:p w:rsidRPr="008474B6" w:rsidR="00882E6D" w:rsidP="00882E6D" w:rsidRDefault="00882E6D" w14:paraId="70B8EB80" w14:textId="77777777">
            <w:pPr>
              <w:jc w:val="both"/>
              <w:rPr>
                <w:rFonts w:ascii="Courier New" w:hAnsi="Courier New" w:cs="Courier New"/>
                <w:sz w:val="18"/>
                <w:szCs w:val="18"/>
              </w:rPr>
            </w:pPr>
            <w:r w:rsidRPr="008474B6">
              <w:rPr>
                <w:rFonts w:ascii="Courier New" w:hAnsi="Courier New" w:cs="Courier New"/>
                <w:sz w:val="18"/>
                <w:szCs w:val="18"/>
              </w:rPr>
              <w:t xml:space="preserve">      ],</w:t>
            </w:r>
          </w:p>
          <w:p w:rsidRPr="008474B6" w:rsidR="00882E6D" w:rsidP="00882E6D" w:rsidRDefault="00882E6D" w14:paraId="012F743B" w14:textId="77777777">
            <w:pPr>
              <w:jc w:val="both"/>
              <w:rPr>
                <w:rFonts w:ascii="Courier New" w:hAnsi="Courier New" w:cs="Courier New"/>
                <w:sz w:val="18"/>
                <w:szCs w:val="18"/>
              </w:rPr>
            </w:pPr>
            <w:r w:rsidRPr="008474B6">
              <w:rPr>
                <w:rFonts w:ascii="Courier New" w:hAnsi="Courier New" w:cs="Courier New"/>
                <w:sz w:val="18"/>
                <w:szCs w:val="18"/>
              </w:rPr>
              <w:t xml:space="preserve">      "transactions</w:t>
            </w:r>
            <w:proofErr w:type="gramStart"/>
            <w:r w:rsidRPr="008474B6">
              <w:rPr>
                <w:rFonts w:ascii="Courier New" w:hAnsi="Courier New" w:cs="Courier New"/>
                <w:sz w:val="18"/>
                <w:szCs w:val="18"/>
              </w:rPr>
              <w:t>":[</w:t>
            </w:r>
            <w:proofErr w:type="gramEnd"/>
          </w:p>
          <w:p w:rsidRPr="008474B6" w:rsidR="00882E6D" w:rsidP="00882E6D" w:rsidRDefault="00882E6D" w14:paraId="148AB01C" w14:textId="77777777">
            <w:pPr>
              <w:jc w:val="both"/>
              <w:rPr>
                <w:rFonts w:ascii="Courier New" w:hAnsi="Courier New" w:cs="Courier New"/>
                <w:sz w:val="18"/>
                <w:szCs w:val="18"/>
              </w:rPr>
            </w:pPr>
            <w:r w:rsidRPr="008474B6">
              <w:rPr>
                <w:rFonts w:ascii="Courier New" w:hAnsi="Courier New" w:cs="Courier New"/>
                <w:sz w:val="18"/>
                <w:szCs w:val="18"/>
              </w:rPr>
              <w:t xml:space="preserve">         {</w:t>
            </w:r>
          </w:p>
          <w:p w:rsidRPr="008474B6" w:rsidR="00882E6D" w:rsidP="00882E6D" w:rsidRDefault="00882E6D" w14:paraId="2792F040" w14:textId="77777777">
            <w:pPr>
              <w:jc w:val="both"/>
              <w:rPr>
                <w:rFonts w:ascii="Courier New" w:hAnsi="Courier New" w:cs="Courier New"/>
                <w:sz w:val="18"/>
                <w:szCs w:val="18"/>
              </w:rPr>
            </w:pPr>
            <w:r w:rsidRPr="008474B6">
              <w:rPr>
                <w:rFonts w:ascii="Courier New" w:hAnsi="Courier New" w:cs="Courier New"/>
                <w:sz w:val="18"/>
                <w:szCs w:val="18"/>
              </w:rPr>
              <w:t xml:space="preserve">            "iban":"GE00UT0000000101904920",</w:t>
            </w:r>
          </w:p>
          <w:p w:rsidRPr="008474B6" w:rsidR="00882E6D" w:rsidP="00882E6D" w:rsidRDefault="00882E6D" w14:paraId="4B179091" w14:textId="77777777">
            <w:pPr>
              <w:jc w:val="both"/>
              <w:rPr>
                <w:rFonts w:ascii="Courier New" w:hAnsi="Courier New" w:cs="Courier New"/>
                <w:sz w:val="18"/>
                <w:szCs w:val="18"/>
              </w:rPr>
            </w:pPr>
            <w:r w:rsidRPr="008474B6">
              <w:rPr>
                <w:rFonts w:ascii="Courier New" w:hAnsi="Courier New" w:cs="Courier New"/>
                <w:sz w:val="18"/>
                <w:szCs w:val="18"/>
              </w:rPr>
              <w:t xml:space="preserve">            "</w:t>
            </w:r>
            <w:proofErr w:type="spellStart"/>
            <w:r w:rsidRPr="008474B6">
              <w:rPr>
                <w:rFonts w:ascii="Courier New" w:hAnsi="Courier New" w:cs="Courier New"/>
                <w:sz w:val="18"/>
                <w:szCs w:val="18"/>
              </w:rPr>
              <w:t>cashAccountType</w:t>
            </w:r>
            <w:proofErr w:type="spellEnd"/>
            <w:r w:rsidRPr="008474B6">
              <w:rPr>
                <w:rFonts w:ascii="Courier New" w:hAnsi="Courier New" w:cs="Courier New"/>
                <w:sz w:val="18"/>
                <w:szCs w:val="18"/>
              </w:rPr>
              <w:t>":"CACC"</w:t>
            </w:r>
          </w:p>
          <w:p w:rsidRPr="00774617" w:rsidR="00882E6D" w:rsidP="00882E6D" w:rsidRDefault="00882E6D" w14:paraId="6211ED8B" w14:textId="77777777">
            <w:pPr>
              <w:jc w:val="both"/>
              <w:rPr>
                <w:rFonts w:ascii="Courier New" w:hAnsi="Courier New" w:cs="Courier New"/>
                <w:sz w:val="18"/>
                <w:szCs w:val="18"/>
              </w:rPr>
            </w:pPr>
            <w:r w:rsidRPr="008474B6">
              <w:rPr>
                <w:rFonts w:ascii="Courier New" w:hAnsi="Courier New" w:cs="Courier New"/>
                <w:sz w:val="18"/>
                <w:szCs w:val="18"/>
              </w:rPr>
              <w:t xml:space="preserve">         </w:t>
            </w:r>
            <w:r w:rsidRPr="00774617">
              <w:rPr>
                <w:rFonts w:ascii="Courier New" w:hAnsi="Courier New" w:cs="Courier New"/>
                <w:sz w:val="18"/>
                <w:szCs w:val="18"/>
              </w:rPr>
              <w:t>},</w:t>
            </w:r>
          </w:p>
          <w:p w:rsidRPr="00774617" w:rsidR="00882E6D" w:rsidP="00882E6D" w:rsidRDefault="00882E6D" w14:paraId="64D2CE00" w14:textId="77777777">
            <w:pPr>
              <w:jc w:val="both"/>
              <w:rPr>
                <w:rFonts w:ascii="Courier New" w:hAnsi="Courier New" w:cs="Courier New"/>
                <w:sz w:val="18"/>
                <w:szCs w:val="18"/>
              </w:rPr>
            </w:pPr>
            <w:r w:rsidRPr="00774617">
              <w:rPr>
                <w:rFonts w:ascii="Courier New" w:hAnsi="Courier New" w:cs="Courier New"/>
                <w:sz w:val="18"/>
                <w:szCs w:val="18"/>
              </w:rPr>
              <w:t xml:space="preserve">         {</w:t>
            </w:r>
          </w:p>
          <w:p w:rsidRPr="00774617" w:rsidR="00882E6D" w:rsidP="00882E6D" w:rsidRDefault="00882E6D" w14:paraId="0635D468" w14:textId="77777777">
            <w:pPr>
              <w:jc w:val="both"/>
              <w:rPr>
                <w:rFonts w:ascii="Courier New" w:hAnsi="Courier New" w:cs="Courier New"/>
                <w:sz w:val="18"/>
                <w:szCs w:val="18"/>
              </w:rPr>
            </w:pPr>
            <w:r w:rsidRPr="00774617">
              <w:rPr>
                <w:rFonts w:ascii="Courier New" w:hAnsi="Courier New" w:cs="Courier New"/>
                <w:sz w:val="18"/>
                <w:szCs w:val="18"/>
              </w:rPr>
              <w:t xml:space="preserve">            "maskedPan":"123456xxxxxx1234"</w:t>
            </w:r>
          </w:p>
          <w:p w:rsidRPr="008474B6" w:rsidR="00882E6D" w:rsidP="00882E6D" w:rsidRDefault="00882E6D" w14:paraId="5A225DAA" w14:textId="77777777">
            <w:pPr>
              <w:jc w:val="both"/>
              <w:rPr>
                <w:rFonts w:ascii="Courier New" w:hAnsi="Courier New" w:cs="Courier New"/>
                <w:sz w:val="18"/>
                <w:szCs w:val="18"/>
              </w:rPr>
            </w:pPr>
            <w:r w:rsidRPr="00774617">
              <w:rPr>
                <w:rFonts w:ascii="Courier New" w:hAnsi="Courier New" w:cs="Courier New"/>
                <w:sz w:val="18"/>
                <w:szCs w:val="18"/>
              </w:rPr>
              <w:t xml:space="preserve">         }</w:t>
            </w:r>
          </w:p>
          <w:p w:rsidRPr="008474B6" w:rsidR="00882E6D" w:rsidP="00882E6D" w:rsidRDefault="00882E6D" w14:paraId="73703253" w14:textId="77777777">
            <w:pPr>
              <w:jc w:val="both"/>
              <w:rPr>
                <w:rFonts w:ascii="Courier New" w:hAnsi="Courier New" w:cs="Courier New"/>
                <w:sz w:val="18"/>
                <w:szCs w:val="18"/>
              </w:rPr>
            </w:pPr>
            <w:r w:rsidRPr="008474B6">
              <w:rPr>
                <w:rFonts w:ascii="Courier New" w:hAnsi="Courier New" w:cs="Courier New"/>
                <w:sz w:val="18"/>
                <w:szCs w:val="18"/>
              </w:rPr>
              <w:t xml:space="preserve">      ]</w:t>
            </w:r>
          </w:p>
          <w:p w:rsidRPr="008474B6" w:rsidR="00882E6D" w:rsidP="00882E6D" w:rsidRDefault="00882E6D" w14:paraId="324785C0" w14:textId="77777777">
            <w:pPr>
              <w:jc w:val="both"/>
              <w:rPr>
                <w:rFonts w:ascii="Courier New" w:hAnsi="Courier New" w:cs="Courier New"/>
                <w:sz w:val="18"/>
                <w:szCs w:val="18"/>
              </w:rPr>
            </w:pPr>
            <w:r w:rsidRPr="008474B6">
              <w:rPr>
                <w:rFonts w:ascii="Courier New" w:hAnsi="Courier New" w:cs="Courier New"/>
                <w:sz w:val="18"/>
                <w:szCs w:val="18"/>
              </w:rPr>
              <w:t xml:space="preserve">   },</w:t>
            </w:r>
          </w:p>
          <w:p w:rsidRPr="008474B6" w:rsidR="00882E6D" w:rsidP="00882E6D" w:rsidRDefault="00882E6D" w14:paraId="7CE2EA4B" w14:textId="77777777">
            <w:pPr>
              <w:jc w:val="both"/>
              <w:rPr>
                <w:rFonts w:ascii="Courier New" w:hAnsi="Courier New" w:cs="Courier New"/>
                <w:sz w:val="18"/>
                <w:szCs w:val="18"/>
              </w:rPr>
            </w:pPr>
            <w:r w:rsidRPr="008474B6">
              <w:rPr>
                <w:rFonts w:ascii="Courier New" w:hAnsi="Courier New" w:cs="Courier New"/>
                <w:sz w:val="18"/>
                <w:szCs w:val="18"/>
              </w:rPr>
              <w:t xml:space="preserve">   "frequencyPerDay":3,</w:t>
            </w:r>
          </w:p>
          <w:p w:rsidRPr="008474B6" w:rsidR="00882E6D" w:rsidP="00882E6D" w:rsidRDefault="00882E6D" w14:paraId="28432D64" w14:textId="77777777">
            <w:pPr>
              <w:jc w:val="both"/>
              <w:rPr>
                <w:rFonts w:ascii="Courier New" w:hAnsi="Courier New" w:cs="Courier New"/>
                <w:sz w:val="18"/>
                <w:szCs w:val="18"/>
              </w:rPr>
            </w:pPr>
            <w:r w:rsidRPr="008474B6">
              <w:rPr>
                <w:rFonts w:ascii="Courier New" w:hAnsi="Courier New" w:cs="Courier New"/>
                <w:sz w:val="18"/>
                <w:szCs w:val="18"/>
              </w:rPr>
              <w:t xml:space="preserve">   "</w:t>
            </w:r>
            <w:proofErr w:type="spellStart"/>
            <w:r w:rsidRPr="008474B6">
              <w:rPr>
                <w:rFonts w:ascii="Courier New" w:hAnsi="Courier New" w:cs="Courier New"/>
                <w:sz w:val="18"/>
                <w:szCs w:val="18"/>
              </w:rPr>
              <w:t>recurringIndicator</w:t>
            </w:r>
            <w:proofErr w:type="spellEnd"/>
            <w:proofErr w:type="gramStart"/>
            <w:r w:rsidRPr="008474B6">
              <w:rPr>
                <w:rFonts w:ascii="Courier New" w:hAnsi="Courier New" w:cs="Courier New"/>
                <w:sz w:val="18"/>
                <w:szCs w:val="18"/>
              </w:rPr>
              <w:t>":true</w:t>
            </w:r>
            <w:proofErr w:type="gramEnd"/>
            <w:r w:rsidRPr="008474B6">
              <w:rPr>
                <w:rFonts w:ascii="Courier New" w:hAnsi="Courier New" w:cs="Courier New"/>
                <w:sz w:val="18"/>
                <w:szCs w:val="18"/>
              </w:rPr>
              <w:t>,</w:t>
            </w:r>
          </w:p>
          <w:p w:rsidRPr="008474B6" w:rsidR="00882E6D" w:rsidP="00882E6D" w:rsidRDefault="00882E6D" w14:paraId="34312FC5" w14:textId="77777777">
            <w:pPr>
              <w:jc w:val="both"/>
              <w:rPr>
                <w:rFonts w:ascii="Courier New" w:hAnsi="Courier New" w:cs="Courier New"/>
                <w:sz w:val="18"/>
                <w:szCs w:val="18"/>
              </w:rPr>
            </w:pPr>
            <w:r w:rsidRPr="008474B6">
              <w:rPr>
                <w:rFonts w:ascii="Courier New" w:hAnsi="Courier New" w:cs="Courier New"/>
                <w:sz w:val="18"/>
                <w:szCs w:val="18"/>
              </w:rPr>
              <w:t xml:space="preserve">   "validUntil":"2020-09-10"</w:t>
            </w:r>
          </w:p>
          <w:p w:rsidR="00882E6D" w:rsidP="00882E6D" w:rsidRDefault="00882E6D" w14:paraId="4BE48142" w14:textId="5E025542">
            <w:pPr>
              <w:jc w:val="both"/>
              <w:rPr>
                <w:lang w:val="ka-GE"/>
              </w:rPr>
            </w:pPr>
            <w:r w:rsidRPr="008474B6">
              <w:rPr>
                <w:rFonts w:ascii="Courier New" w:hAnsi="Courier New" w:cs="Courier New"/>
                <w:sz w:val="18"/>
                <w:szCs w:val="18"/>
              </w:rPr>
              <w:t>}</w:t>
            </w:r>
          </w:p>
        </w:tc>
      </w:tr>
    </w:tbl>
    <w:p w:rsidR="00F1626C" w:rsidP="00991E04" w:rsidRDefault="00822077" w14:paraId="0E587784" w14:textId="77777777">
      <w:pPr>
        <w:jc w:val="both"/>
        <w:rPr>
          <w:lang w:val="ka-GE"/>
        </w:rPr>
      </w:pPr>
      <w:r>
        <w:rPr>
          <w:lang w:val="ka-GE"/>
        </w:rPr>
        <w:t>ვინაიდან ზემოაღნიშნული</w:t>
      </w:r>
    </w:p>
    <w:p w:rsidRPr="008474B6" w:rsidR="00F1626C" w:rsidP="00F1626C" w:rsidRDefault="00F1626C" w14:paraId="7E26865D" w14:textId="715AA37F">
      <w:pPr>
        <w:jc w:val="both"/>
        <w:rPr>
          <w:rFonts w:ascii="Calibri" w:hAnsi="Calibri"/>
          <w:lang w:val="ka-GE"/>
        </w:rPr>
      </w:pPr>
      <w:r w:rsidRPr="008474B6">
        <w:rPr>
          <w:rFonts w:ascii="Calibri" w:hAnsi="Calibri"/>
          <w:lang w:val="ka-GE"/>
        </w:rPr>
        <w:t xml:space="preserve">დოკუმენტი </w:t>
      </w:r>
      <w:proofErr w:type="spellStart"/>
      <w:r>
        <w:rPr>
          <w:rFonts w:ascii="Calibri" w:hAnsi="Calibri"/>
          <w:lang w:val="ka-GE"/>
        </w:rPr>
        <w:t>გადაიყვანება</w:t>
      </w:r>
      <w:proofErr w:type="spellEnd"/>
      <w:r w:rsidRPr="008474B6">
        <w:rPr>
          <w:rFonts w:ascii="Calibri" w:hAnsi="Calibri"/>
          <w:lang w:val="ka-GE"/>
        </w:rPr>
        <w:t xml:space="preserve"> შემდეგნაირად:</w:t>
      </w:r>
    </w:p>
    <w:p w:rsidRPr="00071271" w:rsidR="00F1626C" w:rsidP="00071271" w:rsidRDefault="00F1626C" w14:paraId="67726962" w14:textId="2DACBB74">
      <w:pPr>
        <w:numPr>
          <w:ilvl w:val="0"/>
          <w:numId w:val="12"/>
        </w:numPr>
        <w:jc w:val="both"/>
        <w:rPr>
          <w:rFonts w:ascii="Calibri" w:hAnsi="Calibri"/>
          <w:lang w:val="ka-GE"/>
        </w:rPr>
      </w:pPr>
      <w:r w:rsidRPr="00E3281E">
        <w:rPr>
          <w:rFonts w:ascii="Calibri" w:hAnsi="Calibri"/>
          <w:lang w:val="ka-GE"/>
        </w:rPr>
        <w:t>GE00UT0000000101904917</w:t>
      </w:r>
      <w:r w:rsidRPr="008474B6">
        <w:rPr>
          <w:rFonts w:ascii="Calibri" w:hAnsi="Calibri"/>
          <w:lang w:val="ka-GE"/>
        </w:rPr>
        <w:t xml:space="preserve"> ანგარიშზე მოთხოვნილია მხოლოდ ანგარიშის ინფორმაციის მიღება (ნაშთებისა და ტრანზაქციების გარეშე)</w:t>
      </w:r>
      <w:r w:rsidR="00071271">
        <w:rPr>
          <w:rFonts w:ascii="Calibri" w:hAnsi="Calibri"/>
        </w:rPr>
        <w:t xml:space="preserve">. </w:t>
      </w:r>
      <w:r w:rsidRPr="00071271">
        <w:rPr>
          <w:rFonts w:ascii="Calibri" w:hAnsi="Calibri"/>
          <w:lang w:val="ka-GE"/>
        </w:rPr>
        <w:t xml:space="preserve">ვინაიდან </w:t>
      </w:r>
      <w:proofErr w:type="spellStart"/>
      <w:r w:rsidRPr="00071271">
        <w:rPr>
          <w:rFonts w:ascii="Calibri" w:hAnsi="Calibri"/>
        </w:rPr>
        <w:t>cashAccountType</w:t>
      </w:r>
      <w:proofErr w:type="spellEnd"/>
      <w:r w:rsidRPr="00071271">
        <w:rPr>
          <w:rFonts w:ascii="Calibri" w:hAnsi="Calibri"/>
          <w:lang w:val="ka-GE"/>
        </w:rPr>
        <w:t xml:space="preserve"> დაკონკრეტებული არ არის, ითვლება რომ თანხმობა მოთხოვნილია ყველანაირ ინფორმაციაზე. კერძოდ, ღია </w:t>
      </w:r>
      <w:proofErr w:type="spellStart"/>
      <w:r w:rsidRPr="00071271">
        <w:rPr>
          <w:rFonts w:ascii="Calibri" w:hAnsi="Calibri"/>
          <w:lang w:val="ka-GE"/>
        </w:rPr>
        <w:t>ბანკინგის</w:t>
      </w:r>
      <w:proofErr w:type="spellEnd"/>
      <w:r w:rsidRPr="00071271">
        <w:rPr>
          <w:rFonts w:ascii="Calibri" w:hAnsi="Calibri"/>
          <w:lang w:val="ka-GE"/>
        </w:rPr>
        <w:t xml:space="preserve"> ანგარიშის ინფორმაციაზე, საბარათე ანგარიშებისა და მიბმული ბარათების ინფორმაციაზე. </w:t>
      </w:r>
      <w:r w:rsidR="00071271">
        <w:rPr>
          <w:rFonts w:ascii="Calibri" w:hAnsi="Calibri"/>
          <w:lang w:val="ka-GE"/>
        </w:rPr>
        <w:t xml:space="preserve">ამდენად, </w:t>
      </w:r>
      <w:r w:rsidRPr="00E3281E" w:rsidR="00071271">
        <w:rPr>
          <w:rFonts w:ascii="Calibri" w:hAnsi="Calibri"/>
          <w:lang w:val="ka-GE"/>
        </w:rPr>
        <w:t>GE00UT0000000101904917</w:t>
      </w:r>
      <w:r w:rsidR="00071271">
        <w:rPr>
          <w:rFonts w:ascii="Calibri" w:hAnsi="Calibri"/>
          <w:lang w:val="ka-GE"/>
        </w:rPr>
        <w:t xml:space="preserve"> უნდა </w:t>
      </w:r>
      <w:r w:rsidR="008062BE">
        <w:rPr>
          <w:rFonts w:ascii="Calibri" w:hAnsi="Calibri"/>
          <w:lang w:val="ka-GE"/>
        </w:rPr>
        <w:t>მოხვდეს</w:t>
      </w:r>
      <w:r w:rsidR="00071271">
        <w:rPr>
          <w:rFonts w:ascii="Calibri" w:hAnsi="Calibri"/>
          <w:lang w:val="ka-GE"/>
        </w:rPr>
        <w:t xml:space="preserve"> როგორც </w:t>
      </w:r>
      <w:r w:rsidR="00071271">
        <w:rPr>
          <w:rFonts w:ascii="Calibri" w:hAnsi="Calibri"/>
        </w:rPr>
        <w:t>payments</w:t>
      </w:r>
      <w:r w:rsidR="00071271">
        <w:rPr>
          <w:rFonts w:ascii="Calibri" w:hAnsi="Calibri"/>
          <w:lang w:val="ka-GE"/>
        </w:rPr>
        <w:t xml:space="preserve"> ისე </w:t>
      </w:r>
      <w:r w:rsidR="00071271">
        <w:rPr>
          <w:rFonts w:ascii="Calibri" w:hAnsi="Calibri"/>
        </w:rPr>
        <w:t>cards</w:t>
      </w:r>
      <w:r w:rsidR="00071271">
        <w:rPr>
          <w:rFonts w:ascii="Calibri" w:hAnsi="Calibri"/>
          <w:lang w:val="ka-GE"/>
        </w:rPr>
        <w:t xml:space="preserve"> ტიპის შიგნით</w:t>
      </w:r>
      <w:r w:rsidR="00CD0653">
        <w:rPr>
          <w:rFonts w:ascii="Calibri" w:hAnsi="Calibri"/>
          <w:lang w:val="ka-GE"/>
        </w:rPr>
        <w:t>,</w:t>
      </w:r>
      <w:r w:rsidR="00CD0653">
        <w:rPr>
          <w:rFonts w:ascii="Calibri" w:hAnsi="Calibri"/>
        </w:rPr>
        <w:t xml:space="preserve"> </w:t>
      </w:r>
      <w:proofErr w:type="spellStart"/>
      <w:r w:rsidR="00CD0653">
        <w:rPr>
          <w:rFonts w:ascii="Calibri" w:hAnsi="Calibri"/>
        </w:rPr>
        <w:t>accountDetails</w:t>
      </w:r>
      <w:proofErr w:type="spellEnd"/>
      <w:r w:rsidR="00CD0653">
        <w:rPr>
          <w:rFonts w:ascii="Calibri" w:hAnsi="Calibri"/>
          <w:lang w:val="ka-GE"/>
        </w:rPr>
        <w:t xml:space="preserve"> უფლებით</w:t>
      </w:r>
      <w:r w:rsidR="00407369">
        <w:rPr>
          <w:rFonts w:ascii="Calibri" w:hAnsi="Calibri"/>
          <w:lang w:val="ka-GE"/>
        </w:rPr>
        <w:t>.</w:t>
      </w:r>
    </w:p>
    <w:p w:rsidRPr="008474B6" w:rsidR="00F1626C" w:rsidP="00F1626C" w:rsidRDefault="00F1626C" w14:paraId="1EF078A9" w14:textId="7859D395">
      <w:pPr>
        <w:numPr>
          <w:ilvl w:val="0"/>
          <w:numId w:val="12"/>
        </w:numPr>
        <w:jc w:val="both"/>
        <w:rPr>
          <w:rFonts w:ascii="Calibri" w:hAnsi="Calibri"/>
          <w:lang w:val="ka-GE"/>
        </w:rPr>
      </w:pPr>
      <w:r w:rsidRPr="008474B6">
        <w:rPr>
          <w:rFonts w:ascii="Calibri" w:hAnsi="Calibri"/>
          <w:lang w:val="ka-GE"/>
        </w:rPr>
        <w:t xml:space="preserve">GE00UT0000000101904918 ანგარიშის შემთხვევაში არ არის მოთხოვნილი თანხმობა </w:t>
      </w:r>
      <w:r>
        <w:rPr>
          <w:rFonts w:ascii="Calibri" w:hAnsi="Calibri"/>
          <w:lang w:val="ka-GE"/>
        </w:rPr>
        <w:t xml:space="preserve">ღია </w:t>
      </w:r>
      <w:proofErr w:type="spellStart"/>
      <w:r>
        <w:rPr>
          <w:rFonts w:ascii="Calibri" w:hAnsi="Calibri"/>
          <w:lang w:val="ka-GE"/>
        </w:rPr>
        <w:t>ბანკინგის</w:t>
      </w:r>
      <w:proofErr w:type="spellEnd"/>
      <w:r>
        <w:rPr>
          <w:rFonts w:ascii="Calibri" w:hAnsi="Calibri"/>
          <w:lang w:val="ka-GE"/>
        </w:rPr>
        <w:t xml:space="preserve"> </w:t>
      </w:r>
      <w:r w:rsidRPr="008474B6">
        <w:rPr>
          <w:rFonts w:ascii="Calibri" w:hAnsi="Calibri"/>
          <w:lang w:val="ka-GE"/>
        </w:rPr>
        <w:t>ანგარიშის ინფორმაციის გაცემაზე. თანხმობა გაიცემა მხოლოდ საბარათე ანგარიშებისა და მიბმული ბარათების ინფორმაციაზე</w:t>
      </w:r>
      <w:r>
        <w:rPr>
          <w:rFonts w:ascii="Calibri" w:hAnsi="Calibri"/>
          <w:lang w:val="ka-GE"/>
        </w:rPr>
        <w:t>, კერძოდ ყველა საბარათე ანგარიშზე</w:t>
      </w:r>
      <w:r w:rsidRPr="00B64E75">
        <w:rPr>
          <w:rFonts w:ascii="Calibri" w:hAnsi="Calibri"/>
          <w:lang w:val="ka-GE"/>
        </w:rPr>
        <w:t>,</w:t>
      </w:r>
      <w:r>
        <w:rPr>
          <w:rFonts w:ascii="Calibri" w:hAnsi="Calibri"/>
          <w:lang w:val="ka-GE"/>
        </w:rPr>
        <w:t xml:space="preserve"> რომელშიც ეს ანგარიში შედის (მათ შორის იმ შემთხვევაშიც კი, როდესაც ამ საბარათე ანგარიშში სხვა ღია </w:t>
      </w:r>
      <w:proofErr w:type="spellStart"/>
      <w:r>
        <w:rPr>
          <w:rFonts w:ascii="Calibri" w:hAnsi="Calibri"/>
          <w:lang w:val="ka-GE"/>
        </w:rPr>
        <w:t>ბანკინგის</w:t>
      </w:r>
      <w:proofErr w:type="spellEnd"/>
      <w:r>
        <w:rPr>
          <w:rFonts w:ascii="Calibri" w:hAnsi="Calibri"/>
          <w:lang w:val="ka-GE"/>
        </w:rPr>
        <w:t xml:space="preserve"> ანგარიშიც შედის)</w:t>
      </w:r>
      <w:r w:rsidRPr="008474B6">
        <w:rPr>
          <w:rFonts w:ascii="Calibri" w:hAnsi="Calibri"/>
          <w:lang w:val="ka-GE"/>
        </w:rPr>
        <w:t>.</w:t>
      </w:r>
      <w:r w:rsidR="00407369">
        <w:rPr>
          <w:rFonts w:ascii="Calibri" w:hAnsi="Calibri"/>
          <w:lang w:val="ka-GE"/>
        </w:rPr>
        <w:t xml:space="preserve"> ამდენად, </w:t>
      </w:r>
      <w:r w:rsidRPr="008474B6">
        <w:rPr>
          <w:rFonts w:ascii="Calibri" w:hAnsi="Calibri"/>
          <w:lang w:val="ka-GE"/>
        </w:rPr>
        <w:t xml:space="preserve"> </w:t>
      </w:r>
      <w:r w:rsidRPr="008474B6" w:rsidR="00407369">
        <w:rPr>
          <w:rFonts w:ascii="Calibri" w:hAnsi="Calibri"/>
          <w:lang w:val="ka-GE"/>
        </w:rPr>
        <w:t>GE00UT0000000101904918</w:t>
      </w:r>
      <w:r w:rsidR="00407369">
        <w:rPr>
          <w:rFonts w:ascii="Calibri" w:hAnsi="Calibri"/>
          <w:lang w:val="ka-GE"/>
        </w:rPr>
        <w:t xml:space="preserve"> უნდა მოხვდეს მხოლოდ </w:t>
      </w:r>
      <w:r w:rsidR="00407369">
        <w:rPr>
          <w:rFonts w:ascii="Calibri" w:hAnsi="Calibri"/>
        </w:rPr>
        <w:t>cards</w:t>
      </w:r>
      <w:r w:rsidR="00407369">
        <w:rPr>
          <w:rFonts w:ascii="Calibri" w:hAnsi="Calibri"/>
          <w:lang w:val="ka-GE"/>
        </w:rPr>
        <w:t xml:space="preserve"> ტიპში, </w:t>
      </w:r>
      <w:proofErr w:type="spellStart"/>
      <w:r w:rsidR="00407369">
        <w:rPr>
          <w:rFonts w:ascii="Calibri" w:hAnsi="Calibri"/>
        </w:rPr>
        <w:t>accountDetails</w:t>
      </w:r>
      <w:proofErr w:type="spellEnd"/>
      <w:r w:rsidR="00407369">
        <w:rPr>
          <w:rFonts w:ascii="Calibri" w:hAnsi="Calibri"/>
          <w:lang w:val="ka-GE"/>
        </w:rPr>
        <w:t xml:space="preserve"> უფლებით</w:t>
      </w:r>
      <w:r w:rsidR="00407369">
        <w:rPr>
          <w:rFonts w:ascii="Calibri" w:hAnsi="Calibri"/>
          <w:lang w:val="ka-GE"/>
        </w:rPr>
        <w:t>.</w:t>
      </w:r>
    </w:p>
    <w:p w:rsidRPr="00900283" w:rsidR="00F1626C" w:rsidP="00900283" w:rsidRDefault="00F1626C" w14:paraId="0A51A22C" w14:textId="596AA77E">
      <w:pPr>
        <w:numPr>
          <w:ilvl w:val="0"/>
          <w:numId w:val="12"/>
        </w:numPr>
        <w:jc w:val="both"/>
        <w:rPr>
          <w:rFonts w:ascii="Calibri" w:hAnsi="Calibri"/>
          <w:lang w:val="ka-GE"/>
        </w:rPr>
      </w:pPr>
      <w:r w:rsidRPr="008474B6">
        <w:rPr>
          <w:rFonts w:ascii="Calibri" w:hAnsi="Calibri"/>
          <w:lang w:val="ka-GE"/>
        </w:rPr>
        <w:t xml:space="preserve">GE00UT0000000101904919 ანგარიშის შემთხვევაში გაიცემა თანხმობა ანგარიშის ინფორმაციაზეც (GE00UT0000000101904917 მსგავსად) და </w:t>
      </w:r>
      <w:proofErr w:type="spellStart"/>
      <w:r w:rsidRPr="008474B6">
        <w:rPr>
          <w:rFonts w:ascii="Calibri" w:hAnsi="Calibri"/>
          <w:lang w:val="ka-GE"/>
        </w:rPr>
        <w:t>ნაშთებზეც</w:t>
      </w:r>
      <w:proofErr w:type="spellEnd"/>
      <w:r w:rsidRPr="008474B6">
        <w:rPr>
          <w:rFonts w:ascii="Calibri" w:hAnsi="Calibri"/>
          <w:lang w:val="ka-GE"/>
        </w:rPr>
        <w:t>, ოღონდ ნაშთები შეზღუდულია მხოლოდ ლარით (მათ შორის საბარათე ანგარიშის და კონკრეტული ბარათის ნაშთები).</w:t>
      </w:r>
      <w:r w:rsidR="00C411DA">
        <w:rPr>
          <w:rFonts w:ascii="Calibri" w:hAnsi="Calibri"/>
          <w:lang w:val="ka-GE"/>
        </w:rPr>
        <w:t xml:space="preserve">  </w:t>
      </w:r>
      <w:r w:rsidR="00C411DA">
        <w:rPr>
          <w:rFonts w:ascii="Calibri" w:hAnsi="Calibri"/>
          <w:lang w:val="ka-GE"/>
        </w:rPr>
        <w:t xml:space="preserve">ამდენად, </w:t>
      </w:r>
      <w:r w:rsidRPr="00E3281E" w:rsidR="00C411DA">
        <w:rPr>
          <w:rFonts w:ascii="Calibri" w:hAnsi="Calibri"/>
          <w:lang w:val="ka-GE"/>
        </w:rPr>
        <w:t>GE00UT0000000101904917</w:t>
      </w:r>
      <w:r w:rsidR="00C411DA">
        <w:rPr>
          <w:rFonts w:ascii="Calibri" w:hAnsi="Calibri"/>
          <w:lang w:val="ka-GE"/>
        </w:rPr>
        <w:t xml:space="preserve"> უნდა მოხვდეს როგორც </w:t>
      </w:r>
      <w:r w:rsidR="00C411DA">
        <w:rPr>
          <w:rFonts w:ascii="Calibri" w:hAnsi="Calibri"/>
        </w:rPr>
        <w:t>payments</w:t>
      </w:r>
      <w:r w:rsidR="00C411DA">
        <w:rPr>
          <w:rFonts w:ascii="Calibri" w:hAnsi="Calibri"/>
          <w:lang w:val="ka-GE"/>
        </w:rPr>
        <w:t xml:space="preserve"> ისე </w:t>
      </w:r>
      <w:r w:rsidR="00C411DA">
        <w:rPr>
          <w:rFonts w:ascii="Calibri" w:hAnsi="Calibri"/>
        </w:rPr>
        <w:t>cards</w:t>
      </w:r>
      <w:r w:rsidR="00C411DA">
        <w:rPr>
          <w:rFonts w:ascii="Calibri" w:hAnsi="Calibri"/>
          <w:lang w:val="ka-GE"/>
        </w:rPr>
        <w:t xml:space="preserve"> ტიპის შიგნით,</w:t>
      </w:r>
      <w:r w:rsidR="00C411DA">
        <w:rPr>
          <w:rFonts w:ascii="Calibri" w:hAnsi="Calibri"/>
        </w:rPr>
        <w:t xml:space="preserve"> </w:t>
      </w:r>
      <w:proofErr w:type="spellStart"/>
      <w:r w:rsidR="00C411DA">
        <w:rPr>
          <w:rFonts w:ascii="Calibri" w:hAnsi="Calibri"/>
        </w:rPr>
        <w:t>accountDetails</w:t>
      </w:r>
      <w:proofErr w:type="spellEnd"/>
      <w:r w:rsidR="00C411DA">
        <w:rPr>
          <w:rFonts w:ascii="Calibri" w:hAnsi="Calibri"/>
          <w:lang w:val="ka-GE"/>
        </w:rPr>
        <w:t xml:space="preserve"> უფლებით.</w:t>
      </w:r>
    </w:p>
    <w:p w:rsidRPr="008474B6" w:rsidR="00F1626C" w:rsidP="00F1626C" w:rsidRDefault="00F1626C" w14:paraId="78C71CFD" w14:textId="1290CE70">
      <w:pPr>
        <w:numPr>
          <w:ilvl w:val="0"/>
          <w:numId w:val="12"/>
        </w:numPr>
        <w:jc w:val="both"/>
        <w:rPr>
          <w:rFonts w:ascii="Calibri" w:hAnsi="Calibri"/>
          <w:lang w:val="ka-GE"/>
        </w:rPr>
      </w:pPr>
      <w:r w:rsidRPr="008474B6">
        <w:rPr>
          <w:rFonts w:ascii="Calibri" w:hAnsi="Calibri"/>
          <w:lang w:val="ka-GE"/>
        </w:rPr>
        <w:t xml:space="preserve">GE00UT0000000101904920 ანგარიშზე თანხმობა მოითხოვება მხოლოდ </w:t>
      </w:r>
      <w:r>
        <w:rPr>
          <w:rFonts w:ascii="Calibri" w:hAnsi="Calibri"/>
          <w:lang w:val="ka-GE"/>
        </w:rPr>
        <w:t xml:space="preserve">ღია </w:t>
      </w:r>
      <w:proofErr w:type="spellStart"/>
      <w:r>
        <w:rPr>
          <w:rFonts w:ascii="Calibri" w:hAnsi="Calibri"/>
          <w:lang w:val="ka-GE"/>
        </w:rPr>
        <w:t>ბანკინგის</w:t>
      </w:r>
      <w:proofErr w:type="spellEnd"/>
      <w:r>
        <w:rPr>
          <w:rFonts w:ascii="Calibri" w:hAnsi="Calibri"/>
          <w:lang w:val="ka-GE"/>
        </w:rPr>
        <w:t xml:space="preserve"> </w:t>
      </w:r>
      <w:r w:rsidRPr="008474B6">
        <w:rPr>
          <w:rFonts w:ascii="Calibri" w:hAnsi="Calibri"/>
          <w:lang w:val="ka-GE"/>
        </w:rPr>
        <w:t>ანგარიშთან დაკავშირებულ სერვისებზე - ანგარიშის ინფორმაციასა და ტრანზაქციებზე</w:t>
      </w:r>
      <w:r w:rsidRPr="00B64E75">
        <w:rPr>
          <w:rFonts w:ascii="Calibri" w:hAnsi="Calibri"/>
          <w:lang w:val="ka-GE"/>
        </w:rPr>
        <w:t>,</w:t>
      </w:r>
      <w:r w:rsidRPr="008474B6">
        <w:rPr>
          <w:rFonts w:ascii="Calibri" w:hAnsi="Calibri"/>
          <w:lang w:val="ka-GE"/>
        </w:rPr>
        <w:t xml:space="preserve"> ნაშთების გარეშე.</w:t>
      </w:r>
      <w:r w:rsidR="00345EF9">
        <w:rPr>
          <w:rFonts w:ascii="Calibri" w:hAnsi="Calibri"/>
          <w:lang w:val="ka-GE"/>
        </w:rPr>
        <w:t xml:space="preserve"> ამდენად, იგი მხოლოდ </w:t>
      </w:r>
      <w:r w:rsidR="00345EF9">
        <w:rPr>
          <w:rFonts w:ascii="Calibri" w:hAnsi="Calibri"/>
        </w:rPr>
        <w:t>payments</w:t>
      </w:r>
      <w:r w:rsidR="00345EF9">
        <w:rPr>
          <w:rFonts w:ascii="Calibri" w:hAnsi="Calibri"/>
          <w:lang w:val="ka-GE"/>
        </w:rPr>
        <w:t>-ში მოხვდება.</w:t>
      </w:r>
    </w:p>
    <w:p w:rsidRPr="007A0E73" w:rsidR="00F1626C" w:rsidP="00F1626C" w:rsidRDefault="00F1626C" w14:paraId="09B02028" w14:textId="77777777">
      <w:pPr>
        <w:numPr>
          <w:ilvl w:val="0"/>
          <w:numId w:val="12"/>
        </w:numPr>
        <w:jc w:val="both"/>
        <w:rPr>
          <w:rFonts w:ascii="Calibri" w:hAnsi="Calibri"/>
          <w:lang w:val="ka-GE"/>
        </w:rPr>
      </w:pPr>
      <w:r w:rsidRPr="00424438">
        <w:rPr>
          <w:rFonts w:ascii="Calibri" w:hAnsi="Calibri"/>
          <w:lang w:val="ka-GE"/>
        </w:rPr>
        <w:t>GE00UT000000010190492</w:t>
      </w:r>
      <w:r>
        <w:rPr>
          <w:rFonts w:ascii="Calibri" w:hAnsi="Calibri"/>
          <w:lang w:val="ka-GE"/>
        </w:rPr>
        <w:t>1</w:t>
      </w:r>
      <w:r w:rsidRPr="00424438">
        <w:rPr>
          <w:rFonts w:ascii="Calibri" w:hAnsi="Calibri"/>
          <w:lang w:val="ka-GE"/>
        </w:rPr>
        <w:t xml:space="preserve"> </w:t>
      </w:r>
      <w:r>
        <w:rPr>
          <w:rFonts w:ascii="Calibri" w:hAnsi="Calibri"/>
          <w:lang w:val="ka-GE"/>
        </w:rPr>
        <w:t xml:space="preserve">ანგარიშზე თანხმობა მოითხოვება ნაშთებზე, რაც </w:t>
      </w:r>
      <w:proofErr w:type="spellStart"/>
      <w:r>
        <w:rPr>
          <w:rFonts w:ascii="Calibri" w:hAnsi="Calibri"/>
          <w:lang w:val="ka-GE"/>
        </w:rPr>
        <w:t>არაცხადად</w:t>
      </w:r>
      <w:proofErr w:type="spellEnd"/>
      <w:r>
        <w:rPr>
          <w:rFonts w:ascii="Calibri" w:hAnsi="Calibri"/>
          <w:lang w:val="ka-GE"/>
        </w:rPr>
        <w:t xml:space="preserve"> ასევე გულისხმობს ანგარიშის ინფორმაციის გაცემასაც </w:t>
      </w:r>
      <w:r w:rsidRPr="009B5C77">
        <w:rPr>
          <w:rFonts w:ascii="Calibri" w:hAnsi="Calibri"/>
          <w:lang w:val="ka-GE"/>
        </w:rPr>
        <w:t>(GE00UT0000000101904917 მსგავსად)</w:t>
      </w:r>
      <w:r>
        <w:rPr>
          <w:rFonts w:ascii="Calibri" w:hAnsi="Calibri"/>
          <w:lang w:val="ka-GE"/>
        </w:rPr>
        <w:t xml:space="preserve">. </w:t>
      </w:r>
      <w:r w:rsidRPr="008474B6">
        <w:rPr>
          <w:rFonts w:ascii="Calibri" w:hAnsi="Calibri"/>
          <w:lang w:val="ka-GE"/>
        </w:rPr>
        <w:t xml:space="preserve">ვინაიდან არც ვალუტაა დაკონკრეტებული, იმ შემთხვევაში თუ ეს ანგარიში </w:t>
      </w:r>
      <w:proofErr w:type="spellStart"/>
      <w:r w:rsidRPr="008474B6">
        <w:rPr>
          <w:rFonts w:ascii="Calibri" w:hAnsi="Calibri"/>
          <w:lang w:val="ka-GE"/>
        </w:rPr>
        <w:t>მულტისავალუტოა</w:t>
      </w:r>
      <w:proofErr w:type="spellEnd"/>
      <w:r w:rsidRPr="008474B6">
        <w:rPr>
          <w:rFonts w:ascii="Calibri" w:hAnsi="Calibri"/>
          <w:lang w:val="ka-GE"/>
        </w:rPr>
        <w:t>, ხელმისაწვდომია ნაშთი ანგარიშზე არსებულ ყველა ვალუტაში</w:t>
      </w:r>
      <w:r>
        <w:rPr>
          <w:rFonts w:ascii="Calibri" w:hAnsi="Calibri"/>
        </w:rPr>
        <w:t>.</w:t>
      </w:r>
    </w:p>
    <w:p w:rsidRPr="008474B6" w:rsidR="00F1626C" w:rsidP="00F1626C" w:rsidRDefault="00F1626C" w14:paraId="44CE56F4" w14:textId="633D17ED">
      <w:pPr>
        <w:numPr>
          <w:ilvl w:val="0"/>
          <w:numId w:val="12"/>
        </w:numPr>
        <w:jc w:val="both"/>
        <w:rPr>
          <w:rFonts w:ascii="Calibri" w:hAnsi="Calibri"/>
          <w:lang w:val="ka-GE"/>
        </w:rPr>
      </w:pPr>
      <w:r w:rsidRPr="008474B6">
        <w:rPr>
          <w:rFonts w:ascii="Calibri" w:hAnsi="Calibri"/>
          <w:lang w:val="ka-GE"/>
        </w:rPr>
        <w:t xml:space="preserve">123456xxxxxx1234  ბარათზე მოითხოვება თანხმობა, მხოლოდ საბარათე სერვისებზე, </w:t>
      </w:r>
      <w:r>
        <w:rPr>
          <w:rFonts w:ascii="Calibri" w:hAnsi="Calibri"/>
          <w:lang w:val="ka-GE"/>
        </w:rPr>
        <w:t xml:space="preserve">ღია </w:t>
      </w:r>
      <w:proofErr w:type="spellStart"/>
      <w:r>
        <w:rPr>
          <w:rFonts w:ascii="Calibri" w:hAnsi="Calibri"/>
          <w:lang w:val="ka-GE"/>
        </w:rPr>
        <w:t>ბანკინგის</w:t>
      </w:r>
      <w:proofErr w:type="spellEnd"/>
      <w:r>
        <w:rPr>
          <w:rFonts w:ascii="Calibri" w:hAnsi="Calibri"/>
          <w:lang w:val="ka-GE"/>
        </w:rPr>
        <w:t xml:space="preserve"> </w:t>
      </w:r>
      <w:r w:rsidRPr="008474B6">
        <w:rPr>
          <w:rFonts w:ascii="Calibri" w:hAnsi="Calibri"/>
          <w:lang w:val="ka-GE"/>
        </w:rPr>
        <w:t>ანგარიშისა და საბარათე ანგარიშების ინფორმაციაზე წვდომის გარეშე.</w:t>
      </w:r>
      <w:r w:rsidR="005374A8">
        <w:rPr>
          <w:rFonts w:ascii="Calibri" w:hAnsi="Calibri"/>
          <w:lang w:val="ka-GE"/>
        </w:rPr>
        <w:t xml:space="preserve"> ამდენად, იგი მოხვდება მხოლოდ </w:t>
      </w:r>
      <w:r w:rsidR="005374A8">
        <w:rPr>
          <w:rFonts w:ascii="Calibri" w:hAnsi="Calibri"/>
        </w:rPr>
        <w:t>cards</w:t>
      </w:r>
      <w:r w:rsidR="005374A8">
        <w:rPr>
          <w:rFonts w:ascii="Calibri" w:hAnsi="Calibri"/>
          <w:lang w:val="ka-GE"/>
        </w:rPr>
        <w:t xml:space="preserve">-ში და შეიზღუდება ტიპით </w:t>
      </w:r>
      <w:r w:rsidR="005374A8">
        <w:rPr>
          <w:rFonts w:ascii="Calibri" w:hAnsi="Calibri"/>
        </w:rPr>
        <w:t>CARD</w:t>
      </w:r>
    </w:p>
    <w:p w:rsidR="00EC69F0" w:rsidP="00991E04" w:rsidRDefault="00822077" w14:paraId="7A6BA013" w14:textId="298989FE">
      <w:pPr>
        <w:jc w:val="both"/>
        <w:rPr>
          <w:lang w:val="ka-GE"/>
        </w:rPr>
      </w:pPr>
      <w:r>
        <w:rPr>
          <w:lang w:val="ka-GE"/>
        </w:rPr>
        <w:t xml:space="preserve"> </w:t>
      </w:r>
      <w:r w:rsidRPr="00E3281E" w:rsidDel="009A3F83" w:rsidR="00991E04">
        <w:rPr>
          <w:rFonts w:ascii="Courier New" w:hAnsi="Courier New" w:cs="Courier New"/>
          <w:sz w:val="16"/>
          <w:szCs w:val="16"/>
        </w:rPr>
        <w:t xml:space="preserve"> </w:t>
      </w:r>
    </w:p>
    <w:tbl>
      <w:tblPr>
        <w:tblStyle w:val="TableGrid"/>
        <w:tblW w:w="0" w:type="auto"/>
        <w:tblLook w:val="04A0" w:firstRow="1" w:lastRow="0" w:firstColumn="1" w:lastColumn="0" w:noHBand="0" w:noVBand="1"/>
      </w:tblPr>
      <w:tblGrid>
        <w:gridCol w:w="9350"/>
      </w:tblGrid>
      <w:tr w:rsidR="00EC69F0" w:rsidTr="00EC69F0" w14:paraId="490EC4FD" w14:textId="77777777">
        <w:tc>
          <w:tcPr>
            <w:tcW w:w="9350" w:type="dxa"/>
          </w:tcPr>
          <w:p w:rsidRPr="00BB46C2" w:rsidR="00EC69F0" w:rsidP="00EC69F0" w:rsidRDefault="00EC69F0" w14:paraId="659ED9B7" w14:textId="33558D08">
            <w:pPr>
              <w:jc w:val="both"/>
              <w:rPr>
                <w:rFonts w:ascii="Sylfaen" w:hAnsi="Sylfaen" w:cs="Courier New"/>
                <w:sz w:val="18"/>
                <w:szCs w:val="18"/>
              </w:rPr>
            </w:pPr>
            <w:r w:rsidRPr="00376E24">
              <w:rPr>
                <w:rFonts w:ascii="Courier New" w:hAnsi="Courier New" w:cs="Courier New"/>
                <w:sz w:val="18"/>
                <w:szCs w:val="18"/>
              </w:rPr>
              <w:t>{</w:t>
            </w:r>
            <w:r w:rsidR="00BB46C2">
              <w:rPr>
                <w:rFonts w:ascii="Sylfaen" w:hAnsi="Sylfaen" w:cs="Courier New"/>
                <w:sz w:val="18"/>
                <w:szCs w:val="18"/>
              </w:rPr>
              <w:t>ა</w:t>
            </w:r>
          </w:p>
          <w:p w:rsidRPr="00376E24" w:rsidR="00EC69F0" w:rsidP="00EC69F0" w:rsidRDefault="00EC69F0" w14:paraId="1A133998"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access</w:t>
            </w:r>
            <w:proofErr w:type="spellEnd"/>
            <w:proofErr w:type="gramStart"/>
            <w:r w:rsidRPr="00376E24">
              <w:rPr>
                <w:rFonts w:ascii="Courier New" w:hAnsi="Courier New" w:cs="Courier New"/>
                <w:sz w:val="18"/>
                <w:szCs w:val="18"/>
              </w:rPr>
              <w:t>":{</w:t>
            </w:r>
            <w:proofErr w:type="gramEnd"/>
          </w:p>
          <w:p w:rsidRPr="00376E24" w:rsidR="00EC69F0" w:rsidP="00EC69F0" w:rsidRDefault="00EC69F0" w14:paraId="6E953636"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payments</w:t>
            </w:r>
            <w:proofErr w:type="spellEnd"/>
            <w:r w:rsidRPr="00376E24">
              <w:rPr>
                <w:rFonts w:ascii="Courier New" w:hAnsi="Courier New" w:cs="Courier New"/>
                <w:sz w:val="18"/>
                <w:szCs w:val="18"/>
              </w:rPr>
              <w:t>":[</w:t>
            </w:r>
          </w:p>
          <w:p w:rsidRPr="00376E24" w:rsidR="00EC69F0" w:rsidP="00EC69F0" w:rsidRDefault="00EC69F0" w14:paraId="6D4DA615"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56E96631"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account</w:t>
            </w:r>
            <w:proofErr w:type="spellEnd"/>
            <w:r w:rsidRPr="00376E24">
              <w:rPr>
                <w:rFonts w:ascii="Courier New" w:hAnsi="Courier New" w:cs="Courier New"/>
                <w:sz w:val="18"/>
                <w:szCs w:val="18"/>
              </w:rPr>
              <w:t>":{</w:t>
            </w:r>
          </w:p>
          <w:p w:rsidRPr="00376E24" w:rsidR="00EC69F0" w:rsidP="00EC69F0" w:rsidRDefault="00EC69F0" w14:paraId="53025BAA" w14:textId="77777777">
            <w:pPr>
              <w:jc w:val="both"/>
              <w:rPr>
                <w:rFonts w:ascii="Courier New" w:hAnsi="Courier New" w:cs="Courier New"/>
                <w:sz w:val="18"/>
                <w:szCs w:val="18"/>
              </w:rPr>
            </w:pPr>
            <w:r w:rsidRPr="00376E24">
              <w:rPr>
                <w:rFonts w:ascii="Courier New" w:hAnsi="Courier New" w:cs="Courier New"/>
                <w:sz w:val="18"/>
                <w:szCs w:val="18"/>
              </w:rPr>
              <w:t xml:space="preserve">               "iban":"GE00UT0000000101904917"</w:t>
            </w:r>
          </w:p>
          <w:p w:rsidRPr="00376E24" w:rsidR="00EC69F0" w:rsidP="00EC69F0" w:rsidRDefault="00EC69F0" w14:paraId="1C8357E2"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75CF4BBF"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rights</w:t>
            </w:r>
            <w:proofErr w:type="spellEnd"/>
            <w:r w:rsidRPr="00376E24">
              <w:rPr>
                <w:rFonts w:ascii="Courier New" w:hAnsi="Courier New" w:cs="Courier New"/>
                <w:sz w:val="18"/>
                <w:szCs w:val="18"/>
              </w:rPr>
              <w:t>":[</w:t>
            </w:r>
          </w:p>
          <w:p w:rsidRPr="00376E24" w:rsidR="00EC69F0" w:rsidP="00EC69F0" w:rsidRDefault="00EC69F0" w14:paraId="2C99C5A4"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accountDetails</w:t>
            </w:r>
            <w:proofErr w:type="spellEnd"/>
            <w:r w:rsidRPr="00376E24">
              <w:rPr>
                <w:rFonts w:ascii="Courier New" w:hAnsi="Courier New" w:cs="Courier New"/>
                <w:sz w:val="18"/>
                <w:szCs w:val="18"/>
              </w:rPr>
              <w:t>"</w:t>
            </w:r>
          </w:p>
          <w:p w:rsidRPr="00376E24" w:rsidR="00EC69F0" w:rsidP="00EC69F0" w:rsidRDefault="00EC69F0" w14:paraId="223FE3BF"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0810CE96"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07D20CD0"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20424382"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account</w:t>
            </w:r>
            <w:proofErr w:type="spellEnd"/>
            <w:r w:rsidRPr="00376E24">
              <w:rPr>
                <w:rFonts w:ascii="Courier New" w:hAnsi="Courier New" w:cs="Courier New"/>
                <w:sz w:val="18"/>
                <w:szCs w:val="18"/>
              </w:rPr>
              <w:t>":{</w:t>
            </w:r>
          </w:p>
          <w:p w:rsidRPr="00376E24" w:rsidR="00EC69F0" w:rsidP="00EC69F0" w:rsidRDefault="00EC69F0" w14:paraId="292491B1" w14:textId="77777777">
            <w:pPr>
              <w:jc w:val="both"/>
              <w:rPr>
                <w:rFonts w:ascii="Courier New" w:hAnsi="Courier New" w:cs="Courier New"/>
                <w:sz w:val="18"/>
                <w:szCs w:val="18"/>
              </w:rPr>
            </w:pPr>
            <w:r w:rsidRPr="00376E24">
              <w:rPr>
                <w:rFonts w:ascii="Courier New" w:hAnsi="Courier New" w:cs="Courier New"/>
                <w:sz w:val="18"/>
                <w:szCs w:val="18"/>
              </w:rPr>
              <w:t xml:space="preserve">               "iban":"GE00UT0000000101904919",</w:t>
            </w:r>
          </w:p>
          <w:p w:rsidRPr="00376E24" w:rsidR="00EC69F0" w:rsidP="00EC69F0" w:rsidRDefault="00EC69F0" w14:paraId="7AF6075E"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currency</w:t>
            </w:r>
            <w:proofErr w:type="spellEnd"/>
            <w:r w:rsidRPr="00376E24">
              <w:rPr>
                <w:rFonts w:ascii="Courier New" w:hAnsi="Courier New" w:cs="Courier New"/>
                <w:sz w:val="18"/>
                <w:szCs w:val="18"/>
              </w:rPr>
              <w:t>":"GEL"</w:t>
            </w:r>
          </w:p>
          <w:p w:rsidRPr="00376E24" w:rsidR="00EC69F0" w:rsidP="00EC69F0" w:rsidRDefault="00EC69F0" w14:paraId="4B8599B5"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5F6698A2"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rights</w:t>
            </w:r>
            <w:proofErr w:type="spellEnd"/>
            <w:r w:rsidRPr="00376E24">
              <w:rPr>
                <w:rFonts w:ascii="Courier New" w:hAnsi="Courier New" w:cs="Courier New"/>
                <w:sz w:val="18"/>
                <w:szCs w:val="18"/>
              </w:rPr>
              <w:t>":[</w:t>
            </w:r>
          </w:p>
          <w:p w:rsidRPr="00376E24" w:rsidR="00EC69F0" w:rsidP="00EC69F0" w:rsidRDefault="00EC69F0" w14:paraId="7DFA5D8F"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balances</w:t>
            </w:r>
            <w:proofErr w:type="spellEnd"/>
            <w:r w:rsidRPr="00376E24">
              <w:rPr>
                <w:rFonts w:ascii="Courier New" w:hAnsi="Courier New" w:cs="Courier New"/>
                <w:sz w:val="18"/>
                <w:szCs w:val="18"/>
              </w:rPr>
              <w:t>"</w:t>
            </w:r>
          </w:p>
          <w:p w:rsidRPr="00376E24" w:rsidR="00EC69F0" w:rsidP="00EC69F0" w:rsidRDefault="00EC69F0" w14:paraId="08E42792"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33CEBFD1"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1DA17C1C"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57230713"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account</w:t>
            </w:r>
            <w:proofErr w:type="spellEnd"/>
            <w:r w:rsidRPr="00376E24">
              <w:rPr>
                <w:rFonts w:ascii="Courier New" w:hAnsi="Courier New" w:cs="Courier New"/>
                <w:sz w:val="18"/>
                <w:szCs w:val="18"/>
              </w:rPr>
              <w:t>":{</w:t>
            </w:r>
          </w:p>
          <w:p w:rsidRPr="00376E24" w:rsidR="00EC69F0" w:rsidP="00EC69F0" w:rsidRDefault="00EC69F0" w14:paraId="75D359FD" w14:textId="77777777">
            <w:pPr>
              <w:jc w:val="both"/>
              <w:rPr>
                <w:rFonts w:ascii="Courier New" w:hAnsi="Courier New" w:cs="Courier New"/>
                <w:sz w:val="18"/>
                <w:szCs w:val="18"/>
              </w:rPr>
            </w:pPr>
            <w:r w:rsidRPr="00376E24">
              <w:rPr>
                <w:rFonts w:ascii="Courier New" w:hAnsi="Courier New" w:cs="Courier New"/>
                <w:sz w:val="18"/>
                <w:szCs w:val="18"/>
              </w:rPr>
              <w:t xml:space="preserve">               "iban":"GE00UT0000000101904920"</w:t>
            </w:r>
          </w:p>
          <w:p w:rsidRPr="00376E24" w:rsidR="00EC69F0" w:rsidP="00EC69F0" w:rsidRDefault="00EC69F0" w14:paraId="483022F0"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79B93DE8"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rights</w:t>
            </w:r>
            <w:proofErr w:type="spellEnd"/>
            <w:r w:rsidRPr="00376E24">
              <w:rPr>
                <w:rFonts w:ascii="Courier New" w:hAnsi="Courier New" w:cs="Courier New"/>
                <w:sz w:val="18"/>
                <w:szCs w:val="18"/>
              </w:rPr>
              <w:t>":[</w:t>
            </w:r>
          </w:p>
          <w:p w:rsidRPr="00376E24" w:rsidR="00EC69F0" w:rsidP="00EC69F0" w:rsidRDefault="00EC69F0" w14:paraId="5288DCA0"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transactions</w:t>
            </w:r>
            <w:proofErr w:type="spellEnd"/>
            <w:r w:rsidRPr="00376E24">
              <w:rPr>
                <w:rFonts w:ascii="Courier New" w:hAnsi="Courier New" w:cs="Courier New"/>
                <w:sz w:val="18"/>
                <w:szCs w:val="18"/>
              </w:rPr>
              <w:t>"</w:t>
            </w:r>
          </w:p>
          <w:p w:rsidRPr="00376E24" w:rsidR="00EC69F0" w:rsidP="00EC69F0" w:rsidRDefault="00EC69F0" w14:paraId="6784BCF7"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6A523D93"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7011152E"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5A666B50"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account</w:t>
            </w:r>
            <w:proofErr w:type="spellEnd"/>
            <w:r w:rsidRPr="00376E24">
              <w:rPr>
                <w:rFonts w:ascii="Courier New" w:hAnsi="Courier New" w:cs="Courier New"/>
                <w:sz w:val="18"/>
                <w:szCs w:val="18"/>
              </w:rPr>
              <w:t>":{</w:t>
            </w:r>
          </w:p>
          <w:p w:rsidRPr="00376E24" w:rsidR="00EC69F0" w:rsidP="00EC69F0" w:rsidRDefault="00EC69F0" w14:paraId="262FC198" w14:textId="77777777">
            <w:pPr>
              <w:jc w:val="both"/>
              <w:rPr>
                <w:rFonts w:ascii="Courier New" w:hAnsi="Courier New" w:cs="Courier New"/>
                <w:sz w:val="18"/>
                <w:szCs w:val="18"/>
              </w:rPr>
            </w:pPr>
            <w:r w:rsidRPr="00376E24">
              <w:rPr>
                <w:rFonts w:ascii="Courier New" w:hAnsi="Courier New" w:cs="Courier New"/>
                <w:sz w:val="18"/>
                <w:szCs w:val="18"/>
              </w:rPr>
              <w:t xml:space="preserve">               "iban":"GE00UT0000000101904921"</w:t>
            </w:r>
          </w:p>
          <w:p w:rsidRPr="00376E24" w:rsidR="00EC69F0" w:rsidP="00EC69F0" w:rsidRDefault="00EC69F0" w14:paraId="11229C6B"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77D7712F"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rights</w:t>
            </w:r>
            <w:proofErr w:type="spellEnd"/>
            <w:r w:rsidRPr="00376E24">
              <w:rPr>
                <w:rFonts w:ascii="Courier New" w:hAnsi="Courier New" w:cs="Courier New"/>
                <w:sz w:val="18"/>
                <w:szCs w:val="18"/>
              </w:rPr>
              <w:t>":[</w:t>
            </w:r>
          </w:p>
          <w:p w:rsidRPr="00376E24" w:rsidR="00EC69F0" w:rsidP="00EC69F0" w:rsidRDefault="00EC69F0" w14:paraId="1F1E20BF"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balances</w:t>
            </w:r>
            <w:proofErr w:type="spellEnd"/>
            <w:r w:rsidRPr="00376E24">
              <w:rPr>
                <w:rFonts w:ascii="Courier New" w:hAnsi="Courier New" w:cs="Courier New"/>
                <w:sz w:val="18"/>
                <w:szCs w:val="18"/>
              </w:rPr>
              <w:t>"</w:t>
            </w:r>
          </w:p>
          <w:p w:rsidRPr="00376E24" w:rsidR="00EC69F0" w:rsidP="00EC69F0" w:rsidRDefault="00EC69F0" w14:paraId="61DAFED9"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296FC544"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3FEF93E6"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6509C25B"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account</w:t>
            </w:r>
            <w:proofErr w:type="spellEnd"/>
            <w:r w:rsidRPr="00376E24">
              <w:rPr>
                <w:rFonts w:ascii="Courier New" w:hAnsi="Courier New" w:cs="Courier New"/>
                <w:sz w:val="18"/>
                <w:szCs w:val="18"/>
              </w:rPr>
              <w:t>":{</w:t>
            </w:r>
          </w:p>
          <w:p w:rsidRPr="00376E24" w:rsidR="00EC69F0" w:rsidP="00EC69F0" w:rsidRDefault="00EC69F0" w14:paraId="42721B2A" w14:textId="77777777">
            <w:pPr>
              <w:jc w:val="both"/>
              <w:rPr>
                <w:rFonts w:ascii="Courier New" w:hAnsi="Courier New" w:cs="Courier New"/>
                <w:sz w:val="18"/>
                <w:szCs w:val="18"/>
              </w:rPr>
            </w:pPr>
            <w:r w:rsidRPr="00376E24">
              <w:rPr>
                <w:rFonts w:ascii="Courier New" w:hAnsi="Courier New" w:cs="Courier New"/>
                <w:sz w:val="18"/>
                <w:szCs w:val="18"/>
              </w:rPr>
              <w:t xml:space="preserve">               "iban":"GE00UT0000000101904920"</w:t>
            </w:r>
          </w:p>
          <w:p w:rsidRPr="00376E24" w:rsidR="00EC69F0" w:rsidP="00EC69F0" w:rsidRDefault="00EC69F0" w14:paraId="2E88E8A2"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5551688A"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rights</w:t>
            </w:r>
            <w:proofErr w:type="spellEnd"/>
            <w:r w:rsidRPr="00376E24">
              <w:rPr>
                <w:rFonts w:ascii="Courier New" w:hAnsi="Courier New" w:cs="Courier New"/>
                <w:sz w:val="18"/>
                <w:szCs w:val="18"/>
              </w:rPr>
              <w:t>":[</w:t>
            </w:r>
          </w:p>
          <w:p w:rsidRPr="00376E24" w:rsidR="00EC69F0" w:rsidP="00EC69F0" w:rsidRDefault="00EC69F0" w14:paraId="2F24603C"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transactions</w:t>
            </w:r>
            <w:proofErr w:type="spellEnd"/>
            <w:r w:rsidRPr="00376E24">
              <w:rPr>
                <w:rFonts w:ascii="Courier New" w:hAnsi="Courier New" w:cs="Courier New"/>
                <w:sz w:val="18"/>
                <w:szCs w:val="18"/>
              </w:rPr>
              <w:t>"</w:t>
            </w:r>
          </w:p>
          <w:p w:rsidRPr="00376E24" w:rsidR="00EC69F0" w:rsidP="00EC69F0" w:rsidRDefault="00EC69F0" w14:paraId="218C9911"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29D8EEA7"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02484F78"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2B1D570E"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cards</w:t>
            </w:r>
            <w:proofErr w:type="spellEnd"/>
            <w:r w:rsidRPr="00376E24">
              <w:rPr>
                <w:rFonts w:ascii="Courier New" w:hAnsi="Courier New" w:cs="Courier New"/>
                <w:sz w:val="18"/>
                <w:szCs w:val="18"/>
              </w:rPr>
              <w:t>":[</w:t>
            </w:r>
          </w:p>
          <w:p w:rsidRPr="00376E24" w:rsidR="00EC69F0" w:rsidP="00EC69F0" w:rsidRDefault="00EC69F0" w14:paraId="1FA1913A"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144D2016"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account</w:t>
            </w:r>
            <w:proofErr w:type="spellEnd"/>
            <w:r w:rsidRPr="00376E24">
              <w:rPr>
                <w:rFonts w:ascii="Courier New" w:hAnsi="Courier New" w:cs="Courier New"/>
                <w:sz w:val="18"/>
                <w:szCs w:val="18"/>
              </w:rPr>
              <w:t>":{</w:t>
            </w:r>
          </w:p>
          <w:p w:rsidRPr="00376E24" w:rsidR="00EC69F0" w:rsidP="00EC69F0" w:rsidRDefault="00EC69F0" w14:paraId="6DD4A071" w14:textId="77777777">
            <w:pPr>
              <w:jc w:val="both"/>
              <w:rPr>
                <w:rFonts w:ascii="Courier New" w:hAnsi="Courier New" w:cs="Courier New"/>
                <w:sz w:val="18"/>
                <w:szCs w:val="18"/>
              </w:rPr>
            </w:pPr>
            <w:r w:rsidRPr="00376E24">
              <w:rPr>
                <w:rFonts w:ascii="Courier New" w:hAnsi="Courier New" w:cs="Courier New"/>
                <w:sz w:val="18"/>
                <w:szCs w:val="18"/>
              </w:rPr>
              <w:t xml:space="preserve">               "iban":"GE00UT0000000101904917"</w:t>
            </w:r>
          </w:p>
          <w:p w:rsidRPr="00376E24" w:rsidR="00EC69F0" w:rsidP="00EC69F0" w:rsidRDefault="00EC69F0" w14:paraId="111BEE96"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779CBABE"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rights</w:t>
            </w:r>
            <w:proofErr w:type="spellEnd"/>
            <w:r w:rsidRPr="00376E24">
              <w:rPr>
                <w:rFonts w:ascii="Courier New" w:hAnsi="Courier New" w:cs="Courier New"/>
                <w:sz w:val="18"/>
                <w:szCs w:val="18"/>
              </w:rPr>
              <w:t>":[</w:t>
            </w:r>
          </w:p>
          <w:p w:rsidRPr="00376E24" w:rsidR="00EC69F0" w:rsidP="00EC69F0" w:rsidRDefault="00EC69F0" w14:paraId="52B50B73"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accountDetails</w:t>
            </w:r>
            <w:proofErr w:type="spellEnd"/>
            <w:r w:rsidRPr="00376E24">
              <w:rPr>
                <w:rFonts w:ascii="Courier New" w:hAnsi="Courier New" w:cs="Courier New"/>
                <w:sz w:val="18"/>
                <w:szCs w:val="18"/>
              </w:rPr>
              <w:t>"</w:t>
            </w:r>
          </w:p>
          <w:p w:rsidRPr="00376E24" w:rsidR="00EC69F0" w:rsidP="00EC69F0" w:rsidRDefault="00EC69F0" w14:paraId="06852182"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3C632CD4"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43BB881F"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0C61F591"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account</w:t>
            </w:r>
            <w:proofErr w:type="spellEnd"/>
            <w:r w:rsidRPr="00376E24">
              <w:rPr>
                <w:rFonts w:ascii="Courier New" w:hAnsi="Courier New" w:cs="Courier New"/>
                <w:sz w:val="18"/>
                <w:szCs w:val="18"/>
              </w:rPr>
              <w:t>":{</w:t>
            </w:r>
          </w:p>
          <w:p w:rsidRPr="00376E24" w:rsidR="00EC69F0" w:rsidP="00EC69F0" w:rsidRDefault="00EC69F0" w14:paraId="25166929" w14:textId="77777777">
            <w:pPr>
              <w:jc w:val="both"/>
              <w:rPr>
                <w:rFonts w:ascii="Courier New" w:hAnsi="Courier New" w:cs="Courier New"/>
                <w:sz w:val="18"/>
                <w:szCs w:val="18"/>
              </w:rPr>
            </w:pPr>
            <w:r w:rsidRPr="00376E24">
              <w:rPr>
                <w:rFonts w:ascii="Courier New" w:hAnsi="Courier New" w:cs="Courier New"/>
                <w:sz w:val="18"/>
                <w:szCs w:val="18"/>
              </w:rPr>
              <w:t xml:space="preserve">               "iban":"GE00UT0000000101904918"</w:t>
            </w:r>
          </w:p>
          <w:p w:rsidRPr="00376E24" w:rsidR="00EC69F0" w:rsidP="00EC69F0" w:rsidRDefault="00EC69F0" w14:paraId="67CD072F"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3F99863E"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rights</w:t>
            </w:r>
            <w:proofErr w:type="spellEnd"/>
            <w:r w:rsidRPr="00376E24">
              <w:rPr>
                <w:rFonts w:ascii="Courier New" w:hAnsi="Courier New" w:cs="Courier New"/>
                <w:sz w:val="18"/>
                <w:szCs w:val="18"/>
              </w:rPr>
              <w:t>":[</w:t>
            </w:r>
          </w:p>
          <w:p w:rsidRPr="00376E24" w:rsidR="00EC69F0" w:rsidP="00EC69F0" w:rsidRDefault="00EC69F0" w14:paraId="7FBFCF23"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accountDetails</w:t>
            </w:r>
            <w:proofErr w:type="spellEnd"/>
            <w:r w:rsidRPr="00376E24">
              <w:rPr>
                <w:rFonts w:ascii="Courier New" w:hAnsi="Courier New" w:cs="Courier New"/>
                <w:sz w:val="18"/>
                <w:szCs w:val="18"/>
              </w:rPr>
              <w:t>"</w:t>
            </w:r>
          </w:p>
          <w:p w:rsidRPr="00376E24" w:rsidR="00EC69F0" w:rsidP="00EC69F0" w:rsidRDefault="00EC69F0" w14:paraId="7C7A7104"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004E97AD"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900283" w:rsidP="00900283" w:rsidRDefault="00900283" w14:paraId="150B6126"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900283" w:rsidP="00900283" w:rsidRDefault="00900283" w14:paraId="709ABC81"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account</w:t>
            </w:r>
            <w:proofErr w:type="spellEnd"/>
            <w:r w:rsidRPr="00376E24">
              <w:rPr>
                <w:rFonts w:ascii="Courier New" w:hAnsi="Courier New" w:cs="Courier New"/>
                <w:sz w:val="18"/>
                <w:szCs w:val="18"/>
              </w:rPr>
              <w:t>":{</w:t>
            </w:r>
          </w:p>
          <w:p w:rsidRPr="00376E24" w:rsidR="00900283" w:rsidP="00900283" w:rsidRDefault="00900283" w14:paraId="7B3E8890" w14:textId="77777777">
            <w:pPr>
              <w:jc w:val="both"/>
              <w:rPr>
                <w:rFonts w:ascii="Courier New" w:hAnsi="Courier New" w:cs="Courier New"/>
                <w:sz w:val="18"/>
                <w:szCs w:val="18"/>
              </w:rPr>
            </w:pPr>
            <w:r w:rsidRPr="00376E24">
              <w:rPr>
                <w:rFonts w:ascii="Courier New" w:hAnsi="Courier New" w:cs="Courier New"/>
                <w:sz w:val="18"/>
                <w:szCs w:val="18"/>
              </w:rPr>
              <w:t xml:space="preserve">               "iban":"GE00UT0000000101904919",</w:t>
            </w:r>
          </w:p>
          <w:p w:rsidRPr="00376E24" w:rsidR="00900283" w:rsidP="00900283" w:rsidRDefault="00900283" w14:paraId="2909E524"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currency</w:t>
            </w:r>
            <w:proofErr w:type="spellEnd"/>
            <w:r w:rsidRPr="00376E24">
              <w:rPr>
                <w:rFonts w:ascii="Courier New" w:hAnsi="Courier New" w:cs="Courier New"/>
                <w:sz w:val="18"/>
                <w:szCs w:val="18"/>
              </w:rPr>
              <w:t>":"GEL"</w:t>
            </w:r>
          </w:p>
          <w:p w:rsidRPr="00376E24" w:rsidR="00900283" w:rsidP="00900283" w:rsidRDefault="00900283" w14:paraId="7BA84E0C"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900283" w:rsidP="00900283" w:rsidRDefault="00900283" w14:paraId="02C71681"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rights</w:t>
            </w:r>
            <w:proofErr w:type="spellEnd"/>
            <w:r w:rsidRPr="00376E24">
              <w:rPr>
                <w:rFonts w:ascii="Courier New" w:hAnsi="Courier New" w:cs="Courier New"/>
                <w:sz w:val="18"/>
                <w:szCs w:val="18"/>
              </w:rPr>
              <w:t>":[</w:t>
            </w:r>
          </w:p>
          <w:p w:rsidRPr="00376E24" w:rsidR="00900283" w:rsidP="00900283" w:rsidRDefault="00900283" w14:paraId="2AB6F4F5"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balances</w:t>
            </w:r>
            <w:proofErr w:type="spellEnd"/>
            <w:r w:rsidRPr="00376E24">
              <w:rPr>
                <w:rFonts w:ascii="Courier New" w:hAnsi="Courier New" w:cs="Courier New"/>
                <w:sz w:val="18"/>
                <w:szCs w:val="18"/>
              </w:rPr>
              <w:t>"</w:t>
            </w:r>
          </w:p>
          <w:p w:rsidRPr="00376E24" w:rsidR="00900283" w:rsidP="00900283" w:rsidRDefault="00900283" w14:paraId="47E02748"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900283" w:rsidP="00EC69F0" w:rsidRDefault="00900283" w14:paraId="7DE82B02" w14:textId="134203A8">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BF5827" w:rsidP="00BF5827" w:rsidRDefault="00BF5827" w14:paraId="4EF38140"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BF5827" w:rsidP="00BF5827" w:rsidRDefault="00BF5827" w14:paraId="6EB256B4"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account</w:t>
            </w:r>
            <w:proofErr w:type="spellEnd"/>
            <w:r w:rsidRPr="00376E24">
              <w:rPr>
                <w:rFonts w:ascii="Courier New" w:hAnsi="Courier New" w:cs="Courier New"/>
                <w:sz w:val="18"/>
                <w:szCs w:val="18"/>
              </w:rPr>
              <w:t>":{</w:t>
            </w:r>
          </w:p>
          <w:p w:rsidRPr="00376E24" w:rsidR="00BF5827" w:rsidP="00BF5827" w:rsidRDefault="00BF5827" w14:paraId="4AB52B28" w14:textId="77777777">
            <w:pPr>
              <w:jc w:val="both"/>
              <w:rPr>
                <w:rFonts w:ascii="Courier New" w:hAnsi="Courier New" w:cs="Courier New"/>
                <w:sz w:val="18"/>
                <w:szCs w:val="18"/>
              </w:rPr>
            </w:pPr>
            <w:r w:rsidRPr="00376E24">
              <w:rPr>
                <w:rFonts w:ascii="Courier New" w:hAnsi="Courier New" w:cs="Courier New"/>
                <w:sz w:val="18"/>
                <w:szCs w:val="18"/>
              </w:rPr>
              <w:t xml:space="preserve">               "iban":"GE00UT0000000101904921"</w:t>
            </w:r>
          </w:p>
          <w:p w:rsidRPr="00376E24" w:rsidR="00BF5827" w:rsidP="00BF5827" w:rsidRDefault="00BF5827" w14:paraId="23456970"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BF5827" w:rsidP="00BF5827" w:rsidRDefault="00BF5827" w14:paraId="38EAA13D"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rights</w:t>
            </w:r>
            <w:proofErr w:type="spellEnd"/>
            <w:r w:rsidRPr="00376E24">
              <w:rPr>
                <w:rFonts w:ascii="Courier New" w:hAnsi="Courier New" w:cs="Courier New"/>
                <w:sz w:val="18"/>
                <w:szCs w:val="18"/>
              </w:rPr>
              <w:t>":[</w:t>
            </w:r>
          </w:p>
          <w:p w:rsidRPr="00376E24" w:rsidR="00BF5827" w:rsidP="00BF5827" w:rsidRDefault="00BF5827" w14:paraId="1C3879CE"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balances</w:t>
            </w:r>
            <w:proofErr w:type="spellEnd"/>
            <w:r w:rsidRPr="00376E24">
              <w:rPr>
                <w:rFonts w:ascii="Courier New" w:hAnsi="Courier New" w:cs="Courier New"/>
                <w:sz w:val="18"/>
                <w:szCs w:val="18"/>
              </w:rPr>
              <w:t>"</w:t>
            </w:r>
          </w:p>
          <w:p w:rsidRPr="00376E24" w:rsidR="00BF5827" w:rsidP="00BF5827" w:rsidRDefault="00BF5827" w14:paraId="3DA582BE"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BF5827" w:rsidP="00EC69F0" w:rsidRDefault="00BF5827" w14:paraId="0110E5E8" w14:textId="533649ED">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621D66A4"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1CF79486"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account</w:t>
            </w:r>
            <w:proofErr w:type="spellEnd"/>
            <w:r w:rsidRPr="00376E24">
              <w:rPr>
                <w:rFonts w:ascii="Courier New" w:hAnsi="Courier New" w:cs="Courier New"/>
                <w:sz w:val="18"/>
                <w:szCs w:val="18"/>
              </w:rPr>
              <w:t>":{</w:t>
            </w:r>
          </w:p>
          <w:p w:rsidRPr="00376E24" w:rsidR="00EC69F0" w:rsidP="00EC69F0" w:rsidRDefault="00EC69F0" w14:paraId="61098C9A" w14:textId="77777777">
            <w:pPr>
              <w:jc w:val="both"/>
              <w:rPr>
                <w:rFonts w:ascii="Courier New" w:hAnsi="Courier New" w:cs="Courier New"/>
                <w:sz w:val="18"/>
                <w:szCs w:val="18"/>
              </w:rPr>
            </w:pPr>
            <w:r w:rsidRPr="00376E24">
              <w:rPr>
                <w:rFonts w:ascii="Courier New" w:hAnsi="Courier New" w:cs="Courier New"/>
                <w:sz w:val="18"/>
                <w:szCs w:val="18"/>
              </w:rPr>
              <w:t xml:space="preserve">               "maskedPan":"123456xxxxxx1234",</w:t>
            </w:r>
          </w:p>
          <w:p w:rsidRPr="00376E24" w:rsidR="00EC69F0" w:rsidP="00EC69F0" w:rsidRDefault="00EC69F0" w14:paraId="4663EB6D"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typeCode</w:t>
            </w:r>
            <w:proofErr w:type="spellEnd"/>
            <w:r w:rsidRPr="00376E24">
              <w:rPr>
                <w:rFonts w:ascii="Courier New" w:hAnsi="Courier New" w:cs="Courier New"/>
                <w:sz w:val="18"/>
                <w:szCs w:val="18"/>
              </w:rPr>
              <w:t>":"CARD"</w:t>
            </w:r>
          </w:p>
          <w:p w:rsidRPr="00376E24" w:rsidR="00EC69F0" w:rsidP="00EC69F0" w:rsidRDefault="00EC69F0" w14:paraId="024B9BA1"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299E199A"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rights</w:t>
            </w:r>
            <w:proofErr w:type="spellEnd"/>
            <w:r w:rsidRPr="00376E24">
              <w:rPr>
                <w:rFonts w:ascii="Courier New" w:hAnsi="Courier New" w:cs="Courier New"/>
                <w:sz w:val="18"/>
                <w:szCs w:val="18"/>
              </w:rPr>
              <w:t>":[</w:t>
            </w:r>
          </w:p>
          <w:p w:rsidRPr="00376E24" w:rsidR="00EC69F0" w:rsidP="00EC69F0" w:rsidRDefault="00EC69F0" w14:paraId="3148DF92"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accountDetails</w:t>
            </w:r>
            <w:proofErr w:type="spellEnd"/>
            <w:r w:rsidRPr="00376E24">
              <w:rPr>
                <w:rFonts w:ascii="Courier New" w:hAnsi="Courier New" w:cs="Courier New"/>
                <w:sz w:val="18"/>
                <w:szCs w:val="18"/>
              </w:rPr>
              <w:t>"</w:t>
            </w:r>
          </w:p>
          <w:p w:rsidRPr="00376E24" w:rsidR="00EC69F0" w:rsidP="00EC69F0" w:rsidRDefault="00EC69F0" w14:paraId="53B5BE7A"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7E59315F"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3EC80EA9"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1BE73AB2" w14:textId="77777777">
            <w:pPr>
              <w:jc w:val="both"/>
              <w:rPr>
                <w:rFonts w:ascii="Courier New" w:hAnsi="Courier New" w:cs="Courier New"/>
                <w:sz w:val="18"/>
                <w:szCs w:val="18"/>
              </w:rPr>
            </w:pPr>
            <w:r w:rsidRPr="00376E24">
              <w:rPr>
                <w:rFonts w:ascii="Courier New" w:hAnsi="Courier New" w:cs="Courier New"/>
                <w:sz w:val="18"/>
                <w:szCs w:val="18"/>
              </w:rPr>
              <w:t xml:space="preserve">   },</w:t>
            </w:r>
          </w:p>
          <w:p w:rsidRPr="00376E24" w:rsidR="00EC69F0" w:rsidP="00EC69F0" w:rsidRDefault="00EC69F0" w14:paraId="10C37537"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consentType</w:t>
            </w:r>
            <w:proofErr w:type="spellEnd"/>
            <w:r w:rsidRPr="00376E24">
              <w:rPr>
                <w:rFonts w:ascii="Courier New" w:hAnsi="Courier New" w:cs="Courier New"/>
                <w:sz w:val="18"/>
                <w:szCs w:val="18"/>
              </w:rPr>
              <w:t>":"</w:t>
            </w:r>
            <w:proofErr w:type="spellStart"/>
            <w:r w:rsidRPr="00376E24">
              <w:rPr>
                <w:rFonts w:ascii="Courier New" w:hAnsi="Courier New" w:cs="Courier New"/>
                <w:sz w:val="18"/>
                <w:szCs w:val="18"/>
              </w:rPr>
              <w:t>detailed</w:t>
            </w:r>
            <w:proofErr w:type="spellEnd"/>
            <w:r w:rsidRPr="00376E24">
              <w:rPr>
                <w:rFonts w:ascii="Courier New" w:hAnsi="Courier New" w:cs="Courier New"/>
                <w:sz w:val="18"/>
                <w:szCs w:val="18"/>
              </w:rPr>
              <w:t>",</w:t>
            </w:r>
          </w:p>
          <w:p w:rsidRPr="00376E24" w:rsidR="00EC69F0" w:rsidP="00EC69F0" w:rsidRDefault="00EC69F0" w14:paraId="35747B73" w14:textId="77777777">
            <w:pPr>
              <w:jc w:val="both"/>
              <w:rPr>
                <w:rFonts w:ascii="Courier New" w:hAnsi="Courier New" w:cs="Courier New"/>
                <w:sz w:val="18"/>
                <w:szCs w:val="18"/>
              </w:rPr>
            </w:pPr>
            <w:r w:rsidRPr="00376E24">
              <w:rPr>
                <w:rFonts w:ascii="Courier New" w:hAnsi="Courier New" w:cs="Courier New"/>
                <w:sz w:val="18"/>
                <w:szCs w:val="18"/>
              </w:rPr>
              <w:t xml:space="preserve">   "frequencyPerDay":3,</w:t>
            </w:r>
          </w:p>
          <w:p w:rsidRPr="00376E24" w:rsidR="00EC69F0" w:rsidP="00EC69F0" w:rsidRDefault="00EC69F0" w14:paraId="50B0B4A8" w14:textId="77777777">
            <w:pPr>
              <w:jc w:val="both"/>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recurringIndicator</w:t>
            </w:r>
            <w:proofErr w:type="spellEnd"/>
            <w:r w:rsidRPr="00376E24">
              <w:rPr>
                <w:rFonts w:ascii="Courier New" w:hAnsi="Courier New" w:cs="Courier New"/>
                <w:sz w:val="18"/>
                <w:szCs w:val="18"/>
              </w:rPr>
              <w:t>":</w:t>
            </w:r>
            <w:proofErr w:type="spellStart"/>
            <w:r w:rsidRPr="00376E24">
              <w:rPr>
                <w:rFonts w:ascii="Courier New" w:hAnsi="Courier New" w:cs="Courier New"/>
                <w:sz w:val="18"/>
                <w:szCs w:val="18"/>
              </w:rPr>
              <w:t>true</w:t>
            </w:r>
            <w:proofErr w:type="spellEnd"/>
            <w:r w:rsidRPr="00376E24">
              <w:rPr>
                <w:rFonts w:ascii="Courier New" w:hAnsi="Courier New" w:cs="Courier New"/>
                <w:sz w:val="18"/>
                <w:szCs w:val="18"/>
              </w:rPr>
              <w:t>,</w:t>
            </w:r>
          </w:p>
          <w:p w:rsidRPr="00376E24" w:rsidR="00EC69F0" w:rsidP="00EC69F0" w:rsidRDefault="00EC69F0" w14:paraId="260F6E9E" w14:textId="77777777">
            <w:pPr>
              <w:jc w:val="both"/>
              <w:rPr>
                <w:rFonts w:ascii="Courier New" w:hAnsi="Courier New" w:cs="Courier New"/>
                <w:sz w:val="18"/>
                <w:szCs w:val="18"/>
              </w:rPr>
            </w:pPr>
            <w:r w:rsidRPr="00376E24">
              <w:rPr>
                <w:rFonts w:ascii="Courier New" w:hAnsi="Courier New" w:cs="Courier New"/>
                <w:sz w:val="18"/>
                <w:szCs w:val="18"/>
              </w:rPr>
              <w:t xml:space="preserve">   "validUntil":"2020-09-10"</w:t>
            </w:r>
          </w:p>
          <w:p w:rsidRPr="00EC69F0" w:rsidR="00EC69F0" w:rsidP="00EC69F0" w:rsidRDefault="00EC69F0" w14:paraId="3EC5E5D4" w14:textId="39137838">
            <w:pPr>
              <w:jc w:val="both"/>
              <w:rPr>
                <w:rFonts w:ascii="Courier New" w:hAnsi="Courier New" w:cs="Courier New"/>
                <w:lang w:val="ka-GE"/>
              </w:rPr>
            </w:pPr>
            <w:r w:rsidRPr="00376E24">
              <w:rPr>
                <w:rFonts w:ascii="Courier New" w:hAnsi="Courier New" w:cs="Courier New"/>
                <w:sz w:val="18"/>
                <w:szCs w:val="18"/>
              </w:rPr>
              <w:t>}</w:t>
            </w:r>
          </w:p>
        </w:tc>
      </w:tr>
    </w:tbl>
    <w:p w:rsidR="00991E04" w:rsidP="00991E04" w:rsidRDefault="00991E04" w14:paraId="76598948" w14:textId="2B87238D">
      <w:pPr>
        <w:jc w:val="both"/>
        <w:rPr>
          <w:lang w:val="ka-GE"/>
        </w:rPr>
      </w:pPr>
    </w:p>
    <w:p w:rsidR="00175844" w:rsidP="00175844" w:rsidRDefault="00175844" w14:paraId="2F00C4F7" w14:textId="69974CF3">
      <w:pPr>
        <w:pStyle w:val="Heading3"/>
        <w:rPr>
          <w:lang w:val="ka-GE"/>
        </w:rPr>
      </w:pPr>
      <w:bookmarkStart w:name="_Toc169726892" w:id="73"/>
      <w:proofErr w:type="spellStart"/>
      <w:r w:rsidRPr="00175844">
        <w:rPr>
          <w:lang w:val="ka-GE"/>
        </w:rPr>
        <w:t>combinedServiceIndicator</w:t>
      </w:r>
      <w:proofErr w:type="spellEnd"/>
      <w:r>
        <w:rPr>
          <w:lang w:val="ka-GE"/>
        </w:rPr>
        <w:t xml:space="preserve"> ატრიბუტის საკითხი</w:t>
      </w:r>
      <w:bookmarkEnd w:id="73"/>
    </w:p>
    <w:p w:rsidR="000C0CBF" w:rsidP="00991E04" w:rsidRDefault="003623DA" w14:paraId="3B1330F7" w14:textId="4F70D990">
      <w:pPr>
        <w:jc w:val="both"/>
        <w:rPr>
          <w:lang w:val="ka-GE"/>
        </w:rPr>
      </w:pPr>
      <w:r w:rsidRPr="008F1F33">
        <w:rPr>
          <w:lang w:val="ka-GE"/>
        </w:rPr>
        <w:t>NextGenPSD2 XS2A</w:t>
      </w:r>
      <w:r>
        <w:rPr>
          <w:lang w:val="ka-GE"/>
        </w:rPr>
        <w:t xml:space="preserve"> სტანდარტის</w:t>
      </w:r>
      <w:r w:rsidRPr="008E63F0">
        <w:t xml:space="preserve"> </w:t>
      </w:r>
      <w:proofErr w:type="spellStart"/>
      <w:r w:rsidRPr="008E63F0">
        <w:t>დოკუმენტ</w:t>
      </w:r>
      <w:r>
        <w:t>ში</w:t>
      </w:r>
      <w:proofErr w:type="spellEnd"/>
      <w:r>
        <w:t xml:space="preserve"> </w:t>
      </w:r>
      <w:proofErr w:type="spellStart"/>
      <w:r>
        <w:t>ასევე</w:t>
      </w:r>
      <w:proofErr w:type="spellEnd"/>
      <w:r>
        <w:t xml:space="preserve"> </w:t>
      </w:r>
      <w:proofErr w:type="spellStart"/>
      <w:r>
        <w:t>იყო</w:t>
      </w:r>
      <w:proofErr w:type="spellEnd"/>
      <w:r>
        <w:t xml:space="preserve"> </w:t>
      </w:r>
      <w:proofErr w:type="spellStart"/>
      <w:r w:rsidR="00175844">
        <w:t>ატრიბუტი</w:t>
      </w:r>
      <w:proofErr w:type="spellEnd"/>
      <w:r>
        <w:t xml:space="preserve"> </w:t>
      </w:r>
      <w:proofErr w:type="spellStart"/>
      <w:r>
        <w:rPr>
          <w:rFonts w:ascii="Courier New" w:hAnsi="Courier New" w:cs="Courier New"/>
          <w:sz w:val="18"/>
          <w:szCs w:val="18"/>
        </w:rPr>
        <w:t>combinedServiceIndicator</w:t>
      </w:r>
      <w:proofErr w:type="spellEnd"/>
      <w:r>
        <w:t xml:space="preserve">, </w:t>
      </w:r>
      <w:proofErr w:type="spellStart"/>
      <w:r>
        <w:t>რომელიც</w:t>
      </w:r>
      <w:proofErr w:type="spellEnd"/>
      <w:r w:rsidR="00175844">
        <w:t xml:space="preserve"> </w:t>
      </w:r>
      <w:proofErr w:type="spellStart"/>
      <w:r w:rsidR="00175844">
        <w:t>ეთითებოდა</w:t>
      </w:r>
      <w:proofErr w:type="spellEnd"/>
      <w:r w:rsidR="00A01642">
        <w:t xml:space="preserve"> </w:t>
      </w:r>
      <w:proofErr w:type="spellStart"/>
      <w:r w:rsidR="00A01642">
        <w:t>დოკუმენტის</w:t>
      </w:r>
      <w:proofErr w:type="spellEnd"/>
      <w:r w:rsidR="00A01642">
        <w:t xml:space="preserve"> (</w:t>
      </w:r>
      <w:proofErr w:type="spellStart"/>
      <w:r w:rsidR="00A01642">
        <w:t>და</w:t>
      </w:r>
      <w:proofErr w:type="spellEnd"/>
      <w:r w:rsidR="00A01642">
        <w:t xml:space="preserve"> </w:t>
      </w:r>
      <w:proofErr w:type="spellStart"/>
      <w:r w:rsidR="00A01642">
        <w:t>არა</w:t>
      </w:r>
      <w:proofErr w:type="spellEnd"/>
      <w:r w:rsidR="00A01642">
        <w:t xml:space="preserve"> </w:t>
      </w:r>
      <w:proofErr w:type="spellStart"/>
      <w:r w:rsidR="00A01642">
        <w:t>ანგარიშის</w:t>
      </w:r>
      <w:proofErr w:type="spellEnd"/>
      <w:r w:rsidR="00A01642">
        <w:t xml:space="preserve">) </w:t>
      </w:r>
      <w:proofErr w:type="spellStart"/>
      <w:r w:rsidR="00A01642">
        <w:t>დონეზე</w:t>
      </w:r>
      <w:proofErr w:type="spellEnd"/>
      <w:r w:rsidR="00A01642">
        <w:t>.</w:t>
      </w:r>
      <w:r w:rsidR="00B2613A">
        <w:t xml:space="preserve"> </w:t>
      </w:r>
      <w:proofErr w:type="spellStart"/>
      <w:r w:rsidR="00B2613A">
        <w:t>აღნიშნული</w:t>
      </w:r>
      <w:proofErr w:type="spellEnd"/>
      <w:r w:rsidR="00B2613A">
        <w:t xml:space="preserve"> </w:t>
      </w:r>
      <w:proofErr w:type="spellStart"/>
      <w:r w:rsidR="00B2613A">
        <w:t>ატრიბუტი</w:t>
      </w:r>
      <w:proofErr w:type="spellEnd"/>
      <w:r>
        <w:t xml:space="preserve"> </w:t>
      </w:r>
      <w:sdt>
        <w:sdtPr>
          <w:id w:val="503559612"/>
          <w:citation/>
        </w:sdtPr>
        <w:sdtContent>
          <w:r>
            <w:fldChar w:fldCharType="begin"/>
          </w:r>
          <w:r>
            <w:rPr>
              <w:lang w:val="ka-GE"/>
            </w:rPr>
            <w:instrText xml:space="preserve"> CITATION oFACO \l 1079 </w:instrText>
          </w:r>
          <w:r>
            <w:fldChar w:fldCharType="separate"/>
          </w:r>
          <w:r w:rsidR="006B378D">
            <w:rPr>
              <w:noProof/>
              <w:lang w:val="ka-GE"/>
            </w:rPr>
            <w:t>(2)</w:t>
          </w:r>
          <w:r>
            <w:fldChar w:fldCharType="end"/>
          </w:r>
        </w:sdtContent>
      </w:sdt>
      <w:r>
        <w:t>-</w:t>
      </w:r>
      <w:proofErr w:type="spellStart"/>
      <w:r>
        <w:t>ით</w:t>
      </w:r>
      <w:proofErr w:type="spellEnd"/>
      <w:r>
        <w:t xml:space="preserve"> </w:t>
      </w:r>
      <w:proofErr w:type="spellStart"/>
      <w:r>
        <w:t>უკვე</w:t>
      </w:r>
      <w:proofErr w:type="spellEnd"/>
      <w:r>
        <w:t xml:space="preserve"> </w:t>
      </w:r>
      <w:proofErr w:type="spellStart"/>
      <w:r>
        <w:t>აღარ</w:t>
      </w:r>
      <w:proofErr w:type="spellEnd"/>
      <w:r>
        <w:t xml:space="preserve"> </w:t>
      </w:r>
      <w:proofErr w:type="spellStart"/>
      <w:r>
        <w:t>არის</w:t>
      </w:r>
      <w:proofErr w:type="spellEnd"/>
      <w:r>
        <w:t xml:space="preserve"> </w:t>
      </w:r>
      <w:proofErr w:type="spellStart"/>
      <w:r>
        <w:t>განსაზღვრული</w:t>
      </w:r>
      <w:proofErr w:type="spellEnd"/>
      <w:r>
        <w:t xml:space="preserve"> </w:t>
      </w:r>
      <w:proofErr w:type="spellStart"/>
      <w:r>
        <w:t>და</w:t>
      </w:r>
      <w:proofErr w:type="spellEnd"/>
      <w:r>
        <w:t xml:space="preserve"> </w:t>
      </w:r>
      <w:proofErr w:type="spellStart"/>
      <w:r w:rsidR="00B2613A">
        <w:t>გადაყვანისას</w:t>
      </w:r>
      <w:proofErr w:type="spellEnd"/>
      <w:r w:rsidR="00B46F7D">
        <w:t xml:space="preserve"> </w:t>
      </w:r>
      <w:proofErr w:type="spellStart"/>
      <w:r w:rsidR="00B46F7D">
        <w:t>შესაბამის</w:t>
      </w:r>
      <w:proofErr w:type="spellEnd"/>
      <w:r w:rsidR="00B46F7D">
        <w:t xml:space="preserve"> </w:t>
      </w:r>
      <w:proofErr w:type="spellStart"/>
      <w:r w:rsidR="00B46F7D">
        <w:t>ანგარიშებს</w:t>
      </w:r>
      <w:proofErr w:type="spellEnd"/>
      <w:r w:rsidR="00B46F7D">
        <w:t xml:space="preserve"> rights</w:t>
      </w:r>
      <w:r w:rsidR="00B46F7D">
        <w:rPr>
          <w:lang w:val="ka-GE"/>
        </w:rPr>
        <w:t xml:space="preserve"> ატრიბუტში უნდა </w:t>
      </w:r>
      <w:proofErr w:type="spellStart"/>
      <w:r w:rsidR="00B46F7D">
        <w:rPr>
          <w:lang w:val="ka-GE"/>
        </w:rPr>
        <w:t>ჩაემატოთ</w:t>
      </w:r>
      <w:proofErr w:type="spellEnd"/>
      <w:r w:rsidR="00B46F7D">
        <w:rPr>
          <w:lang w:val="ka-GE"/>
        </w:rPr>
        <w:t xml:space="preserve"> უფლება</w:t>
      </w:r>
      <w:r>
        <w:rPr>
          <w:lang w:val="ka-GE"/>
        </w:rPr>
        <w:t xml:space="preserve"> </w:t>
      </w:r>
      <w:proofErr w:type="spellStart"/>
      <w:r w:rsidRPr="003E5F0C">
        <w:rPr>
          <w:lang w:val="ka-GE"/>
        </w:rPr>
        <w:t>paymentInitiations</w:t>
      </w:r>
      <w:proofErr w:type="spellEnd"/>
      <w:r>
        <w:rPr>
          <w:lang w:val="ka-GE"/>
        </w:rPr>
        <w:t>.</w:t>
      </w:r>
    </w:p>
    <w:p w:rsidR="00433FAD" w:rsidP="00991E04" w:rsidRDefault="00433FAD" w14:paraId="42569892" w14:textId="77777777">
      <w:pPr>
        <w:jc w:val="both"/>
        <w:rPr>
          <w:lang w:val="ka-GE"/>
        </w:rPr>
      </w:pPr>
    </w:p>
    <w:p w:rsidR="00433FAD" w:rsidP="00433FAD" w:rsidRDefault="00433FAD" w14:paraId="542EC934" w14:textId="3F53F790">
      <w:pPr>
        <w:pStyle w:val="Heading3"/>
        <w:rPr>
          <w:lang w:val="ka-GE"/>
        </w:rPr>
      </w:pPr>
      <w:bookmarkStart w:name="_Toc169726893" w:id="74"/>
      <w:proofErr w:type="spellStart"/>
      <w:r>
        <w:rPr>
          <w:lang w:val="ka-GE"/>
        </w:rPr>
        <w:t>ამსმპ</w:t>
      </w:r>
      <w:proofErr w:type="spellEnd"/>
      <w:r>
        <w:rPr>
          <w:lang w:val="ka-GE"/>
        </w:rPr>
        <w:t>-ში გამოხატული თანხმობა</w:t>
      </w:r>
      <w:bookmarkEnd w:id="74"/>
    </w:p>
    <w:p w:rsidRPr="00715DC6" w:rsidR="00433FAD" w:rsidP="00433FAD" w:rsidRDefault="00433FAD" w14:paraId="2510E418" w14:textId="229609AE">
      <w:pPr>
        <w:rPr>
          <w:rFonts w:ascii="Courier New" w:hAnsi="Courier New" w:cs="Courier New"/>
          <w:lang w:val="ka-GE"/>
        </w:rPr>
      </w:pPr>
      <w:proofErr w:type="spellStart"/>
      <w:r>
        <w:rPr>
          <w:lang w:val="ka-GE"/>
        </w:rPr>
        <w:t>ამსმპ</w:t>
      </w:r>
      <w:proofErr w:type="spellEnd"/>
      <w:r>
        <w:rPr>
          <w:lang w:val="ka-GE"/>
        </w:rPr>
        <w:t xml:space="preserve">-ში გამოხატული თანხმობა, რომელიც </w:t>
      </w:r>
      <w:proofErr w:type="spellStart"/>
      <w:r>
        <w:rPr>
          <w:lang w:val="ka-GE"/>
        </w:rPr>
        <w:t>ინიციირდება</w:t>
      </w:r>
      <w:proofErr w:type="spellEnd"/>
      <w:r>
        <w:rPr>
          <w:lang w:val="ka-GE"/>
        </w:rPr>
        <w:t xml:space="preserve"> </w:t>
      </w:r>
      <w:r w:rsidRPr="008F1F33">
        <w:rPr>
          <w:lang w:val="ka-GE"/>
        </w:rPr>
        <w:t>NextGenPSD2 XS2A</w:t>
      </w:r>
      <w:r>
        <w:rPr>
          <w:lang w:val="ka-GE"/>
        </w:rPr>
        <w:t xml:space="preserve"> სტანდარტის</w:t>
      </w:r>
      <w:r>
        <w:rPr>
          <w:lang w:val="ka-GE"/>
        </w:rPr>
        <w:t xml:space="preserve"> მიხედვით, საბოლოოდ იღებს დეტალური თანხმობის მსგავს სახეს (და შემდგომში </w:t>
      </w:r>
      <w:r w:rsidR="004151EA">
        <w:rPr>
          <w:lang w:val="ka-GE"/>
        </w:rPr>
        <w:t>ამ</w:t>
      </w:r>
      <w:r>
        <w:rPr>
          <w:lang w:val="ka-GE"/>
        </w:rPr>
        <w:t xml:space="preserve"> ფორმით ბრუნდება </w:t>
      </w:r>
      <w:r w:rsidRPr="003A65ED" w:rsidR="00715DC6">
        <w:rPr>
          <w:rFonts w:ascii="Courier New" w:hAnsi="Courier New" w:cs="Courier New"/>
          <w:lang w:val="ka-GE"/>
        </w:rPr>
        <w:t>GET /v1/</w:t>
      </w:r>
      <w:proofErr w:type="spellStart"/>
      <w:r w:rsidRPr="003A65ED" w:rsidR="00715DC6">
        <w:rPr>
          <w:rFonts w:ascii="Courier New" w:hAnsi="Courier New" w:cs="Courier New"/>
          <w:lang w:val="ka-GE"/>
        </w:rPr>
        <w:t>consents</w:t>
      </w:r>
      <w:proofErr w:type="spellEnd"/>
      <w:r w:rsidRPr="003A65ED" w:rsidR="00715DC6">
        <w:rPr>
          <w:rFonts w:ascii="Courier New" w:hAnsi="Courier New" w:cs="Courier New"/>
          <w:lang w:val="ka-GE"/>
        </w:rPr>
        <w:t>/{</w:t>
      </w:r>
      <w:proofErr w:type="spellStart"/>
      <w:r w:rsidRPr="003A65ED" w:rsidR="00715DC6">
        <w:rPr>
          <w:rFonts w:ascii="Courier New" w:hAnsi="Courier New" w:cs="Courier New"/>
          <w:lang w:val="ka-GE"/>
        </w:rPr>
        <w:t>consentId</w:t>
      </w:r>
      <w:proofErr w:type="spellEnd"/>
      <w:r w:rsidRPr="003A65ED" w:rsidR="00715DC6">
        <w:rPr>
          <w:rFonts w:ascii="Courier New" w:hAnsi="Courier New" w:cs="Courier New"/>
          <w:lang w:val="ka-GE"/>
        </w:rPr>
        <w:t>}</w:t>
      </w:r>
      <w:r w:rsidR="00715DC6">
        <w:rPr>
          <w:lang w:val="ka-GE"/>
        </w:rPr>
        <w:t xml:space="preserve"> გამოძახებისას)</w:t>
      </w:r>
      <w:r w:rsidR="00985032">
        <w:rPr>
          <w:lang w:val="ka-GE"/>
        </w:rPr>
        <w:t xml:space="preserve">. ამდენად, გადაყვანის წესები სრულად იდენტურია დეტალური თანხმობის გადაყვანის წესებით, რომელიც </w:t>
      </w:r>
      <w:r w:rsidR="00985032">
        <w:rPr>
          <w:lang w:val="ka-GE"/>
        </w:rPr>
        <w:fldChar w:fldCharType="begin"/>
      </w:r>
      <w:r w:rsidR="00985032">
        <w:rPr>
          <w:lang w:val="ka-GE"/>
        </w:rPr>
        <w:instrText xml:space="preserve"> REF _Ref169711274 \r \h </w:instrText>
      </w:r>
      <w:r w:rsidR="00985032">
        <w:rPr>
          <w:lang w:val="ka-GE"/>
        </w:rPr>
      </w:r>
      <w:r w:rsidR="00985032">
        <w:rPr>
          <w:lang w:val="ka-GE"/>
        </w:rPr>
        <w:fldChar w:fldCharType="separate"/>
      </w:r>
      <w:r w:rsidR="00985032">
        <w:rPr>
          <w:lang w:val="ka-GE"/>
        </w:rPr>
        <w:t>10.2.1</w:t>
      </w:r>
      <w:r w:rsidR="00985032">
        <w:rPr>
          <w:lang w:val="ka-GE"/>
        </w:rPr>
        <w:fldChar w:fldCharType="end"/>
      </w:r>
      <w:r w:rsidR="00985032">
        <w:rPr>
          <w:lang w:val="ka-GE"/>
        </w:rPr>
        <w:t xml:space="preserve"> თავით არის განსაზღვრული</w:t>
      </w:r>
      <w:r w:rsidR="00BB46C2">
        <w:rPr>
          <w:lang w:val="ka-GE"/>
        </w:rPr>
        <w:t xml:space="preserve">, განსხვავებული იქნება მხოლოდ </w:t>
      </w:r>
      <w:proofErr w:type="spellStart"/>
      <w:r w:rsidR="00BB46C2">
        <w:t>consentType</w:t>
      </w:r>
      <w:proofErr w:type="spellEnd"/>
      <w:r w:rsidR="00BB46C2">
        <w:rPr>
          <w:lang w:val="ka-GE"/>
        </w:rPr>
        <w:t xml:space="preserve"> ატრიბუტი, რომელშიც ეწერება </w:t>
      </w:r>
      <w:proofErr w:type="spellStart"/>
      <w:r w:rsidR="00BB46C2">
        <w:t>aspspManaged</w:t>
      </w:r>
      <w:proofErr w:type="spellEnd"/>
      <w:r w:rsidR="008A7235">
        <w:t>.</w:t>
      </w:r>
      <w:r w:rsidR="00985032">
        <w:rPr>
          <w:lang w:val="ka-GE"/>
        </w:rPr>
        <w:t xml:space="preserve"> </w:t>
      </w:r>
    </w:p>
    <w:p w:rsidR="000C0CBF" w:rsidP="00991E04" w:rsidRDefault="000C0CBF" w14:paraId="770B0488" w14:textId="77777777">
      <w:pPr>
        <w:jc w:val="both"/>
        <w:rPr>
          <w:lang w:val="ka-GE"/>
        </w:rPr>
      </w:pPr>
    </w:p>
    <w:p w:rsidR="0074378E" w:rsidP="00DF144A" w:rsidRDefault="0074378E" w14:paraId="30622009" w14:textId="07E7C914">
      <w:pPr>
        <w:pStyle w:val="Heading3"/>
        <w:rPr>
          <w:lang w:val="ka-GE"/>
        </w:rPr>
      </w:pPr>
      <w:bookmarkStart w:name="_Toc169726894" w:id="75"/>
      <w:r>
        <w:rPr>
          <w:lang w:val="ka-GE"/>
        </w:rPr>
        <w:t>თანხმობა ანგარიშების სიის გაზიარებაზე</w:t>
      </w:r>
      <w:bookmarkEnd w:id="75"/>
    </w:p>
    <w:p w:rsidR="003B6BC7" w:rsidP="003B6BC7" w:rsidRDefault="00413208" w14:paraId="351C6E2B" w14:textId="05218DB2">
      <w:pPr>
        <w:rPr>
          <w:lang w:val="ka-GE"/>
        </w:rPr>
      </w:pPr>
      <w:r>
        <w:rPr>
          <w:lang w:val="ka-GE"/>
        </w:rPr>
        <w:t xml:space="preserve">დავუშვათ, </w:t>
      </w:r>
      <w:proofErr w:type="spellStart"/>
      <w:r>
        <w:rPr>
          <w:lang w:val="ka-GE"/>
        </w:rPr>
        <w:t>ამსმპ</w:t>
      </w:r>
      <w:proofErr w:type="spellEnd"/>
      <w:r>
        <w:rPr>
          <w:lang w:val="ka-GE"/>
        </w:rPr>
        <w:t>-ში რეგისტრირებულია შემდეგი სახის თანხმობა</w:t>
      </w:r>
    </w:p>
    <w:tbl>
      <w:tblPr>
        <w:tblStyle w:val="TableGrid"/>
        <w:tblW w:w="0" w:type="auto"/>
        <w:tblLook w:val="04A0" w:firstRow="1" w:lastRow="0" w:firstColumn="1" w:lastColumn="0" w:noHBand="0" w:noVBand="1"/>
      </w:tblPr>
      <w:tblGrid>
        <w:gridCol w:w="9350"/>
      </w:tblGrid>
      <w:tr w:rsidR="00413208" w:rsidTr="69978857" w14:paraId="131A65D4" w14:textId="77777777">
        <w:tc>
          <w:tcPr>
            <w:tcW w:w="9350" w:type="dxa"/>
            <w:tcMar/>
          </w:tcPr>
          <w:p w:rsidRPr="00974DC1" w:rsidR="00413208" w:rsidP="00413208" w:rsidRDefault="00413208" w14:paraId="2679895E" w14:textId="77777777">
            <w:pPr>
              <w:rPr>
                <w:rFonts w:ascii="Courier New" w:hAnsi="Courier New" w:cs="Courier New"/>
                <w:sz w:val="18"/>
                <w:szCs w:val="18"/>
                <w:lang w:val="ka-GE"/>
              </w:rPr>
            </w:pPr>
            <w:r w:rsidRPr="00974DC1">
              <w:rPr>
                <w:rFonts w:ascii="Courier New" w:hAnsi="Courier New" w:cs="Courier New"/>
                <w:sz w:val="18"/>
                <w:szCs w:val="18"/>
                <w:lang w:val="ka-GE"/>
              </w:rPr>
              <w:t>{</w:t>
            </w:r>
          </w:p>
          <w:p w:rsidRPr="00974DC1" w:rsidR="00413208" w:rsidP="69978857" w:rsidRDefault="00413208" w14:paraId="1F979D76" w14:textId="77777777">
            <w:pPr>
              <w:rPr>
                <w:rFonts w:ascii="Courier New" w:hAnsi="Courier New" w:cs="Courier New"/>
                <w:sz w:val="18"/>
                <w:szCs w:val="18"/>
                <w:lang w:val="en-US"/>
              </w:rPr>
            </w:pPr>
            <w:r w:rsidRPr="69978857" w:rsidR="00413208">
              <w:rPr>
                <w:rFonts w:ascii="Courier New" w:hAnsi="Courier New" w:cs="Courier New"/>
                <w:sz w:val="18"/>
                <w:szCs w:val="18"/>
                <w:lang w:val="en-US"/>
              </w:rPr>
              <w:t xml:space="preserve">    "</w:t>
            </w:r>
            <w:r w:rsidRPr="69978857" w:rsidR="00413208">
              <w:rPr>
                <w:rFonts w:ascii="Courier New" w:hAnsi="Courier New" w:cs="Courier New"/>
                <w:sz w:val="18"/>
                <w:szCs w:val="18"/>
                <w:lang w:val="en-US"/>
              </w:rPr>
              <w:t>access</w:t>
            </w:r>
            <w:r w:rsidRPr="69978857" w:rsidR="00413208">
              <w:rPr>
                <w:rFonts w:ascii="Courier New" w:hAnsi="Courier New" w:cs="Courier New"/>
                <w:sz w:val="18"/>
                <w:szCs w:val="18"/>
                <w:lang w:val="en-US"/>
              </w:rPr>
              <w:t>":{</w:t>
            </w:r>
          </w:p>
          <w:p w:rsidRPr="00974DC1" w:rsidR="00413208" w:rsidP="00413208" w:rsidRDefault="00413208" w14:paraId="16808831" w14:textId="77777777">
            <w:pPr>
              <w:rPr>
                <w:rFonts w:ascii="Courier New" w:hAnsi="Courier New" w:cs="Courier New"/>
                <w:sz w:val="18"/>
                <w:szCs w:val="18"/>
                <w:lang w:val="ka-GE"/>
              </w:rPr>
            </w:pPr>
            <w:r w:rsidRPr="00974DC1">
              <w:rPr>
                <w:rFonts w:ascii="Courier New" w:hAnsi="Courier New" w:cs="Courier New"/>
                <w:sz w:val="18"/>
                <w:szCs w:val="18"/>
                <w:lang w:val="ka-GE"/>
              </w:rPr>
              <w:t xml:space="preserve">        </w:t>
            </w:r>
            <w:bookmarkStart w:name="_Hlk51177220" w:id="76"/>
            <w:r w:rsidRPr="00974DC1">
              <w:rPr>
                <w:rFonts w:ascii="Courier New" w:hAnsi="Courier New" w:cs="Courier New"/>
                <w:sz w:val="18"/>
                <w:szCs w:val="18"/>
                <w:lang w:val="ka-GE"/>
              </w:rPr>
              <w:t>"</w:t>
            </w:r>
            <w:proofErr w:type="spellStart"/>
            <w:r w:rsidRPr="00974DC1">
              <w:rPr>
                <w:rFonts w:ascii="Courier New" w:hAnsi="Courier New" w:cs="Courier New"/>
                <w:sz w:val="18"/>
                <w:szCs w:val="18"/>
                <w:lang w:val="ka-GE"/>
              </w:rPr>
              <w:t>availableAccounts</w:t>
            </w:r>
            <w:proofErr w:type="spellEnd"/>
            <w:r w:rsidRPr="00974DC1">
              <w:rPr>
                <w:rFonts w:ascii="Courier New" w:hAnsi="Courier New" w:cs="Courier New"/>
                <w:sz w:val="18"/>
                <w:szCs w:val="18"/>
                <w:lang w:val="ka-GE"/>
              </w:rPr>
              <w:t>":"</w:t>
            </w:r>
            <w:proofErr w:type="spellStart"/>
            <w:r w:rsidRPr="00974DC1">
              <w:rPr>
                <w:rFonts w:ascii="Courier New" w:hAnsi="Courier New" w:cs="Courier New"/>
                <w:sz w:val="18"/>
                <w:szCs w:val="18"/>
                <w:lang w:val="ka-GE"/>
              </w:rPr>
              <w:t>allAccounts</w:t>
            </w:r>
            <w:proofErr w:type="spellEnd"/>
            <w:r w:rsidRPr="00974DC1">
              <w:rPr>
                <w:rFonts w:ascii="Courier New" w:hAnsi="Courier New" w:cs="Courier New"/>
                <w:sz w:val="18"/>
                <w:szCs w:val="18"/>
                <w:lang w:val="ka-GE"/>
              </w:rPr>
              <w:t>"</w:t>
            </w:r>
            <w:bookmarkEnd w:id="76"/>
          </w:p>
          <w:p w:rsidRPr="00974DC1" w:rsidR="00413208" w:rsidP="00413208" w:rsidRDefault="00413208" w14:paraId="5BF58ED9" w14:textId="77777777">
            <w:pPr>
              <w:rPr>
                <w:rFonts w:ascii="Courier New" w:hAnsi="Courier New" w:cs="Courier New"/>
                <w:sz w:val="18"/>
                <w:szCs w:val="18"/>
                <w:lang w:val="ka-GE"/>
              </w:rPr>
            </w:pPr>
            <w:r w:rsidRPr="00974DC1">
              <w:rPr>
                <w:rFonts w:ascii="Courier New" w:hAnsi="Courier New" w:cs="Courier New"/>
                <w:sz w:val="18"/>
                <w:szCs w:val="18"/>
                <w:lang w:val="ka-GE"/>
              </w:rPr>
              <w:t xml:space="preserve">    },</w:t>
            </w:r>
          </w:p>
          <w:p w:rsidRPr="00974DC1" w:rsidR="00413208" w:rsidP="00413208" w:rsidRDefault="00413208" w14:paraId="76760CDF" w14:textId="77777777">
            <w:pPr>
              <w:rPr>
                <w:rFonts w:ascii="Courier New" w:hAnsi="Courier New" w:cs="Courier New"/>
                <w:sz w:val="18"/>
                <w:szCs w:val="18"/>
                <w:lang w:val="ka-GE"/>
              </w:rPr>
            </w:pPr>
            <w:r w:rsidRPr="00974DC1">
              <w:rPr>
                <w:rFonts w:ascii="Courier New" w:hAnsi="Courier New" w:cs="Courier New"/>
                <w:sz w:val="18"/>
                <w:szCs w:val="18"/>
                <w:lang w:val="ka-GE"/>
              </w:rPr>
              <w:t xml:space="preserve">    "</w:t>
            </w:r>
            <w:proofErr w:type="spellStart"/>
            <w:r w:rsidRPr="00974DC1">
              <w:rPr>
                <w:rFonts w:ascii="Courier New" w:hAnsi="Courier New" w:cs="Courier New"/>
                <w:sz w:val="18"/>
                <w:szCs w:val="18"/>
                <w:lang w:val="ka-GE"/>
              </w:rPr>
              <w:t>recurringIndicator</w:t>
            </w:r>
            <w:proofErr w:type="spellEnd"/>
            <w:r w:rsidRPr="00974DC1">
              <w:rPr>
                <w:rFonts w:ascii="Courier New" w:hAnsi="Courier New" w:cs="Courier New"/>
                <w:sz w:val="18"/>
                <w:szCs w:val="18"/>
                <w:lang w:val="ka-GE"/>
              </w:rPr>
              <w:t>":</w:t>
            </w:r>
            <w:proofErr w:type="spellStart"/>
            <w:r w:rsidRPr="00974DC1">
              <w:rPr>
                <w:rFonts w:ascii="Courier New" w:hAnsi="Courier New" w:cs="Courier New"/>
                <w:sz w:val="18"/>
                <w:szCs w:val="18"/>
                <w:lang w:val="ka-GE"/>
              </w:rPr>
              <w:t>false</w:t>
            </w:r>
            <w:proofErr w:type="spellEnd"/>
            <w:r w:rsidRPr="00974DC1">
              <w:rPr>
                <w:rFonts w:ascii="Courier New" w:hAnsi="Courier New" w:cs="Courier New"/>
                <w:sz w:val="18"/>
                <w:szCs w:val="18"/>
                <w:lang w:val="ka-GE"/>
              </w:rPr>
              <w:t>,</w:t>
            </w:r>
          </w:p>
          <w:p w:rsidRPr="00974DC1" w:rsidR="00413208" w:rsidP="00413208" w:rsidRDefault="00413208" w14:paraId="29D8B263" w14:textId="77777777">
            <w:pPr>
              <w:rPr>
                <w:rFonts w:ascii="Courier New" w:hAnsi="Courier New" w:cs="Courier New"/>
                <w:sz w:val="18"/>
                <w:szCs w:val="18"/>
                <w:lang w:val="ka-GE"/>
              </w:rPr>
            </w:pPr>
            <w:r w:rsidRPr="00974DC1">
              <w:rPr>
                <w:rFonts w:ascii="Courier New" w:hAnsi="Courier New" w:cs="Courier New"/>
                <w:sz w:val="18"/>
                <w:szCs w:val="18"/>
                <w:lang w:val="ka-GE"/>
              </w:rPr>
              <w:t xml:space="preserve">    "validUntil":"2017-08-06",</w:t>
            </w:r>
          </w:p>
          <w:p w:rsidRPr="00974DC1" w:rsidR="00413208" w:rsidP="00413208" w:rsidRDefault="00413208" w14:paraId="79403EAD" w14:textId="77777777">
            <w:pPr>
              <w:rPr>
                <w:rFonts w:ascii="Courier New" w:hAnsi="Courier New" w:cs="Courier New"/>
                <w:sz w:val="18"/>
                <w:szCs w:val="18"/>
                <w:lang w:val="ka-GE"/>
              </w:rPr>
            </w:pPr>
            <w:r w:rsidRPr="00974DC1">
              <w:rPr>
                <w:rFonts w:ascii="Courier New" w:hAnsi="Courier New" w:cs="Courier New"/>
                <w:sz w:val="18"/>
                <w:szCs w:val="18"/>
                <w:lang w:val="ka-GE"/>
              </w:rPr>
              <w:t xml:space="preserve">    "frequencyPerDay":"1"</w:t>
            </w:r>
          </w:p>
          <w:p w:rsidRPr="00974DC1" w:rsidR="00413208" w:rsidP="00413208" w:rsidRDefault="00413208" w14:paraId="30B17453" w14:textId="77777777">
            <w:pPr>
              <w:rPr>
                <w:rFonts w:ascii="Courier New" w:hAnsi="Courier New" w:cs="Courier New"/>
                <w:sz w:val="18"/>
                <w:szCs w:val="18"/>
                <w:lang w:val="ka-GE"/>
              </w:rPr>
            </w:pPr>
            <w:r w:rsidRPr="00974DC1">
              <w:rPr>
                <w:rFonts w:ascii="Courier New" w:hAnsi="Courier New" w:cs="Courier New"/>
                <w:sz w:val="18"/>
                <w:szCs w:val="18"/>
                <w:lang w:val="ka-GE"/>
              </w:rPr>
              <w:t>}</w:t>
            </w:r>
          </w:p>
          <w:p w:rsidR="00413208" w:rsidP="003B6BC7" w:rsidRDefault="00413208" w14:paraId="2D3CDDEC" w14:textId="77777777">
            <w:pPr>
              <w:rPr>
                <w:lang w:val="ka-GE"/>
              </w:rPr>
            </w:pPr>
          </w:p>
        </w:tc>
      </w:tr>
    </w:tbl>
    <w:p w:rsidRPr="003B6BC7" w:rsidR="00413208" w:rsidP="003B6BC7" w:rsidRDefault="00413208" w14:paraId="5D3C05A4" w14:textId="77777777">
      <w:pPr>
        <w:rPr>
          <w:lang w:val="ka-GE"/>
        </w:rPr>
      </w:pPr>
    </w:p>
    <w:p w:rsidR="008F1F33" w:rsidP="007578D3" w:rsidRDefault="00413208" w14:paraId="4CAEB24F" w14:textId="2E59D18A">
      <w:pPr>
        <w:rPr>
          <w:lang w:val="ka-GE"/>
        </w:rPr>
      </w:pPr>
      <w:r>
        <w:rPr>
          <w:lang w:val="ka-GE"/>
        </w:rPr>
        <w:t xml:space="preserve">აღნიშნული თანხმობა </w:t>
      </w:r>
      <w:proofErr w:type="spellStart"/>
      <w:r>
        <w:rPr>
          <w:lang w:val="ka-GE"/>
        </w:rPr>
        <w:t>გადაიყვანება</w:t>
      </w:r>
      <w:proofErr w:type="spellEnd"/>
      <w:r>
        <w:rPr>
          <w:lang w:val="ka-GE"/>
        </w:rPr>
        <w:t xml:space="preserve"> ამ დოკუმენტის თანახმად განსაზღვრულ ფორმატში შემდეგნაირად</w:t>
      </w:r>
      <w:r w:rsidR="00376E24">
        <w:rPr>
          <w:lang w:val="ka-GE"/>
        </w:rPr>
        <w:t>:</w:t>
      </w:r>
    </w:p>
    <w:p w:rsidRPr="00BB46C2" w:rsidR="00BB46C2" w:rsidP="00BB46C2" w:rsidRDefault="00BB46C2" w14:paraId="4D21C22F" w14:textId="3D158BD7">
      <w:pPr>
        <w:spacing w:after="0" w:line="240" w:lineRule="auto"/>
        <w:rPr>
          <w:rFonts w:ascii="Sylfaen" w:hAnsi="Sylfaen" w:cs="Courier New"/>
          <w:sz w:val="18"/>
          <w:szCs w:val="18"/>
        </w:rPr>
      </w:pPr>
      <w:r w:rsidRPr="00376E24">
        <w:rPr>
          <w:rFonts w:ascii="Courier New" w:hAnsi="Courier New" w:cs="Courier New"/>
          <w:sz w:val="18"/>
          <w:szCs w:val="18"/>
        </w:rPr>
        <w:t>{</w:t>
      </w:r>
    </w:p>
    <w:p w:rsidRPr="00376E24" w:rsidR="00BB46C2" w:rsidP="00BB46C2" w:rsidRDefault="00BB46C2" w14:paraId="23235972" w14:textId="77777777">
      <w:pPr>
        <w:spacing w:after="0" w:line="240" w:lineRule="auto"/>
        <w:rPr>
          <w:rFonts w:ascii="Courier New" w:hAnsi="Courier New" w:cs="Courier New"/>
          <w:sz w:val="18"/>
          <w:szCs w:val="18"/>
        </w:rPr>
      </w:pPr>
      <w:r w:rsidRPr="00376E24">
        <w:rPr>
          <w:rFonts w:ascii="Courier New" w:hAnsi="Courier New" w:cs="Courier New"/>
          <w:sz w:val="18"/>
          <w:szCs w:val="18"/>
        </w:rPr>
        <w:t xml:space="preserve">   "access</w:t>
      </w:r>
      <w:proofErr w:type="gramStart"/>
      <w:r w:rsidRPr="00376E24">
        <w:rPr>
          <w:rFonts w:ascii="Courier New" w:hAnsi="Courier New" w:cs="Courier New"/>
          <w:sz w:val="18"/>
          <w:szCs w:val="18"/>
        </w:rPr>
        <w:t>":{</w:t>
      </w:r>
      <w:proofErr w:type="gramEnd"/>
    </w:p>
    <w:p w:rsidRPr="00376E24" w:rsidR="00BB46C2" w:rsidP="00BB46C2" w:rsidRDefault="00BB46C2" w14:paraId="1E2B321F" w14:textId="77777777">
      <w:pPr>
        <w:spacing w:after="0" w:line="240" w:lineRule="auto"/>
        <w:rPr>
          <w:rFonts w:ascii="Courier New" w:hAnsi="Courier New" w:cs="Courier New"/>
          <w:sz w:val="18"/>
          <w:szCs w:val="18"/>
        </w:rPr>
      </w:pPr>
      <w:r w:rsidRPr="00376E24">
        <w:rPr>
          <w:rFonts w:ascii="Courier New" w:hAnsi="Courier New" w:cs="Courier New"/>
          <w:sz w:val="18"/>
          <w:szCs w:val="18"/>
        </w:rPr>
        <w:t xml:space="preserve">      "payments</w:t>
      </w:r>
      <w:proofErr w:type="gramStart"/>
      <w:r w:rsidRPr="00376E24">
        <w:rPr>
          <w:rFonts w:ascii="Courier New" w:hAnsi="Courier New" w:cs="Courier New"/>
          <w:sz w:val="18"/>
          <w:szCs w:val="18"/>
        </w:rPr>
        <w:t>":[</w:t>
      </w:r>
      <w:proofErr w:type="gramEnd"/>
    </w:p>
    <w:p w:rsidRPr="00376E24" w:rsidR="00BB46C2" w:rsidP="00BB46C2" w:rsidRDefault="00BB46C2" w14:paraId="7A2EA294" w14:textId="77777777">
      <w:pPr>
        <w:spacing w:after="0" w:line="240" w:lineRule="auto"/>
        <w:rPr>
          <w:rFonts w:ascii="Courier New" w:hAnsi="Courier New" w:cs="Courier New"/>
          <w:sz w:val="18"/>
          <w:szCs w:val="18"/>
        </w:rPr>
      </w:pPr>
      <w:r w:rsidRPr="00376E24">
        <w:rPr>
          <w:rFonts w:ascii="Courier New" w:hAnsi="Courier New" w:cs="Courier New"/>
          <w:sz w:val="18"/>
          <w:szCs w:val="18"/>
        </w:rPr>
        <w:t xml:space="preserve">         {</w:t>
      </w:r>
    </w:p>
    <w:p w:rsidRPr="00376E24" w:rsidR="00BB46C2" w:rsidP="00BB46C2" w:rsidRDefault="00BB46C2" w14:paraId="74530BB6" w14:textId="77777777">
      <w:pPr>
        <w:spacing w:after="0" w:line="240" w:lineRule="auto"/>
        <w:rPr>
          <w:rFonts w:ascii="Courier New" w:hAnsi="Courier New" w:cs="Courier New"/>
          <w:sz w:val="18"/>
          <w:szCs w:val="18"/>
        </w:rPr>
      </w:pPr>
      <w:r w:rsidRPr="00376E24">
        <w:rPr>
          <w:rFonts w:ascii="Courier New" w:hAnsi="Courier New" w:cs="Courier New"/>
          <w:sz w:val="18"/>
          <w:szCs w:val="18"/>
        </w:rPr>
        <w:t xml:space="preserve">            "rights</w:t>
      </w:r>
      <w:proofErr w:type="gramStart"/>
      <w:r w:rsidRPr="00376E24">
        <w:rPr>
          <w:rFonts w:ascii="Courier New" w:hAnsi="Courier New" w:cs="Courier New"/>
          <w:sz w:val="18"/>
          <w:szCs w:val="18"/>
        </w:rPr>
        <w:t>":[</w:t>
      </w:r>
      <w:proofErr w:type="gramEnd"/>
    </w:p>
    <w:p w:rsidRPr="00376E24" w:rsidR="00BB46C2" w:rsidP="00BB46C2" w:rsidRDefault="00BB46C2" w14:paraId="30F52D6B" w14:textId="77777777">
      <w:pPr>
        <w:spacing w:after="0" w:line="240" w:lineRule="auto"/>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accountDetails</w:t>
      </w:r>
      <w:proofErr w:type="spellEnd"/>
      <w:r w:rsidRPr="00376E24">
        <w:rPr>
          <w:rFonts w:ascii="Courier New" w:hAnsi="Courier New" w:cs="Courier New"/>
          <w:sz w:val="18"/>
          <w:szCs w:val="18"/>
        </w:rPr>
        <w:t>"</w:t>
      </w:r>
    </w:p>
    <w:p w:rsidRPr="00376E24" w:rsidR="00BB46C2" w:rsidP="00BB46C2" w:rsidRDefault="00BB46C2" w14:paraId="48DC35B7" w14:textId="77777777">
      <w:pPr>
        <w:spacing w:after="0" w:line="240" w:lineRule="auto"/>
        <w:rPr>
          <w:rFonts w:ascii="Courier New" w:hAnsi="Courier New" w:cs="Courier New"/>
          <w:sz w:val="18"/>
          <w:szCs w:val="18"/>
        </w:rPr>
      </w:pPr>
      <w:r w:rsidRPr="00376E24">
        <w:rPr>
          <w:rFonts w:ascii="Courier New" w:hAnsi="Courier New" w:cs="Courier New"/>
          <w:sz w:val="18"/>
          <w:szCs w:val="18"/>
        </w:rPr>
        <w:t xml:space="preserve">            ]</w:t>
      </w:r>
    </w:p>
    <w:p w:rsidRPr="00376E24" w:rsidR="00BB46C2" w:rsidP="00A13FBE" w:rsidRDefault="00BB46C2" w14:paraId="11242B41" w14:textId="4D6BD072">
      <w:pPr>
        <w:spacing w:after="0" w:line="240" w:lineRule="auto"/>
        <w:rPr>
          <w:rFonts w:ascii="Courier New" w:hAnsi="Courier New" w:cs="Courier New"/>
          <w:sz w:val="18"/>
          <w:szCs w:val="18"/>
        </w:rPr>
      </w:pPr>
      <w:r w:rsidRPr="00376E24">
        <w:rPr>
          <w:rFonts w:ascii="Courier New" w:hAnsi="Courier New" w:cs="Courier New"/>
          <w:sz w:val="18"/>
          <w:szCs w:val="18"/>
        </w:rPr>
        <w:t xml:space="preserve">         }</w:t>
      </w:r>
    </w:p>
    <w:p w:rsidRPr="00376E24" w:rsidR="00BB46C2" w:rsidP="00BB46C2" w:rsidRDefault="00BB46C2" w14:paraId="339C0BBF" w14:textId="77777777">
      <w:pPr>
        <w:spacing w:after="0" w:line="240" w:lineRule="auto"/>
        <w:rPr>
          <w:rFonts w:ascii="Courier New" w:hAnsi="Courier New" w:cs="Courier New"/>
          <w:sz w:val="18"/>
          <w:szCs w:val="18"/>
        </w:rPr>
      </w:pPr>
      <w:r w:rsidRPr="00376E24">
        <w:rPr>
          <w:rFonts w:ascii="Courier New" w:hAnsi="Courier New" w:cs="Courier New"/>
          <w:sz w:val="18"/>
          <w:szCs w:val="18"/>
        </w:rPr>
        <w:t xml:space="preserve">      ],</w:t>
      </w:r>
    </w:p>
    <w:p w:rsidRPr="00376E24" w:rsidR="00BB46C2" w:rsidP="00BB46C2" w:rsidRDefault="00BB46C2" w14:paraId="047B5B88" w14:textId="77777777">
      <w:pPr>
        <w:spacing w:after="0" w:line="240" w:lineRule="auto"/>
        <w:rPr>
          <w:rFonts w:ascii="Courier New" w:hAnsi="Courier New" w:cs="Courier New"/>
          <w:sz w:val="18"/>
          <w:szCs w:val="18"/>
        </w:rPr>
      </w:pPr>
      <w:r w:rsidRPr="00376E24">
        <w:rPr>
          <w:rFonts w:ascii="Courier New" w:hAnsi="Courier New" w:cs="Courier New"/>
          <w:sz w:val="18"/>
          <w:szCs w:val="18"/>
        </w:rPr>
        <w:t xml:space="preserve">      "cards</w:t>
      </w:r>
      <w:proofErr w:type="gramStart"/>
      <w:r w:rsidRPr="00376E24">
        <w:rPr>
          <w:rFonts w:ascii="Courier New" w:hAnsi="Courier New" w:cs="Courier New"/>
          <w:sz w:val="18"/>
          <w:szCs w:val="18"/>
        </w:rPr>
        <w:t>":[</w:t>
      </w:r>
      <w:proofErr w:type="gramEnd"/>
    </w:p>
    <w:p w:rsidRPr="00376E24" w:rsidR="00BB46C2" w:rsidP="00BB46C2" w:rsidRDefault="00BB46C2" w14:paraId="0B732C47" w14:textId="77777777">
      <w:pPr>
        <w:spacing w:after="0" w:line="240" w:lineRule="auto"/>
        <w:rPr>
          <w:rFonts w:ascii="Courier New" w:hAnsi="Courier New" w:cs="Courier New"/>
          <w:sz w:val="18"/>
          <w:szCs w:val="18"/>
        </w:rPr>
      </w:pPr>
      <w:r w:rsidRPr="00376E24">
        <w:rPr>
          <w:rFonts w:ascii="Courier New" w:hAnsi="Courier New" w:cs="Courier New"/>
          <w:sz w:val="18"/>
          <w:szCs w:val="18"/>
        </w:rPr>
        <w:t xml:space="preserve">         {</w:t>
      </w:r>
    </w:p>
    <w:p w:rsidRPr="00376E24" w:rsidR="00BB46C2" w:rsidP="00BB46C2" w:rsidRDefault="00BB46C2" w14:paraId="5062C188" w14:textId="77777777">
      <w:pPr>
        <w:spacing w:after="0" w:line="240" w:lineRule="auto"/>
        <w:rPr>
          <w:rFonts w:ascii="Courier New" w:hAnsi="Courier New" w:cs="Courier New"/>
          <w:sz w:val="18"/>
          <w:szCs w:val="18"/>
        </w:rPr>
      </w:pPr>
      <w:r w:rsidRPr="00376E24">
        <w:rPr>
          <w:rFonts w:ascii="Courier New" w:hAnsi="Courier New" w:cs="Courier New"/>
          <w:sz w:val="18"/>
          <w:szCs w:val="18"/>
        </w:rPr>
        <w:t xml:space="preserve">            "rights</w:t>
      </w:r>
      <w:proofErr w:type="gramStart"/>
      <w:r w:rsidRPr="00376E24">
        <w:rPr>
          <w:rFonts w:ascii="Courier New" w:hAnsi="Courier New" w:cs="Courier New"/>
          <w:sz w:val="18"/>
          <w:szCs w:val="18"/>
        </w:rPr>
        <w:t>":[</w:t>
      </w:r>
      <w:proofErr w:type="gramEnd"/>
    </w:p>
    <w:p w:rsidRPr="00376E24" w:rsidR="00BB46C2" w:rsidP="00BB46C2" w:rsidRDefault="00BB46C2" w14:paraId="77A76AC0" w14:textId="77777777">
      <w:pPr>
        <w:spacing w:after="0" w:line="240" w:lineRule="auto"/>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accountDetails</w:t>
      </w:r>
      <w:proofErr w:type="spellEnd"/>
      <w:r w:rsidRPr="00376E24">
        <w:rPr>
          <w:rFonts w:ascii="Courier New" w:hAnsi="Courier New" w:cs="Courier New"/>
          <w:sz w:val="18"/>
          <w:szCs w:val="18"/>
        </w:rPr>
        <w:t>"</w:t>
      </w:r>
    </w:p>
    <w:p w:rsidRPr="00376E24" w:rsidR="00BB46C2" w:rsidP="00A13FBE" w:rsidRDefault="00BB46C2" w14:paraId="0B30E2FD" w14:textId="2179504B">
      <w:pPr>
        <w:spacing w:after="0" w:line="240" w:lineRule="auto"/>
        <w:rPr>
          <w:rFonts w:ascii="Courier New" w:hAnsi="Courier New" w:cs="Courier New"/>
          <w:sz w:val="18"/>
          <w:szCs w:val="18"/>
        </w:rPr>
      </w:pPr>
      <w:r w:rsidRPr="00376E24">
        <w:rPr>
          <w:rFonts w:ascii="Courier New" w:hAnsi="Courier New" w:cs="Courier New"/>
          <w:sz w:val="18"/>
          <w:szCs w:val="18"/>
        </w:rPr>
        <w:t xml:space="preserve">            ]         </w:t>
      </w:r>
    </w:p>
    <w:p w:rsidRPr="00376E24" w:rsidR="00BB46C2" w:rsidP="00BB46C2" w:rsidRDefault="00BB46C2" w14:paraId="6D80AA32" w14:textId="77777777">
      <w:pPr>
        <w:spacing w:after="0" w:line="240" w:lineRule="auto"/>
        <w:rPr>
          <w:rFonts w:ascii="Courier New" w:hAnsi="Courier New" w:cs="Courier New"/>
          <w:sz w:val="18"/>
          <w:szCs w:val="18"/>
        </w:rPr>
      </w:pPr>
      <w:r w:rsidRPr="00376E24">
        <w:rPr>
          <w:rFonts w:ascii="Courier New" w:hAnsi="Courier New" w:cs="Courier New"/>
          <w:sz w:val="18"/>
          <w:szCs w:val="18"/>
        </w:rPr>
        <w:t xml:space="preserve">         }</w:t>
      </w:r>
    </w:p>
    <w:p w:rsidRPr="00376E24" w:rsidR="00BB46C2" w:rsidP="00BB46C2" w:rsidRDefault="00BB46C2" w14:paraId="7C0E3965" w14:textId="77777777">
      <w:pPr>
        <w:spacing w:after="0" w:line="240" w:lineRule="auto"/>
        <w:rPr>
          <w:rFonts w:ascii="Courier New" w:hAnsi="Courier New" w:cs="Courier New"/>
          <w:sz w:val="18"/>
          <w:szCs w:val="18"/>
        </w:rPr>
      </w:pPr>
      <w:r w:rsidRPr="00376E24">
        <w:rPr>
          <w:rFonts w:ascii="Courier New" w:hAnsi="Courier New" w:cs="Courier New"/>
          <w:sz w:val="18"/>
          <w:szCs w:val="18"/>
        </w:rPr>
        <w:t xml:space="preserve">      ]</w:t>
      </w:r>
    </w:p>
    <w:p w:rsidRPr="00376E24" w:rsidR="00BB46C2" w:rsidP="00BB46C2" w:rsidRDefault="00BB46C2" w14:paraId="48BCD3FF" w14:textId="77777777">
      <w:pPr>
        <w:spacing w:after="0" w:line="240" w:lineRule="auto"/>
        <w:rPr>
          <w:rFonts w:ascii="Courier New" w:hAnsi="Courier New" w:cs="Courier New"/>
          <w:sz w:val="18"/>
          <w:szCs w:val="18"/>
        </w:rPr>
      </w:pPr>
      <w:r w:rsidRPr="00376E24">
        <w:rPr>
          <w:rFonts w:ascii="Courier New" w:hAnsi="Courier New" w:cs="Courier New"/>
          <w:sz w:val="18"/>
          <w:szCs w:val="18"/>
        </w:rPr>
        <w:t xml:space="preserve">   },</w:t>
      </w:r>
    </w:p>
    <w:p w:rsidRPr="00376E24" w:rsidR="00BB46C2" w:rsidP="00BB46C2" w:rsidRDefault="00BB46C2" w14:paraId="0F1DC4AB" w14:textId="34EFC5A5">
      <w:pPr>
        <w:spacing w:after="0" w:line="240" w:lineRule="auto"/>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consentType</w:t>
      </w:r>
      <w:proofErr w:type="spellEnd"/>
      <w:r w:rsidRPr="00376E24">
        <w:rPr>
          <w:rFonts w:ascii="Courier New" w:hAnsi="Courier New" w:cs="Courier New"/>
          <w:sz w:val="18"/>
          <w:szCs w:val="18"/>
        </w:rPr>
        <w:t>":"</w:t>
      </w:r>
      <w:proofErr w:type="spellStart"/>
      <w:r w:rsidR="00A13FBE">
        <w:rPr>
          <w:rFonts w:ascii="Courier New" w:hAnsi="Courier New" w:cs="Courier New"/>
          <w:sz w:val="18"/>
          <w:szCs w:val="18"/>
        </w:rPr>
        <w:t>accountList</w:t>
      </w:r>
      <w:proofErr w:type="spellEnd"/>
      <w:r w:rsidRPr="00376E24">
        <w:rPr>
          <w:rFonts w:ascii="Courier New" w:hAnsi="Courier New" w:cs="Courier New"/>
          <w:sz w:val="18"/>
          <w:szCs w:val="18"/>
        </w:rPr>
        <w:t>",</w:t>
      </w:r>
    </w:p>
    <w:p w:rsidRPr="00376E24" w:rsidR="00BB46C2" w:rsidP="00BB46C2" w:rsidRDefault="00BB46C2" w14:paraId="040E7E3C" w14:textId="43E5E329">
      <w:pPr>
        <w:spacing w:after="0" w:line="240" w:lineRule="auto"/>
        <w:rPr>
          <w:rFonts w:ascii="Courier New" w:hAnsi="Courier New" w:cs="Courier New"/>
          <w:sz w:val="18"/>
          <w:szCs w:val="18"/>
        </w:rPr>
      </w:pPr>
      <w:r w:rsidRPr="00376E24">
        <w:rPr>
          <w:rFonts w:ascii="Courier New" w:hAnsi="Courier New" w:cs="Courier New"/>
          <w:sz w:val="18"/>
          <w:szCs w:val="18"/>
        </w:rPr>
        <w:t xml:space="preserve">   "frequencyPerDay":</w:t>
      </w:r>
      <w:r w:rsidR="00E43E2A">
        <w:rPr>
          <w:rFonts w:ascii="Courier New" w:hAnsi="Courier New" w:cs="Courier New"/>
          <w:sz w:val="18"/>
          <w:szCs w:val="18"/>
        </w:rPr>
        <w:t>1</w:t>
      </w:r>
      <w:r w:rsidRPr="00376E24">
        <w:rPr>
          <w:rFonts w:ascii="Courier New" w:hAnsi="Courier New" w:cs="Courier New"/>
          <w:sz w:val="18"/>
          <w:szCs w:val="18"/>
        </w:rPr>
        <w:t>,</w:t>
      </w:r>
    </w:p>
    <w:p w:rsidRPr="00376E24" w:rsidR="00BB46C2" w:rsidP="00BB46C2" w:rsidRDefault="00BB46C2" w14:paraId="3B0D7A6C" w14:textId="3744CE4D">
      <w:pPr>
        <w:spacing w:after="0" w:line="240" w:lineRule="auto"/>
        <w:rPr>
          <w:rFonts w:ascii="Courier New" w:hAnsi="Courier New" w:cs="Courier New"/>
          <w:sz w:val="18"/>
          <w:szCs w:val="18"/>
        </w:rPr>
      </w:pPr>
      <w:r w:rsidRPr="00376E24">
        <w:rPr>
          <w:rFonts w:ascii="Courier New" w:hAnsi="Courier New" w:cs="Courier New"/>
          <w:sz w:val="18"/>
          <w:szCs w:val="18"/>
        </w:rPr>
        <w:t xml:space="preserve">   "</w:t>
      </w:r>
      <w:proofErr w:type="spellStart"/>
      <w:r w:rsidRPr="00376E24">
        <w:rPr>
          <w:rFonts w:ascii="Courier New" w:hAnsi="Courier New" w:cs="Courier New"/>
          <w:sz w:val="18"/>
          <w:szCs w:val="18"/>
        </w:rPr>
        <w:t>recurringIndicator</w:t>
      </w:r>
      <w:proofErr w:type="spellEnd"/>
      <w:proofErr w:type="gramStart"/>
      <w:r w:rsidRPr="00376E24">
        <w:rPr>
          <w:rFonts w:ascii="Courier New" w:hAnsi="Courier New" w:cs="Courier New"/>
          <w:sz w:val="18"/>
          <w:szCs w:val="18"/>
        </w:rPr>
        <w:t>":</w:t>
      </w:r>
      <w:r w:rsidR="00E43E2A">
        <w:rPr>
          <w:rFonts w:ascii="Courier New" w:hAnsi="Courier New" w:cs="Courier New"/>
          <w:sz w:val="18"/>
          <w:szCs w:val="18"/>
        </w:rPr>
        <w:t>false</w:t>
      </w:r>
      <w:proofErr w:type="gramEnd"/>
      <w:r w:rsidRPr="00376E24">
        <w:rPr>
          <w:rFonts w:ascii="Courier New" w:hAnsi="Courier New" w:cs="Courier New"/>
          <w:sz w:val="18"/>
          <w:szCs w:val="18"/>
        </w:rPr>
        <w:t>,</w:t>
      </w:r>
    </w:p>
    <w:p w:rsidRPr="00376E24" w:rsidR="00BB46C2" w:rsidP="00BB46C2" w:rsidRDefault="00BB46C2" w14:paraId="0F1E44AC" w14:textId="114646E6">
      <w:pPr>
        <w:spacing w:after="0" w:line="240" w:lineRule="auto"/>
        <w:rPr>
          <w:rFonts w:ascii="Courier New" w:hAnsi="Courier New" w:cs="Courier New"/>
          <w:sz w:val="18"/>
          <w:szCs w:val="18"/>
        </w:rPr>
      </w:pPr>
      <w:r w:rsidRPr="00376E24">
        <w:rPr>
          <w:rFonts w:ascii="Courier New" w:hAnsi="Courier New" w:cs="Courier New"/>
          <w:sz w:val="18"/>
          <w:szCs w:val="18"/>
        </w:rPr>
        <w:t xml:space="preserve">   "validUntil":"</w:t>
      </w:r>
      <w:r w:rsidR="00E43E2A">
        <w:rPr>
          <w:rFonts w:ascii="Courier New" w:hAnsi="Courier New" w:cs="Courier New"/>
          <w:sz w:val="18"/>
          <w:szCs w:val="18"/>
        </w:rPr>
        <w:t>2017</w:t>
      </w:r>
      <w:r w:rsidRPr="00376E24">
        <w:rPr>
          <w:rFonts w:ascii="Courier New" w:hAnsi="Courier New" w:cs="Courier New"/>
          <w:sz w:val="18"/>
          <w:szCs w:val="18"/>
        </w:rPr>
        <w:t>-0</w:t>
      </w:r>
      <w:r w:rsidR="00E43E2A">
        <w:rPr>
          <w:rFonts w:ascii="Courier New" w:hAnsi="Courier New" w:cs="Courier New"/>
          <w:sz w:val="18"/>
          <w:szCs w:val="18"/>
        </w:rPr>
        <w:t>8</w:t>
      </w:r>
      <w:r w:rsidRPr="00376E24">
        <w:rPr>
          <w:rFonts w:ascii="Courier New" w:hAnsi="Courier New" w:cs="Courier New"/>
          <w:sz w:val="18"/>
          <w:szCs w:val="18"/>
        </w:rPr>
        <w:t>-0</w:t>
      </w:r>
      <w:r w:rsidR="00A13FBE">
        <w:rPr>
          <w:rFonts w:ascii="Courier New" w:hAnsi="Courier New" w:cs="Courier New"/>
          <w:sz w:val="18"/>
          <w:szCs w:val="18"/>
        </w:rPr>
        <w:t>6</w:t>
      </w:r>
      <w:r w:rsidRPr="00376E24">
        <w:rPr>
          <w:rFonts w:ascii="Courier New" w:hAnsi="Courier New" w:cs="Courier New"/>
          <w:sz w:val="18"/>
          <w:szCs w:val="18"/>
        </w:rPr>
        <w:t>"</w:t>
      </w:r>
    </w:p>
    <w:p w:rsidR="00413208" w:rsidP="00BB46C2" w:rsidRDefault="00BB46C2" w14:paraId="62638E1E" w14:textId="24C5C2E2">
      <w:pPr>
        <w:rPr>
          <w:lang w:val="ka-GE"/>
        </w:rPr>
      </w:pPr>
      <w:r w:rsidRPr="00376E24">
        <w:rPr>
          <w:rFonts w:ascii="Courier New" w:hAnsi="Courier New" w:cs="Courier New"/>
          <w:sz w:val="18"/>
          <w:szCs w:val="18"/>
        </w:rPr>
        <w:t>}</w:t>
      </w:r>
    </w:p>
    <w:p w:rsidRPr="00447962" w:rsidR="008F1F33" w:rsidP="007578D3" w:rsidRDefault="00B96D96" w14:paraId="2694925B" w14:textId="4496716B">
      <w:r>
        <w:rPr>
          <w:lang w:val="ka-GE"/>
        </w:rPr>
        <w:t xml:space="preserve">იმ შემთხვევაში, როდესაც </w:t>
      </w:r>
      <w:r w:rsidR="00AD4C6C">
        <w:rPr>
          <w:lang w:val="ka-GE"/>
        </w:rPr>
        <w:t xml:space="preserve">თანხმობა იყო </w:t>
      </w:r>
      <w:r w:rsidR="00447962">
        <w:rPr>
          <w:lang w:val="ka-GE"/>
        </w:rPr>
        <w:t>„</w:t>
      </w:r>
      <w:proofErr w:type="spellStart"/>
      <w:r w:rsidRPr="00A12E9C" w:rsidR="00AD4C6C">
        <w:rPr>
          <w:rFonts w:ascii="Calibri" w:hAnsi="Calibri"/>
        </w:rPr>
        <w:t>availableAccountsWithBalance</w:t>
      </w:r>
      <w:proofErr w:type="spellEnd"/>
      <w:r w:rsidR="00447962">
        <w:rPr>
          <w:rFonts w:ascii="Calibri" w:hAnsi="Calibri"/>
        </w:rPr>
        <w:t>”</w:t>
      </w:r>
      <w:r w:rsidR="00AD4C6C">
        <w:rPr>
          <w:rFonts w:ascii="Calibri" w:hAnsi="Calibri"/>
        </w:rPr>
        <w:t>:</w:t>
      </w:r>
      <w:r w:rsidR="00447962">
        <w:rPr>
          <w:rFonts w:ascii="Calibri" w:hAnsi="Calibri"/>
        </w:rPr>
        <w:t xml:space="preserve"> “</w:t>
      </w:r>
      <w:proofErr w:type="spellStart"/>
      <w:r w:rsidR="00447962">
        <w:rPr>
          <w:rFonts w:ascii="Calibri" w:hAnsi="Calibri"/>
        </w:rPr>
        <w:t>allAccounts</w:t>
      </w:r>
      <w:proofErr w:type="spellEnd"/>
      <w:r w:rsidR="00447962">
        <w:rPr>
          <w:rFonts w:ascii="Calibri" w:hAnsi="Calibri"/>
        </w:rPr>
        <w:t xml:space="preserve">” </w:t>
      </w:r>
      <w:r w:rsidR="00447962">
        <w:rPr>
          <w:rFonts w:ascii="Calibri" w:hAnsi="Calibri"/>
          <w:lang w:val="ka-GE"/>
        </w:rPr>
        <w:t xml:space="preserve">ტიპისა, </w:t>
      </w:r>
      <w:r w:rsidR="00447962">
        <w:rPr>
          <w:rFonts w:ascii="Calibri" w:hAnsi="Calibri"/>
        </w:rPr>
        <w:t>rights</w:t>
      </w:r>
      <w:r w:rsidR="00447962">
        <w:rPr>
          <w:rFonts w:ascii="Calibri" w:hAnsi="Calibri"/>
          <w:lang w:val="ka-GE"/>
        </w:rPr>
        <w:t xml:space="preserve"> ატრიბუტში დაემატებოდა </w:t>
      </w:r>
      <w:r w:rsidR="00447962">
        <w:rPr>
          <w:rFonts w:ascii="Calibri" w:hAnsi="Calibri"/>
        </w:rPr>
        <w:t>balances</w:t>
      </w:r>
      <w:r w:rsidR="003C4740">
        <w:rPr>
          <w:rFonts w:ascii="Calibri" w:hAnsi="Calibri"/>
        </w:rPr>
        <w:t xml:space="preserve"> (</w:t>
      </w:r>
      <w:r w:rsidR="003C4740">
        <w:rPr>
          <w:rFonts w:ascii="Calibri" w:hAnsi="Calibri"/>
          <w:lang w:val="ka-GE"/>
        </w:rPr>
        <w:t>ან დაიწერებოდა მხოლოდ</w:t>
      </w:r>
      <w:r w:rsidR="003C4740">
        <w:rPr>
          <w:rFonts w:ascii="Calibri" w:hAnsi="Calibri"/>
        </w:rPr>
        <w:t xml:space="preserve"> balances, </w:t>
      </w:r>
      <w:r w:rsidR="003C4740">
        <w:rPr>
          <w:rFonts w:ascii="Calibri" w:hAnsi="Calibri"/>
          <w:lang w:val="ka-GE"/>
        </w:rPr>
        <w:t xml:space="preserve">ვინაიდან ეს უფლება ასევე მოიცავს </w:t>
      </w:r>
      <w:proofErr w:type="spellStart"/>
      <w:r w:rsidR="003C4740">
        <w:rPr>
          <w:rFonts w:ascii="Calibri" w:hAnsi="Calibri"/>
        </w:rPr>
        <w:t>accountDetails</w:t>
      </w:r>
      <w:proofErr w:type="spellEnd"/>
      <w:r w:rsidR="003C4740">
        <w:rPr>
          <w:rFonts w:ascii="Calibri" w:hAnsi="Calibri"/>
          <w:lang w:val="ka-GE"/>
        </w:rPr>
        <w:t xml:space="preserve"> უფლებას)</w:t>
      </w:r>
      <w:r w:rsidR="00447962">
        <w:rPr>
          <w:rFonts w:ascii="Calibri" w:hAnsi="Calibri"/>
        </w:rPr>
        <w:t>.</w:t>
      </w:r>
    </w:p>
    <w:p w:rsidR="00B96D96" w:rsidP="007578D3" w:rsidRDefault="00B96D96" w14:paraId="31ECC6FB" w14:textId="77777777">
      <w:pPr>
        <w:rPr>
          <w:lang w:val="ka-GE"/>
        </w:rPr>
      </w:pPr>
    </w:p>
    <w:p w:rsidRPr="000645D5" w:rsidR="00B96D96" w:rsidP="007578D3" w:rsidRDefault="00B96D96" w14:paraId="7B417C20" w14:textId="77777777">
      <w:pPr>
        <w:rPr>
          <w:lang w:val="ka-GE"/>
        </w:rPr>
      </w:pPr>
    </w:p>
    <w:bookmarkStart w:name="_Toc169726895" w:displacedByCustomXml="next" w:id="77"/>
    <w:sdt>
      <w:sdtPr>
        <w:id w:val="1559520952"/>
        <w:docPartObj>
          <w:docPartGallery w:val="Bibliographies"/>
          <w:docPartUnique/>
        </w:docPartObj>
        <w:rPr>
          <w:rFonts w:ascii="Calibri" w:hAnsi="Calibri" w:eastAsia="Calibri" w:cs="Arial" w:asciiTheme="minorAscii" w:hAnsiTheme="minorAscii" w:eastAsiaTheme="minorAscii" w:cstheme="minorBidi"/>
          <w:color w:val="auto"/>
          <w:sz w:val="22"/>
          <w:szCs w:val="22"/>
        </w:rPr>
      </w:sdtPr>
      <w:sdtEndPr>
        <w:rPr>
          <w:rFonts w:ascii="Calibri" w:hAnsi="Calibri" w:eastAsia="Calibri" w:cs="Arial" w:asciiTheme="minorAscii" w:hAnsiTheme="minorAscii" w:eastAsiaTheme="minorAscii" w:cstheme="minorBidi"/>
          <w:color w:val="auto"/>
          <w:sz w:val="22"/>
          <w:szCs w:val="22"/>
        </w:rPr>
      </w:sdtEndPr>
      <w:sdtContent>
        <w:p w:rsidRPr="00ED08EB" w:rsidR="00AF0784" w:rsidRDefault="00ED08EB" w14:paraId="21E87F4A" w14:textId="1BA8D1F0">
          <w:pPr>
            <w:pStyle w:val="Heading1"/>
            <w:rPr>
              <w:lang w:val="ka-GE"/>
            </w:rPr>
          </w:pPr>
          <w:r w:rsidRPr="70AC9920">
            <w:rPr>
              <w:lang w:val="ka-GE"/>
            </w:rPr>
            <w:t>წყაროები</w:t>
          </w:r>
          <w:bookmarkEnd w:id="77"/>
        </w:p>
        <w:sdt>
          <w:sdtPr>
            <w:id w:val="-573587230"/>
            <w:bibliography/>
          </w:sdtPr>
          <w:sdtEndPr/>
          <w:sdtContent>
            <w:p w:rsidR="006B378D" w:rsidP="006B378D" w:rsidRDefault="00AF0784" w14:paraId="012F0DC5" w14:textId="77777777">
              <w:pPr>
                <w:pStyle w:val="Bibliography"/>
                <w:rPr>
                  <w:noProof/>
                  <w:sz w:val="24"/>
                  <w:szCs w:val="24"/>
                </w:rPr>
              </w:pPr>
              <w:r>
                <w:fldChar w:fldCharType="begin"/>
              </w:r>
              <w:r>
                <w:instrText xml:space="preserve"> BIBLIOGRAPHY </w:instrText>
              </w:r>
              <w:r>
                <w:fldChar w:fldCharType="separate"/>
              </w:r>
              <w:r w:rsidR="006B378D">
                <w:rPr>
                  <w:noProof/>
                </w:rPr>
                <w:t xml:space="preserve">1. </w:t>
              </w:r>
              <w:r w:rsidR="006B378D">
                <w:rPr>
                  <w:b/>
                  <w:bCs/>
                  <w:noProof/>
                </w:rPr>
                <w:t>The Berlin Group.</w:t>
              </w:r>
              <w:r w:rsidR="006B378D">
                <w:rPr>
                  <w:noProof/>
                </w:rPr>
                <w:t xml:space="preserve"> openFinance API Framework, XS2A API as PSD2 Interface Implementation Guidelines. Version 2.0 October 05, 2023.</w:t>
              </w:r>
            </w:p>
            <w:p w:rsidR="006B378D" w:rsidP="006B378D" w:rsidRDefault="006B378D" w14:paraId="052FDEF0" w14:textId="77777777">
              <w:pPr>
                <w:pStyle w:val="Bibliography"/>
                <w:rPr>
                  <w:noProof/>
                </w:rPr>
              </w:pPr>
              <w:r>
                <w:rPr>
                  <w:noProof/>
                </w:rPr>
                <w:t xml:space="preserve">2. —. </w:t>
              </w:r>
              <w:r>
                <w:rPr>
                  <w:i/>
                  <w:iCs/>
                  <w:noProof/>
                </w:rPr>
                <w:t xml:space="preserve">openFinance API Framework; Implementation Guidelines; Consent API for V2.x. </w:t>
              </w:r>
              <w:r>
                <w:rPr>
                  <w:noProof/>
                </w:rPr>
                <w:t>2023. oFA-CO.</w:t>
              </w:r>
            </w:p>
            <w:p w:rsidR="006B378D" w:rsidP="006B378D" w:rsidRDefault="006B378D" w14:paraId="188862A6" w14:textId="77777777">
              <w:pPr>
                <w:pStyle w:val="Bibliography"/>
                <w:rPr>
                  <w:noProof/>
                </w:rPr>
              </w:pPr>
              <w:r>
                <w:rPr>
                  <w:noProof/>
                </w:rPr>
                <w:t xml:space="preserve">3. </w:t>
              </w:r>
              <w:r>
                <w:rPr>
                  <w:b/>
                  <w:bCs/>
                  <w:noProof/>
                </w:rPr>
                <w:t>Bradner, Scott.</w:t>
              </w:r>
              <w:r>
                <w:rPr>
                  <w:noProof/>
                </w:rPr>
                <w:t xml:space="preserve"> </w:t>
              </w:r>
              <w:r>
                <w:rPr>
                  <w:i/>
                  <w:iCs/>
                  <w:noProof/>
                </w:rPr>
                <w:t xml:space="preserve">RFC 2119 (Key words for use in RFCs to Indicate Requirement Levels). </w:t>
              </w:r>
              <w:r>
                <w:rPr>
                  <w:noProof/>
                </w:rPr>
                <w:t>March 1997.</w:t>
              </w:r>
            </w:p>
            <w:p w:rsidR="006B378D" w:rsidP="006B378D" w:rsidRDefault="006B378D" w14:paraId="433D47E3" w14:textId="77777777">
              <w:pPr>
                <w:pStyle w:val="Bibliography"/>
                <w:rPr>
                  <w:noProof/>
                </w:rPr>
              </w:pPr>
              <w:r>
                <w:rPr>
                  <w:noProof/>
                </w:rPr>
                <w:t xml:space="preserve">4. </w:t>
              </w:r>
              <w:r>
                <w:rPr>
                  <w:b/>
                  <w:bCs/>
                  <w:noProof/>
                </w:rPr>
                <w:t>The Berlin Group.</w:t>
              </w:r>
              <w:r>
                <w:rPr>
                  <w:noProof/>
                </w:rPr>
                <w:t xml:space="preserve"> openFinance API Framework, Security Measures and Protocol Functions for Version 2.x,. October 05, 2023.</w:t>
              </w:r>
            </w:p>
            <w:p w:rsidR="006B378D" w:rsidP="006B378D" w:rsidRDefault="006B378D" w14:paraId="20FBB846" w14:textId="77777777">
              <w:pPr>
                <w:pStyle w:val="Bibliography"/>
                <w:rPr>
                  <w:noProof/>
                </w:rPr>
              </w:pPr>
              <w:r>
                <w:rPr>
                  <w:noProof/>
                </w:rPr>
                <w:t xml:space="preserve">5. </w:t>
              </w:r>
              <w:r>
                <w:rPr>
                  <w:b/>
                  <w:bCs/>
                  <w:noProof/>
                </w:rPr>
                <w:t>საქართველოს საბანკო ასოციაცია.</w:t>
              </w:r>
              <w:r>
                <w:rPr>
                  <w:noProof/>
                </w:rPr>
                <w:t xml:space="preserve"> ღია ფინანსების სისტემაში The Berlin Group openFinance API Framework, Protocol Functions and Security Measures in Version 2.x დანერგვის სახელმძღვანელო. 2024.</w:t>
              </w:r>
            </w:p>
            <w:p w:rsidR="006B378D" w:rsidP="006B378D" w:rsidRDefault="006B378D" w14:paraId="73D91531" w14:textId="77777777">
              <w:pPr>
                <w:pStyle w:val="Bibliography"/>
                <w:rPr>
                  <w:noProof/>
                </w:rPr>
              </w:pPr>
              <w:r>
                <w:rPr>
                  <w:noProof/>
                </w:rPr>
                <w:t xml:space="preserve">6. </w:t>
              </w:r>
              <w:r>
                <w:rPr>
                  <w:b/>
                  <w:bCs/>
                  <w:noProof/>
                </w:rPr>
                <w:t>The Berlin Group.</w:t>
              </w:r>
              <w:r>
                <w:rPr>
                  <w:noProof/>
                </w:rPr>
                <w:t xml:space="preserve"> </w:t>
              </w:r>
              <w:r>
                <w:rPr>
                  <w:i/>
                  <w:iCs/>
                  <w:noProof/>
                </w:rPr>
                <w:t xml:space="preserve">openFinance API Framewok; Data Dictionary. </w:t>
              </w:r>
              <w:r>
                <w:rPr>
                  <w:noProof/>
                </w:rPr>
                <w:t>Version 2.0,. 2023. oFA DaD.</w:t>
              </w:r>
            </w:p>
            <w:p w:rsidR="006B378D" w:rsidP="006B378D" w:rsidRDefault="006B378D" w14:paraId="6A0EE8BE" w14:textId="77777777">
              <w:pPr>
                <w:pStyle w:val="Bibliography"/>
                <w:rPr>
                  <w:noProof/>
                </w:rPr>
              </w:pPr>
              <w:r>
                <w:rPr>
                  <w:noProof/>
                </w:rPr>
                <w:t>7. —. openFinance API Framework; Implementation Guidelines for Extended Services; Extended Account Information Services. Version 2.0 March 01, 2024. oFA-IG-EAIS.</w:t>
              </w:r>
            </w:p>
            <w:p w:rsidR="006B378D" w:rsidP="006B378D" w:rsidRDefault="006B378D" w14:paraId="5903A93F" w14:textId="77777777">
              <w:pPr>
                <w:pStyle w:val="Bibliography"/>
                <w:rPr>
                  <w:noProof/>
                </w:rPr>
              </w:pPr>
              <w:r>
                <w:rPr>
                  <w:noProof/>
                </w:rPr>
                <w:t xml:space="preserve">8. </w:t>
              </w:r>
              <w:r>
                <w:rPr>
                  <w:b/>
                  <w:bCs/>
                  <w:noProof/>
                </w:rPr>
                <w:t>The Berlin Group Joint Initiative on a PSD2 Compliant XS2A Interface.</w:t>
              </w:r>
              <w:r>
                <w:rPr>
                  <w:noProof/>
                </w:rPr>
                <w:t xml:space="preserve"> NextGenPSD2 XS2A Framework, Extended Services,Multiple Consents Management. 1.0 10 30, 2020.</w:t>
              </w:r>
            </w:p>
            <w:p w:rsidR="006B378D" w:rsidP="006B378D" w:rsidRDefault="006B378D" w14:paraId="7C80C920" w14:textId="77777777">
              <w:pPr>
                <w:pStyle w:val="Bibliography"/>
                <w:rPr>
                  <w:noProof/>
                </w:rPr>
              </w:pPr>
              <w:r>
                <w:rPr>
                  <w:noProof/>
                </w:rPr>
                <w:t>9. —. NexGenPSD2 XS2A Framework, Operational Rules. ვერსია 1.3 დეკემბერი 21, 2018.</w:t>
              </w:r>
            </w:p>
            <w:p w:rsidR="006B378D" w:rsidP="006B378D" w:rsidRDefault="006B378D" w14:paraId="73B0B866" w14:textId="77777777">
              <w:pPr>
                <w:pStyle w:val="Bibliography"/>
                <w:rPr>
                  <w:b/>
                  <w:bCs/>
                  <w:noProof/>
                </w:rPr>
              </w:pPr>
              <w:r>
                <w:rPr>
                  <w:noProof/>
                </w:rPr>
                <w:t xml:space="preserve">10. </w:t>
              </w:r>
              <w:r>
                <w:rPr>
                  <w:b/>
                  <w:bCs/>
                  <w:i/>
                  <w:iCs/>
                  <w:noProof/>
                </w:rPr>
                <w:t xml:space="preserve">Financial-grade API - Part 1: Read-Only API Security Profile. </w:t>
              </w:r>
            </w:p>
            <w:p w:rsidR="006B378D" w:rsidP="006B378D" w:rsidRDefault="006B378D" w14:paraId="5D9F10EC" w14:textId="77777777">
              <w:pPr>
                <w:pStyle w:val="Bibliography"/>
                <w:rPr>
                  <w:b/>
                  <w:bCs/>
                  <w:noProof/>
                </w:rPr>
              </w:pPr>
              <w:r>
                <w:rPr>
                  <w:b/>
                  <w:bCs/>
                  <w:noProof/>
                </w:rPr>
                <w:t xml:space="preserve">11. </w:t>
              </w:r>
              <w:r>
                <w:rPr>
                  <w:b/>
                  <w:bCs/>
                  <w:i/>
                  <w:iCs/>
                  <w:noProof/>
                </w:rPr>
                <w:t xml:space="preserve">OpenID Connect Dynamic Client Registration 1.0. </w:t>
              </w:r>
            </w:p>
            <w:p w:rsidR="006B378D" w:rsidP="006B378D" w:rsidRDefault="006B378D" w14:paraId="3A590EEB" w14:textId="77777777">
              <w:pPr>
                <w:pStyle w:val="Bibliography"/>
                <w:rPr>
                  <w:b/>
                  <w:bCs/>
                  <w:noProof/>
                </w:rPr>
              </w:pPr>
              <w:r>
                <w:rPr>
                  <w:b/>
                  <w:bCs/>
                  <w:noProof/>
                </w:rPr>
                <w:t xml:space="preserve">12. </w:t>
              </w:r>
              <w:r>
                <w:rPr>
                  <w:b/>
                  <w:bCs/>
                  <w:i/>
                  <w:iCs/>
                  <w:noProof/>
                </w:rPr>
                <w:t xml:space="preserve">RFC 4122 (A Universally Unique IDentifier (UUID) URN Namespace). </w:t>
              </w:r>
            </w:p>
            <w:p w:rsidR="006B378D" w:rsidP="006B378D" w:rsidRDefault="006B378D" w14:paraId="059E1767" w14:textId="77777777">
              <w:pPr>
                <w:pStyle w:val="Bibliography"/>
                <w:rPr>
                  <w:b/>
                  <w:bCs/>
                  <w:noProof/>
                </w:rPr>
              </w:pPr>
              <w:r>
                <w:rPr>
                  <w:b/>
                  <w:bCs/>
                  <w:noProof/>
                </w:rPr>
                <w:t xml:space="preserve">13. </w:t>
              </w:r>
              <w:r>
                <w:rPr>
                  <w:b/>
                  <w:bCs/>
                  <w:i/>
                  <w:iCs/>
                  <w:noProof/>
                </w:rPr>
                <w:t xml:space="preserve">RFC 5755 (An Internet Attribute Certificate Profile for Authorization). </w:t>
              </w:r>
            </w:p>
            <w:p w:rsidR="006B378D" w:rsidP="006B378D" w:rsidRDefault="006B378D" w14:paraId="1CF48F94" w14:textId="77777777">
              <w:pPr>
                <w:pStyle w:val="Bibliography"/>
                <w:rPr>
                  <w:b/>
                  <w:bCs/>
                  <w:noProof/>
                </w:rPr>
              </w:pPr>
              <w:r>
                <w:rPr>
                  <w:b/>
                  <w:bCs/>
                  <w:noProof/>
                </w:rPr>
                <w:t xml:space="preserve">14. </w:t>
              </w:r>
              <w:r>
                <w:rPr>
                  <w:b/>
                  <w:bCs/>
                  <w:i/>
                  <w:iCs/>
                  <w:noProof/>
                </w:rPr>
                <w:t xml:space="preserve">RFC 7591 (OAuth 2.0 Dynamic Client Registration Protocol). </w:t>
              </w:r>
            </w:p>
            <w:p w:rsidR="006B378D" w:rsidP="006B378D" w:rsidRDefault="006B378D" w14:paraId="6D34ED57" w14:textId="77777777">
              <w:pPr>
                <w:pStyle w:val="Bibliography"/>
                <w:rPr>
                  <w:b/>
                  <w:bCs/>
                  <w:noProof/>
                </w:rPr>
              </w:pPr>
              <w:r>
                <w:rPr>
                  <w:b/>
                  <w:bCs/>
                  <w:noProof/>
                </w:rPr>
                <w:t xml:space="preserve">15. </w:t>
              </w:r>
              <w:r>
                <w:rPr>
                  <w:b/>
                  <w:bCs/>
                  <w:i/>
                  <w:iCs/>
                  <w:noProof/>
                </w:rPr>
                <w:t xml:space="preserve">RFC 7592 (OAuth 2.0 Dynamic Client Registration Management Protocol). </w:t>
              </w:r>
            </w:p>
            <w:p w:rsidR="006B378D" w:rsidP="006B378D" w:rsidRDefault="006B378D" w14:paraId="228214E0" w14:textId="77777777">
              <w:pPr>
                <w:pStyle w:val="Bibliography"/>
                <w:rPr>
                  <w:b/>
                  <w:bCs/>
                  <w:noProof/>
                </w:rPr>
              </w:pPr>
              <w:r>
                <w:rPr>
                  <w:b/>
                  <w:bCs/>
                  <w:noProof/>
                </w:rPr>
                <w:t xml:space="preserve">16. </w:t>
              </w:r>
              <w:r>
                <w:rPr>
                  <w:b/>
                  <w:bCs/>
                  <w:i/>
                  <w:iCs/>
                  <w:noProof/>
                </w:rPr>
                <w:t xml:space="preserve">RFC 8414 (OAuth 2.0 Authorization Server Metadata). </w:t>
              </w:r>
            </w:p>
            <w:p w:rsidR="006B378D" w:rsidP="006B378D" w:rsidRDefault="006B378D" w14:paraId="736788FF" w14:textId="77777777">
              <w:pPr>
                <w:pStyle w:val="Bibliography"/>
                <w:rPr>
                  <w:b/>
                  <w:bCs/>
                  <w:noProof/>
                </w:rPr>
              </w:pPr>
              <w:r>
                <w:rPr>
                  <w:b/>
                  <w:bCs/>
                  <w:noProof/>
                </w:rPr>
                <w:t xml:space="preserve">17. </w:t>
              </w:r>
              <w:r>
                <w:rPr>
                  <w:b/>
                  <w:bCs/>
                  <w:i/>
                  <w:iCs/>
                  <w:noProof/>
                </w:rPr>
                <w:t xml:space="preserve">RFC 8705 (OAuth 2.0 Mutual-TLS Client Authentication and Certificate-Bound Access Tokens). </w:t>
              </w:r>
            </w:p>
            <w:p w:rsidR="006B378D" w:rsidP="006B378D" w:rsidRDefault="006B378D" w14:paraId="65FFA49B" w14:textId="77777777">
              <w:pPr>
                <w:pStyle w:val="Bibliography"/>
                <w:rPr>
                  <w:b/>
                  <w:bCs/>
                  <w:noProof/>
                </w:rPr>
              </w:pPr>
              <w:r>
                <w:rPr>
                  <w:b/>
                  <w:bCs/>
                  <w:noProof/>
                </w:rPr>
                <w:t>18. ETSI. TS 119 495 - Electronic Signatures and Infrastructures (ESI); Sector Specific Requirements; Qualified Certificate Profiles and TSP Policy Requirements under the payment services Directive (EU) 2015/2366. ETSI TS 119 495.</w:t>
              </w:r>
            </w:p>
            <w:p w:rsidR="006B378D" w:rsidP="006B378D" w:rsidRDefault="006B378D" w14:paraId="1B5AC5D2" w14:textId="77777777">
              <w:pPr>
                <w:pStyle w:val="Bibliography"/>
                <w:rPr>
                  <w:b/>
                  <w:bCs/>
                  <w:noProof/>
                </w:rPr>
              </w:pPr>
              <w:r>
                <w:rPr>
                  <w:b/>
                  <w:bCs/>
                  <w:noProof/>
                </w:rPr>
                <w:t>19. Signing HTTP Messages, draft-ietf-httpbis-message-signatures-00. [Online] https://tools.ietf.org/html/draft-ietf-httpbis-message-signatures-00.</w:t>
              </w:r>
            </w:p>
            <w:p w:rsidR="006B378D" w:rsidP="006B378D" w:rsidRDefault="006B378D" w14:paraId="0463D844" w14:textId="77777777">
              <w:pPr>
                <w:pStyle w:val="Bibliography"/>
                <w:rPr>
                  <w:b/>
                  <w:bCs/>
                  <w:noProof/>
                </w:rPr>
              </w:pPr>
              <w:r>
                <w:rPr>
                  <w:b/>
                  <w:bCs/>
                  <w:noProof/>
                </w:rPr>
                <w:t>20. Signing HTTP Messages, draft-cavage-http-signatures-12. [Online] https://tools.ietf.org/html/draft-cavage-http-signatures-12.</w:t>
              </w:r>
            </w:p>
            <w:p w:rsidR="006B378D" w:rsidP="006B378D" w:rsidRDefault="006B378D" w14:paraId="056C6D6B" w14:textId="77777777">
              <w:pPr>
                <w:pStyle w:val="Bibliography"/>
                <w:rPr>
                  <w:b/>
                  <w:bCs/>
                  <w:noProof/>
                </w:rPr>
              </w:pPr>
              <w:r>
                <w:rPr>
                  <w:b/>
                  <w:bCs/>
                  <w:noProof/>
                </w:rPr>
                <w:t xml:space="preserve">21. The Berlin Group Joint Initiative on a PSD2 Compliant XS2A Interface. </w:t>
              </w:r>
              <w:r>
                <w:rPr>
                  <w:b/>
                  <w:bCs/>
                  <w:i/>
                  <w:iCs/>
                  <w:noProof/>
                </w:rPr>
                <w:t xml:space="preserve">NextGenPSD2 XS2A Framework, Extended Services, Resource Status Notification Service. </w:t>
              </w:r>
              <w:r>
                <w:rPr>
                  <w:b/>
                  <w:bCs/>
                  <w:noProof/>
                </w:rPr>
                <w:t>მარტი 1, 2019.</w:t>
              </w:r>
            </w:p>
            <w:p w:rsidR="006B378D" w:rsidP="006B378D" w:rsidRDefault="006B378D" w14:paraId="2BAE44A4" w14:textId="77777777">
              <w:pPr>
                <w:pStyle w:val="Bibliography"/>
                <w:rPr>
                  <w:b/>
                  <w:bCs/>
                  <w:noProof/>
                </w:rPr>
              </w:pPr>
              <w:r>
                <w:rPr>
                  <w:b/>
                  <w:bCs/>
                  <w:noProof/>
                </w:rPr>
                <w:t>22. —. NextGenPSD2 XS2A Framework, Extended Services, AIS for Single Cards. 12 14, 2020.</w:t>
              </w:r>
            </w:p>
            <w:p w:rsidR="006B378D" w:rsidP="006B378D" w:rsidRDefault="006B378D" w14:paraId="578C05D8" w14:textId="77777777">
              <w:pPr>
                <w:pStyle w:val="Bibliography"/>
                <w:rPr>
                  <w:b/>
                  <w:bCs/>
                  <w:noProof/>
                </w:rPr>
              </w:pPr>
              <w:r>
                <w:rPr>
                  <w:b/>
                  <w:bCs/>
                  <w:noProof/>
                </w:rPr>
                <w:t>23. ETSI. Electronic Signatures and Infrastructures (ESI); Certificate Profiles; Part 1: Overview and common data structures. V1.1.1 (2016-02). ETSI EN 319 412-1.</w:t>
              </w:r>
            </w:p>
            <w:p w:rsidR="006B378D" w:rsidP="006B378D" w:rsidRDefault="006B378D" w14:paraId="31C90723" w14:textId="77777777">
              <w:pPr>
                <w:pStyle w:val="Bibliography"/>
                <w:rPr>
                  <w:b/>
                  <w:bCs/>
                  <w:noProof/>
                </w:rPr>
              </w:pPr>
              <w:r>
                <w:rPr>
                  <w:b/>
                  <w:bCs/>
                  <w:noProof/>
                </w:rPr>
                <w:t>24. The Berlin Group Joint Initiative on a PSD2 Compliant XS2A Interface. NextGenPSD2 XS2A Framework, Domestic PIS and AIS Definitions. აპრილი 19, 2021.</w:t>
              </w:r>
            </w:p>
            <w:p w:rsidR="006B378D" w:rsidP="006B378D" w:rsidRDefault="006B378D" w14:paraId="08239120" w14:textId="77777777">
              <w:pPr>
                <w:pStyle w:val="Bibliography"/>
                <w:rPr>
                  <w:b/>
                  <w:bCs/>
                  <w:noProof/>
                </w:rPr>
              </w:pPr>
              <w:r>
                <w:rPr>
                  <w:b/>
                  <w:bCs/>
                  <w:noProof/>
                </w:rPr>
                <w:t>25. —. NexGenPSD2 XS2A Framework, Implementation Guidelines. ვერსია 1.3.9 მარტი 29, 2021.</w:t>
              </w:r>
            </w:p>
            <w:p w:rsidR="006B378D" w:rsidP="006B378D" w:rsidRDefault="006B378D" w14:paraId="57833012" w14:textId="77777777">
              <w:pPr>
                <w:pStyle w:val="Bibliography"/>
                <w:rPr>
                  <w:b/>
                  <w:bCs/>
                  <w:noProof/>
                </w:rPr>
              </w:pPr>
              <w:r>
                <w:rPr>
                  <w:b/>
                  <w:bCs/>
                  <w:noProof/>
                </w:rPr>
                <w:t xml:space="preserve">26. საქართველოს საბანკო ასოციაცია. </w:t>
              </w:r>
              <w:r>
                <w:rPr>
                  <w:b/>
                  <w:bCs/>
                  <w:i/>
                  <w:iCs/>
                  <w:noProof/>
                </w:rPr>
                <w:t xml:space="preserv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 </w:t>
              </w:r>
              <w:r>
                <w:rPr>
                  <w:b/>
                  <w:bCs/>
                  <w:noProof/>
                </w:rPr>
                <w:t xml:space="preserve">ვერსია 0.8. </w:t>
              </w:r>
            </w:p>
            <w:p w:rsidR="006B378D" w:rsidP="006B378D" w:rsidRDefault="006B378D" w14:paraId="5ED80C43" w14:textId="77777777">
              <w:pPr>
                <w:pStyle w:val="Bibliography"/>
                <w:rPr>
                  <w:b/>
                  <w:bCs/>
                  <w:noProof/>
                </w:rPr>
              </w:pPr>
              <w:r>
                <w:rPr>
                  <w:b/>
                  <w:bCs/>
                  <w:noProof/>
                </w:rPr>
                <w:t xml:space="preserve">27. —. </w:t>
              </w:r>
              <w:r>
                <w:rPr>
                  <w:b/>
                  <w:bCs/>
                  <w:i/>
                  <w:iCs/>
                  <w:noProof/>
                </w:rPr>
                <w:t xml:space="preserv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 </w:t>
              </w:r>
              <w:r>
                <w:rPr>
                  <w:b/>
                  <w:bCs/>
                  <w:noProof/>
                </w:rPr>
                <w:t xml:space="preserve">ვერსია 0.8.RC1. </w:t>
              </w:r>
            </w:p>
            <w:p w:rsidR="006B378D" w:rsidP="006B378D" w:rsidRDefault="006B378D" w14:paraId="215B4B7F" w14:textId="77777777">
              <w:pPr>
                <w:pStyle w:val="Bibliography"/>
                <w:rPr>
                  <w:b/>
                  <w:bCs/>
                  <w:noProof/>
                </w:rPr>
              </w:pPr>
              <w:r>
                <w:rPr>
                  <w:b/>
                  <w:bCs/>
                  <w:noProof/>
                </w:rPr>
                <w:t xml:space="preserve">28. —. </w:t>
              </w:r>
              <w:r>
                <w:rPr>
                  <w:b/>
                  <w:bCs/>
                  <w:i/>
                  <w:iCs/>
                  <w:noProof/>
                </w:rPr>
                <w:t xml:space="preserve">JSON Web Signature (JWS) განხორციელების სახელმძღვანელო ღია ბანკინგისათვის. </w:t>
              </w:r>
              <w:r>
                <w:rPr>
                  <w:b/>
                  <w:bCs/>
                  <w:noProof/>
                </w:rPr>
                <w:t xml:space="preserve">ვერსია 0.5. </w:t>
              </w:r>
            </w:p>
            <w:p w:rsidR="006B378D" w:rsidP="006B378D" w:rsidRDefault="006B378D" w14:paraId="466C02DB" w14:textId="77777777">
              <w:pPr>
                <w:pStyle w:val="Bibliography"/>
                <w:rPr>
                  <w:b/>
                  <w:bCs/>
                  <w:noProof/>
                </w:rPr>
              </w:pPr>
              <w:r>
                <w:rPr>
                  <w:b/>
                  <w:bCs/>
                  <w:noProof/>
                </w:rPr>
                <w:t xml:space="preserve">29. The Berlin Group. </w:t>
              </w:r>
              <w:r>
                <w:rPr>
                  <w:b/>
                  <w:bCs/>
                  <w:i/>
                  <w:iCs/>
                  <w:noProof/>
                </w:rPr>
                <w:t xml:space="preserve">openFinance API Framework, Implementation Guidelines for Extended Services, Extended Payment Initiation Services. </w:t>
              </w:r>
              <w:r>
                <w:rPr>
                  <w:b/>
                  <w:bCs/>
                  <w:noProof/>
                </w:rPr>
                <w:t>Version 2.0. 2023.</w:t>
              </w:r>
            </w:p>
            <w:p w:rsidRPr="003B3179" w:rsidR="001D458E" w:rsidP="006B378D" w:rsidRDefault="00AF0784" w14:paraId="29D16C07" w14:textId="1F3F1125">
              <w:pPr>
                <w:rPr>
                  <w:rFonts w:ascii="Calibri" w:hAnsi="Calibri"/>
                  <w:lang w:val="ka-GE"/>
                </w:rPr>
              </w:pPr>
              <w:r>
                <w:rPr>
                  <w:b/>
                  <w:bCs/>
                  <w:noProof/>
                </w:rPr>
                <w:fldChar w:fldCharType="end"/>
              </w:r>
            </w:p>
          </w:sdtContent>
        </w:sdt>
      </w:sdtContent>
    </w:sdt>
    <w:sectPr w:rsidRPr="003B3179" w:rsidR="001D458E" w:rsidSect="0062788B">
      <w:headerReference w:type="default" r:id="rId16"/>
      <w:footerReference w:type="default" r:id="rId17"/>
      <w:pgSz w:w="12240" w:h="15840" w:orient="portrait"/>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MK" w:author="Mikheil Kapanadze" w:date="2024-02-21T09:55:00Z" w:id="11">
    <w:p w:rsidR="00CC052C" w:rsidP="00CC052C" w:rsidRDefault="00CC052C" w14:paraId="73405660" w14:textId="77777777">
      <w:pPr>
        <w:pStyle w:val="CommentText"/>
      </w:pPr>
      <w:r>
        <w:rPr>
          <w:rStyle w:val="CommentReference"/>
        </w:rPr>
        <w:annotationRef/>
      </w:r>
      <w:r>
        <w:rPr>
          <w:lang w:val="ka-GE"/>
        </w:rPr>
        <w:t xml:space="preserve">ცალკე დოკუმენტში გავიტანთ </w:t>
      </w:r>
      <w:r>
        <w:t>API</w:t>
      </w:r>
      <w:r>
        <w:rPr>
          <w:lang w:val="ka-GE"/>
        </w:rPr>
        <w:t xml:space="preserve">-ს საკითხებს რომ აქ არ გავართულოთ. იქ ეწერება შტამპიც და სხვა თემებიც. </w:t>
      </w:r>
      <w:r>
        <w:rPr>
          <w:b/>
          <w:bCs/>
          <w:lang w:val="ka-GE"/>
        </w:rPr>
        <w:t>ჯერჯერობით ვტოვებ ამ დოკუმენტში</w:t>
      </w:r>
      <w:r>
        <w:rPr>
          <w:lang w:val="ka-GE"/>
        </w:rPr>
        <w:t>.</w:t>
      </w:r>
    </w:p>
  </w:comment>
  <w:comment w:initials="MK" w:author="Mikheil Kapanadze" w:date="2024-03-06T13:05:00Z" w:id="12">
    <w:p w:rsidR="00CC052C" w:rsidP="00CC052C" w:rsidRDefault="00CC052C" w14:paraId="063EA08F" w14:textId="77777777">
      <w:pPr>
        <w:pStyle w:val="CommentText"/>
      </w:pPr>
      <w:r>
        <w:rPr>
          <w:rStyle w:val="CommentReference"/>
        </w:rPr>
        <w:annotationRef/>
      </w:r>
      <w:r>
        <w:rPr>
          <w:lang w:val="ka-GE"/>
        </w:rPr>
        <w:t xml:space="preserve">ვფიქრობთ, /0.8/ ვერსიის აუცილებელი წესით მოთხოვნა საჭირო აღარ არის. "კომუნიკაციის ერთიანი და უსაფრთხო ღია სტანდარტების შესახებ დებულება" განსაზღვრავს </w:t>
      </w:r>
      <w:r>
        <w:t>API</w:t>
      </w:r>
      <w:r>
        <w:rPr>
          <w:lang w:val="ka-GE"/>
        </w:rPr>
        <w:t xml:space="preserve">-ში ცვლილებების სავალდებულო წესს. ამდენად, ბანკებს შეუძლიათ თავად არეგულირონ </w:t>
      </w:r>
      <w:r>
        <w:t>URL</w:t>
      </w:r>
      <w:r>
        <w:rPr>
          <w:lang w:val="ka-GE"/>
        </w:rPr>
        <w:t>-ები.</w:t>
      </w:r>
      <w:r>
        <w:rPr>
          <w:lang w:val="ka-GE"/>
        </w:rPr>
        <w:br/>
      </w:r>
      <w:r>
        <w:rPr>
          <w:lang w:val="ka-GE"/>
        </w:rPr>
        <w:br/>
      </w:r>
      <w:r>
        <w:rPr>
          <w:lang w:val="ka-GE"/>
        </w:rPr>
        <w:t xml:space="preserve">პლუს, </w:t>
      </w:r>
      <w:r>
        <w:t>API URL</w:t>
      </w:r>
      <w:r>
        <w:rPr>
          <w:lang w:val="ka-GE"/>
        </w:rPr>
        <w:t xml:space="preserve">-ები შეიძლება </w:t>
      </w:r>
      <w:r>
        <w:t>Berlin Group</w:t>
      </w:r>
      <w:r>
        <w:rPr>
          <w:lang w:val="ka-GE"/>
        </w:rPr>
        <w:t xml:space="preserve">-ის </w:t>
      </w:r>
      <w:r>
        <w:t>Discovery API</w:t>
      </w:r>
      <w:r>
        <w:rPr>
          <w:lang w:val="ka-GE"/>
        </w:rPr>
        <w:t xml:space="preserve">-ს მიხედვითაც გამოვაქვეყნოთ, რაც კიდევ უფრო არასაჭიროს ხდის </w:t>
      </w:r>
      <w:r>
        <w:t>URL</w:t>
      </w:r>
      <w:r>
        <w:rPr>
          <w:lang w:val="ka-GE"/>
        </w:rPr>
        <w:t>-ში ვერსიის ქონას.</w:t>
      </w:r>
    </w:p>
  </w:comment>
  <w:comment w:initials="MK" w:author="Mikheil Kapanadze" w:date="2024-06-18T15:23:00Z" w:id="17">
    <w:p w:rsidR="00112968" w:rsidP="00112968" w:rsidRDefault="00112968" w14:paraId="6BDB3156" w14:textId="1971A8B6">
      <w:pPr>
        <w:pStyle w:val="CommentText"/>
      </w:pPr>
      <w:r>
        <w:rPr>
          <w:rStyle w:val="CommentReference"/>
        </w:rPr>
        <w:annotationRef/>
      </w:r>
      <w:r>
        <w:rPr>
          <w:lang w:val="ka-GE"/>
        </w:rPr>
        <w:t>ვიმსჯელოთ</w:t>
      </w:r>
    </w:p>
  </w:comment>
  <w:comment w:initials="MK" w:author="Mikheil Kapanadze" w:date="2024-06-19T17:43:00Z" w:id="22">
    <w:p w:rsidR="00602C02" w:rsidP="00602C02" w:rsidRDefault="00602C02" w14:paraId="53573831" w14:textId="77777777">
      <w:pPr>
        <w:pStyle w:val="CommentText"/>
      </w:pPr>
      <w:r>
        <w:rPr>
          <w:rStyle w:val="CommentReference"/>
        </w:rPr>
        <w:annotationRef/>
      </w:r>
      <w:r>
        <w:rPr>
          <w:lang w:val="ka-GE"/>
        </w:rPr>
        <w:t>გადმოტანილია მოქმედი სტანდარტიდან, თუმცა შესაძლოა ეს პრინციპი გადასახედი იყოს.</w:t>
      </w:r>
    </w:p>
  </w:comment>
  <w:comment w:initials="MK" w:author="Mikheil Kapanadze" w:date="2024-06-19T17:52:00Z" w:id="27">
    <w:p w:rsidR="00BB0A99" w:rsidP="00BB0A99" w:rsidRDefault="002F3FA5" w14:paraId="1CAB2019" w14:textId="77777777">
      <w:pPr>
        <w:pStyle w:val="CommentText"/>
      </w:pPr>
      <w:r>
        <w:rPr>
          <w:rStyle w:val="CommentReference"/>
        </w:rPr>
        <w:annotationRef/>
      </w:r>
      <w:r w:rsidR="00BB0A99">
        <w:rPr>
          <w:lang w:val="ka-GE"/>
        </w:rPr>
        <w:t xml:space="preserve">ამ დოკუმენტის მიზნებისათვის ვთვლით, რომ სესხების და დეპოზიტების იდენტიფიკაციაც </w:t>
      </w:r>
      <w:r w:rsidR="00BB0A99">
        <w:t>IBAN</w:t>
      </w:r>
      <w:r w:rsidR="00BB0A99">
        <w:rPr>
          <w:lang w:val="ka-GE"/>
        </w:rPr>
        <w:t>-ით ხდება. თუ რაიმე სხვა იდენტიფიკატორი(ც) აქვს რომელიმე ბანკს, გთხოვთ გვაცნობოთ.</w:t>
      </w:r>
      <w:r w:rsidR="00BB0A99">
        <w:rPr>
          <w:lang w:val="ka-GE"/>
        </w:rPr>
        <w:br/>
      </w:r>
      <w:r w:rsidR="00BB0A99">
        <w:rPr>
          <w:lang w:val="ka-GE"/>
        </w:rPr>
        <w:br/>
      </w:r>
      <w:r w:rsidR="00BB0A99">
        <w:rPr>
          <w:lang w:val="ka-GE"/>
        </w:rPr>
        <w:t>ამ ფორმულირებით სრულად გადმოტანილი გვაქვს ძველი პროტოკოლიდან (გარდა მცირე ცვლილებისა ბოლოში)</w:t>
      </w:r>
    </w:p>
  </w:comment>
  <w:comment w:initials="MK" w:author="Mikheil Kapanadze" w:date="2024-06-18T14:49:00Z" w:id="33">
    <w:p w:rsidR="00DD3A75" w:rsidP="00DD3A75" w:rsidRDefault="00DD3A75" w14:paraId="0BFD4584" w14:textId="33751A32">
      <w:pPr>
        <w:pStyle w:val="CommentText"/>
      </w:pPr>
      <w:r>
        <w:rPr>
          <w:rStyle w:val="CommentReference"/>
        </w:rPr>
        <w:annotationRef/>
      </w:r>
      <w:r>
        <w:rPr>
          <w:lang w:val="ka-GE"/>
        </w:rPr>
        <w:t xml:space="preserve">ახლა ბერლინის ჯგუფს უწერია </w:t>
      </w:r>
    </w:p>
    <w:p w:rsidR="00DD3A75" w:rsidP="00DD3A75" w:rsidRDefault="00DD3A75" w14:paraId="0E60840A" w14:textId="77777777">
      <w:pPr>
        <w:pStyle w:val="CommentText"/>
      </w:pPr>
      <w:r>
        <w:rPr>
          <w:color w:val="000000"/>
        </w:rPr>
        <w:br/>
      </w:r>
      <w:r>
        <w:rPr>
          <w:color w:val="000000"/>
        </w:rPr>
        <w:t xml:space="preserve">Remark: Shall not be used in the consent model, since account category provides enough information for the ASPSP. </w:t>
      </w:r>
    </w:p>
    <w:p w:rsidR="00DD3A75" w:rsidP="00DD3A75" w:rsidRDefault="00DD3A75" w14:paraId="5A15440C" w14:textId="77777777">
      <w:pPr>
        <w:pStyle w:val="CommentText"/>
      </w:pPr>
      <w:r>
        <w:br/>
      </w:r>
      <w:r>
        <w:rPr>
          <w:lang w:val="ka-GE"/>
        </w:rPr>
        <w:t xml:space="preserve">ამაზე გავაკეთებთ </w:t>
      </w:r>
      <w:r>
        <w:t>Change Reqeust</w:t>
      </w:r>
      <w:r>
        <w:rPr>
          <w:lang w:val="ka-GE"/>
        </w:rPr>
        <w:t>-ს.</w:t>
      </w:r>
    </w:p>
  </w:comment>
  <w:comment w:initials="MK" w:author="Mikheil Kapanadze" w:date="2024-06-19T21:59:00Z" w:id="37">
    <w:p w:rsidR="00AA7ED9" w:rsidP="00AA7ED9" w:rsidRDefault="00AA7ED9" w14:paraId="3E364084" w14:textId="77777777">
      <w:pPr>
        <w:pStyle w:val="CommentText"/>
      </w:pPr>
      <w:r>
        <w:rPr>
          <w:rStyle w:val="CommentReference"/>
        </w:rPr>
        <w:annotationRef/>
      </w:r>
      <w:r>
        <w:rPr>
          <w:lang w:val="ka-GE"/>
        </w:rPr>
        <w:t>ეს საკითხი მოქმედ სტანდარტშიც ღიაა. კითხვა დაისვა და ამიტომ დავარეგულირეთ. შეგვიძლია ვიმსჯელოთ.</w:t>
      </w:r>
    </w:p>
  </w:comment>
  <w:comment w:initials="MK" w:author="Mikheil Kapanadze" w:date="2024-06-18T11:16:00Z" w:id="46">
    <w:p w:rsidR="007B3011" w:rsidP="007B3011" w:rsidRDefault="007B3011" w14:paraId="02E6084C" w14:textId="627AD370">
      <w:pPr>
        <w:pStyle w:val="CommentText"/>
      </w:pPr>
      <w:r>
        <w:rPr>
          <w:rStyle w:val="CommentReference"/>
        </w:rPr>
        <w:annotationRef/>
      </w:r>
      <w:r>
        <w:rPr>
          <w:lang w:val="ka-GE"/>
        </w:rPr>
        <w:t xml:space="preserve">თავის სიტყვათაწყობა გადამუშვდა, თუმცა შინაარსობრივად სრულად მიჰყვება ბანკინგის </w:t>
      </w:r>
      <w:r>
        <w:t>V1</w:t>
      </w:r>
      <w:r>
        <w:rPr>
          <w:lang w:val="ka-GE"/>
        </w:rPr>
        <w:t xml:space="preserve"> ვერსიის დანერგვის სახელმძღვანელოს.</w:t>
      </w:r>
    </w:p>
  </w:comment>
  <w:comment w:initials="MK" w:author="Mikheil Kapanadze" w:date="2024-06-18T11:40:00Z" w:id="49">
    <w:p w:rsidR="00821836" w:rsidP="00821836" w:rsidRDefault="00821836" w14:paraId="77AD729A" w14:textId="77777777">
      <w:pPr>
        <w:pStyle w:val="CommentText"/>
      </w:pPr>
      <w:r>
        <w:rPr>
          <w:rStyle w:val="CommentReference"/>
        </w:rPr>
        <w:annotationRef/>
      </w:r>
      <w:r>
        <w:rPr>
          <w:lang w:val="ka-GE"/>
        </w:rPr>
        <w:t>სრულად გადმოტანილია მოქმედი სტანდარტიდან. გავიტანთ ცალკე, საერთო დოკუმენტში. ახლა ვტოვებ მხოლოდ ინფორმაციისათვის.</w:t>
      </w:r>
    </w:p>
  </w:comment>
  <w:comment w:initials="MK" w:author="Mikheil Kapanadze" w:date="2024-06-18T11:41:00Z" w:id="50">
    <w:p w:rsidR="0043187E" w:rsidP="0043187E" w:rsidRDefault="0081277C" w14:paraId="01FA1683" w14:textId="77777777">
      <w:pPr>
        <w:pStyle w:val="CommentText"/>
      </w:pPr>
      <w:r>
        <w:rPr>
          <w:rStyle w:val="CommentReference"/>
        </w:rPr>
        <w:annotationRef/>
      </w:r>
      <w:r w:rsidR="0043187E">
        <w:rPr>
          <w:lang w:val="ka-GE"/>
        </w:rPr>
        <w:t>ყველა პრინციპი უცვლელადაა გადმოტანილი მოქმედი სტანდარტიდან. თუ რამე სპეციფიკურად არ არის მონიშნული.</w:t>
      </w:r>
    </w:p>
  </w:comment>
  <w:comment w:initials="MK" w:author="Mikheil Kapanadze" w:date="2024-06-19T18:35:00Z" w:id="51">
    <w:p w:rsidR="002F4300" w:rsidP="002F4300" w:rsidRDefault="002F4300" w14:paraId="79DFB679" w14:textId="77777777">
      <w:pPr>
        <w:pStyle w:val="CommentText"/>
      </w:pPr>
      <w:r>
        <w:rPr>
          <w:rStyle w:val="CommentReference"/>
        </w:rPr>
        <w:annotationRef/>
      </w:r>
      <w:r>
        <w:rPr>
          <w:lang w:val="ka-GE"/>
        </w:rPr>
        <w:t>თუ ეს მოთხოვნა ახლა ასე არ გვაქვს რეალიზებული, გთხოვთ გვაცნობოთ.</w:t>
      </w:r>
    </w:p>
  </w:comment>
  <w:comment w:initials="MK" w:author="Mikheil Kapanadze" w:date="2024-06-19T19:38:00Z" w:id="54">
    <w:p w:rsidR="00901433" w:rsidP="00901433" w:rsidRDefault="00901433" w14:paraId="5D8AF104" w14:textId="77777777">
      <w:pPr>
        <w:pStyle w:val="CommentText"/>
      </w:pPr>
      <w:r>
        <w:rPr>
          <w:rStyle w:val="CommentReference"/>
        </w:rPr>
        <w:annotationRef/>
      </w:r>
      <w:r>
        <w:rPr>
          <w:lang w:val="ka-GE"/>
        </w:rPr>
        <w:t xml:space="preserve">გადმოვიტანეთ მოქმედი ნორმა. </w:t>
      </w:r>
    </w:p>
    <w:p w:rsidR="00901433" w:rsidP="00901433" w:rsidRDefault="00901433" w14:paraId="364D13D9" w14:textId="77777777">
      <w:pPr>
        <w:pStyle w:val="CommentText"/>
      </w:pPr>
    </w:p>
    <w:p w:rsidR="00901433" w:rsidP="00901433" w:rsidRDefault="00901433" w14:paraId="45FF4D2A" w14:textId="77777777">
      <w:pPr>
        <w:pStyle w:val="CommentText"/>
      </w:pPr>
      <w:r>
        <w:rPr>
          <w:lang w:val="ka-GE"/>
        </w:rPr>
        <w:t xml:space="preserve">ვფიქრობდით, საერთოდ აგვეკრძალა, თუმცა შესაძლოა, მრავლობითი თანხმობის მხარდაჭერას ჰქონდეს გარკვეული უპირატესობები სახელშეკრულებო ურთიერთობისას. </w:t>
      </w:r>
    </w:p>
    <w:p w:rsidR="00901433" w:rsidP="00901433" w:rsidRDefault="00901433" w14:paraId="6E401C39" w14:textId="77777777">
      <w:pPr>
        <w:pStyle w:val="CommentText"/>
      </w:pPr>
    </w:p>
    <w:p w:rsidR="00901433" w:rsidP="00901433" w:rsidRDefault="00901433" w14:paraId="2C8799FD" w14:textId="77777777">
      <w:pPr>
        <w:pStyle w:val="CommentText"/>
      </w:pPr>
      <w:r>
        <w:rPr>
          <w:lang w:val="ka-GE"/>
        </w:rPr>
        <w:t xml:space="preserve">მაგალითად, თუ </w:t>
      </w:r>
      <w:r>
        <w:t>API</w:t>
      </w:r>
      <w:r>
        <w:rPr>
          <w:lang w:val="ka-GE"/>
        </w:rPr>
        <w:t xml:space="preserve"> კლიენტს ორი ან მეტი ხელშეკრულება ერთმანეთის პარალელურად აქვს გაფორმებული (მაგ. ცალკე ხელშეკრულება სესხებზე, ცალკე დეპოზიტებზე), ერთ ხელშეკრულებაში შეიძლება სხვა ლიმიტები იყოს მითითებული და მეორეში სხვა. ამ დროს თანხმობებმა ერთმანეთს ხელი არ უნდა შეუშალონ და მრავლობითი თანხმობები ამის საშუალებას მოგვცემს.</w:t>
      </w:r>
    </w:p>
    <w:p w:rsidR="00901433" w:rsidP="00901433" w:rsidRDefault="00901433" w14:paraId="0F49ED30" w14:textId="77777777">
      <w:pPr>
        <w:pStyle w:val="CommentText"/>
      </w:pPr>
    </w:p>
  </w:comment>
  <w:comment w:initials="MK" w:author="Mikheil Kapanadze" w:date="2024-06-19T17:55:00Z" w:id="58">
    <w:p w:rsidR="00D85791" w:rsidP="00D85791" w:rsidRDefault="00D85791" w14:paraId="290E5806" w14:textId="3D1B64E4">
      <w:pPr>
        <w:pStyle w:val="CommentText"/>
      </w:pPr>
      <w:r>
        <w:rPr>
          <w:rStyle w:val="CommentReference"/>
        </w:rPr>
        <w:annotationRef/>
      </w:r>
      <w:r>
        <w:rPr>
          <w:lang w:val="ka-GE"/>
        </w:rPr>
        <w:t xml:space="preserve">წინა დოკუმენტში </w:t>
      </w:r>
      <w:r>
        <w:t>Authorization</w:t>
      </w:r>
      <w:r>
        <w:rPr>
          <w:lang w:val="ka-GE"/>
        </w:rPr>
        <w:t xml:space="preserve"> თავსართის გამოყენების საკითხი ყველა სათითაო ბოლოწერტილის შემთხვევაში ცალ-ცალკე იყო მითითებული. ვფიქრობთ, ბევრად გასაგები იქნება თუ ერთ თავში გადმოვიტანთ ყველა პრინციპს.</w:t>
      </w:r>
    </w:p>
  </w:comment>
  <w:comment w:initials="MK" w:author="Mikheil Kapanadze" w:date="2024-06-18T16:45:00Z" w:id="67">
    <w:p w:rsidR="00C0747A" w:rsidP="00C0747A" w:rsidRDefault="00C0747A" w14:paraId="6E7231D2" w14:textId="392BC3B7">
      <w:pPr>
        <w:pStyle w:val="CommentText"/>
      </w:pPr>
      <w:r>
        <w:rPr>
          <w:rStyle w:val="CommentReference"/>
        </w:rPr>
        <w:annotationRef/>
      </w:r>
      <w:r>
        <w:rPr>
          <w:lang w:val="ka-GE"/>
        </w:rPr>
        <w:t xml:space="preserve">ეს ალბათ ისედაც ცხადია, მაგრამ ყოველი შემთხვევისთვის მაინც დავწერე. </w:t>
      </w:r>
      <w:r>
        <w:rPr>
          <w:lang w:val="ka-GE"/>
        </w:rPr>
        <w:br/>
      </w:r>
      <w:r>
        <w:rPr>
          <w:lang w:val="ka-GE"/>
        </w:rPr>
        <w:br/>
      </w:r>
      <w:r>
        <w:rPr>
          <w:lang w:val="ka-GE"/>
        </w:rPr>
        <w:t xml:space="preserve">ვთქვათ, ლიცენზირებულ პროვაიდერ </w:t>
      </w:r>
      <w:r>
        <w:t>P</w:t>
      </w:r>
      <w:r>
        <w:rPr>
          <w:lang w:val="ka-GE"/>
        </w:rPr>
        <w:t xml:space="preserve">-ს, რომელსაც აკმაყოფილებს 24 საათში 4-ჯერ გამოთხოვა და 90 დღიანი ლიმიტი, დამატებით უნდა სესხების წამოღება. ის აფორმებს ხელშეკრულებას ბანკთან, სადაც უთითებს რომ უნდა სესხების წამოღება 24 საათში 3-ჯერ. ბანკი ამ ხელშეკრულებას ანიჭებს რაღაც იდენტიფიკატორს, მაგალითად 554f719f-9557-4119-b598-630e0ab6f3ad, რომელიც </w:t>
      </w:r>
      <w:r>
        <w:t>P</w:t>
      </w:r>
      <w:r>
        <w:rPr>
          <w:lang w:val="ka-GE"/>
        </w:rPr>
        <w:t xml:space="preserve">-მ მერე უნდა გამოაყოლოს </w:t>
      </w:r>
      <w:r>
        <w:t>API-Contract-ID</w:t>
      </w:r>
      <w:r>
        <w:rPr>
          <w:lang w:val="ka-GE"/>
        </w:rPr>
        <w:t xml:space="preserve"> თავსართში.</w:t>
      </w:r>
      <w:r>
        <w:rPr>
          <w:lang w:val="ka-GE"/>
        </w:rPr>
        <w:br/>
      </w:r>
      <w:r>
        <w:rPr>
          <w:lang w:val="ka-GE"/>
        </w:rPr>
        <w:br/>
      </w:r>
      <w:r>
        <w:rPr>
          <w:lang w:val="ka-GE"/>
        </w:rPr>
        <w:t xml:space="preserve">ამის შემდეგ </w:t>
      </w:r>
      <w:r>
        <w:t>P</w:t>
      </w:r>
      <w:r>
        <w:rPr>
          <w:lang w:val="ka-GE"/>
        </w:rPr>
        <w:t xml:space="preserve">-ს შეუძლია გამოუშვას ისეთი თანხმობვა სადაც წერია </w:t>
      </w:r>
      <w:r>
        <w:t>accounts, cards</w:t>
      </w:r>
      <w:r>
        <w:rPr>
          <w:lang w:val="ka-GE"/>
        </w:rPr>
        <w:t xml:space="preserve"> და</w:t>
      </w:r>
      <w:r>
        <w:t xml:space="preserve"> loans</w:t>
      </w:r>
      <w:r>
        <w:rPr>
          <w:lang w:val="ka-GE"/>
        </w:rPr>
        <w:t xml:space="preserve"> და </w:t>
      </w:r>
      <w:r>
        <w:t>frequencyPerDay</w:t>
      </w:r>
      <w:r>
        <w:rPr>
          <w:lang w:val="ka-GE"/>
        </w:rPr>
        <w:t xml:space="preserve"> არის 2. მიუხედავად იმისა რომ ხელშეკრულება მარტო სესხებზე გააფორმა, ვინაიდან ლიცენზირებული პროვაიდერია და ეკუთვნოდა 4-ჯერ წამოღება კანონმდებლობით, ბარემ ერთ ცალ თანხმობაში "გამოვა".</w:t>
      </w:r>
      <w:r>
        <w:rPr>
          <w:lang w:val="ka-GE"/>
        </w:rPr>
        <w:br/>
      </w:r>
      <w:r>
        <w:rPr>
          <w:lang w:val="ka-GE"/>
        </w:rP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3405660" w15:done="0"/>
  <w15:commentEx w15:paraId="063EA08F" w15:done="0"/>
  <w15:commentEx w15:paraId="6BDB3156" w15:done="0"/>
  <w15:commentEx w15:paraId="53573831" w15:done="0"/>
  <w15:commentEx w15:paraId="1CAB2019" w15:done="0"/>
  <w15:commentEx w15:paraId="5A15440C" w15:done="0"/>
  <w15:commentEx w15:paraId="3E364084" w15:done="0"/>
  <w15:commentEx w15:paraId="02E6084C" w15:done="0"/>
  <w15:commentEx w15:paraId="77AD729A" w15:done="0"/>
  <w15:commentEx w15:paraId="01FA1683" w15:done="0"/>
  <w15:commentEx w15:paraId="79DFB679" w15:done="0"/>
  <w15:commentEx w15:paraId="0F49ED30" w15:done="0"/>
  <w15:commentEx w15:paraId="290E5806" w15:done="0"/>
  <w15:commentEx w15:paraId="6E7231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99783CE" w16cex:dateUtc="2024-02-21T05:55:00Z"/>
  <w16cex:commentExtensible w16cex:durableId="3C1F8C22" w16cex:dateUtc="2024-03-06T09:05:00Z"/>
  <w16cex:commentExtensible w16cex:durableId="53A7872D" w16cex:dateUtc="2024-06-18T11:23:00Z"/>
  <w16cex:commentExtensible w16cex:durableId="7D68248B" w16cex:dateUtc="2024-06-19T13:43:00Z"/>
  <w16cex:commentExtensible w16cex:durableId="3C0010E0" w16cex:dateUtc="2024-06-19T13:52:00Z"/>
  <w16cex:commentExtensible w16cex:durableId="40592AB1" w16cex:dateUtc="2024-06-18T10:49:00Z"/>
  <w16cex:commentExtensible w16cex:durableId="63D3DAF2" w16cex:dateUtc="2024-06-19T17:59:00Z"/>
  <w16cex:commentExtensible w16cex:durableId="1A15CB1C" w16cex:dateUtc="2024-06-18T07:16:00Z"/>
  <w16cex:commentExtensible w16cex:durableId="3A26FB49" w16cex:dateUtc="2024-06-18T07:40:00Z"/>
  <w16cex:commentExtensible w16cex:durableId="111A29A8" w16cex:dateUtc="2024-06-18T07:41:00Z"/>
  <w16cex:commentExtensible w16cex:durableId="61D0BAE5" w16cex:dateUtc="2024-06-19T14:35:00Z"/>
  <w16cex:commentExtensible w16cex:durableId="531CA689" w16cex:dateUtc="2024-06-19T15:38:00Z"/>
  <w16cex:commentExtensible w16cex:durableId="66098D03" w16cex:dateUtc="2024-06-19T13:55:00Z"/>
  <w16cex:commentExtensible w16cex:durableId="6727C9FE" w16cex:dateUtc="2024-06-18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3405660" w16cid:durableId="199783CE"/>
  <w16cid:commentId w16cid:paraId="063EA08F" w16cid:durableId="3C1F8C22"/>
  <w16cid:commentId w16cid:paraId="6BDB3156" w16cid:durableId="53A7872D"/>
  <w16cid:commentId w16cid:paraId="53573831" w16cid:durableId="7D68248B"/>
  <w16cid:commentId w16cid:paraId="1CAB2019" w16cid:durableId="3C0010E0"/>
  <w16cid:commentId w16cid:paraId="5A15440C" w16cid:durableId="40592AB1"/>
  <w16cid:commentId w16cid:paraId="3E364084" w16cid:durableId="63D3DAF2"/>
  <w16cid:commentId w16cid:paraId="02E6084C" w16cid:durableId="1A15CB1C"/>
  <w16cid:commentId w16cid:paraId="77AD729A" w16cid:durableId="3A26FB49"/>
  <w16cid:commentId w16cid:paraId="01FA1683" w16cid:durableId="111A29A8"/>
  <w16cid:commentId w16cid:paraId="79DFB679" w16cid:durableId="61D0BAE5"/>
  <w16cid:commentId w16cid:paraId="0F49ED30" w16cid:durableId="531CA689"/>
  <w16cid:commentId w16cid:paraId="290E5806" w16cid:durableId="66098D03"/>
  <w16cid:commentId w16cid:paraId="6E7231D2" w16cid:durableId="6727C9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2788B" w:rsidRDefault="0062788B" w14:paraId="64B27095" w14:textId="77777777">
      <w:pPr>
        <w:spacing w:after="0" w:line="240" w:lineRule="auto"/>
      </w:pPr>
      <w:r>
        <w:separator/>
      </w:r>
    </w:p>
  </w:endnote>
  <w:endnote w:type="continuationSeparator" w:id="0">
    <w:p w:rsidR="0062788B" w:rsidRDefault="0062788B" w14:paraId="0F2325BB" w14:textId="77777777">
      <w:pPr>
        <w:spacing w:after="0" w:line="240" w:lineRule="auto"/>
      </w:pPr>
      <w:r>
        <w:continuationSeparator/>
      </w:r>
    </w:p>
  </w:endnote>
  <w:endnote w:type="continuationNotice" w:id="1">
    <w:p w:rsidR="0062788B" w:rsidRDefault="0062788B" w14:paraId="7577821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0AC9920" w:rsidTr="00014CE6" w14:paraId="2127BB1B" w14:textId="77777777">
      <w:tc>
        <w:tcPr>
          <w:tcW w:w="3120" w:type="dxa"/>
        </w:tcPr>
        <w:p w:rsidR="70AC9920" w:rsidP="00014CE6" w:rsidRDefault="70AC9920" w14:paraId="142DECE7" w14:textId="36A26807">
          <w:pPr>
            <w:pStyle w:val="Header"/>
            <w:ind w:left="-115"/>
          </w:pPr>
        </w:p>
      </w:tc>
      <w:tc>
        <w:tcPr>
          <w:tcW w:w="3120" w:type="dxa"/>
        </w:tcPr>
        <w:p w:rsidR="70AC9920" w:rsidP="00014CE6" w:rsidRDefault="70AC9920" w14:paraId="152D4A02" w14:textId="1EBB6A33">
          <w:pPr>
            <w:pStyle w:val="Header"/>
            <w:jc w:val="center"/>
          </w:pPr>
          <w:r>
            <w:fldChar w:fldCharType="begin"/>
          </w:r>
          <w:r>
            <w:instrText>PAGE</w:instrText>
          </w:r>
          <w:r>
            <w:fldChar w:fldCharType="separate"/>
          </w:r>
          <w:r w:rsidR="00950C06">
            <w:rPr>
              <w:noProof/>
            </w:rPr>
            <w:t>1</w:t>
          </w:r>
          <w:r>
            <w:fldChar w:fldCharType="end"/>
          </w:r>
        </w:p>
      </w:tc>
      <w:tc>
        <w:tcPr>
          <w:tcW w:w="3120" w:type="dxa"/>
        </w:tcPr>
        <w:p w:rsidR="70AC9920" w:rsidP="00014CE6" w:rsidRDefault="70AC9920" w14:paraId="27A26C21" w14:textId="43A910F3">
          <w:pPr>
            <w:pStyle w:val="Header"/>
            <w:ind w:right="-115"/>
            <w:jc w:val="right"/>
          </w:pPr>
        </w:p>
      </w:tc>
    </w:tr>
  </w:tbl>
  <w:p w:rsidR="70AC9920" w:rsidP="00014CE6" w:rsidRDefault="70AC9920" w14:paraId="24A0EA4E" w14:textId="2AB19F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2788B" w:rsidRDefault="0062788B" w14:paraId="3EA050E9" w14:textId="77777777">
      <w:pPr>
        <w:spacing w:after="0" w:line="240" w:lineRule="auto"/>
      </w:pPr>
      <w:r>
        <w:separator/>
      </w:r>
    </w:p>
  </w:footnote>
  <w:footnote w:type="continuationSeparator" w:id="0">
    <w:p w:rsidR="0062788B" w:rsidRDefault="0062788B" w14:paraId="47BA3F27" w14:textId="77777777">
      <w:pPr>
        <w:spacing w:after="0" w:line="240" w:lineRule="auto"/>
      </w:pPr>
      <w:r>
        <w:continuationSeparator/>
      </w:r>
    </w:p>
  </w:footnote>
  <w:footnote w:type="continuationNotice" w:id="1">
    <w:p w:rsidR="0062788B" w:rsidRDefault="0062788B" w14:paraId="09C8C1F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0AC9920" w:rsidTr="00014CE6" w14:paraId="4880149F" w14:textId="77777777">
      <w:tc>
        <w:tcPr>
          <w:tcW w:w="3120" w:type="dxa"/>
        </w:tcPr>
        <w:p w:rsidR="70AC9920" w:rsidP="00014CE6" w:rsidRDefault="70AC9920" w14:paraId="4C5B3BAE" w14:textId="30801469">
          <w:pPr>
            <w:pStyle w:val="Header"/>
            <w:ind w:left="-115"/>
          </w:pPr>
        </w:p>
      </w:tc>
      <w:tc>
        <w:tcPr>
          <w:tcW w:w="3120" w:type="dxa"/>
        </w:tcPr>
        <w:p w:rsidR="70AC9920" w:rsidP="00014CE6" w:rsidRDefault="70AC9920" w14:paraId="7689C1D6" w14:textId="2F3807EA">
          <w:pPr>
            <w:pStyle w:val="Header"/>
            <w:jc w:val="center"/>
          </w:pPr>
        </w:p>
      </w:tc>
      <w:tc>
        <w:tcPr>
          <w:tcW w:w="3120" w:type="dxa"/>
        </w:tcPr>
        <w:p w:rsidR="70AC9920" w:rsidP="00014CE6" w:rsidRDefault="70AC9920" w14:paraId="221F2B3A" w14:textId="676215AA">
          <w:pPr>
            <w:pStyle w:val="Header"/>
            <w:ind w:right="-115"/>
            <w:jc w:val="right"/>
          </w:pPr>
        </w:p>
      </w:tc>
    </w:tr>
  </w:tbl>
  <w:p w:rsidR="70AC9920" w:rsidRDefault="70AC9920" w14:paraId="127B86E7" w14:textId="1DAF71AD">
    <w:pPr>
      <w:pStyle w:val="Header"/>
    </w:pPr>
  </w:p>
  <w:p w:rsidR="00BC3879" w:rsidP="00014CE6" w:rsidRDefault="00BC3879" w14:paraId="6EA8AB0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242168"/>
    <w:multiLevelType w:val="hybridMultilevel"/>
    <w:tmpl w:val="816EC2C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DFA2F0C"/>
    <w:multiLevelType w:val="hybridMultilevel"/>
    <w:tmpl w:val="4CBA1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27778"/>
    <w:multiLevelType w:val="hybridMultilevel"/>
    <w:tmpl w:val="A242657E"/>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3" w15:restartNumberingAfterBreak="0">
    <w:nsid w:val="29D87DE7"/>
    <w:multiLevelType w:val="hybridMultilevel"/>
    <w:tmpl w:val="B2340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7E1DF0"/>
    <w:multiLevelType w:val="hybridMultilevel"/>
    <w:tmpl w:val="90C097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6690AFE"/>
    <w:multiLevelType w:val="hybridMultilevel"/>
    <w:tmpl w:val="A148CCA2"/>
    <w:lvl w:ilvl="0" w:tplc="04090011">
      <w:start w:val="1"/>
      <w:numFmt w:val="decimal"/>
      <w:lvlText w:val="%1)"/>
      <w:lvlJc w:val="left"/>
      <w:pPr>
        <w:ind w:left="970" w:hanging="360"/>
      </w:pPr>
    </w:lvl>
    <w:lvl w:ilvl="1" w:tplc="04090019" w:tentative="1">
      <w:start w:val="1"/>
      <w:numFmt w:val="lowerLetter"/>
      <w:lvlText w:val="%2."/>
      <w:lvlJc w:val="left"/>
      <w:pPr>
        <w:ind w:left="1690" w:hanging="360"/>
      </w:pPr>
    </w:lvl>
    <w:lvl w:ilvl="2" w:tplc="0409001B" w:tentative="1">
      <w:start w:val="1"/>
      <w:numFmt w:val="lowerRoman"/>
      <w:lvlText w:val="%3."/>
      <w:lvlJc w:val="right"/>
      <w:pPr>
        <w:ind w:left="2410" w:hanging="180"/>
      </w:pPr>
    </w:lvl>
    <w:lvl w:ilvl="3" w:tplc="0409000F" w:tentative="1">
      <w:start w:val="1"/>
      <w:numFmt w:val="decimal"/>
      <w:lvlText w:val="%4."/>
      <w:lvlJc w:val="left"/>
      <w:pPr>
        <w:ind w:left="3130" w:hanging="360"/>
      </w:pPr>
    </w:lvl>
    <w:lvl w:ilvl="4" w:tplc="04090019" w:tentative="1">
      <w:start w:val="1"/>
      <w:numFmt w:val="lowerLetter"/>
      <w:lvlText w:val="%5."/>
      <w:lvlJc w:val="left"/>
      <w:pPr>
        <w:ind w:left="3850" w:hanging="360"/>
      </w:pPr>
    </w:lvl>
    <w:lvl w:ilvl="5" w:tplc="0409001B" w:tentative="1">
      <w:start w:val="1"/>
      <w:numFmt w:val="lowerRoman"/>
      <w:lvlText w:val="%6."/>
      <w:lvlJc w:val="right"/>
      <w:pPr>
        <w:ind w:left="4570" w:hanging="180"/>
      </w:pPr>
    </w:lvl>
    <w:lvl w:ilvl="6" w:tplc="0409000F" w:tentative="1">
      <w:start w:val="1"/>
      <w:numFmt w:val="decimal"/>
      <w:lvlText w:val="%7."/>
      <w:lvlJc w:val="left"/>
      <w:pPr>
        <w:ind w:left="5290" w:hanging="360"/>
      </w:pPr>
    </w:lvl>
    <w:lvl w:ilvl="7" w:tplc="04090019" w:tentative="1">
      <w:start w:val="1"/>
      <w:numFmt w:val="lowerLetter"/>
      <w:lvlText w:val="%8."/>
      <w:lvlJc w:val="left"/>
      <w:pPr>
        <w:ind w:left="6010" w:hanging="360"/>
      </w:pPr>
    </w:lvl>
    <w:lvl w:ilvl="8" w:tplc="0409001B" w:tentative="1">
      <w:start w:val="1"/>
      <w:numFmt w:val="lowerRoman"/>
      <w:lvlText w:val="%9."/>
      <w:lvlJc w:val="right"/>
      <w:pPr>
        <w:ind w:left="6730" w:hanging="180"/>
      </w:pPr>
    </w:lvl>
  </w:abstractNum>
  <w:abstractNum w:abstractNumId="6" w15:restartNumberingAfterBreak="0">
    <w:nsid w:val="393D2679"/>
    <w:multiLevelType w:val="multilevel"/>
    <w:tmpl w:val="043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4FC3B0C"/>
    <w:multiLevelType w:val="hybridMultilevel"/>
    <w:tmpl w:val="5798B60E"/>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8" w15:restartNumberingAfterBreak="0">
    <w:nsid w:val="4755524D"/>
    <w:multiLevelType w:val="hybridMultilevel"/>
    <w:tmpl w:val="56D8028A"/>
    <w:lvl w:ilvl="0" w:tplc="04370001">
      <w:start w:val="1"/>
      <w:numFmt w:val="bullet"/>
      <w:lvlText w:val=""/>
      <w:lvlJc w:val="left"/>
      <w:pPr>
        <w:ind w:left="720" w:hanging="360"/>
      </w:pPr>
      <w:rPr>
        <w:rFonts w:hint="default" w:ascii="Symbol" w:hAnsi="Symbol"/>
      </w:rPr>
    </w:lvl>
    <w:lvl w:ilvl="1" w:tplc="04370003" w:tentative="1">
      <w:start w:val="1"/>
      <w:numFmt w:val="bullet"/>
      <w:lvlText w:val="o"/>
      <w:lvlJc w:val="left"/>
      <w:pPr>
        <w:ind w:left="1440" w:hanging="360"/>
      </w:pPr>
      <w:rPr>
        <w:rFonts w:hint="default" w:ascii="Courier New" w:hAnsi="Courier New" w:cs="Courier New"/>
      </w:rPr>
    </w:lvl>
    <w:lvl w:ilvl="2" w:tplc="04370005" w:tentative="1">
      <w:start w:val="1"/>
      <w:numFmt w:val="bullet"/>
      <w:lvlText w:val=""/>
      <w:lvlJc w:val="left"/>
      <w:pPr>
        <w:ind w:left="2160" w:hanging="360"/>
      </w:pPr>
      <w:rPr>
        <w:rFonts w:hint="default" w:ascii="Wingdings" w:hAnsi="Wingdings"/>
      </w:rPr>
    </w:lvl>
    <w:lvl w:ilvl="3" w:tplc="04370001" w:tentative="1">
      <w:start w:val="1"/>
      <w:numFmt w:val="bullet"/>
      <w:lvlText w:val=""/>
      <w:lvlJc w:val="left"/>
      <w:pPr>
        <w:ind w:left="2880" w:hanging="360"/>
      </w:pPr>
      <w:rPr>
        <w:rFonts w:hint="default" w:ascii="Symbol" w:hAnsi="Symbol"/>
      </w:rPr>
    </w:lvl>
    <w:lvl w:ilvl="4" w:tplc="04370003" w:tentative="1">
      <w:start w:val="1"/>
      <w:numFmt w:val="bullet"/>
      <w:lvlText w:val="o"/>
      <w:lvlJc w:val="left"/>
      <w:pPr>
        <w:ind w:left="3600" w:hanging="360"/>
      </w:pPr>
      <w:rPr>
        <w:rFonts w:hint="default" w:ascii="Courier New" w:hAnsi="Courier New" w:cs="Courier New"/>
      </w:rPr>
    </w:lvl>
    <w:lvl w:ilvl="5" w:tplc="04370005" w:tentative="1">
      <w:start w:val="1"/>
      <w:numFmt w:val="bullet"/>
      <w:lvlText w:val=""/>
      <w:lvlJc w:val="left"/>
      <w:pPr>
        <w:ind w:left="4320" w:hanging="360"/>
      </w:pPr>
      <w:rPr>
        <w:rFonts w:hint="default" w:ascii="Wingdings" w:hAnsi="Wingdings"/>
      </w:rPr>
    </w:lvl>
    <w:lvl w:ilvl="6" w:tplc="04370001" w:tentative="1">
      <w:start w:val="1"/>
      <w:numFmt w:val="bullet"/>
      <w:lvlText w:val=""/>
      <w:lvlJc w:val="left"/>
      <w:pPr>
        <w:ind w:left="5040" w:hanging="360"/>
      </w:pPr>
      <w:rPr>
        <w:rFonts w:hint="default" w:ascii="Symbol" w:hAnsi="Symbol"/>
      </w:rPr>
    </w:lvl>
    <w:lvl w:ilvl="7" w:tplc="04370003" w:tentative="1">
      <w:start w:val="1"/>
      <w:numFmt w:val="bullet"/>
      <w:lvlText w:val="o"/>
      <w:lvlJc w:val="left"/>
      <w:pPr>
        <w:ind w:left="5760" w:hanging="360"/>
      </w:pPr>
      <w:rPr>
        <w:rFonts w:hint="default" w:ascii="Courier New" w:hAnsi="Courier New" w:cs="Courier New"/>
      </w:rPr>
    </w:lvl>
    <w:lvl w:ilvl="8" w:tplc="04370005" w:tentative="1">
      <w:start w:val="1"/>
      <w:numFmt w:val="bullet"/>
      <w:lvlText w:val=""/>
      <w:lvlJc w:val="left"/>
      <w:pPr>
        <w:ind w:left="6480" w:hanging="360"/>
      </w:pPr>
      <w:rPr>
        <w:rFonts w:hint="default" w:ascii="Wingdings" w:hAnsi="Wingdings"/>
      </w:rPr>
    </w:lvl>
  </w:abstractNum>
  <w:abstractNum w:abstractNumId="9" w15:restartNumberingAfterBreak="0">
    <w:nsid w:val="49F21333"/>
    <w:multiLevelType w:val="hybridMultilevel"/>
    <w:tmpl w:val="90C09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486D8F"/>
    <w:multiLevelType w:val="hybridMultilevel"/>
    <w:tmpl w:val="A40AA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136F1F"/>
    <w:multiLevelType w:val="multilevel"/>
    <w:tmpl w:val="B2B0895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5C5C0435"/>
    <w:multiLevelType w:val="hybridMultilevel"/>
    <w:tmpl w:val="1A6C0D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12D4ADE"/>
    <w:multiLevelType w:val="hybridMultilevel"/>
    <w:tmpl w:val="ECEA831E"/>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4" w15:restartNumberingAfterBreak="0">
    <w:nsid w:val="61CB6D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7565E45"/>
    <w:multiLevelType w:val="hybridMultilevel"/>
    <w:tmpl w:val="8F762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FD4063"/>
    <w:multiLevelType w:val="hybridMultilevel"/>
    <w:tmpl w:val="A41C57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102682354">
    <w:abstractNumId w:val="11"/>
  </w:num>
  <w:num w:numId="2" w16cid:durableId="82647619">
    <w:abstractNumId w:val="6"/>
  </w:num>
  <w:num w:numId="3" w16cid:durableId="68962407">
    <w:abstractNumId w:val="12"/>
  </w:num>
  <w:num w:numId="4" w16cid:durableId="1300500847">
    <w:abstractNumId w:val="16"/>
  </w:num>
  <w:num w:numId="5" w16cid:durableId="242574377">
    <w:abstractNumId w:val="13"/>
  </w:num>
  <w:num w:numId="6" w16cid:durableId="2099936348">
    <w:abstractNumId w:val="5"/>
  </w:num>
  <w:num w:numId="7" w16cid:durableId="1257253269">
    <w:abstractNumId w:val="15"/>
  </w:num>
  <w:num w:numId="8" w16cid:durableId="129518545">
    <w:abstractNumId w:val="10"/>
  </w:num>
  <w:num w:numId="9" w16cid:durableId="617566964">
    <w:abstractNumId w:val="3"/>
  </w:num>
  <w:num w:numId="10" w16cid:durableId="608389676">
    <w:abstractNumId w:val="9"/>
  </w:num>
  <w:num w:numId="11" w16cid:durableId="932393430">
    <w:abstractNumId w:val="4"/>
  </w:num>
  <w:num w:numId="12" w16cid:durableId="218784378">
    <w:abstractNumId w:val="0"/>
  </w:num>
  <w:num w:numId="13" w16cid:durableId="1194610979">
    <w:abstractNumId w:val="8"/>
  </w:num>
  <w:num w:numId="14" w16cid:durableId="1268654217">
    <w:abstractNumId w:val="7"/>
  </w:num>
  <w:num w:numId="15" w16cid:durableId="1630814563">
    <w:abstractNumId w:val="14"/>
  </w:num>
  <w:num w:numId="16" w16cid:durableId="512182234">
    <w:abstractNumId w:val="2"/>
  </w:num>
  <w:num w:numId="17" w16cid:durableId="914507804">
    <w:abstractNumId w:val="1"/>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kheil Kapanadze">
    <w15:presenceInfo w15:providerId="None" w15:userId="Mikheil Kapanadz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hyphenationZone w:val="14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90840A"/>
    <w:rsid w:val="000000AD"/>
    <w:rsid w:val="000001FB"/>
    <w:rsid w:val="000003CD"/>
    <w:rsid w:val="00000504"/>
    <w:rsid w:val="000017AE"/>
    <w:rsid w:val="000017D7"/>
    <w:rsid w:val="000017E3"/>
    <w:rsid w:val="000018D6"/>
    <w:rsid w:val="000018E5"/>
    <w:rsid w:val="0000275D"/>
    <w:rsid w:val="00003369"/>
    <w:rsid w:val="0000345C"/>
    <w:rsid w:val="000037B5"/>
    <w:rsid w:val="00003C2F"/>
    <w:rsid w:val="00003F8D"/>
    <w:rsid w:val="000047E6"/>
    <w:rsid w:val="00004A19"/>
    <w:rsid w:val="0000502F"/>
    <w:rsid w:val="000054EA"/>
    <w:rsid w:val="0000589B"/>
    <w:rsid w:val="000069A1"/>
    <w:rsid w:val="00006B03"/>
    <w:rsid w:val="00006BDC"/>
    <w:rsid w:val="000072B1"/>
    <w:rsid w:val="0000750B"/>
    <w:rsid w:val="0000769F"/>
    <w:rsid w:val="00007787"/>
    <w:rsid w:val="0000785B"/>
    <w:rsid w:val="000078D0"/>
    <w:rsid w:val="00007CE6"/>
    <w:rsid w:val="00007E53"/>
    <w:rsid w:val="00007EEE"/>
    <w:rsid w:val="0001009F"/>
    <w:rsid w:val="00010280"/>
    <w:rsid w:val="00010F76"/>
    <w:rsid w:val="000110B4"/>
    <w:rsid w:val="00011163"/>
    <w:rsid w:val="00011618"/>
    <w:rsid w:val="000116E3"/>
    <w:rsid w:val="00011922"/>
    <w:rsid w:val="000121A2"/>
    <w:rsid w:val="000121AB"/>
    <w:rsid w:val="00012982"/>
    <w:rsid w:val="00012ED6"/>
    <w:rsid w:val="00013106"/>
    <w:rsid w:val="000138F4"/>
    <w:rsid w:val="00013EDE"/>
    <w:rsid w:val="000140D2"/>
    <w:rsid w:val="000142FE"/>
    <w:rsid w:val="00014CE6"/>
    <w:rsid w:val="00014F14"/>
    <w:rsid w:val="0001504B"/>
    <w:rsid w:val="000155F3"/>
    <w:rsid w:val="000167F0"/>
    <w:rsid w:val="000168AC"/>
    <w:rsid w:val="00017145"/>
    <w:rsid w:val="0001738E"/>
    <w:rsid w:val="0001744F"/>
    <w:rsid w:val="000174A5"/>
    <w:rsid w:val="00017C5E"/>
    <w:rsid w:val="00020AE4"/>
    <w:rsid w:val="00020C21"/>
    <w:rsid w:val="00020E87"/>
    <w:rsid w:val="00020F6C"/>
    <w:rsid w:val="000224F6"/>
    <w:rsid w:val="00022AD4"/>
    <w:rsid w:val="00022BF1"/>
    <w:rsid w:val="0002385B"/>
    <w:rsid w:val="00023971"/>
    <w:rsid w:val="000239FB"/>
    <w:rsid w:val="00023A0F"/>
    <w:rsid w:val="00023B84"/>
    <w:rsid w:val="00023E7A"/>
    <w:rsid w:val="000245C7"/>
    <w:rsid w:val="00024B3D"/>
    <w:rsid w:val="00024B83"/>
    <w:rsid w:val="0002532E"/>
    <w:rsid w:val="000254B3"/>
    <w:rsid w:val="00025D9A"/>
    <w:rsid w:val="00026342"/>
    <w:rsid w:val="00027DB1"/>
    <w:rsid w:val="00030000"/>
    <w:rsid w:val="000302C0"/>
    <w:rsid w:val="000307F1"/>
    <w:rsid w:val="00030C73"/>
    <w:rsid w:val="00030FAA"/>
    <w:rsid w:val="000311C4"/>
    <w:rsid w:val="0003129C"/>
    <w:rsid w:val="00031AC6"/>
    <w:rsid w:val="00031FC3"/>
    <w:rsid w:val="000325FE"/>
    <w:rsid w:val="00033523"/>
    <w:rsid w:val="00033CD3"/>
    <w:rsid w:val="0003401C"/>
    <w:rsid w:val="000344E3"/>
    <w:rsid w:val="00034622"/>
    <w:rsid w:val="00035051"/>
    <w:rsid w:val="00035595"/>
    <w:rsid w:val="00035671"/>
    <w:rsid w:val="0003568A"/>
    <w:rsid w:val="0003594D"/>
    <w:rsid w:val="00035DB0"/>
    <w:rsid w:val="00036422"/>
    <w:rsid w:val="000364DC"/>
    <w:rsid w:val="00036C37"/>
    <w:rsid w:val="000375C4"/>
    <w:rsid w:val="000375F3"/>
    <w:rsid w:val="00037992"/>
    <w:rsid w:val="00037A0A"/>
    <w:rsid w:val="00037D56"/>
    <w:rsid w:val="00040154"/>
    <w:rsid w:val="00040D62"/>
    <w:rsid w:val="00040DB8"/>
    <w:rsid w:val="00040E57"/>
    <w:rsid w:val="000410B3"/>
    <w:rsid w:val="000414D4"/>
    <w:rsid w:val="000423AF"/>
    <w:rsid w:val="00042B44"/>
    <w:rsid w:val="00042C39"/>
    <w:rsid w:val="000432F6"/>
    <w:rsid w:val="00043661"/>
    <w:rsid w:val="00043669"/>
    <w:rsid w:val="0004397A"/>
    <w:rsid w:val="00043B44"/>
    <w:rsid w:val="00043FD7"/>
    <w:rsid w:val="00044BD3"/>
    <w:rsid w:val="00044E0C"/>
    <w:rsid w:val="00044E26"/>
    <w:rsid w:val="00045A5B"/>
    <w:rsid w:val="00045E1C"/>
    <w:rsid w:val="00046AE7"/>
    <w:rsid w:val="00047935"/>
    <w:rsid w:val="0005004B"/>
    <w:rsid w:val="0005015A"/>
    <w:rsid w:val="00050B41"/>
    <w:rsid w:val="00051D65"/>
    <w:rsid w:val="00051F26"/>
    <w:rsid w:val="00052594"/>
    <w:rsid w:val="00052767"/>
    <w:rsid w:val="00052D0E"/>
    <w:rsid w:val="00053950"/>
    <w:rsid w:val="00053A7B"/>
    <w:rsid w:val="00053BF0"/>
    <w:rsid w:val="00053F2F"/>
    <w:rsid w:val="00054093"/>
    <w:rsid w:val="00054357"/>
    <w:rsid w:val="0005454A"/>
    <w:rsid w:val="00054811"/>
    <w:rsid w:val="00054C58"/>
    <w:rsid w:val="00054CC9"/>
    <w:rsid w:val="00054F72"/>
    <w:rsid w:val="00055D2F"/>
    <w:rsid w:val="00055EBE"/>
    <w:rsid w:val="00055F21"/>
    <w:rsid w:val="000561F2"/>
    <w:rsid w:val="0005633A"/>
    <w:rsid w:val="0005659E"/>
    <w:rsid w:val="00056B3F"/>
    <w:rsid w:val="00056E60"/>
    <w:rsid w:val="00057473"/>
    <w:rsid w:val="00057680"/>
    <w:rsid w:val="00057AB5"/>
    <w:rsid w:val="00057B3F"/>
    <w:rsid w:val="00057B5D"/>
    <w:rsid w:val="00057B70"/>
    <w:rsid w:val="00057C14"/>
    <w:rsid w:val="00060C00"/>
    <w:rsid w:val="00060F4D"/>
    <w:rsid w:val="00061B23"/>
    <w:rsid w:val="0006224E"/>
    <w:rsid w:val="000626FA"/>
    <w:rsid w:val="00062B99"/>
    <w:rsid w:val="00062C65"/>
    <w:rsid w:val="00063CE8"/>
    <w:rsid w:val="0006406B"/>
    <w:rsid w:val="00064439"/>
    <w:rsid w:val="000645D5"/>
    <w:rsid w:val="0006496A"/>
    <w:rsid w:val="00064D36"/>
    <w:rsid w:val="00064F96"/>
    <w:rsid w:val="000651A7"/>
    <w:rsid w:val="000651B6"/>
    <w:rsid w:val="000651C6"/>
    <w:rsid w:val="00065565"/>
    <w:rsid w:val="0006558C"/>
    <w:rsid w:val="000656B8"/>
    <w:rsid w:val="000657FB"/>
    <w:rsid w:val="00065B1D"/>
    <w:rsid w:val="00065BA7"/>
    <w:rsid w:val="00065CBF"/>
    <w:rsid w:val="00065D34"/>
    <w:rsid w:val="00066476"/>
    <w:rsid w:val="00066A07"/>
    <w:rsid w:val="00066A6E"/>
    <w:rsid w:val="000679A1"/>
    <w:rsid w:val="00067D67"/>
    <w:rsid w:val="00067E49"/>
    <w:rsid w:val="000704DD"/>
    <w:rsid w:val="00070ADB"/>
    <w:rsid w:val="000711BB"/>
    <w:rsid w:val="00071271"/>
    <w:rsid w:val="00071D83"/>
    <w:rsid w:val="000721A4"/>
    <w:rsid w:val="00072972"/>
    <w:rsid w:val="0007380C"/>
    <w:rsid w:val="0007383B"/>
    <w:rsid w:val="00073A81"/>
    <w:rsid w:val="000740F8"/>
    <w:rsid w:val="00074815"/>
    <w:rsid w:val="00074B9A"/>
    <w:rsid w:val="00075390"/>
    <w:rsid w:val="00075431"/>
    <w:rsid w:val="00075BDA"/>
    <w:rsid w:val="00075E13"/>
    <w:rsid w:val="00076635"/>
    <w:rsid w:val="00076DF5"/>
    <w:rsid w:val="00076E72"/>
    <w:rsid w:val="00077008"/>
    <w:rsid w:val="000773A5"/>
    <w:rsid w:val="00080215"/>
    <w:rsid w:val="000802AF"/>
    <w:rsid w:val="00080413"/>
    <w:rsid w:val="0008045B"/>
    <w:rsid w:val="0008050D"/>
    <w:rsid w:val="00080A89"/>
    <w:rsid w:val="00080CD9"/>
    <w:rsid w:val="00080D0F"/>
    <w:rsid w:val="00081D5D"/>
    <w:rsid w:val="00081ECE"/>
    <w:rsid w:val="0008297D"/>
    <w:rsid w:val="00082D33"/>
    <w:rsid w:val="00083917"/>
    <w:rsid w:val="00083B74"/>
    <w:rsid w:val="00083BCD"/>
    <w:rsid w:val="00085A25"/>
    <w:rsid w:val="00085CF1"/>
    <w:rsid w:val="000861D8"/>
    <w:rsid w:val="00086369"/>
    <w:rsid w:val="00086799"/>
    <w:rsid w:val="000869D8"/>
    <w:rsid w:val="00086A6B"/>
    <w:rsid w:val="00087277"/>
    <w:rsid w:val="0008738D"/>
    <w:rsid w:val="00087407"/>
    <w:rsid w:val="00087ED2"/>
    <w:rsid w:val="00087F56"/>
    <w:rsid w:val="00087F94"/>
    <w:rsid w:val="00090BC1"/>
    <w:rsid w:val="00090C10"/>
    <w:rsid w:val="000913F8"/>
    <w:rsid w:val="00091B48"/>
    <w:rsid w:val="00091D7C"/>
    <w:rsid w:val="00091FC3"/>
    <w:rsid w:val="000925A7"/>
    <w:rsid w:val="0009271B"/>
    <w:rsid w:val="00092728"/>
    <w:rsid w:val="000929E9"/>
    <w:rsid w:val="00092BF6"/>
    <w:rsid w:val="00092F58"/>
    <w:rsid w:val="000930DB"/>
    <w:rsid w:val="00093F6C"/>
    <w:rsid w:val="00093FE1"/>
    <w:rsid w:val="00094062"/>
    <w:rsid w:val="00094377"/>
    <w:rsid w:val="00094644"/>
    <w:rsid w:val="00094AAB"/>
    <w:rsid w:val="00094ACC"/>
    <w:rsid w:val="00094E17"/>
    <w:rsid w:val="000951A6"/>
    <w:rsid w:val="0009583E"/>
    <w:rsid w:val="00095EE1"/>
    <w:rsid w:val="00095F14"/>
    <w:rsid w:val="0009661D"/>
    <w:rsid w:val="00096924"/>
    <w:rsid w:val="000969B1"/>
    <w:rsid w:val="00096AA4"/>
    <w:rsid w:val="00096F70"/>
    <w:rsid w:val="000974AA"/>
    <w:rsid w:val="0009771A"/>
    <w:rsid w:val="000A00DD"/>
    <w:rsid w:val="000A0506"/>
    <w:rsid w:val="000A0885"/>
    <w:rsid w:val="000A1418"/>
    <w:rsid w:val="000A1920"/>
    <w:rsid w:val="000A19E4"/>
    <w:rsid w:val="000A1C20"/>
    <w:rsid w:val="000A226A"/>
    <w:rsid w:val="000A2858"/>
    <w:rsid w:val="000A2931"/>
    <w:rsid w:val="000A33B8"/>
    <w:rsid w:val="000A36AB"/>
    <w:rsid w:val="000A38C9"/>
    <w:rsid w:val="000A3974"/>
    <w:rsid w:val="000A3BBD"/>
    <w:rsid w:val="000A412D"/>
    <w:rsid w:val="000A47F4"/>
    <w:rsid w:val="000A4E00"/>
    <w:rsid w:val="000A4FCF"/>
    <w:rsid w:val="000A52A9"/>
    <w:rsid w:val="000A6097"/>
    <w:rsid w:val="000A60E1"/>
    <w:rsid w:val="000A6685"/>
    <w:rsid w:val="000A6761"/>
    <w:rsid w:val="000A6CB1"/>
    <w:rsid w:val="000A6CDD"/>
    <w:rsid w:val="000A6DB9"/>
    <w:rsid w:val="000A7088"/>
    <w:rsid w:val="000A735F"/>
    <w:rsid w:val="000A7AD3"/>
    <w:rsid w:val="000B03EC"/>
    <w:rsid w:val="000B0459"/>
    <w:rsid w:val="000B0C5B"/>
    <w:rsid w:val="000B0CB2"/>
    <w:rsid w:val="000B13F7"/>
    <w:rsid w:val="000B17B1"/>
    <w:rsid w:val="000B18E3"/>
    <w:rsid w:val="000B1BDD"/>
    <w:rsid w:val="000B2617"/>
    <w:rsid w:val="000B2B7B"/>
    <w:rsid w:val="000B2EDB"/>
    <w:rsid w:val="000B307A"/>
    <w:rsid w:val="000B32D9"/>
    <w:rsid w:val="000B334A"/>
    <w:rsid w:val="000B365D"/>
    <w:rsid w:val="000B3840"/>
    <w:rsid w:val="000B3932"/>
    <w:rsid w:val="000B46BF"/>
    <w:rsid w:val="000B4E27"/>
    <w:rsid w:val="000B5131"/>
    <w:rsid w:val="000B559E"/>
    <w:rsid w:val="000B5BD1"/>
    <w:rsid w:val="000B5F5F"/>
    <w:rsid w:val="000B5F88"/>
    <w:rsid w:val="000B6319"/>
    <w:rsid w:val="000B6645"/>
    <w:rsid w:val="000B67C6"/>
    <w:rsid w:val="000B69E8"/>
    <w:rsid w:val="000B6B13"/>
    <w:rsid w:val="000B773A"/>
    <w:rsid w:val="000B7A67"/>
    <w:rsid w:val="000B7C67"/>
    <w:rsid w:val="000C044C"/>
    <w:rsid w:val="000C073E"/>
    <w:rsid w:val="000C0AEB"/>
    <w:rsid w:val="000C0CBF"/>
    <w:rsid w:val="000C0E7A"/>
    <w:rsid w:val="000C0E9A"/>
    <w:rsid w:val="000C1A79"/>
    <w:rsid w:val="000C2470"/>
    <w:rsid w:val="000C2659"/>
    <w:rsid w:val="000C2A7F"/>
    <w:rsid w:val="000C2CF2"/>
    <w:rsid w:val="000C2D16"/>
    <w:rsid w:val="000C323F"/>
    <w:rsid w:val="000C33A2"/>
    <w:rsid w:val="000C34EC"/>
    <w:rsid w:val="000C371B"/>
    <w:rsid w:val="000C3891"/>
    <w:rsid w:val="000C3EF2"/>
    <w:rsid w:val="000C491E"/>
    <w:rsid w:val="000C4C99"/>
    <w:rsid w:val="000C5FC3"/>
    <w:rsid w:val="000C6444"/>
    <w:rsid w:val="000C6E55"/>
    <w:rsid w:val="000C7264"/>
    <w:rsid w:val="000C7276"/>
    <w:rsid w:val="000C7894"/>
    <w:rsid w:val="000C78B1"/>
    <w:rsid w:val="000C7B8C"/>
    <w:rsid w:val="000D0FA0"/>
    <w:rsid w:val="000D170F"/>
    <w:rsid w:val="000D171A"/>
    <w:rsid w:val="000D1939"/>
    <w:rsid w:val="000D1DAC"/>
    <w:rsid w:val="000D21DA"/>
    <w:rsid w:val="000D3190"/>
    <w:rsid w:val="000D473E"/>
    <w:rsid w:val="000D4DE6"/>
    <w:rsid w:val="000D50BB"/>
    <w:rsid w:val="000D527B"/>
    <w:rsid w:val="000D5602"/>
    <w:rsid w:val="000D56CF"/>
    <w:rsid w:val="000D58DA"/>
    <w:rsid w:val="000D5B55"/>
    <w:rsid w:val="000D602F"/>
    <w:rsid w:val="000D62D7"/>
    <w:rsid w:val="000D6395"/>
    <w:rsid w:val="000D679C"/>
    <w:rsid w:val="000D6880"/>
    <w:rsid w:val="000D78DE"/>
    <w:rsid w:val="000D7967"/>
    <w:rsid w:val="000E0D03"/>
    <w:rsid w:val="000E0DE7"/>
    <w:rsid w:val="000E1035"/>
    <w:rsid w:val="000E1060"/>
    <w:rsid w:val="000E1387"/>
    <w:rsid w:val="000E140B"/>
    <w:rsid w:val="000E1C38"/>
    <w:rsid w:val="000E1D9A"/>
    <w:rsid w:val="000E1DA1"/>
    <w:rsid w:val="000E32DD"/>
    <w:rsid w:val="000E3331"/>
    <w:rsid w:val="000E344F"/>
    <w:rsid w:val="000E422C"/>
    <w:rsid w:val="000E42E9"/>
    <w:rsid w:val="000E44FE"/>
    <w:rsid w:val="000E4912"/>
    <w:rsid w:val="000E51E2"/>
    <w:rsid w:val="000E52C6"/>
    <w:rsid w:val="000E5341"/>
    <w:rsid w:val="000E549B"/>
    <w:rsid w:val="000E5818"/>
    <w:rsid w:val="000E5DF7"/>
    <w:rsid w:val="000E5FB7"/>
    <w:rsid w:val="000E634B"/>
    <w:rsid w:val="000E663B"/>
    <w:rsid w:val="000E6E4F"/>
    <w:rsid w:val="000E74A3"/>
    <w:rsid w:val="000E7BFE"/>
    <w:rsid w:val="000E7D72"/>
    <w:rsid w:val="000F0048"/>
    <w:rsid w:val="000F01B4"/>
    <w:rsid w:val="000F0830"/>
    <w:rsid w:val="000F0E7C"/>
    <w:rsid w:val="000F16C1"/>
    <w:rsid w:val="000F2046"/>
    <w:rsid w:val="000F21DA"/>
    <w:rsid w:val="000F320A"/>
    <w:rsid w:val="000F3713"/>
    <w:rsid w:val="000F419D"/>
    <w:rsid w:val="000F421F"/>
    <w:rsid w:val="000F4524"/>
    <w:rsid w:val="000F457E"/>
    <w:rsid w:val="000F4A19"/>
    <w:rsid w:val="000F5815"/>
    <w:rsid w:val="000F5B02"/>
    <w:rsid w:val="000F67C0"/>
    <w:rsid w:val="000F6D97"/>
    <w:rsid w:val="000F7322"/>
    <w:rsid w:val="000F734D"/>
    <w:rsid w:val="0010036A"/>
    <w:rsid w:val="0010073E"/>
    <w:rsid w:val="00101D62"/>
    <w:rsid w:val="0010259D"/>
    <w:rsid w:val="001025C3"/>
    <w:rsid w:val="001026D3"/>
    <w:rsid w:val="001029B1"/>
    <w:rsid w:val="001034B1"/>
    <w:rsid w:val="001042C6"/>
    <w:rsid w:val="0010430E"/>
    <w:rsid w:val="001045A0"/>
    <w:rsid w:val="00104B71"/>
    <w:rsid w:val="00104E58"/>
    <w:rsid w:val="00105748"/>
    <w:rsid w:val="0010576A"/>
    <w:rsid w:val="00105CB7"/>
    <w:rsid w:val="00106314"/>
    <w:rsid w:val="001066B0"/>
    <w:rsid w:val="001066E3"/>
    <w:rsid w:val="00106DB1"/>
    <w:rsid w:val="00107894"/>
    <w:rsid w:val="001104FF"/>
    <w:rsid w:val="00111368"/>
    <w:rsid w:val="00111465"/>
    <w:rsid w:val="00111E8D"/>
    <w:rsid w:val="00111E94"/>
    <w:rsid w:val="001127E3"/>
    <w:rsid w:val="00112968"/>
    <w:rsid w:val="001132CB"/>
    <w:rsid w:val="00113B57"/>
    <w:rsid w:val="00113BE2"/>
    <w:rsid w:val="00113CD0"/>
    <w:rsid w:val="001147DE"/>
    <w:rsid w:val="0011490D"/>
    <w:rsid w:val="00114D4A"/>
    <w:rsid w:val="001152E0"/>
    <w:rsid w:val="0011578C"/>
    <w:rsid w:val="00115AD4"/>
    <w:rsid w:val="001162D6"/>
    <w:rsid w:val="001163CF"/>
    <w:rsid w:val="0011644D"/>
    <w:rsid w:val="0011689F"/>
    <w:rsid w:val="00116DE5"/>
    <w:rsid w:val="00117157"/>
    <w:rsid w:val="001177FB"/>
    <w:rsid w:val="001200AC"/>
    <w:rsid w:val="00120545"/>
    <w:rsid w:val="001207DE"/>
    <w:rsid w:val="001215A2"/>
    <w:rsid w:val="001215E6"/>
    <w:rsid w:val="00121940"/>
    <w:rsid w:val="00121A5E"/>
    <w:rsid w:val="0012235F"/>
    <w:rsid w:val="0012295A"/>
    <w:rsid w:val="001230AF"/>
    <w:rsid w:val="00123A39"/>
    <w:rsid w:val="001248D9"/>
    <w:rsid w:val="001249AD"/>
    <w:rsid w:val="00124D8F"/>
    <w:rsid w:val="00124D90"/>
    <w:rsid w:val="00125598"/>
    <w:rsid w:val="0012565E"/>
    <w:rsid w:val="00125880"/>
    <w:rsid w:val="00125C1A"/>
    <w:rsid w:val="00126231"/>
    <w:rsid w:val="0012642D"/>
    <w:rsid w:val="0012644B"/>
    <w:rsid w:val="00126531"/>
    <w:rsid w:val="00126B78"/>
    <w:rsid w:val="00127234"/>
    <w:rsid w:val="00127353"/>
    <w:rsid w:val="001275B2"/>
    <w:rsid w:val="00127E51"/>
    <w:rsid w:val="00127E75"/>
    <w:rsid w:val="00127EEC"/>
    <w:rsid w:val="00130042"/>
    <w:rsid w:val="00130081"/>
    <w:rsid w:val="00130446"/>
    <w:rsid w:val="00130A89"/>
    <w:rsid w:val="00130F1E"/>
    <w:rsid w:val="00131557"/>
    <w:rsid w:val="0013237B"/>
    <w:rsid w:val="001326F1"/>
    <w:rsid w:val="00132BD1"/>
    <w:rsid w:val="00132BFA"/>
    <w:rsid w:val="00132F71"/>
    <w:rsid w:val="001337C2"/>
    <w:rsid w:val="0013429D"/>
    <w:rsid w:val="0013512D"/>
    <w:rsid w:val="0013516D"/>
    <w:rsid w:val="00135664"/>
    <w:rsid w:val="00135665"/>
    <w:rsid w:val="001357AE"/>
    <w:rsid w:val="00135996"/>
    <w:rsid w:val="00135B70"/>
    <w:rsid w:val="00135EC2"/>
    <w:rsid w:val="00135FA9"/>
    <w:rsid w:val="00136119"/>
    <w:rsid w:val="001361AD"/>
    <w:rsid w:val="00136321"/>
    <w:rsid w:val="001364AA"/>
    <w:rsid w:val="001366F5"/>
    <w:rsid w:val="001367A8"/>
    <w:rsid w:val="00136B57"/>
    <w:rsid w:val="00136D6F"/>
    <w:rsid w:val="00136F07"/>
    <w:rsid w:val="00137253"/>
    <w:rsid w:val="0013773F"/>
    <w:rsid w:val="00137E58"/>
    <w:rsid w:val="00137E9B"/>
    <w:rsid w:val="00140137"/>
    <w:rsid w:val="0014052E"/>
    <w:rsid w:val="00140698"/>
    <w:rsid w:val="00140CFB"/>
    <w:rsid w:val="00141078"/>
    <w:rsid w:val="001410EB"/>
    <w:rsid w:val="0014196C"/>
    <w:rsid w:val="001425D6"/>
    <w:rsid w:val="00142936"/>
    <w:rsid w:val="001435DE"/>
    <w:rsid w:val="0014376D"/>
    <w:rsid w:val="001451C1"/>
    <w:rsid w:val="001454EB"/>
    <w:rsid w:val="0014557E"/>
    <w:rsid w:val="00145A39"/>
    <w:rsid w:val="00145F60"/>
    <w:rsid w:val="00146AB3"/>
    <w:rsid w:val="00146E71"/>
    <w:rsid w:val="00146EE1"/>
    <w:rsid w:val="0014742A"/>
    <w:rsid w:val="001477F6"/>
    <w:rsid w:val="00147ECD"/>
    <w:rsid w:val="00147F67"/>
    <w:rsid w:val="00150363"/>
    <w:rsid w:val="00150D46"/>
    <w:rsid w:val="00151220"/>
    <w:rsid w:val="00151420"/>
    <w:rsid w:val="00151F29"/>
    <w:rsid w:val="00152497"/>
    <w:rsid w:val="00152851"/>
    <w:rsid w:val="001528BE"/>
    <w:rsid w:val="001529CF"/>
    <w:rsid w:val="00152B7F"/>
    <w:rsid w:val="00152FB4"/>
    <w:rsid w:val="00153602"/>
    <w:rsid w:val="001537EB"/>
    <w:rsid w:val="00153E62"/>
    <w:rsid w:val="00153FEC"/>
    <w:rsid w:val="00154838"/>
    <w:rsid w:val="00154E8D"/>
    <w:rsid w:val="0015500B"/>
    <w:rsid w:val="001556F7"/>
    <w:rsid w:val="00155A3D"/>
    <w:rsid w:val="00155C70"/>
    <w:rsid w:val="00156789"/>
    <w:rsid w:val="001569F8"/>
    <w:rsid w:val="00157094"/>
    <w:rsid w:val="0015741B"/>
    <w:rsid w:val="001574AB"/>
    <w:rsid w:val="001575C0"/>
    <w:rsid w:val="00157C62"/>
    <w:rsid w:val="00157E54"/>
    <w:rsid w:val="00157FA8"/>
    <w:rsid w:val="001603F0"/>
    <w:rsid w:val="00160581"/>
    <w:rsid w:val="001606DA"/>
    <w:rsid w:val="00160A69"/>
    <w:rsid w:val="00160BDA"/>
    <w:rsid w:val="00160FED"/>
    <w:rsid w:val="00160FF5"/>
    <w:rsid w:val="0016108A"/>
    <w:rsid w:val="001616D6"/>
    <w:rsid w:val="00161CEA"/>
    <w:rsid w:val="00161DE7"/>
    <w:rsid w:val="00162116"/>
    <w:rsid w:val="001621FE"/>
    <w:rsid w:val="0016232D"/>
    <w:rsid w:val="00162896"/>
    <w:rsid w:val="00162B34"/>
    <w:rsid w:val="00163239"/>
    <w:rsid w:val="001632B0"/>
    <w:rsid w:val="0016371B"/>
    <w:rsid w:val="0016385E"/>
    <w:rsid w:val="0016422A"/>
    <w:rsid w:val="00164368"/>
    <w:rsid w:val="001645D7"/>
    <w:rsid w:val="00164873"/>
    <w:rsid w:val="001649F6"/>
    <w:rsid w:val="00164BB1"/>
    <w:rsid w:val="00165776"/>
    <w:rsid w:val="00165E94"/>
    <w:rsid w:val="00166189"/>
    <w:rsid w:val="0016650A"/>
    <w:rsid w:val="001668AE"/>
    <w:rsid w:val="00167547"/>
    <w:rsid w:val="0016755A"/>
    <w:rsid w:val="00167596"/>
    <w:rsid w:val="001677C2"/>
    <w:rsid w:val="00167CF1"/>
    <w:rsid w:val="00167F09"/>
    <w:rsid w:val="00170896"/>
    <w:rsid w:val="00171008"/>
    <w:rsid w:val="001716E0"/>
    <w:rsid w:val="00171A23"/>
    <w:rsid w:val="001720F1"/>
    <w:rsid w:val="00172890"/>
    <w:rsid w:val="00172A17"/>
    <w:rsid w:val="00172AFD"/>
    <w:rsid w:val="00172B28"/>
    <w:rsid w:val="00172CAA"/>
    <w:rsid w:val="00173026"/>
    <w:rsid w:val="0017323A"/>
    <w:rsid w:val="00173256"/>
    <w:rsid w:val="0017368B"/>
    <w:rsid w:val="00173AE8"/>
    <w:rsid w:val="00173B06"/>
    <w:rsid w:val="00173F18"/>
    <w:rsid w:val="00173FCD"/>
    <w:rsid w:val="0017406F"/>
    <w:rsid w:val="00174199"/>
    <w:rsid w:val="00174224"/>
    <w:rsid w:val="001748E8"/>
    <w:rsid w:val="001749D7"/>
    <w:rsid w:val="00174F3B"/>
    <w:rsid w:val="001750E6"/>
    <w:rsid w:val="00175166"/>
    <w:rsid w:val="001752FA"/>
    <w:rsid w:val="0017546D"/>
    <w:rsid w:val="001756F0"/>
    <w:rsid w:val="00175844"/>
    <w:rsid w:val="00175AEF"/>
    <w:rsid w:val="00176149"/>
    <w:rsid w:val="00176242"/>
    <w:rsid w:val="00176482"/>
    <w:rsid w:val="00176644"/>
    <w:rsid w:val="00176B4D"/>
    <w:rsid w:val="0017737E"/>
    <w:rsid w:val="0017749A"/>
    <w:rsid w:val="0017787A"/>
    <w:rsid w:val="00180514"/>
    <w:rsid w:val="001806D5"/>
    <w:rsid w:val="00180944"/>
    <w:rsid w:val="001809DD"/>
    <w:rsid w:val="00180A65"/>
    <w:rsid w:val="00180EA9"/>
    <w:rsid w:val="00180F9E"/>
    <w:rsid w:val="00180FC3"/>
    <w:rsid w:val="00181FE7"/>
    <w:rsid w:val="001821DC"/>
    <w:rsid w:val="00182540"/>
    <w:rsid w:val="00182A30"/>
    <w:rsid w:val="00182C41"/>
    <w:rsid w:val="0018323D"/>
    <w:rsid w:val="0018338A"/>
    <w:rsid w:val="00183797"/>
    <w:rsid w:val="00183A60"/>
    <w:rsid w:val="0018428C"/>
    <w:rsid w:val="00184308"/>
    <w:rsid w:val="00184D08"/>
    <w:rsid w:val="00184DDA"/>
    <w:rsid w:val="00184E46"/>
    <w:rsid w:val="00184FC9"/>
    <w:rsid w:val="0018578B"/>
    <w:rsid w:val="00185F53"/>
    <w:rsid w:val="00186190"/>
    <w:rsid w:val="00186353"/>
    <w:rsid w:val="00186435"/>
    <w:rsid w:val="0018689E"/>
    <w:rsid w:val="001868DC"/>
    <w:rsid w:val="0018740F"/>
    <w:rsid w:val="001874E4"/>
    <w:rsid w:val="00187A7C"/>
    <w:rsid w:val="00190112"/>
    <w:rsid w:val="00190197"/>
    <w:rsid w:val="001901A3"/>
    <w:rsid w:val="0019022D"/>
    <w:rsid w:val="00190AC6"/>
    <w:rsid w:val="00190BD4"/>
    <w:rsid w:val="00190E14"/>
    <w:rsid w:val="0019125A"/>
    <w:rsid w:val="001920B3"/>
    <w:rsid w:val="00192566"/>
    <w:rsid w:val="00192AB4"/>
    <w:rsid w:val="0019358A"/>
    <w:rsid w:val="00193735"/>
    <w:rsid w:val="0019388B"/>
    <w:rsid w:val="00193A18"/>
    <w:rsid w:val="00194080"/>
    <w:rsid w:val="001941E6"/>
    <w:rsid w:val="001951A3"/>
    <w:rsid w:val="00195B19"/>
    <w:rsid w:val="00195F9E"/>
    <w:rsid w:val="00196026"/>
    <w:rsid w:val="001964BF"/>
    <w:rsid w:val="0019708F"/>
    <w:rsid w:val="00197B85"/>
    <w:rsid w:val="001A0123"/>
    <w:rsid w:val="001A0148"/>
    <w:rsid w:val="001A0708"/>
    <w:rsid w:val="001A08EB"/>
    <w:rsid w:val="001A19D7"/>
    <w:rsid w:val="001A2397"/>
    <w:rsid w:val="001A2426"/>
    <w:rsid w:val="001A2972"/>
    <w:rsid w:val="001A3B13"/>
    <w:rsid w:val="001A3EE2"/>
    <w:rsid w:val="001A41F2"/>
    <w:rsid w:val="001A4234"/>
    <w:rsid w:val="001A42FC"/>
    <w:rsid w:val="001A447C"/>
    <w:rsid w:val="001A47DA"/>
    <w:rsid w:val="001A4959"/>
    <w:rsid w:val="001A4FE9"/>
    <w:rsid w:val="001A56F0"/>
    <w:rsid w:val="001A6441"/>
    <w:rsid w:val="001A6762"/>
    <w:rsid w:val="001A69E1"/>
    <w:rsid w:val="001A6B21"/>
    <w:rsid w:val="001A6B5B"/>
    <w:rsid w:val="001A6EBE"/>
    <w:rsid w:val="001A77F5"/>
    <w:rsid w:val="001A78D9"/>
    <w:rsid w:val="001B0277"/>
    <w:rsid w:val="001B030E"/>
    <w:rsid w:val="001B03EE"/>
    <w:rsid w:val="001B0850"/>
    <w:rsid w:val="001B0B3C"/>
    <w:rsid w:val="001B157B"/>
    <w:rsid w:val="001B15DB"/>
    <w:rsid w:val="001B1B75"/>
    <w:rsid w:val="001B2582"/>
    <w:rsid w:val="001B2649"/>
    <w:rsid w:val="001B28FD"/>
    <w:rsid w:val="001B3AAC"/>
    <w:rsid w:val="001B3BF2"/>
    <w:rsid w:val="001B3DEB"/>
    <w:rsid w:val="001B4639"/>
    <w:rsid w:val="001B4AAC"/>
    <w:rsid w:val="001B56EB"/>
    <w:rsid w:val="001B6A2E"/>
    <w:rsid w:val="001B6E60"/>
    <w:rsid w:val="001B6F9E"/>
    <w:rsid w:val="001B7426"/>
    <w:rsid w:val="001B778F"/>
    <w:rsid w:val="001B794C"/>
    <w:rsid w:val="001B7CD8"/>
    <w:rsid w:val="001C0047"/>
    <w:rsid w:val="001C038D"/>
    <w:rsid w:val="001C05C2"/>
    <w:rsid w:val="001C06B2"/>
    <w:rsid w:val="001C0708"/>
    <w:rsid w:val="001C09D2"/>
    <w:rsid w:val="001C0CB6"/>
    <w:rsid w:val="001C1B4E"/>
    <w:rsid w:val="001C24A5"/>
    <w:rsid w:val="001C24D9"/>
    <w:rsid w:val="001C2BFA"/>
    <w:rsid w:val="001C31ED"/>
    <w:rsid w:val="001C3ADC"/>
    <w:rsid w:val="001C3B43"/>
    <w:rsid w:val="001C3F51"/>
    <w:rsid w:val="001C454E"/>
    <w:rsid w:val="001C4659"/>
    <w:rsid w:val="001C4857"/>
    <w:rsid w:val="001C4C7A"/>
    <w:rsid w:val="001C4F60"/>
    <w:rsid w:val="001C5587"/>
    <w:rsid w:val="001C59B6"/>
    <w:rsid w:val="001C5A62"/>
    <w:rsid w:val="001C5A89"/>
    <w:rsid w:val="001C5C43"/>
    <w:rsid w:val="001C5C5B"/>
    <w:rsid w:val="001C6566"/>
    <w:rsid w:val="001C657A"/>
    <w:rsid w:val="001C68DE"/>
    <w:rsid w:val="001C72D3"/>
    <w:rsid w:val="001C75B6"/>
    <w:rsid w:val="001C76FC"/>
    <w:rsid w:val="001C7B1C"/>
    <w:rsid w:val="001D060A"/>
    <w:rsid w:val="001D0737"/>
    <w:rsid w:val="001D09D0"/>
    <w:rsid w:val="001D09D5"/>
    <w:rsid w:val="001D0A24"/>
    <w:rsid w:val="001D0AC7"/>
    <w:rsid w:val="001D0E07"/>
    <w:rsid w:val="001D119F"/>
    <w:rsid w:val="001D17A3"/>
    <w:rsid w:val="001D19D6"/>
    <w:rsid w:val="001D1B25"/>
    <w:rsid w:val="001D1D05"/>
    <w:rsid w:val="001D2B7D"/>
    <w:rsid w:val="001D2D7C"/>
    <w:rsid w:val="001D3009"/>
    <w:rsid w:val="001D37A8"/>
    <w:rsid w:val="001D3E88"/>
    <w:rsid w:val="001D4124"/>
    <w:rsid w:val="001D443E"/>
    <w:rsid w:val="001D458E"/>
    <w:rsid w:val="001D4625"/>
    <w:rsid w:val="001D4C89"/>
    <w:rsid w:val="001D4EE2"/>
    <w:rsid w:val="001D6C25"/>
    <w:rsid w:val="001D6D85"/>
    <w:rsid w:val="001D6E99"/>
    <w:rsid w:val="001D70D7"/>
    <w:rsid w:val="001D7173"/>
    <w:rsid w:val="001D725B"/>
    <w:rsid w:val="001D799C"/>
    <w:rsid w:val="001D7ADD"/>
    <w:rsid w:val="001E080D"/>
    <w:rsid w:val="001E09E2"/>
    <w:rsid w:val="001E0C7A"/>
    <w:rsid w:val="001E0F5E"/>
    <w:rsid w:val="001E1473"/>
    <w:rsid w:val="001E1771"/>
    <w:rsid w:val="001E17EB"/>
    <w:rsid w:val="001E1F08"/>
    <w:rsid w:val="001E2DA3"/>
    <w:rsid w:val="001E341C"/>
    <w:rsid w:val="001E347A"/>
    <w:rsid w:val="001E3536"/>
    <w:rsid w:val="001E38A9"/>
    <w:rsid w:val="001E40C6"/>
    <w:rsid w:val="001E41A8"/>
    <w:rsid w:val="001E41FA"/>
    <w:rsid w:val="001E4256"/>
    <w:rsid w:val="001E448A"/>
    <w:rsid w:val="001E463F"/>
    <w:rsid w:val="001E4A3F"/>
    <w:rsid w:val="001E4F5E"/>
    <w:rsid w:val="001E51E7"/>
    <w:rsid w:val="001E582B"/>
    <w:rsid w:val="001E5D4A"/>
    <w:rsid w:val="001E65BC"/>
    <w:rsid w:val="001E68CE"/>
    <w:rsid w:val="001E74F9"/>
    <w:rsid w:val="001E7718"/>
    <w:rsid w:val="001E7750"/>
    <w:rsid w:val="001E794F"/>
    <w:rsid w:val="001F0443"/>
    <w:rsid w:val="001F05D5"/>
    <w:rsid w:val="001F0EB4"/>
    <w:rsid w:val="001F141C"/>
    <w:rsid w:val="001F17E6"/>
    <w:rsid w:val="001F1E40"/>
    <w:rsid w:val="001F26D7"/>
    <w:rsid w:val="001F296B"/>
    <w:rsid w:val="001F2AFF"/>
    <w:rsid w:val="001F2DCD"/>
    <w:rsid w:val="001F2FD7"/>
    <w:rsid w:val="001F308A"/>
    <w:rsid w:val="001F3225"/>
    <w:rsid w:val="001F3735"/>
    <w:rsid w:val="001F388C"/>
    <w:rsid w:val="001F3E40"/>
    <w:rsid w:val="001F3F60"/>
    <w:rsid w:val="001F41BF"/>
    <w:rsid w:val="001F4233"/>
    <w:rsid w:val="001F47A3"/>
    <w:rsid w:val="001F4BE8"/>
    <w:rsid w:val="001F538D"/>
    <w:rsid w:val="001F5737"/>
    <w:rsid w:val="001F5E81"/>
    <w:rsid w:val="001F6675"/>
    <w:rsid w:val="001F6697"/>
    <w:rsid w:val="001F66F8"/>
    <w:rsid w:val="001F69F8"/>
    <w:rsid w:val="001F7404"/>
    <w:rsid w:val="001F7686"/>
    <w:rsid w:val="001F7998"/>
    <w:rsid w:val="00200304"/>
    <w:rsid w:val="00200680"/>
    <w:rsid w:val="00200975"/>
    <w:rsid w:val="00200BE7"/>
    <w:rsid w:val="0020161C"/>
    <w:rsid w:val="00201A24"/>
    <w:rsid w:val="00201A88"/>
    <w:rsid w:val="00202035"/>
    <w:rsid w:val="00202615"/>
    <w:rsid w:val="00202689"/>
    <w:rsid w:val="0020287A"/>
    <w:rsid w:val="00202A2A"/>
    <w:rsid w:val="00202BC0"/>
    <w:rsid w:val="00202C50"/>
    <w:rsid w:val="00202D4F"/>
    <w:rsid w:val="002031F9"/>
    <w:rsid w:val="002035F1"/>
    <w:rsid w:val="00203CEF"/>
    <w:rsid w:val="00204718"/>
    <w:rsid w:val="00204764"/>
    <w:rsid w:val="00204C55"/>
    <w:rsid w:val="00204D01"/>
    <w:rsid w:val="00204E5E"/>
    <w:rsid w:val="00204F26"/>
    <w:rsid w:val="002050BC"/>
    <w:rsid w:val="00205170"/>
    <w:rsid w:val="002052B0"/>
    <w:rsid w:val="0020576D"/>
    <w:rsid w:val="00205A58"/>
    <w:rsid w:val="00205F05"/>
    <w:rsid w:val="002060A9"/>
    <w:rsid w:val="0020746F"/>
    <w:rsid w:val="00207686"/>
    <w:rsid w:val="002077D1"/>
    <w:rsid w:val="00207AFE"/>
    <w:rsid w:val="00207E88"/>
    <w:rsid w:val="002100AB"/>
    <w:rsid w:val="002107B7"/>
    <w:rsid w:val="002110CA"/>
    <w:rsid w:val="00211C2F"/>
    <w:rsid w:val="00211C65"/>
    <w:rsid w:val="00211D7F"/>
    <w:rsid w:val="00211F05"/>
    <w:rsid w:val="00212784"/>
    <w:rsid w:val="00212CBA"/>
    <w:rsid w:val="00212FC6"/>
    <w:rsid w:val="00213118"/>
    <w:rsid w:val="0021349F"/>
    <w:rsid w:val="00213753"/>
    <w:rsid w:val="00213D45"/>
    <w:rsid w:val="00214490"/>
    <w:rsid w:val="00214B10"/>
    <w:rsid w:val="00214E46"/>
    <w:rsid w:val="00214FD1"/>
    <w:rsid w:val="0021534A"/>
    <w:rsid w:val="002156C8"/>
    <w:rsid w:val="002158A8"/>
    <w:rsid w:val="00215D19"/>
    <w:rsid w:val="0021665B"/>
    <w:rsid w:val="00216800"/>
    <w:rsid w:val="002172D1"/>
    <w:rsid w:val="00220119"/>
    <w:rsid w:val="00220245"/>
    <w:rsid w:val="00220687"/>
    <w:rsid w:val="00220BCC"/>
    <w:rsid w:val="00221274"/>
    <w:rsid w:val="00221703"/>
    <w:rsid w:val="00222094"/>
    <w:rsid w:val="002220EF"/>
    <w:rsid w:val="00222686"/>
    <w:rsid w:val="002228E0"/>
    <w:rsid w:val="00222E6A"/>
    <w:rsid w:val="00223AAA"/>
    <w:rsid w:val="002243A2"/>
    <w:rsid w:val="0022455F"/>
    <w:rsid w:val="002248C2"/>
    <w:rsid w:val="00224CA1"/>
    <w:rsid w:val="00224FC5"/>
    <w:rsid w:val="00225112"/>
    <w:rsid w:val="002255F2"/>
    <w:rsid w:val="00225B2E"/>
    <w:rsid w:val="00225D2E"/>
    <w:rsid w:val="00225F3C"/>
    <w:rsid w:val="002268A6"/>
    <w:rsid w:val="0022724F"/>
    <w:rsid w:val="002272F7"/>
    <w:rsid w:val="0022784A"/>
    <w:rsid w:val="00230746"/>
    <w:rsid w:val="002307B8"/>
    <w:rsid w:val="002308FE"/>
    <w:rsid w:val="002311AD"/>
    <w:rsid w:val="00231ADA"/>
    <w:rsid w:val="00231C4B"/>
    <w:rsid w:val="00231EC8"/>
    <w:rsid w:val="00232143"/>
    <w:rsid w:val="002322FA"/>
    <w:rsid w:val="002324F5"/>
    <w:rsid w:val="00232F80"/>
    <w:rsid w:val="002331D1"/>
    <w:rsid w:val="00233B80"/>
    <w:rsid w:val="00233F96"/>
    <w:rsid w:val="00234497"/>
    <w:rsid w:val="002344EA"/>
    <w:rsid w:val="00234648"/>
    <w:rsid w:val="00234819"/>
    <w:rsid w:val="00234D91"/>
    <w:rsid w:val="00235524"/>
    <w:rsid w:val="00235716"/>
    <w:rsid w:val="00235898"/>
    <w:rsid w:val="00235B09"/>
    <w:rsid w:val="00235B7D"/>
    <w:rsid w:val="00235B83"/>
    <w:rsid w:val="00235CC4"/>
    <w:rsid w:val="00235EF1"/>
    <w:rsid w:val="00236594"/>
    <w:rsid w:val="00236878"/>
    <w:rsid w:val="00236964"/>
    <w:rsid w:val="0023696A"/>
    <w:rsid w:val="00236BF5"/>
    <w:rsid w:val="002370C9"/>
    <w:rsid w:val="002379B0"/>
    <w:rsid w:val="00237B21"/>
    <w:rsid w:val="00237B50"/>
    <w:rsid w:val="00240223"/>
    <w:rsid w:val="00240898"/>
    <w:rsid w:val="00240AAB"/>
    <w:rsid w:val="002411C4"/>
    <w:rsid w:val="00241459"/>
    <w:rsid w:val="0024148F"/>
    <w:rsid w:val="00241674"/>
    <w:rsid w:val="0024180B"/>
    <w:rsid w:val="00241896"/>
    <w:rsid w:val="00241B8D"/>
    <w:rsid w:val="00242092"/>
    <w:rsid w:val="002421BC"/>
    <w:rsid w:val="00242BD6"/>
    <w:rsid w:val="00242C6F"/>
    <w:rsid w:val="00243260"/>
    <w:rsid w:val="00243526"/>
    <w:rsid w:val="002439A9"/>
    <w:rsid w:val="0024434A"/>
    <w:rsid w:val="00244514"/>
    <w:rsid w:val="00244873"/>
    <w:rsid w:val="00245092"/>
    <w:rsid w:val="00245CD3"/>
    <w:rsid w:val="00245E5D"/>
    <w:rsid w:val="0024657D"/>
    <w:rsid w:val="00246D8C"/>
    <w:rsid w:val="00246EEA"/>
    <w:rsid w:val="00246F33"/>
    <w:rsid w:val="00247942"/>
    <w:rsid w:val="00247D55"/>
    <w:rsid w:val="00247E7A"/>
    <w:rsid w:val="0025017C"/>
    <w:rsid w:val="002503C7"/>
    <w:rsid w:val="00250540"/>
    <w:rsid w:val="0025070D"/>
    <w:rsid w:val="00250845"/>
    <w:rsid w:val="00250D87"/>
    <w:rsid w:val="00251D13"/>
    <w:rsid w:val="00251F45"/>
    <w:rsid w:val="002526C1"/>
    <w:rsid w:val="00252CC5"/>
    <w:rsid w:val="00253396"/>
    <w:rsid w:val="00253863"/>
    <w:rsid w:val="00253BC7"/>
    <w:rsid w:val="002540C2"/>
    <w:rsid w:val="00254947"/>
    <w:rsid w:val="00254951"/>
    <w:rsid w:val="00254CEA"/>
    <w:rsid w:val="0025512A"/>
    <w:rsid w:val="00255334"/>
    <w:rsid w:val="00256DB2"/>
    <w:rsid w:val="00256E75"/>
    <w:rsid w:val="00257CEA"/>
    <w:rsid w:val="00257D2D"/>
    <w:rsid w:val="00260D85"/>
    <w:rsid w:val="00260E89"/>
    <w:rsid w:val="0026113F"/>
    <w:rsid w:val="002613DE"/>
    <w:rsid w:val="00261434"/>
    <w:rsid w:val="0026164A"/>
    <w:rsid w:val="002618C5"/>
    <w:rsid w:val="00261B0B"/>
    <w:rsid w:val="00262B51"/>
    <w:rsid w:val="00262D61"/>
    <w:rsid w:val="00263723"/>
    <w:rsid w:val="00263D5C"/>
    <w:rsid w:val="00263F23"/>
    <w:rsid w:val="00264BEB"/>
    <w:rsid w:val="00265119"/>
    <w:rsid w:val="002655C8"/>
    <w:rsid w:val="00265EEC"/>
    <w:rsid w:val="00266278"/>
    <w:rsid w:val="002664F6"/>
    <w:rsid w:val="0026670F"/>
    <w:rsid w:val="002667E7"/>
    <w:rsid w:val="00266D33"/>
    <w:rsid w:val="00266F09"/>
    <w:rsid w:val="002670DD"/>
    <w:rsid w:val="00267297"/>
    <w:rsid w:val="002677BC"/>
    <w:rsid w:val="00267BAF"/>
    <w:rsid w:val="002701E2"/>
    <w:rsid w:val="002706CE"/>
    <w:rsid w:val="00270A3E"/>
    <w:rsid w:val="00270AC9"/>
    <w:rsid w:val="002711E1"/>
    <w:rsid w:val="00271757"/>
    <w:rsid w:val="0027299B"/>
    <w:rsid w:val="002729C4"/>
    <w:rsid w:val="00272A48"/>
    <w:rsid w:val="00273B53"/>
    <w:rsid w:val="00273CC1"/>
    <w:rsid w:val="002742FD"/>
    <w:rsid w:val="0027479D"/>
    <w:rsid w:val="00274B0D"/>
    <w:rsid w:val="00274BAE"/>
    <w:rsid w:val="00274E9A"/>
    <w:rsid w:val="00275508"/>
    <w:rsid w:val="00275E3D"/>
    <w:rsid w:val="002765E2"/>
    <w:rsid w:val="00276618"/>
    <w:rsid w:val="00276815"/>
    <w:rsid w:val="00276AF9"/>
    <w:rsid w:val="00277078"/>
    <w:rsid w:val="0027735B"/>
    <w:rsid w:val="00277466"/>
    <w:rsid w:val="00277605"/>
    <w:rsid w:val="002778B7"/>
    <w:rsid w:val="0028056B"/>
    <w:rsid w:val="00280B58"/>
    <w:rsid w:val="002810E8"/>
    <w:rsid w:val="0028115A"/>
    <w:rsid w:val="0028121A"/>
    <w:rsid w:val="00281349"/>
    <w:rsid w:val="00281D40"/>
    <w:rsid w:val="002829FE"/>
    <w:rsid w:val="00282D49"/>
    <w:rsid w:val="002839B2"/>
    <w:rsid w:val="002839DD"/>
    <w:rsid w:val="002844D0"/>
    <w:rsid w:val="00284C46"/>
    <w:rsid w:val="002850A4"/>
    <w:rsid w:val="00285368"/>
    <w:rsid w:val="00285797"/>
    <w:rsid w:val="00285B2D"/>
    <w:rsid w:val="00285D9A"/>
    <w:rsid w:val="00285DE9"/>
    <w:rsid w:val="00285E66"/>
    <w:rsid w:val="00285F94"/>
    <w:rsid w:val="00286228"/>
    <w:rsid w:val="0028677B"/>
    <w:rsid w:val="0028683B"/>
    <w:rsid w:val="002869C9"/>
    <w:rsid w:val="00286A37"/>
    <w:rsid w:val="00286D06"/>
    <w:rsid w:val="00286D1F"/>
    <w:rsid w:val="00286D30"/>
    <w:rsid w:val="002873FD"/>
    <w:rsid w:val="0028762F"/>
    <w:rsid w:val="00287B6E"/>
    <w:rsid w:val="00287E03"/>
    <w:rsid w:val="00287E8A"/>
    <w:rsid w:val="002914CE"/>
    <w:rsid w:val="0029219A"/>
    <w:rsid w:val="002921A0"/>
    <w:rsid w:val="002924EC"/>
    <w:rsid w:val="002926B1"/>
    <w:rsid w:val="002926F2"/>
    <w:rsid w:val="00292730"/>
    <w:rsid w:val="0029277B"/>
    <w:rsid w:val="002927CC"/>
    <w:rsid w:val="002929EC"/>
    <w:rsid w:val="00292AD3"/>
    <w:rsid w:val="00292B86"/>
    <w:rsid w:val="00293957"/>
    <w:rsid w:val="002940DD"/>
    <w:rsid w:val="00294AF9"/>
    <w:rsid w:val="0029506F"/>
    <w:rsid w:val="00295570"/>
    <w:rsid w:val="00295927"/>
    <w:rsid w:val="00295B29"/>
    <w:rsid w:val="00295DBC"/>
    <w:rsid w:val="0029637E"/>
    <w:rsid w:val="00296863"/>
    <w:rsid w:val="00296AEB"/>
    <w:rsid w:val="00296F45"/>
    <w:rsid w:val="00297087"/>
    <w:rsid w:val="00297315"/>
    <w:rsid w:val="002977C0"/>
    <w:rsid w:val="0029782D"/>
    <w:rsid w:val="00297A14"/>
    <w:rsid w:val="00297BC1"/>
    <w:rsid w:val="00297F24"/>
    <w:rsid w:val="002A0430"/>
    <w:rsid w:val="002A0562"/>
    <w:rsid w:val="002A0A0C"/>
    <w:rsid w:val="002A0B31"/>
    <w:rsid w:val="002A168E"/>
    <w:rsid w:val="002A16DF"/>
    <w:rsid w:val="002A217F"/>
    <w:rsid w:val="002A2330"/>
    <w:rsid w:val="002A239C"/>
    <w:rsid w:val="002A27DB"/>
    <w:rsid w:val="002A2C58"/>
    <w:rsid w:val="002A4089"/>
    <w:rsid w:val="002A45D8"/>
    <w:rsid w:val="002A4601"/>
    <w:rsid w:val="002A4C43"/>
    <w:rsid w:val="002A4E32"/>
    <w:rsid w:val="002A4F32"/>
    <w:rsid w:val="002A5455"/>
    <w:rsid w:val="002A55A9"/>
    <w:rsid w:val="002A5A6E"/>
    <w:rsid w:val="002A5AAB"/>
    <w:rsid w:val="002A5E90"/>
    <w:rsid w:val="002A5F58"/>
    <w:rsid w:val="002A62A4"/>
    <w:rsid w:val="002A6527"/>
    <w:rsid w:val="002A6677"/>
    <w:rsid w:val="002A7110"/>
    <w:rsid w:val="002A720C"/>
    <w:rsid w:val="002A7667"/>
    <w:rsid w:val="002B00EF"/>
    <w:rsid w:val="002B04F5"/>
    <w:rsid w:val="002B094E"/>
    <w:rsid w:val="002B0A16"/>
    <w:rsid w:val="002B0CD0"/>
    <w:rsid w:val="002B1975"/>
    <w:rsid w:val="002B1B26"/>
    <w:rsid w:val="002B23A0"/>
    <w:rsid w:val="002B2768"/>
    <w:rsid w:val="002B308A"/>
    <w:rsid w:val="002B3A3E"/>
    <w:rsid w:val="002B3ADE"/>
    <w:rsid w:val="002B428E"/>
    <w:rsid w:val="002B440E"/>
    <w:rsid w:val="002B4A7D"/>
    <w:rsid w:val="002B4D35"/>
    <w:rsid w:val="002B5312"/>
    <w:rsid w:val="002B55F0"/>
    <w:rsid w:val="002B57D9"/>
    <w:rsid w:val="002B5880"/>
    <w:rsid w:val="002B5ABB"/>
    <w:rsid w:val="002B5E1A"/>
    <w:rsid w:val="002B5FB2"/>
    <w:rsid w:val="002B6313"/>
    <w:rsid w:val="002B6A14"/>
    <w:rsid w:val="002B6DC9"/>
    <w:rsid w:val="002B6F5D"/>
    <w:rsid w:val="002B7773"/>
    <w:rsid w:val="002B7B2B"/>
    <w:rsid w:val="002C0176"/>
    <w:rsid w:val="002C0204"/>
    <w:rsid w:val="002C02CD"/>
    <w:rsid w:val="002C0AEB"/>
    <w:rsid w:val="002C0D25"/>
    <w:rsid w:val="002C103A"/>
    <w:rsid w:val="002C1264"/>
    <w:rsid w:val="002C19B2"/>
    <w:rsid w:val="002C1F19"/>
    <w:rsid w:val="002C200A"/>
    <w:rsid w:val="002C23C5"/>
    <w:rsid w:val="002C2582"/>
    <w:rsid w:val="002C25F3"/>
    <w:rsid w:val="002C26E8"/>
    <w:rsid w:val="002C27D5"/>
    <w:rsid w:val="002C28BB"/>
    <w:rsid w:val="002C2D02"/>
    <w:rsid w:val="002C2D58"/>
    <w:rsid w:val="002C3174"/>
    <w:rsid w:val="002C3269"/>
    <w:rsid w:val="002C3425"/>
    <w:rsid w:val="002C3455"/>
    <w:rsid w:val="002C3DE6"/>
    <w:rsid w:val="002C4677"/>
    <w:rsid w:val="002C541F"/>
    <w:rsid w:val="002C5610"/>
    <w:rsid w:val="002C58D3"/>
    <w:rsid w:val="002C62B4"/>
    <w:rsid w:val="002C650A"/>
    <w:rsid w:val="002C6531"/>
    <w:rsid w:val="002C6C81"/>
    <w:rsid w:val="002C6CDF"/>
    <w:rsid w:val="002C7E1C"/>
    <w:rsid w:val="002CB877"/>
    <w:rsid w:val="002D03E4"/>
    <w:rsid w:val="002D057F"/>
    <w:rsid w:val="002D05A2"/>
    <w:rsid w:val="002D06E1"/>
    <w:rsid w:val="002D0F48"/>
    <w:rsid w:val="002D1717"/>
    <w:rsid w:val="002D211D"/>
    <w:rsid w:val="002D2480"/>
    <w:rsid w:val="002D3272"/>
    <w:rsid w:val="002D347D"/>
    <w:rsid w:val="002D40AE"/>
    <w:rsid w:val="002D4674"/>
    <w:rsid w:val="002D4B9B"/>
    <w:rsid w:val="002D50AE"/>
    <w:rsid w:val="002D52C8"/>
    <w:rsid w:val="002D535C"/>
    <w:rsid w:val="002D5852"/>
    <w:rsid w:val="002D5C87"/>
    <w:rsid w:val="002D5DC7"/>
    <w:rsid w:val="002D66EA"/>
    <w:rsid w:val="002D67D2"/>
    <w:rsid w:val="002D6A4A"/>
    <w:rsid w:val="002D6AC3"/>
    <w:rsid w:val="002D6C6D"/>
    <w:rsid w:val="002D6D78"/>
    <w:rsid w:val="002D7278"/>
    <w:rsid w:val="002D7286"/>
    <w:rsid w:val="002D761A"/>
    <w:rsid w:val="002D77F5"/>
    <w:rsid w:val="002E029C"/>
    <w:rsid w:val="002E03DB"/>
    <w:rsid w:val="002E05E0"/>
    <w:rsid w:val="002E09E1"/>
    <w:rsid w:val="002E0D8F"/>
    <w:rsid w:val="002E12C7"/>
    <w:rsid w:val="002E1825"/>
    <w:rsid w:val="002E314E"/>
    <w:rsid w:val="002E328B"/>
    <w:rsid w:val="002E36BA"/>
    <w:rsid w:val="002E36D1"/>
    <w:rsid w:val="002E4212"/>
    <w:rsid w:val="002E45C6"/>
    <w:rsid w:val="002E45F3"/>
    <w:rsid w:val="002E483C"/>
    <w:rsid w:val="002E4846"/>
    <w:rsid w:val="002E4881"/>
    <w:rsid w:val="002E4BFD"/>
    <w:rsid w:val="002E4D8C"/>
    <w:rsid w:val="002E4E64"/>
    <w:rsid w:val="002E5B86"/>
    <w:rsid w:val="002E5BEA"/>
    <w:rsid w:val="002E6637"/>
    <w:rsid w:val="002E668B"/>
    <w:rsid w:val="002E6FB8"/>
    <w:rsid w:val="002E7755"/>
    <w:rsid w:val="002F1033"/>
    <w:rsid w:val="002F1147"/>
    <w:rsid w:val="002F12E2"/>
    <w:rsid w:val="002F12E4"/>
    <w:rsid w:val="002F16E1"/>
    <w:rsid w:val="002F1FC7"/>
    <w:rsid w:val="002F20EF"/>
    <w:rsid w:val="002F2878"/>
    <w:rsid w:val="002F2882"/>
    <w:rsid w:val="002F2CC7"/>
    <w:rsid w:val="002F2DBF"/>
    <w:rsid w:val="002F2EDA"/>
    <w:rsid w:val="002F3034"/>
    <w:rsid w:val="002F3FA5"/>
    <w:rsid w:val="002F4053"/>
    <w:rsid w:val="002F4300"/>
    <w:rsid w:val="002F4A76"/>
    <w:rsid w:val="002F503D"/>
    <w:rsid w:val="002F5316"/>
    <w:rsid w:val="002F5800"/>
    <w:rsid w:val="002F5C05"/>
    <w:rsid w:val="002F5EF6"/>
    <w:rsid w:val="002F5FEB"/>
    <w:rsid w:val="002F601E"/>
    <w:rsid w:val="002F6184"/>
    <w:rsid w:val="002F6446"/>
    <w:rsid w:val="002F6A09"/>
    <w:rsid w:val="002F6A9C"/>
    <w:rsid w:val="002F6B33"/>
    <w:rsid w:val="002F72B7"/>
    <w:rsid w:val="002F7507"/>
    <w:rsid w:val="002F7555"/>
    <w:rsid w:val="002F7B4E"/>
    <w:rsid w:val="003005C0"/>
    <w:rsid w:val="003011EC"/>
    <w:rsid w:val="003012EE"/>
    <w:rsid w:val="003020F4"/>
    <w:rsid w:val="00302212"/>
    <w:rsid w:val="003026A3"/>
    <w:rsid w:val="003028B8"/>
    <w:rsid w:val="00303035"/>
    <w:rsid w:val="00303439"/>
    <w:rsid w:val="003039FF"/>
    <w:rsid w:val="00303C79"/>
    <w:rsid w:val="00303C8B"/>
    <w:rsid w:val="00303CD0"/>
    <w:rsid w:val="00304BE0"/>
    <w:rsid w:val="00304DEC"/>
    <w:rsid w:val="00304F58"/>
    <w:rsid w:val="00305CF7"/>
    <w:rsid w:val="00305F98"/>
    <w:rsid w:val="00306078"/>
    <w:rsid w:val="00306578"/>
    <w:rsid w:val="003066C5"/>
    <w:rsid w:val="00306742"/>
    <w:rsid w:val="0030681D"/>
    <w:rsid w:val="00306DFF"/>
    <w:rsid w:val="00306EA3"/>
    <w:rsid w:val="003071F5"/>
    <w:rsid w:val="003100D6"/>
    <w:rsid w:val="003102B9"/>
    <w:rsid w:val="00310752"/>
    <w:rsid w:val="003107C1"/>
    <w:rsid w:val="00310845"/>
    <w:rsid w:val="00310D34"/>
    <w:rsid w:val="0031167A"/>
    <w:rsid w:val="0031173E"/>
    <w:rsid w:val="0031176D"/>
    <w:rsid w:val="00311A5E"/>
    <w:rsid w:val="00311C56"/>
    <w:rsid w:val="00311D02"/>
    <w:rsid w:val="00312532"/>
    <w:rsid w:val="00312CCD"/>
    <w:rsid w:val="00312D6F"/>
    <w:rsid w:val="00312F35"/>
    <w:rsid w:val="00313665"/>
    <w:rsid w:val="0031377F"/>
    <w:rsid w:val="0031399D"/>
    <w:rsid w:val="00314133"/>
    <w:rsid w:val="00314629"/>
    <w:rsid w:val="00314823"/>
    <w:rsid w:val="00314B45"/>
    <w:rsid w:val="0031518D"/>
    <w:rsid w:val="0031529D"/>
    <w:rsid w:val="0031531F"/>
    <w:rsid w:val="00315650"/>
    <w:rsid w:val="0031617C"/>
    <w:rsid w:val="0031663F"/>
    <w:rsid w:val="00316A12"/>
    <w:rsid w:val="0031734F"/>
    <w:rsid w:val="00317355"/>
    <w:rsid w:val="0031767C"/>
    <w:rsid w:val="0031798B"/>
    <w:rsid w:val="00317C9F"/>
    <w:rsid w:val="00317E11"/>
    <w:rsid w:val="0032021C"/>
    <w:rsid w:val="0032073A"/>
    <w:rsid w:val="003217AD"/>
    <w:rsid w:val="00321B8E"/>
    <w:rsid w:val="00321BDC"/>
    <w:rsid w:val="00321BF0"/>
    <w:rsid w:val="00321DAA"/>
    <w:rsid w:val="00322A30"/>
    <w:rsid w:val="00322BC2"/>
    <w:rsid w:val="00322C93"/>
    <w:rsid w:val="00322D72"/>
    <w:rsid w:val="00323578"/>
    <w:rsid w:val="0032396A"/>
    <w:rsid w:val="003239EA"/>
    <w:rsid w:val="00324103"/>
    <w:rsid w:val="0032474F"/>
    <w:rsid w:val="00324AC7"/>
    <w:rsid w:val="00324F52"/>
    <w:rsid w:val="003251D1"/>
    <w:rsid w:val="00325B7C"/>
    <w:rsid w:val="00325BC2"/>
    <w:rsid w:val="00326845"/>
    <w:rsid w:val="003268B3"/>
    <w:rsid w:val="00326C59"/>
    <w:rsid w:val="00326EB1"/>
    <w:rsid w:val="0032728C"/>
    <w:rsid w:val="00327309"/>
    <w:rsid w:val="003273C0"/>
    <w:rsid w:val="003277EC"/>
    <w:rsid w:val="0033067A"/>
    <w:rsid w:val="0033088F"/>
    <w:rsid w:val="00330E48"/>
    <w:rsid w:val="00331088"/>
    <w:rsid w:val="003311BC"/>
    <w:rsid w:val="00331DA6"/>
    <w:rsid w:val="00331F6A"/>
    <w:rsid w:val="00332389"/>
    <w:rsid w:val="0033287F"/>
    <w:rsid w:val="0033296D"/>
    <w:rsid w:val="003329B9"/>
    <w:rsid w:val="00332A55"/>
    <w:rsid w:val="00332C9A"/>
    <w:rsid w:val="00332CD9"/>
    <w:rsid w:val="0033317E"/>
    <w:rsid w:val="00333307"/>
    <w:rsid w:val="003337CC"/>
    <w:rsid w:val="003337F5"/>
    <w:rsid w:val="0033398B"/>
    <w:rsid w:val="00333A59"/>
    <w:rsid w:val="0033405E"/>
    <w:rsid w:val="00334501"/>
    <w:rsid w:val="003345B2"/>
    <w:rsid w:val="00334946"/>
    <w:rsid w:val="00334F7C"/>
    <w:rsid w:val="00335446"/>
    <w:rsid w:val="00335D19"/>
    <w:rsid w:val="00335FF6"/>
    <w:rsid w:val="00336763"/>
    <w:rsid w:val="00336AF8"/>
    <w:rsid w:val="00336C76"/>
    <w:rsid w:val="00336DC7"/>
    <w:rsid w:val="00336E1E"/>
    <w:rsid w:val="003371C7"/>
    <w:rsid w:val="00340007"/>
    <w:rsid w:val="003400BE"/>
    <w:rsid w:val="003401CB"/>
    <w:rsid w:val="00341168"/>
    <w:rsid w:val="003413F4"/>
    <w:rsid w:val="0034216F"/>
    <w:rsid w:val="003424D0"/>
    <w:rsid w:val="003425E3"/>
    <w:rsid w:val="003439A4"/>
    <w:rsid w:val="00343A01"/>
    <w:rsid w:val="00343BD3"/>
    <w:rsid w:val="00344D06"/>
    <w:rsid w:val="00344E1C"/>
    <w:rsid w:val="003451F6"/>
    <w:rsid w:val="003452CD"/>
    <w:rsid w:val="003453CF"/>
    <w:rsid w:val="0034569F"/>
    <w:rsid w:val="00345EC3"/>
    <w:rsid w:val="00345EF9"/>
    <w:rsid w:val="00345F58"/>
    <w:rsid w:val="003462A9"/>
    <w:rsid w:val="0034693F"/>
    <w:rsid w:val="00346A19"/>
    <w:rsid w:val="00346B3F"/>
    <w:rsid w:val="00347404"/>
    <w:rsid w:val="0034767B"/>
    <w:rsid w:val="00347B8B"/>
    <w:rsid w:val="003504C1"/>
    <w:rsid w:val="0035078F"/>
    <w:rsid w:val="0035090A"/>
    <w:rsid w:val="00350A8B"/>
    <w:rsid w:val="00351891"/>
    <w:rsid w:val="003519B9"/>
    <w:rsid w:val="00351F60"/>
    <w:rsid w:val="00352023"/>
    <w:rsid w:val="00352163"/>
    <w:rsid w:val="00352579"/>
    <w:rsid w:val="003525ED"/>
    <w:rsid w:val="00352712"/>
    <w:rsid w:val="00352D1D"/>
    <w:rsid w:val="00353457"/>
    <w:rsid w:val="00353459"/>
    <w:rsid w:val="00353579"/>
    <w:rsid w:val="003537DB"/>
    <w:rsid w:val="00353FFB"/>
    <w:rsid w:val="00354764"/>
    <w:rsid w:val="00355358"/>
    <w:rsid w:val="00355D49"/>
    <w:rsid w:val="00355D6E"/>
    <w:rsid w:val="00356022"/>
    <w:rsid w:val="0035605C"/>
    <w:rsid w:val="00356078"/>
    <w:rsid w:val="003562FA"/>
    <w:rsid w:val="003565A2"/>
    <w:rsid w:val="00356759"/>
    <w:rsid w:val="00356AB5"/>
    <w:rsid w:val="00356D63"/>
    <w:rsid w:val="00356EC7"/>
    <w:rsid w:val="003574A4"/>
    <w:rsid w:val="00357A9D"/>
    <w:rsid w:val="00357E65"/>
    <w:rsid w:val="00360106"/>
    <w:rsid w:val="003609B1"/>
    <w:rsid w:val="00360A11"/>
    <w:rsid w:val="00360F12"/>
    <w:rsid w:val="00360FC1"/>
    <w:rsid w:val="003611CE"/>
    <w:rsid w:val="0036175E"/>
    <w:rsid w:val="0036230C"/>
    <w:rsid w:val="003623DA"/>
    <w:rsid w:val="0036246B"/>
    <w:rsid w:val="00362644"/>
    <w:rsid w:val="00362689"/>
    <w:rsid w:val="00363164"/>
    <w:rsid w:val="00363403"/>
    <w:rsid w:val="00363CFB"/>
    <w:rsid w:val="003642DA"/>
    <w:rsid w:val="003642EF"/>
    <w:rsid w:val="003644D4"/>
    <w:rsid w:val="00364526"/>
    <w:rsid w:val="003646C2"/>
    <w:rsid w:val="00364700"/>
    <w:rsid w:val="003648E9"/>
    <w:rsid w:val="00364A1F"/>
    <w:rsid w:val="003650A1"/>
    <w:rsid w:val="0036531F"/>
    <w:rsid w:val="00365869"/>
    <w:rsid w:val="003660B2"/>
    <w:rsid w:val="00366256"/>
    <w:rsid w:val="0036626F"/>
    <w:rsid w:val="00366639"/>
    <w:rsid w:val="00367296"/>
    <w:rsid w:val="00367472"/>
    <w:rsid w:val="00367602"/>
    <w:rsid w:val="0036779D"/>
    <w:rsid w:val="0037070F"/>
    <w:rsid w:val="00370F0D"/>
    <w:rsid w:val="003718F1"/>
    <w:rsid w:val="00371DE5"/>
    <w:rsid w:val="00372EA9"/>
    <w:rsid w:val="00373F47"/>
    <w:rsid w:val="00374773"/>
    <w:rsid w:val="0037479D"/>
    <w:rsid w:val="00374870"/>
    <w:rsid w:val="00375923"/>
    <w:rsid w:val="00375AC8"/>
    <w:rsid w:val="00375E30"/>
    <w:rsid w:val="0037693C"/>
    <w:rsid w:val="00376E24"/>
    <w:rsid w:val="00376EF6"/>
    <w:rsid w:val="00377196"/>
    <w:rsid w:val="00377284"/>
    <w:rsid w:val="003773AC"/>
    <w:rsid w:val="00377AB8"/>
    <w:rsid w:val="00377C17"/>
    <w:rsid w:val="00377C66"/>
    <w:rsid w:val="00380183"/>
    <w:rsid w:val="003801BA"/>
    <w:rsid w:val="00380559"/>
    <w:rsid w:val="00380660"/>
    <w:rsid w:val="003808E6"/>
    <w:rsid w:val="003814D5"/>
    <w:rsid w:val="003815BB"/>
    <w:rsid w:val="00381716"/>
    <w:rsid w:val="003818D1"/>
    <w:rsid w:val="003818D5"/>
    <w:rsid w:val="003819E2"/>
    <w:rsid w:val="0038204D"/>
    <w:rsid w:val="003822E8"/>
    <w:rsid w:val="00382E3B"/>
    <w:rsid w:val="00382EDC"/>
    <w:rsid w:val="00382F2D"/>
    <w:rsid w:val="0038316A"/>
    <w:rsid w:val="00383494"/>
    <w:rsid w:val="00383735"/>
    <w:rsid w:val="00383750"/>
    <w:rsid w:val="003846F9"/>
    <w:rsid w:val="003847A8"/>
    <w:rsid w:val="00384BF2"/>
    <w:rsid w:val="00384DDC"/>
    <w:rsid w:val="003856CE"/>
    <w:rsid w:val="0038591D"/>
    <w:rsid w:val="00385A0C"/>
    <w:rsid w:val="00385CD0"/>
    <w:rsid w:val="00385D63"/>
    <w:rsid w:val="003865B4"/>
    <w:rsid w:val="00386D76"/>
    <w:rsid w:val="00386FFE"/>
    <w:rsid w:val="00387317"/>
    <w:rsid w:val="0038754F"/>
    <w:rsid w:val="0038783C"/>
    <w:rsid w:val="00387886"/>
    <w:rsid w:val="003904C2"/>
    <w:rsid w:val="00390A77"/>
    <w:rsid w:val="00390C4C"/>
    <w:rsid w:val="00390D4B"/>
    <w:rsid w:val="00390D84"/>
    <w:rsid w:val="00390E08"/>
    <w:rsid w:val="003916F3"/>
    <w:rsid w:val="00391AEC"/>
    <w:rsid w:val="00392565"/>
    <w:rsid w:val="0039276E"/>
    <w:rsid w:val="00392BD2"/>
    <w:rsid w:val="00392C3F"/>
    <w:rsid w:val="00392DDA"/>
    <w:rsid w:val="00393144"/>
    <w:rsid w:val="003931E8"/>
    <w:rsid w:val="003938F7"/>
    <w:rsid w:val="00393B00"/>
    <w:rsid w:val="00393CF7"/>
    <w:rsid w:val="00394198"/>
    <w:rsid w:val="0039486B"/>
    <w:rsid w:val="0039561E"/>
    <w:rsid w:val="00395703"/>
    <w:rsid w:val="00395EBB"/>
    <w:rsid w:val="00395FDD"/>
    <w:rsid w:val="00396045"/>
    <w:rsid w:val="003967DD"/>
    <w:rsid w:val="00397499"/>
    <w:rsid w:val="003979D7"/>
    <w:rsid w:val="003A0631"/>
    <w:rsid w:val="003A1043"/>
    <w:rsid w:val="003A1205"/>
    <w:rsid w:val="003A12EF"/>
    <w:rsid w:val="003A1307"/>
    <w:rsid w:val="003A1579"/>
    <w:rsid w:val="003A16F5"/>
    <w:rsid w:val="003A1CD4"/>
    <w:rsid w:val="003A1DA5"/>
    <w:rsid w:val="003A27FC"/>
    <w:rsid w:val="003A287B"/>
    <w:rsid w:val="003A3177"/>
    <w:rsid w:val="003A39AE"/>
    <w:rsid w:val="003A3A5A"/>
    <w:rsid w:val="003A3AFE"/>
    <w:rsid w:val="003A3B35"/>
    <w:rsid w:val="003A3D50"/>
    <w:rsid w:val="003A3E69"/>
    <w:rsid w:val="003A4248"/>
    <w:rsid w:val="003A435F"/>
    <w:rsid w:val="003A48B5"/>
    <w:rsid w:val="003A50E2"/>
    <w:rsid w:val="003A5913"/>
    <w:rsid w:val="003A5BE0"/>
    <w:rsid w:val="003A5CBD"/>
    <w:rsid w:val="003A630F"/>
    <w:rsid w:val="003A65E2"/>
    <w:rsid w:val="003A65ED"/>
    <w:rsid w:val="003A6779"/>
    <w:rsid w:val="003A6B67"/>
    <w:rsid w:val="003A6BE2"/>
    <w:rsid w:val="003A6C1B"/>
    <w:rsid w:val="003A6C66"/>
    <w:rsid w:val="003A6D21"/>
    <w:rsid w:val="003A7AF5"/>
    <w:rsid w:val="003A7C51"/>
    <w:rsid w:val="003B0809"/>
    <w:rsid w:val="003B087D"/>
    <w:rsid w:val="003B130F"/>
    <w:rsid w:val="003B15CC"/>
    <w:rsid w:val="003B1898"/>
    <w:rsid w:val="003B22B7"/>
    <w:rsid w:val="003B2352"/>
    <w:rsid w:val="003B263A"/>
    <w:rsid w:val="003B3109"/>
    <w:rsid w:val="003B3179"/>
    <w:rsid w:val="003B353E"/>
    <w:rsid w:val="003B386F"/>
    <w:rsid w:val="003B3AFB"/>
    <w:rsid w:val="003B3B0B"/>
    <w:rsid w:val="003B3D1F"/>
    <w:rsid w:val="003B49EA"/>
    <w:rsid w:val="003B4D2D"/>
    <w:rsid w:val="003B5235"/>
    <w:rsid w:val="003B5501"/>
    <w:rsid w:val="003B5543"/>
    <w:rsid w:val="003B55AD"/>
    <w:rsid w:val="003B5634"/>
    <w:rsid w:val="003B59ED"/>
    <w:rsid w:val="003B5DEA"/>
    <w:rsid w:val="003B6612"/>
    <w:rsid w:val="003B6ABD"/>
    <w:rsid w:val="003B6BC7"/>
    <w:rsid w:val="003B6DF6"/>
    <w:rsid w:val="003B74F2"/>
    <w:rsid w:val="003B7ACC"/>
    <w:rsid w:val="003B7BE5"/>
    <w:rsid w:val="003B7F01"/>
    <w:rsid w:val="003C020C"/>
    <w:rsid w:val="003C0CE2"/>
    <w:rsid w:val="003C143B"/>
    <w:rsid w:val="003C1511"/>
    <w:rsid w:val="003C165C"/>
    <w:rsid w:val="003C174D"/>
    <w:rsid w:val="003C2281"/>
    <w:rsid w:val="003C25F7"/>
    <w:rsid w:val="003C29DE"/>
    <w:rsid w:val="003C2A58"/>
    <w:rsid w:val="003C2A8B"/>
    <w:rsid w:val="003C2B9D"/>
    <w:rsid w:val="003C2C45"/>
    <w:rsid w:val="003C37FD"/>
    <w:rsid w:val="003C3A37"/>
    <w:rsid w:val="003C4177"/>
    <w:rsid w:val="003C426B"/>
    <w:rsid w:val="003C46DB"/>
    <w:rsid w:val="003C4740"/>
    <w:rsid w:val="003C47AC"/>
    <w:rsid w:val="003C4B88"/>
    <w:rsid w:val="003C4F00"/>
    <w:rsid w:val="003C51F4"/>
    <w:rsid w:val="003C53F3"/>
    <w:rsid w:val="003C5690"/>
    <w:rsid w:val="003C5D8D"/>
    <w:rsid w:val="003C6499"/>
    <w:rsid w:val="003C68B1"/>
    <w:rsid w:val="003C72C5"/>
    <w:rsid w:val="003C7567"/>
    <w:rsid w:val="003D014F"/>
    <w:rsid w:val="003D015D"/>
    <w:rsid w:val="003D0750"/>
    <w:rsid w:val="003D0CA5"/>
    <w:rsid w:val="003D0DCF"/>
    <w:rsid w:val="003D1891"/>
    <w:rsid w:val="003D1A4F"/>
    <w:rsid w:val="003D1B9D"/>
    <w:rsid w:val="003D1EFE"/>
    <w:rsid w:val="003D1FD6"/>
    <w:rsid w:val="003D21BF"/>
    <w:rsid w:val="003D23BD"/>
    <w:rsid w:val="003D2CE0"/>
    <w:rsid w:val="003D2F15"/>
    <w:rsid w:val="003D2FED"/>
    <w:rsid w:val="003D35A8"/>
    <w:rsid w:val="003D390F"/>
    <w:rsid w:val="003D417B"/>
    <w:rsid w:val="003D4CEE"/>
    <w:rsid w:val="003D4E80"/>
    <w:rsid w:val="003D50A6"/>
    <w:rsid w:val="003D5357"/>
    <w:rsid w:val="003D598A"/>
    <w:rsid w:val="003D5A6B"/>
    <w:rsid w:val="003D5CD1"/>
    <w:rsid w:val="003D60DC"/>
    <w:rsid w:val="003D689E"/>
    <w:rsid w:val="003D6BCF"/>
    <w:rsid w:val="003D6E4B"/>
    <w:rsid w:val="003D707D"/>
    <w:rsid w:val="003D70FA"/>
    <w:rsid w:val="003D7BCC"/>
    <w:rsid w:val="003E04E3"/>
    <w:rsid w:val="003E08D3"/>
    <w:rsid w:val="003E0CFC"/>
    <w:rsid w:val="003E108E"/>
    <w:rsid w:val="003E14D0"/>
    <w:rsid w:val="003E1B5D"/>
    <w:rsid w:val="003E1BA1"/>
    <w:rsid w:val="003E1CE2"/>
    <w:rsid w:val="003E1D16"/>
    <w:rsid w:val="003E1DBE"/>
    <w:rsid w:val="003E26DF"/>
    <w:rsid w:val="003E2E86"/>
    <w:rsid w:val="003E301D"/>
    <w:rsid w:val="003E324A"/>
    <w:rsid w:val="003E47A9"/>
    <w:rsid w:val="003E4DDA"/>
    <w:rsid w:val="003E4F03"/>
    <w:rsid w:val="003E5980"/>
    <w:rsid w:val="003E5F0C"/>
    <w:rsid w:val="003E62E0"/>
    <w:rsid w:val="003E68F9"/>
    <w:rsid w:val="003E6A16"/>
    <w:rsid w:val="003E6C62"/>
    <w:rsid w:val="003E75AC"/>
    <w:rsid w:val="003F0838"/>
    <w:rsid w:val="003F1545"/>
    <w:rsid w:val="003F1AA7"/>
    <w:rsid w:val="003F22BE"/>
    <w:rsid w:val="003F28B1"/>
    <w:rsid w:val="003F2930"/>
    <w:rsid w:val="003F297F"/>
    <w:rsid w:val="003F31AE"/>
    <w:rsid w:val="003F3467"/>
    <w:rsid w:val="003F354F"/>
    <w:rsid w:val="003F3573"/>
    <w:rsid w:val="003F3D81"/>
    <w:rsid w:val="003F42D7"/>
    <w:rsid w:val="003F4C78"/>
    <w:rsid w:val="003F504E"/>
    <w:rsid w:val="003F6261"/>
    <w:rsid w:val="003F661D"/>
    <w:rsid w:val="003F6881"/>
    <w:rsid w:val="003F6A40"/>
    <w:rsid w:val="003F7438"/>
    <w:rsid w:val="003F7630"/>
    <w:rsid w:val="003F76BE"/>
    <w:rsid w:val="003F7B70"/>
    <w:rsid w:val="003F7DCC"/>
    <w:rsid w:val="003F7EAA"/>
    <w:rsid w:val="004001C2"/>
    <w:rsid w:val="004006BC"/>
    <w:rsid w:val="004006C4"/>
    <w:rsid w:val="00400F2C"/>
    <w:rsid w:val="004010EA"/>
    <w:rsid w:val="004012A8"/>
    <w:rsid w:val="00401BAD"/>
    <w:rsid w:val="00401E60"/>
    <w:rsid w:val="004024B3"/>
    <w:rsid w:val="00402731"/>
    <w:rsid w:val="00402E6B"/>
    <w:rsid w:val="00402F00"/>
    <w:rsid w:val="00402F2C"/>
    <w:rsid w:val="00403070"/>
    <w:rsid w:val="004037E1"/>
    <w:rsid w:val="00403B6D"/>
    <w:rsid w:val="00403F29"/>
    <w:rsid w:val="00404063"/>
    <w:rsid w:val="00404390"/>
    <w:rsid w:val="00404575"/>
    <w:rsid w:val="00404A06"/>
    <w:rsid w:val="00404EEF"/>
    <w:rsid w:val="00405436"/>
    <w:rsid w:val="004062B4"/>
    <w:rsid w:val="00406E14"/>
    <w:rsid w:val="004070D3"/>
    <w:rsid w:val="00407369"/>
    <w:rsid w:val="004077CE"/>
    <w:rsid w:val="00407891"/>
    <w:rsid w:val="0041013C"/>
    <w:rsid w:val="00411CD5"/>
    <w:rsid w:val="0041275B"/>
    <w:rsid w:val="004129D7"/>
    <w:rsid w:val="00412C01"/>
    <w:rsid w:val="00412C40"/>
    <w:rsid w:val="00413208"/>
    <w:rsid w:val="004136D1"/>
    <w:rsid w:val="00413DBB"/>
    <w:rsid w:val="00413EBC"/>
    <w:rsid w:val="00413F48"/>
    <w:rsid w:val="0041408C"/>
    <w:rsid w:val="004140D2"/>
    <w:rsid w:val="004142A1"/>
    <w:rsid w:val="004151BB"/>
    <w:rsid w:val="004151EA"/>
    <w:rsid w:val="004153DB"/>
    <w:rsid w:val="004155F1"/>
    <w:rsid w:val="00415621"/>
    <w:rsid w:val="00415ECD"/>
    <w:rsid w:val="00415F91"/>
    <w:rsid w:val="004167AD"/>
    <w:rsid w:val="00416B85"/>
    <w:rsid w:val="00416BD7"/>
    <w:rsid w:val="00416C0E"/>
    <w:rsid w:val="00417257"/>
    <w:rsid w:val="0041795A"/>
    <w:rsid w:val="00417E27"/>
    <w:rsid w:val="00420D44"/>
    <w:rsid w:val="004211FC"/>
    <w:rsid w:val="00421332"/>
    <w:rsid w:val="00421642"/>
    <w:rsid w:val="004217B7"/>
    <w:rsid w:val="00421DCF"/>
    <w:rsid w:val="00422378"/>
    <w:rsid w:val="004227AA"/>
    <w:rsid w:val="004228DD"/>
    <w:rsid w:val="00422FB9"/>
    <w:rsid w:val="004233D1"/>
    <w:rsid w:val="004235B5"/>
    <w:rsid w:val="00423B27"/>
    <w:rsid w:val="00423C9E"/>
    <w:rsid w:val="00424438"/>
    <w:rsid w:val="004248BE"/>
    <w:rsid w:val="00424976"/>
    <w:rsid w:val="00424A56"/>
    <w:rsid w:val="00424B68"/>
    <w:rsid w:val="00424FD4"/>
    <w:rsid w:val="004250A5"/>
    <w:rsid w:val="00425654"/>
    <w:rsid w:val="004259E4"/>
    <w:rsid w:val="00425DFC"/>
    <w:rsid w:val="00425FB5"/>
    <w:rsid w:val="00426031"/>
    <w:rsid w:val="00426210"/>
    <w:rsid w:val="004262F0"/>
    <w:rsid w:val="00426342"/>
    <w:rsid w:val="00426462"/>
    <w:rsid w:val="00426569"/>
    <w:rsid w:val="004265F0"/>
    <w:rsid w:val="00426AE5"/>
    <w:rsid w:val="00426BBF"/>
    <w:rsid w:val="00427145"/>
    <w:rsid w:val="00427421"/>
    <w:rsid w:val="004300D9"/>
    <w:rsid w:val="004305BF"/>
    <w:rsid w:val="00431278"/>
    <w:rsid w:val="0043139C"/>
    <w:rsid w:val="004315CC"/>
    <w:rsid w:val="004316B3"/>
    <w:rsid w:val="0043187E"/>
    <w:rsid w:val="00431ADE"/>
    <w:rsid w:val="0043285A"/>
    <w:rsid w:val="0043285D"/>
    <w:rsid w:val="004332EF"/>
    <w:rsid w:val="0043333B"/>
    <w:rsid w:val="0043355C"/>
    <w:rsid w:val="00433850"/>
    <w:rsid w:val="00433F7D"/>
    <w:rsid w:val="00433FAD"/>
    <w:rsid w:val="004342F2"/>
    <w:rsid w:val="00434F25"/>
    <w:rsid w:val="00435866"/>
    <w:rsid w:val="004358F3"/>
    <w:rsid w:val="00435E2E"/>
    <w:rsid w:val="00436BC2"/>
    <w:rsid w:val="0043722D"/>
    <w:rsid w:val="004376C9"/>
    <w:rsid w:val="00437E69"/>
    <w:rsid w:val="00437FAF"/>
    <w:rsid w:val="004401D9"/>
    <w:rsid w:val="0044032C"/>
    <w:rsid w:val="004406C9"/>
    <w:rsid w:val="004407CF"/>
    <w:rsid w:val="004408A9"/>
    <w:rsid w:val="00440932"/>
    <w:rsid w:val="00440A85"/>
    <w:rsid w:val="00440E20"/>
    <w:rsid w:val="00440E9E"/>
    <w:rsid w:val="00441C46"/>
    <w:rsid w:val="00441D72"/>
    <w:rsid w:val="00442390"/>
    <w:rsid w:val="00442AD2"/>
    <w:rsid w:val="004434BD"/>
    <w:rsid w:val="0044354F"/>
    <w:rsid w:val="004438B3"/>
    <w:rsid w:val="00443DBD"/>
    <w:rsid w:val="00444601"/>
    <w:rsid w:val="00444BAA"/>
    <w:rsid w:val="00444D0E"/>
    <w:rsid w:val="00445605"/>
    <w:rsid w:val="00445644"/>
    <w:rsid w:val="004456CF"/>
    <w:rsid w:val="0044575C"/>
    <w:rsid w:val="00445BA0"/>
    <w:rsid w:val="00445C92"/>
    <w:rsid w:val="004461EB"/>
    <w:rsid w:val="00446673"/>
    <w:rsid w:val="00446C38"/>
    <w:rsid w:val="00446D85"/>
    <w:rsid w:val="00446E21"/>
    <w:rsid w:val="00446ED6"/>
    <w:rsid w:val="00447061"/>
    <w:rsid w:val="00447182"/>
    <w:rsid w:val="00447249"/>
    <w:rsid w:val="004472ED"/>
    <w:rsid w:val="004474D5"/>
    <w:rsid w:val="00447962"/>
    <w:rsid w:val="00447B29"/>
    <w:rsid w:val="0045046F"/>
    <w:rsid w:val="00450556"/>
    <w:rsid w:val="00450648"/>
    <w:rsid w:val="004507B8"/>
    <w:rsid w:val="0045113D"/>
    <w:rsid w:val="0045220D"/>
    <w:rsid w:val="0045221E"/>
    <w:rsid w:val="0045235A"/>
    <w:rsid w:val="00452595"/>
    <w:rsid w:val="0045290B"/>
    <w:rsid w:val="00453224"/>
    <w:rsid w:val="00453815"/>
    <w:rsid w:val="00453CEC"/>
    <w:rsid w:val="00453F21"/>
    <w:rsid w:val="004546C3"/>
    <w:rsid w:val="00454B81"/>
    <w:rsid w:val="004551D3"/>
    <w:rsid w:val="00455741"/>
    <w:rsid w:val="004557AA"/>
    <w:rsid w:val="00455D6C"/>
    <w:rsid w:val="00455E6C"/>
    <w:rsid w:val="00455F1E"/>
    <w:rsid w:val="00456441"/>
    <w:rsid w:val="00456760"/>
    <w:rsid w:val="00456FBB"/>
    <w:rsid w:val="00457180"/>
    <w:rsid w:val="0045745C"/>
    <w:rsid w:val="0045746E"/>
    <w:rsid w:val="00457E0D"/>
    <w:rsid w:val="00461062"/>
    <w:rsid w:val="004613B5"/>
    <w:rsid w:val="0046176B"/>
    <w:rsid w:val="00461B38"/>
    <w:rsid w:val="00461C93"/>
    <w:rsid w:val="00461F4B"/>
    <w:rsid w:val="004626EC"/>
    <w:rsid w:val="00462A9B"/>
    <w:rsid w:val="00462CD7"/>
    <w:rsid w:val="00462F5F"/>
    <w:rsid w:val="00463718"/>
    <w:rsid w:val="00463F34"/>
    <w:rsid w:val="00464050"/>
    <w:rsid w:val="004642F9"/>
    <w:rsid w:val="00464403"/>
    <w:rsid w:val="0046458A"/>
    <w:rsid w:val="00464638"/>
    <w:rsid w:val="00464E98"/>
    <w:rsid w:val="00465313"/>
    <w:rsid w:val="0046558A"/>
    <w:rsid w:val="00465614"/>
    <w:rsid w:val="004660C4"/>
    <w:rsid w:val="00466136"/>
    <w:rsid w:val="0046724F"/>
    <w:rsid w:val="0046732F"/>
    <w:rsid w:val="00467BD0"/>
    <w:rsid w:val="00470026"/>
    <w:rsid w:val="00470112"/>
    <w:rsid w:val="00470C6A"/>
    <w:rsid w:val="00471111"/>
    <w:rsid w:val="004716BF"/>
    <w:rsid w:val="0047195F"/>
    <w:rsid w:val="00471E41"/>
    <w:rsid w:val="00472345"/>
    <w:rsid w:val="00472579"/>
    <w:rsid w:val="004727F8"/>
    <w:rsid w:val="00472BC7"/>
    <w:rsid w:val="004730EF"/>
    <w:rsid w:val="004733E9"/>
    <w:rsid w:val="004735AC"/>
    <w:rsid w:val="00473606"/>
    <w:rsid w:val="00473753"/>
    <w:rsid w:val="00473B02"/>
    <w:rsid w:val="00474183"/>
    <w:rsid w:val="0047448F"/>
    <w:rsid w:val="00474969"/>
    <w:rsid w:val="0047514D"/>
    <w:rsid w:val="0047556A"/>
    <w:rsid w:val="004759ED"/>
    <w:rsid w:val="0047630D"/>
    <w:rsid w:val="00476396"/>
    <w:rsid w:val="004765F3"/>
    <w:rsid w:val="00476A0A"/>
    <w:rsid w:val="00476AB6"/>
    <w:rsid w:val="00476AFA"/>
    <w:rsid w:val="00476B4B"/>
    <w:rsid w:val="004772D6"/>
    <w:rsid w:val="004774F0"/>
    <w:rsid w:val="0048063D"/>
    <w:rsid w:val="0048082B"/>
    <w:rsid w:val="00481FA9"/>
    <w:rsid w:val="00482126"/>
    <w:rsid w:val="00482285"/>
    <w:rsid w:val="00482613"/>
    <w:rsid w:val="00482749"/>
    <w:rsid w:val="00483546"/>
    <w:rsid w:val="00483B9C"/>
    <w:rsid w:val="00483C86"/>
    <w:rsid w:val="00483F7D"/>
    <w:rsid w:val="0048501D"/>
    <w:rsid w:val="00485383"/>
    <w:rsid w:val="004857F5"/>
    <w:rsid w:val="004857FE"/>
    <w:rsid w:val="00485F0D"/>
    <w:rsid w:val="00485FC4"/>
    <w:rsid w:val="00486156"/>
    <w:rsid w:val="004864B4"/>
    <w:rsid w:val="004867D7"/>
    <w:rsid w:val="00486911"/>
    <w:rsid w:val="004872B9"/>
    <w:rsid w:val="0048748B"/>
    <w:rsid w:val="004874A4"/>
    <w:rsid w:val="00487548"/>
    <w:rsid w:val="00490078"/>
    <w:rsid w:val="004902F7"/>
    <w:rsid w:val="0049041A"/>
    <w:rsid w:val="00490540"/>
    <w:rsid w:val="0049063A"/>
    <w:rsid w:val="00490A47"/>
    <w:rsid w:val="0049120F"/>
    <w:rsid w:val="00491827"/>
    <w:rsid w:val="00491C44"/>
    <w:rsid w:val="00492179"/>
    <w:rsid w:val="0049257D"/>
    <w:rsid w:val="00492863"/>
    <w:rsid w:val="00492A53"/>
    <w:rsid w:val="00492FB6"/>
    <w:rsid w:val="00493137"/>
    <w:rsid w:val="00493A33"/>
    <w:rsid w:val="00494359"/>
    <w:rsid w:val="00494739"/>
    <w:rsid w:val="00494969"/>
    <w:rsid w:val="00494C13"/>
    <w:rsid w:val="00494E6E"/>
    <w:rsid w:val="00495523"/>
    <w:rsid w:val="00495A2E"/>
    <w:rsid w:val="00495DA7"/>
    <w:rsid w:val="00496687"/>
    <w:rsid w:val="004966BE"/>
    <w:rsid w:val="004966EE"/>
    <w:rsid w:val="00496D7B"/>
    <w:rsid w:val="00497D20"/>
    <w:rsid w:val="004A0138"/>
    <w:rsid w:val="004A024B"/>
    <w:rsid w:val="004A056C"/>
    <w:rsid w:val="004A0A07"/>
    <w:rsid w:val="004A0D74"/>
    <w:rsid w:val="004A1772"/>
    <w:rsid w:val="004A1BB8"/>
    <w:rsid w:val="004A238A"/>
    <w:rsid w:val="004A26BB"/>
    <w:rsid w:val="004A270E"/>
    <w:rsid w:val="004A2A68"/>
    <w:rsid w:val="004A2E1E"/>
    <w:rsid w:val="004A317E"/>
    <w:rsid w:val="004A320E"/>
    <w:rsid w:val="004A3C73"/>
    <w:rsid w:val="004A472A"/>
    <w:rsid w:val="004A5697"/>
    <w:rsid w:val="004A5833"/>
    <w:rsid w:val="004A5947"/>
    <w:rsid w:val="004A5E84"/>
    <w:rsid w:val="004A60D0"/>
    <w:rsid w:val="004A66EC"/>
    <w:rsid w:val="004A6A65"/>
    <w:rsid w:val="004A6C09"/>
    <w:rsid w:val="004A6D18"/>
    <w:rsid w:val="004A6E7D"/>
    <w:rsid w:val="004A7049"/>
    <w:rsid w:val="004A74EB"/>
    <w:rsid w:val="004A7DED"/>
    <w:rsid w:val="004B0203"/>
    <w:rsid w:val="004B0452"/>
    <w:rsid w:val="004B0D3E"/>
    <w:rsid w:val="004B1E50"/>
    <w:rsid w:val="004B1E58"/>
    <w:rsid w:val="004B221A"/>
    <w:rsid w:val="004B24FB"/>
    <w:rsid w:val="004B2724"/>
    <w:rsid w:val="004B2DC7"/>
    <w:rsid w:val="004B2DFC"/>
    <w:rsid w:val="004B315B"/>
    <w:rsid w:val="004B3359"/>
    <w:rsid w:val="004B33EE"/>
    <w:rsid w:val="004B3438"/>
    <w:rsid w:val="004B355E"/>
    <w:rsid w:val="004B3709"/>
    <w:rsid w:val="004B3933"/>
    <w:rsid w:val="004B3BFD"/>
    <w:rsid w:val="004B3CBE"/>
    <w:rsid w:val="004B41E0"/>
    <w:rsid w:val="004B4628"/>
    <w:rsid w:val="004B4F3A"/>
    <w:rsid w:val="004B51F3"/>
    <w:rsid w:val="004B55BA"/>
    <w:rsid w:val="004B58FE"/>
    <w:rsid w:val="004B6019"/>
    <w:rsid w:val="004B63C6"/>
    <w:rsid w:val="004B68B6"/>
    <w:rsid w:val="004B6A83"/>
    <w:rsid w:val="004B6ED2"/>
    <w:rsid w:val="004B7614"/>
    <w:rsid w:val="004B7E52"/>
    <w:rsid w:val="004B7E58"/>
    <w:rsid w:val="004B7FA0"/>
    <w:rsid w:val="004C0270"/>
    <w:rsid w:val="004C04DA"/>
    <w:rsid w:val="004C10F5"/>
    <w:rsid w:val="004C1124"/>
    <w:rsid w:val="004C117A"/>
    <w:rsid w:val="004C11E8"/>
    <w:rsid w:val="004C20B4"/>
    <w:rsid w:val="004C20CC"/>
    <w:rsid w:val="004C2122"/>
    <w:rsid w:val="004C2EA2"/>
    <w:rsid w:val="004C2EE7"/>
    <w:rsid w:val="004C338B"/>
    <w:rsid w:val="004C38B9"/>
    <w:rsid w:val="004C53D2"/>
    <w:rsid w:val="004C549C"/>
    <w:rsid w:val="004C59BA"/>
    <w:rsid w:val="004C5B49"/>
    <w:rsid w:val="004C61C9"/>
    <w:rsid w:val="004C645B"/>
    <w:rsid w:val="004C64BF"/>
    <w:rsid w:val="004C652E"/>
    <w:rsid w:val="004C671D"/>
    <w:rsid w:val="004C702B"/>
    <w:rsid w:val="004C70E0"/>
    <w:rsid w:val="004C73DB"/>
    <w:rsid w:val="004C743D"/>
    <w:rsid w:val="004D01BB"/>
    <w:rsid w:val="004D0A9A"/>
    <w:rsid w:val="004D111E"/>
    <w:rsid w:val="004D13B6"/>
    <w:rsid w:val="004D13C0"/>
    <w:rsid w:val="004D142D"/>
    <w:rsid w:val="004D1FA2"/>
    <w:rsid w:val="004D2870"/>
    <w:rsid w:val="004D2D1C"/>
    <w:rsid w:val="004D2EDE"/>
    <w:rsid w:val="004D3409"/>
    <w:rsid w:val="004D3991"/>
    <w:rsid w:val="004D3F48"/>
    <w:rsid w:val="004D4929"/>
    <w:rsid w:val="004D4AE0"/>
    <w:rsid w:val="004D4BA9"/>
    <w:rsid w:val="004D4BE0"/>
    <w:rsid w:val="004D5039"/>
    <w:rsid w:val="004D5198"/>
    <w:rsid w:val="004D59C2"/>
    <w:rsid w:val="004D5E7F"/>
    <w:rsid w:val="004D61F0"/>
    <w:rsid w:val="004D6EAE"/>
    <w:rsid w:val="004D714A"/>
    <w:rsid w:val="004D7199"/>
    <w:rsid w:val="004D72D5"/>
    <w:rsid w:val="004D74DF"/>
    <w:rsid w:val="004D78D3"/>
    <w:rsid w:val="004D7B12"/>
    <w:rsid w:val="004D7B8F"/>
    <w:rsid w:val="004D7F50"/>
    <w:rsid w:val="004E01A1"/>
    <w:rsid w:val="004E02DD"/>
    <w:rsid w:val="004E0B31"/>
    <w:rsid w:val="004E0FC0"/>
    <w:rsid w:val="004E14B3"/>
    <w:rsid w:val="004E14F3"/>
    <w:rsid w:val="004E1999"/>
    <w:rsid w:val="004E1CD6"/>
    <w:rsid w:val="004E2CD1"/>
    <w:rsid w:val="004E2E44"/>
    <w:rsid w:val="004E2ECB"/>
    <w:rsid w:val="004E3399"/>
    <w:rsid w:val="004E353F"/>
    <w:rsid w:val="004E3900"/>
    <w:rsid w:val="004E3D2D"/>
    <w:rsid w:val="004E3DEE"/>
    <w:rsid w:val="004E4202"/>
    <w:rsid w:val="004E4230"/>
    <w:rsid w:val="004E47C9"/>
    <w:rsid w:val="004E48C0"/>
    <w:rsid w:val="004E4DE4"/>
    <w:rsid w:val="004E4F3F"/>
    <w:rsid w:val="004E5289"/>
    <w:rsid w:val="004E5380"/>
    <w:rsid w:val="004E56B9"/>
    <w:rsid w:val="004E6262"/>
    <w:rsid w:val="004E62A9"/>
    <w:rsid w:val="004E6735"/>
    <w:rsid w:val="004E6A21"/>
    <w:rsid w:val="004E6A64"/>
    <w:rsid w:val="004E6AC8"/>
    <w:rsid w:val="004E76A8"/>
    <w:rsid w:val="004E775F"/>
    <w:rsid w:val="004E7763"/>
    <w:rsid w:val="004E7B0F"/>
    <w:rsid w:val="004E7F18"/>
    <w:rsid w:val="004F0CC1"/>
    <w:rsid w:val="004F0CFB"/>
    <w:rsid w:val="004F11CA"/>
    <w:rsid w:val="004F12D6"/>
    <w:rsid w:val="004F15EB"/>
    <w:rsid w:val="004F1BA9"/>
    <w:rsid w:val="004F2475"/>
    <w:rsid w:val="004F298A"/>
    <w:rsid w:val="004F3014"/>
    <w:rsid w:val="004F3A37"/>
    <w:rsid w:val="004F3ED4"/>
    <w:rsid w:val="004F41B8"/>
    <w:rsid w:val="004F46BB"/>
    <w:rsid w:val="004F4764"/>
    <w:rsid w:val="004F485B"/>
    <w:rsid w:val="004F4B4D"/>
    <w:rsid w:val="004F5433"/>
    <w:rsid w:val="004F5966"/>
    <w:rsid w:val="004F5FB5"/>
    <w:rsid w:val="004F6089"/>
    <w:rsid w:val="004F645E"/>
    <w:rsid w:val="004F6694"/>
    <w:rsid w:val="004F6A18"/>
    <w:rsid w:val="004F7899"/>
    <w:rsid w:val="004F7E41"/>
    <w:rsid w:val="0050020F"/>
    <w:rsid w:val="00500FA8"/>
    <w:rsid w:val="005011C2"/>
    <w:rsid w:val="00501339"/>
    <w:rsid w:val="005013A9"/>
    <w:rsid w:val="0050172B"/>
    <w:rsid w:val="00501F8A"/>
    <w:rsid w:val="00502799"/>
    <w:rsid w:val="00502E45"/>
    <w:rsid w:val="0050516A"/>
    <w:rsid w:val="00505452"/>
    <w:rsid w:val="00505539"/>
    <w:rsid w:val="00505FFA"/>
    <w:rsid w:val="00506569"/>
    <w:rsid w:val="00506784"/>
    <w:rsid w:val="00506E4C"/>
    <w:rsid w:val="00507157"/>
    <w:rsid w:val="00507227"/>
    <w:rsid w:val="0050726C"/>
    <w:rsid w:val="00507949"/>
    <w:rsid w:val="00510EE6"/>
    <w:rsid w:val="0051111E"/>
    <w:rsid w:val="00511138"/>
    <w:rsid w:val="0051126C"/>
    <w:rsid w:val="0051149B"/>
    <w:rsid w:val="00511A2E"/>
    <w:rsid w:val="00512061"/>
    <w:rsid w:val="00512430"/>
    <w:rsid w:val="005124A1"/>
    <w:rsid w:val="005125F5"/>
    <w:rsid w:val="00513570"/>
    <w:rsid w:val="00513630"/>
    <w:rsid w:val="00513784"/>
    <w:rsid w:val="005143A9"/>
    <w:rsid w:val="0051441B"/>
    <w:rsid w:val="0051468B"/>
    <w:rsid w:val="0051470E"/>
    <w:rsid w:val="00514A5A"/>
    <w:rsid w:val="00514CCA"/>
    <w:rsid w:val="00514F89"/>
    <w:rsid w:val="005153D9"/>
    <w:rsid w:val="005158A8"/>
    <w:rsid w:val="00515F55"/>
    <w:rsid w:val="005168E0"/>
    <w:rsid w:val="00516FBE"/>
    <w:rsid w:val="00517061"/>
    <w:rsid w:val="005171A0"/>
    <w:rsid w:val="0051734E"/>
    <w:rsid w:val="005173F7"/>
    <w:rsid w:val="00517619"/>
    <w:rsid w:val="00517A78"/>
    <w:rsid w:val="00517E89"/>
    <w:rsid w:val="005209D8"/>
    <w:rsid w:val="005209F5"/>
    <w:rsid w:val="00520C5D"/>
    <w:rsid w:val="00521103"/>
    <w:rsid w:val="00521793"/>
    <w:rsid w:val="00521D21"/>
    <w:rsid w:val="00521D2E"/>
    <w:rsid w:val="00522597"/>
    <w:rsid w:val="00522809"/>
    <w:rsid w:val="00522847"/>
    <w:rsid w:val="0052294D"/>
    <w:rsid w:val="005231F2"/>
    <w:rsid w:val="005232DB"/>
    <w:rsid w:val="00523E66"/>
    <w:rsid w:val="00523F99"/>
    <w:rsid w:val="0052403C"/>
    <w:rsid w:val="005246F6"/>
    <w:rsid w:val="0052479E"/>
    <w:rsid w:val="00524E5F"/>
    <w:rsid w:val="00525277"/>
    <w:rsid w:val="00525355"/>
    <w:rsid w:val="00525873"/>
    <w:rsid w:val="00526533"/>
    <w:rsid w:val="005268C2"/>
    <w:rsid w:val="005269CD"/>
    <w:rsid w:val="00526DDB"/>
    <w:rsid w:val="00526F1D"/>
    <w:rsid w:val="00527273"/>
    <w:rsid w:val="00527AB6"/>
    <w:rsid w:val="00527B07"/>
    <w:rsid w:val="00527B12"/>
    <w:rsid w:val="00527CDF"/>
    <w:rsid w:val="0053082F"/>
    <w:rsid w:val="005312F1"/>
    <w:rsid w:val="0053155A"/>
    <w:rsid w:val="005318FE"/>
    <w:rsid w:val="00531D09"/>
    <w:rsid w:val="00531F38"/>
    <w:rsid w:val="005322CB"/>
    <w:rsid w:val="00532934"/>
    <w:rsid w:val="0053346D"/>
    <w:rsid w:val="005338C8"/>
    <w:rsid w:val="00534484"/>
    <w:rsid w:val="00534822"/>
    <w:rsid w:val="005349E0"/>
    <w:rsid w:val="00534E21"/>
    <w:rsid w:val="005355B9"/>
    <w:rsid w:val="00535738"/>
    <w:rsid w:val="005358B6"/>
    <w:rsid w:val="005358F2"/>
    <w:rsid w:val="00535F13"/>
    <w:rsid w:val="00536340"/>
    <w:rsid w:val="0053636F"/>
    <w:rsid w:val="005374A8"/>
    <w:rsid w:val="00537664"/>
    <w:rsid w:val="005376DF"/>
    <w:rsid w:val="00537DE1"/>
    <w:rsid w:val="00537F10"/>
    <w:rsid w:val="0054008A"/>
    <w:rsid w:val="00540643"/>
    <w:rsid w:val="00540827"/>
    <w:rsid w:val="00540ABF"/>
    <w:rsid w:val="00540CCB"/>
    <w:rsid w:val="00540E12"/>
    <w:rsid w:val="00541020"/>
    <w:rsid w:val="00541104"/>
    <w:rsid w:val="0054199A"/>
    <w:rsid w:val="00541AF0"/>
    <w:rsid w:val="00541D94"/>
    <w:rsid w:val="0054251E"/>
    <w:rsid w:val="005426E5"/>
    <w:rsid w:val="00542CA9"/>
    <w:rsid w:val="00542D5C"/>
    <w:rsid w:val="00542E84"/>
    <w:rsid w:val="00543273"/>
    <w:rsid w:val="00543740"/>
    <w:rsid w:val="005439E7"/>
    <w:rsid w:val="00543B2C"/>
    <w:rsid w:val="00543D27"/>
    <w:rsid w:val="00543D6D"/>
    <w:rsid w:val="005440A6"/>
    <w:rsid w:val="00544430"/>
    <w:rsid w:val="005447BD"/>
    <w:rsid w:val="0054515F"/>
    <w:rsid w:val="005452D6"/>
    <w:rsid w:val="005455FC"/>
    <w:rsid w:val="005458B9"/>
    <w:rsid w:val="00545C11"/>
    <w:rsid w:val="00545C88"/>
    <w:rsid w:val="00545E0E"/>
    <w:rsid w:val="00546CF9"/>
    <w:rsid w:val="00547647"/>
    <w:rsid w:val="0055003A"/>
    <w:rsid w:val="00551D9F"/>
    <w:rsid w:val="00551F3A"/>
    <w:rsid w:val="005527F6"/>
    <w:rsid w:val="005529D4"/>
    <w:rsid w:val="005529D6"/>
    <w:rsid w:val="00552BD0"/>
    <w:rsid w:val="00552BE2"/>
    <w:rsid w:val="0055300A"/>
    <w:rsid w:val="00553356"/>
    <w:rsid w:val="00553614"/>
    <w:rsid w:val="00553B35"/>
    <w:rsid w:val="00553DA8"/>
    <w:rsid w:val="00554112"/>
    <w:rsid w:val="00554299"/>
    <w:rsid w:val="00555282"/>
    <w:rsid w:val="0055579C"/>
    <w:rsid w:val="0055589A"/>
    <w:rsid w:val="00555CBC"/>
    <w:rsid w:val="00555D53"/>
    <w:rsid w:val="00555DD7"/>
    <w:rsid w:val="005565E4"/>
    <w:rsid w:val="0055662B"/>
    <w:rsid w:val="005567D0"/>
    <w:rsid w:val="00556B51"/>
    <w:rsid w:val="00556E7D"/>
    <w:rsid w:val="0055728B"/>
    <w:rsid w:val="0055785A"/>
    <w:rsid w:val="005579ED"/>
    <w:rsid w:val="00557CFE"/>
    <w:rsid w:val="0056019C"/>
    <w:rsid w:val="00560402"/>
    <w:rsid w:val="00560A2E"/>
    <w:rsid w:val="00560B3F"/>
    <w:rsid w:val="00560E66"/>
    <w:rsid w:val="00560ECC"/>
    <w:rsid w:val="00560F3F"/>
    <w:rsid w:val="005616C0"/>
    <w:rsid w:val="00561CDE"/>
    <w:rsid w:val="005625B4"/>
    <w:rsid w:val="00562782"/>
    <w:rsid w:val="00562ACB"/>
    <w:rsid w:val="0056306F"/>
    <w:rsid w:val="00563350"/>
    <w:rsid w:val="005633BF"/>
    <w:rsid w:val="005636B8"/>
    <w:rsid w:val="00563F04"/>
    <w:rsid w:val="00563F92"/>
    <w:rsid w:val="00564001"/>
    <w:rsid w:val="005645F0"/>
    <w:rsid w:val="00564AE1"/>
    <w:rsid w:val="00565130"/>
    <w:rsid w:val="00565370"/>
    <w:rsid w:val="005653F4"/>
    <w:rsid w:val="00565729"/>
    <w:rsid w:val="00565C19"/>
    <w:rsid w:val="00565C6A"/>
    <w:rsid w:val="005663A0"/>
    <w:rsid w:val="00567241"/>
    <w:rsid w:val="0056727E"/>
    <w:rsid w:val="005675A3"/>
    <w:rsid w:val="00567E9E"/>
    <w:rsid w:val="00567F64"/>
    <w:rsid w:val="005706D3"/>
    <w:rsid w:val="00570DB6"/>
    <w:rsid w:val="00570E54"/>
    <w:rsid w:val="00571263"/>
    <w:rsid w:val="00571553"/>
    <w:rsid w:val="0057210E"/>
    <w:rsid w:val="00573562"/>
    <w:rsid w:val="00573B40"/>
    <w:rsid w:val="00573E30"/>
    <w:rsid w:val="00573F1A"/>
    <w:rsid w:val="0057421D"/>
    <w:rsid w:val="00574A43"/>
    <w:rsid w:val="00574E0D"/>
    <w:rsid w:val="00574FE5"/>
    <w:rsid w:val="00575223"/>
    <w:rsid w:val="005757FE"/>
    <w:rsid w:val="00575B86"/>
    <w:rsid w:val="00575F24"/>
    <w:rsid w:val="0057705F"/>
    <w:rsid w:val="00577B8A"/>
    <w:rsid w:val="00577BEC"/>
    <w:rsid w:val="00577D61"/>
    <w:rsid w:val="00577D81"/>
    <w:rsid w:val="005801B5"/>
    <w:rsid w:val="005808F9"/>
    <w:rsid w:val="00580CDB"/>
    <w:rsid w:val="00580E4C"/>
    <w:rsid w:val="00580EEF"/>
    <w:rsid w:val="00581BFB"/>
    <w:rsid w:val="00581C6A"/>
    <w:rsid w:val="00582043"/>
    <w:rsid w:val="005823E3"/>
    <w:rsid w:val="005825AF"/>
    <w:rsid w:val="005825B4"/>
    <w:rsid w:val="00582AD3"/>
    <w:rsid w:val="00582C3A"/>
    <w:rsid w:val="00582F06"/>
    <w:rsid w:val="0058367C"/>
    <w:rsid w:val="00583A3D"/>
    <w:rsid w:val="00583D08"/>
    <w:rsid w:val="00584175"/>
    <w:rsid w:val="0058454F"/>
    <w:rsid w:val="00584CA3"/>
    <w:rsid w:val="00584D04"/>
    <w:rsid w:val="00584DB6"/>
    <w:rsid w:val="00584F39"/>
    <w:rsid w:val="0058593E"/>
    <w:rsid w:val="00585B23"/>
    <w:rsid w:val="00585DEB"/>
    <w:rsid w:val="005865EE"/>
    <w:rsid w:val="00586B32"/>
    <w:rsid w:val="00586F53"/>
    <w:rsid w:val="00587719"/>
    <w:rsid w:val="00587733"/>
    <w:rsid w:val="0058785C"/>
    <w:rsid w:val="00587B3E"/>
    <w:rsid w:val="00587DD6"/>
    <w:rsid w:val="0059024E"/>
    <w:rsid w:val="0059068E"/>
    <w:rsid w:val="005919D7"/>
    <w:rsid w:val="00591CB2"/>
    <w:rsid w:val="00592345"/>
    <w:rsid w:val="00593073"/>
    <w:rsid w:val="00593402"/>
    <w:rsid w:val="005936A5"/>
    <w:rsid w:val="00593A14"/>
    <w:rsid w:val="00593E19"/>
    <w:rsid w:val="00594069"/>
    <w:rsid w:val="00595071"/>
    <w:rsid w:val="0059607E"/>
    <w:rsid w:val="00596B5B"/>
    <w:rsid w:val="00596BE7"/>
    <w:rsid w:val="00596D90"/>
    <w:rsid w:val="00596F67"/>
    <w:rsid w:val="0059726C"/>
    <w:rsid w:val="005979B6"/>
    <w:rsid w:val="00597F53"/>
    <w:rsid w:val="005A024C"/>
    <w:rsid w:val="005A0C1D"/>
    <w:rsid w:val="005A0E07"/>
    <w:rsid w:val="005A0EAA"/>
    <w:rsid w:val="005A100A"/>
    <w:rsid w:val="005A10E4"/>
    <w:rsid w:val="005A132A"/>
    <w:rsid w:val="005A160B"/>
    <w:rsid w:val="005A174F"/>
    <w:rsid w:val="005A1A8C"/>
    <w:rsid w:val="005A1D47"/>
    <w:rsid w:val="005A1F0D"/>
    <w:rsid w:val="005A22D3"/>
    <w:rsid w:val="005A25A4"/>
    <w:rsid w:val="005A3033"/>
    <w:rsid w:val="005A3260"/>
    <w:rsid w:val="005A382A"/>
    <w:rsid w:val="005A3DCA"/>
    <w:rsid w:val="005A3EA5"/>
    <w:rsid w:val="005A3EA7"/>
    <w:rsid w:val="005A4C4D"/>
    <w:rsid w:val="005A50EE"/>
    <w:rsid w:val="005A515F"/>
    <w:rsid w:val="005A52E6"/>
    <w:rsid w:val="005A54F8"/>
    <w:rsid w:val="005A5F26"/>
    <w:rsid w:val="005A61B0"/>
    <w:rsid w:val="005A6213"/>
    <w:rsid w:val="005A631A"/>
    <w:rsid w:val="005A648C"/>
    <w:rsid w:val="005A6545"/>
    <w:rsid w:val="005A69F1"/>
    <w:rsid w:val="005A6C5F"/>
    <w:rsid w:val="005A7808"/>
    <w:rsid w:val="005A7D9D"/>
    <w:rsid w:val="005B04E6"/>
    <w:rsid w:val="005B0556"/>
    <w:rsid w:val="005B0A77"/>
    <w:rsid w:val="005B178C"/>
    <w:rsid w:val="005B19A8"/>
    <w:rsid w:val="005B19F8"/>
    <w:rsid w:val="005B23AB"/>
    <w:rsid w:val="005B2FDD"/>
    <w:rsid w:val="005B318F"/>
    <w:rsid w:val="005B3355"/>
    <w:rsid w:val="005B3414"/>
    <w:rsid w:val="005B3807"/>
    <w:rsid w:val="005B3B17"/>
    <w:rsid w:val="005B3D99"/>
    <w:rsid w:val="005B4B3F"/>
    <w:rsid w:val="005B4C82"/>
    <w:rsid w:val="005B551E"/>
    <w:rsid w:val="005B5841"/>
    <w:rsid w:val="005B5B44"/>
    <w:rsid w:val="005B5E3B"/>
    <w:rsid w:val="005B5EAB"/>
    <w:rsid w:val="005B7E6C"/>
    <w:rsid w:val="005C0151"/>
    <w:rsid w:val="005C125D"/>
    <w:rsid w:val="005C139F"/>
    <w:rsid w:val="005C1655"/>
    <w:rsid w:val="005C1708"/>
    <w:rsid w:val="005C17DC"/>
    <w:rsid w:val="005C1972"/>
    <w:rsid w:val="005C1A10"/>
    <w:rsid w:val="005C1A8B"/>
    <w:rsid w:val="005C2175"/>
    <w:rsid w:val="005C23A3"/>
    <w:rsid w:val="005C2849"/>
    <w:rsid w:val="005C2E97"/>
    <w:rsid w:val="005C3397"/>
    <w:rsid w:val="005C3C29"/>
    <w:rsid w:val="005C3C4F"/>
    <w:rsid w:val="005C3DB4"/>
    <w:rsid w:val="005C4CC2"/>
    <w:rsid w:val="005C4D9A"/>
    <w:rsid w:val="005C4E6C"/>
    <w:rsid w:val="005C4EA6"/>
    <w:rsid w:val="005C509E"/>
    <w:rsid w:val="005C6861"/>
    <w:rsid w:val="005C6B06"/>
    <w:rsid w:val="005C70F7"/>
    <w:rsid w:val="005C7335"/>
    <w:rsid w:val="005C7478"/>
    <w:rsid w:val="005C7803"/>
    <w:rsid w:val="005C7A37"/>
    <w:rsid w:val="005C7B69"/>
    <w:rsid w:val="005C7B8D"/>
    <w:rsid w:val="005D052A"/>
    <w:rsid w:val="005D0FB7"/>
    <w:rsid w:val="005D1306"/>
    <w:rsid w:val="005D16F3"/>
    <w:rsid w:val="005D17C4"/>
    <w:rsid w:val="005D2185"/>
    <w:rsid w:val="005D23D7"/>
    <w:rsid w:val="005D2A2F"/>
    <w:rsid w:val="005D2E5D"/>
    <w:rsid w:val="005D2E7E"/>
    <w:rsid w:val="005D2EA1"/>
    <w:rsid w:val="005D48C2"/>
    <w:rsid w:val="005D4B7C"/>
    <w:rsid w:val="005D5119"/>
    <w:rsid w:val="005D5229"/>
    <w:rsid w:val="005D5398"/>
    <w:rsid w:val="005D5445"/>
    <w:rsid w:val="005D6339"/>
    <w:rsid w:val="005D63D6"/>
    <w:rsid w:val="005D67DA"/>
    <w:rsid w:val="005D6AFF"/>
    <w:rsid w:val="005D6D8F"/>
    <w:rsid w:val="005D7182"/>
    <w:rsid w:val="005D7800"/>
    <w:rsid w:val="005E0104"/>
    <w:rsid w:val="005E0390"/>
    <w:rsid w:val="005E0527"/>
    <w:rsid w:val="005E0626"/>
    <w:rsid w:val="005E082C"/>
    <w:rsid w:val="005E0907"/>
    <w:rsid w:val="005E0CB3"/>
    <w:rsid w:val="005E1541"/>
    <w:rsid w:val="005E1A11"/>
    <w:rsid w:val="005E1DA7"/>
    <w:rsid w:val="005E21C1"/>
    <w:rsid w:val="005E339C"/>
    <w:rsid w:val="005E367A"/>
    <w:rsid w:val="005E4423"/>
    <w:rsid w:val="005E4787"/>
    <w:rsid w:val="005E4BCC"/>
    <w:rsid w:val="005E4C04"/>
    <w:rsid w:val="005E512B"/>
    <w:rsid w:val="005E527C"/>
    <w:rsid w:val="005E541D"/>
    <w:rsid w:val="005E6639"/>
    <w:rsid w:val="005E68C9"/>
    <w:rsid w:val="005E7405"/>
    <w:rsid w:val="005E7527"/>
    <w:rsid w:val="005E7623"/>
    <w:rsid w:val="005E76A9"/>
    <w:rsid w:val="005E7C55"/>
    <w:rsid w:val="005F053B"/>
    <w:rsid w:val="005F1DA5"/>
    <w:rsid w:val="005F2CE3"/>
    <w:rsid w:val="005F3698"/>
    <w:rsid w:val="005F379B"/>
    <w:rsid w:val="005F3BB1"/>
    <w:rsid w:val="005F40C1"/>
    <w:rsid w:val="005F4272"/>
    <w:rsid w:val="005F47BF"/>
    <w:rsid w:val="005F50C1"/>
    <w:rsid w:val="005F573D"/>
    <w:rsid w:val="005F5A98"/>
    <w:rsid w:val="005F5AE0"/>
    <w:rsid w:val="005F628C"/>
    <w:rsid w:val="005F68A5"/>
    <w:rsid w:val="005F6ED8"/>
    <w:rsid w:val="005F6F5D"/>
    <w:rsid w:val="005F7618"/>
    <w:rsid w:val="005F78C9"/>
    <w:rsid w:val="005F7A77"/>
    <w:rsid w:val="005F7C83"/>
    <w:rsid w:val="00600CF4"/>
    <w:rsid w:val="00601883"/>
    <w:rsid w:val="00601A16"/>
    <w:rsid w:val="00602C02"/>
    <w:rsid w:val="00602CFE"/>
    <w:rsid w:val="00603066"/>
    <w:rsid w:val="00603349"/>
    <w:rsid w:val="00603570"/>
    <w:rsid w:val="00603897"/>
    <w:rsid w:val="006043A5"/>
    <w:rsid w:val="006047C6"/>
    <w:rsid w:val="006048C8"/>
    <w:rsid w:val="00604A48"/>
    <w:rsid w:val="006054E6"/>
    <w:rsid w:val="00605B56"/>
    <w:rsid w:val="00605E83"/>
    <w:rsid w:val="00606400"/>
    <w:rsid w:val="00606501"/>
    <w:rsid w:val="006066F2"/>
    <w:rsid w:val="00606ECC"/>
    <w:rsid w:val="00607387"/>
    <w:rsid w:val="00607844"/>
    <w:rsid w:val="0060785F"/>
    <w:rsid w:val="006079E7"/>
    <w:rsid w:val="00607A2A"/>
    <w:rsid w:val="00607B8D"/>
    <w:rsid w:val="00607CA0"/>
    <w:rsid w:val="00607E3C"/>
    <w:rsid w:val="00607E5B"/>
    <w:rsid w:val="0061032B"/>
    <w:rsid w:val="00610508"/>
    <w:rsid w:val="0061054E"/>
    <w:rsid w:val="006106DA"/>
    <w:rsid w:val="00610BC9"/>
    <w:rsid w:val="00610E20"/>
    <w:rsid w:val="006115DD"/>
    <w:rsid w:val="0061172A"/>
    <w:rsid w:val="00611975"/>
    <w:rsid w:val="0061198C"/>
    <w:rsid w:val="00611AA4"/>
    <w:rsid w:val="00611ABB"/>
    <w:rsid w:val="00611C6D"/>
    <w:rsid w:val="00612169"/>
    <w:rsid w:val="00612254"/>
    <w:rsid w:val="006122AF"/>
    <w:rsid w:val="0061237E"/>
    <w:rsid w:val="00612929"/>
    <w:rsid w:val="006134AF"/>
    <w:rsid w:val="006137EF"/>
    <w:rsid w:val="006140FC"/>
    <w:rsid w:val="00614263"/>
    <w:rsid w:val="00614439"/>
    <w:rsid w:val="00614607"/>
    <w:rsid w:val="00614B41"/>
    <w:rsid w:val="00614F24"/>
    <w:rsid w:val="00615A1D"/>
    <w:rsid w:val="00615B61"/>
    <w:rsid w:val="00615F24"/>
    <w:rsid w:val="00616EA8"/>
    <w:rsid w:val="006171AD"/>
    <w:rsid w:val="006176E0"/>
    <w:rsid w:val="00617927"/>
    <w:rsid w:val="00617B24"/>
    <w:rsid w:val="00617E1C"/>
    <w:rsid w:val="006201D6"/>
    <w:rsid w:val="0062076D"/>
    <w:rsid w:val="00620B92"/>
    <w:rsid w:val="00620C81"/>
    <w:rsid w:val="00620E90"/>
    <w:rsid w:val="00621009"/>
    <w:rsid w:val="0062193E"/>
    <w:rsid w:val="00621BDB"/>
    <w:rsid w:val="00621E52"/>
    <w:rsid w:val="0062244F"/>
    <w:rsid w:val="006228BE"/>
    <w:rsid w:val="0062297F"/>
    <w:rsid w:val="00622BEE"/>
    <w:rsid w:val="00622FBB"/>
    <w:rsid w:val="006230DC"/>
    <w:rsid w:val="0062323D"/>
    <w:rsid w:val="00623302"/>
    <w:rsid w:val="00623694"/>
    <w:rsid w:val="00623BBF"/>
    <w:rsid w:val="00624378"/>
    <w:rsid w:val="00624382"/>
    <w:rsid w:val="00624654"/>
    <w:rsid w:val="00624913"/>
    <w:rsid w:val="00624AE1"/>
    <w:rsid w:val="00625064"/>
    <w:rsid w:val="0062516A"/>
    <w:rsid w:val="006254E3"/>
    <w:rsid w:val="006254E7"/>
    <w:rsid w:val="006257E5"/>
    <w:rsid w:val="00625DA4"/>
    <w:rsid w:val="006269E5"/>
    <w:rsid w:val="00626C5A"/>
    <w:rsid w:val="006274A4"/>
    <w:rsid w:val="00627813"/>
    <w:rsid w:val="00627861"/>
    <w:rsid w:val="0062788B"/>
    <w:rsid w:val="00627A49"/>
    <w:rsid w:val="00627E37"/>
    <w:rsid w:val="006303D7"/>
    <w:rsid w:val="00630563"/>
    <w:rsid w:val="006308AB"/>
    <w:rsid w:val="00630974"/>
    <w:rsid w:val="006309FE"/>
    <w:rsid w:val="00630BAF"/>
    <w:rsid w:val="0063119A"/>
    <w:rsid w:val="006317A1"/>
    <w:rsid w:val="00631901"/>
    <w:rsid w:val="00631E64"/>
    <w:rsid w:val="00631F6E"/>
    <w:rsid w:val="00632A57"/>
    <w:rsid w:val="00633263"/>
    <w:rsid w:val="0063364B"/>
    <w:rsid w:val="00633827"/>
    <w:rsid w:val="00634447"/>
    <w:rsid w:val="00634825"/>
    <w:rsid w:val="0063489B"/>
    <w:rsid w:val="0063537A"/>
    <w:rsid w:val="006358FA"/>
    <w:rsid w:val="00635CEC"/>
    <w:rsid w:val="00635E05"/>
    <w:rsid w:val="00635EA0"/>
    <w:rsid w:val="00636774"/>
    <w:rsid w:val="00636882"/>
    <w:rsid w:val="00636936"/>
    <w:rsid w:val="00636B5B"/>
    <w:rsid w:val="0063700F"/>
    <w:rsid w:val="0063725A"/>
    <w:rsid w:val="00637597"/>
    <w:rsid w:val="006406D3"/>
    <w:rsid w:val="00640983"/>
    <w:rsid w:val="00640DE4"/>
    <w:rsid w:val="0064102A"/>
    <w:rsid w:val="00641912"/>
    <w:rsid w:val="00641B7D"/>
    <w:rsid w:val="00642561"/>
    <w:rsid w:val="006425AA"/>
    <w:rsid w:val="00642639"/>
    <w:rsid w:val="006427F2"/>
    <w:rsid w:val="00642B8D"/>
    <w:rsid w:val="00642C48"/>
    <w:rsid w:val="00642F04"/>
    <w:rsid w:val="00643050"/>
    <w:rsid w:val="00643D21"/>
    <w:rsid w:val="0064413A"/>
    <w:rsid w:val="00644204"/>
    <w:rsid w:val="0064469E"/>
    <w:rsid w:val="006447BA"/>
    <w:rsid w:val="00644C07"/>
    <w:rsid w:val="00645374"/>
    <w:rsid w:val="0064587C"/>
    <w:rsid w:val="00645A37"/>
    <w:rsid w:val="00645A84"/>
    <w:rsid w:val="00645EDC"/>
    <w:rsid w:val="00646263"/>
    <w:rsid w:val="00646521"/>
    <w:rsid w:val="00646541"/>
    <w:rsid w:val="00646BE3"/>
    <w:rsid w:val="0064759A"/>
    <w:rsid w:val="006476BC"/>
    <w:rsid w:val="006500D9"/>
    <w:rsid w:val="00650665"/>
    <w:rsid w:val="00650C5F"/>
    <w:rsid w:val="00651005"/>
    <w:rsid w:val="00651100"/>
    <w:rsid w:val="0065147E"/>
    <w:rsid w:val="006515FC"/>
    <w:rsid w:val="00651AB4"/>
    <w:rsid w:val="00651C52"/>
    <w:rsid w:val="00651C76"/>
    <w:rsid w:val="006527A5"/>
    <w:rsid w:val="006527BB"/>
    <w:rsid w:val="00652867"/>
    <w:rsid w:val="006531B9"/>
    <w:rsid w:val="00653249"/>
    <w:rsid w:val="00653DCB"/>
    <w:rsid w:val="0065449E"/>
    <w:rsid w:val="006545BA"/>
    <w:rsid w:val="0065550A"/>
    <w:rsid w:val="00655C5A"/>
    <w:rsid w:val="00655EE2"/>
    <w:rsid w:val="006566B7"/>
    <w:rsid w:val="00656961"/>
    <w:rsid w:val="00656C5D"/>
    <w:rsid w:val="00657698"/>
    <w:rsid w:val="00657B63"/>
    <w:rsid w:val="00657D75"/>
    <w:rsid w:val="00657E02"/>
    <w:rsid w:val="006600F2"/>
    <w:rsid w:val="006602CA"/>
    <w:rsid w:val="00660928"/>
    <w:rsid w:val="006609D2"/>
    <w:rsid w:val="00660F91"/>
    <w:rsid w:val="00661126"/>
    <w:rsid w:val="006615B4"/>
    <w:rsid w:val="0066290E"/>
    <w:rsid w:val="0066291E"/>
    <w:rsid w:val="00662D61"/>
    <w:rsid w:val="00663318"/>
    <w:rsid w:val="00663548"/>
    <w:rsid w:val="006638DC"/>
    <w:rsid w:val="006639E4"/>
    <w:rsid w:val="00663BEB"/>
    <w:rsid w:val="00663FE9"/>
    <w:rsid w:val="006640F3"/>
    <w:rsid w:val="0066431A"/>
    <w:rsid w:val="0066442A"/>
    <w:rsid w:val="006649EF"/>
    <w:rsid w:val="00664AD1"/>
    <w:rsid w:val="00664B6D"/>
    <w:rsid w:val="00664C5A"/>
    <w:rsid w:val="00664E0C"/>
    <w:rsid w:val="00664EE9"/>
    <w:rsid w:val="00664F44"/>
    <w:rsid w:val="00665402"/>
    <w:rsid w:val="00665546"/>
    <w:rsid w:val="00665F6E"/>
    <w:rsid w:val="006662C3"/>
    <w:rsid w:val="0066640F"/>
    <w:rsid w:val="0066686C"/>
    <w:rsid w:val="00666F71"/>
    <w:rsid w:val="006670E6"/>
    <w:rsid w:val="00670221"/>
    <w:rsid w:val="006703E0"/>
    <w:rsid w:val="00670572"/>
    <w:rsid w:val="006707E2"/>
    <w:rsid w:val="00670805"/>
    <w:rsid w:val="006716C8"/>
    <w:rsid w:val="006719CB"/>
    <w:rsid w:val="00671A85"/>
    <w:rsid w:val="006726F5"/>
    <w:rsid w:val="00672746"/>
    <w:rsid w:val="006728FC"/>
    <w:rsid w:val="00672A6A"/>
    <w:rsid w:val="00672FE6"/>
    <w:rsid w:val="006730EA"/>
    <w:rsid w:val="00673348"/>
    <w:rsid w:val="006735D4"/>
    <w:rsid w:val="006736F9"/>
    <w:rsid w:val="00673F9D"/>
    <w:rsid w:val="006742FC"/>
    <w:rsid w:val="00674796"/>
    <w:rsid w:val="006747FA"/>
    <w:rsid w:val="00674D39"/>
    <w:rsid w:val="00674F35"/>
    <w:rsid w:val="006751BB"/>
    <w:rsid w:val="006754EA"/>
    <w:rsid w:val="006755AE"/>
    <w:rsid w:val="0067596E"/>
    <w:rsid w:val="00675C00"/>
    <w:rsid w:val="00675E7D"/>
    <w:rsid w:val="00676809"/>
    <w:rsid w:val="00676AA2"/>
    <w:rsid w:val="00676B27"/>
    <w:rsid w:val="00677515"/>
    <w:rsid w:val="0067799C"/>
    <w:rsid w:val="00677A84"/>
    <w:rsid w:val="00677C70"/>
    <w:rsid w:val="00677DA9"/>
    <w:rsid w:val="00680194"/>
    <w:rsid w:val="0068032B"/>
    <w:rsid w:val="00680717"/>
    <w:rsid w:val="006809A7"/>
    <w:rsid w:val="00680CCD"/>
    <w:rsid w:val="00681035"/>
    <w:rsid w:val="006813BD"/>
    <w:rsid w:val="006813E2"/>
    <w:rsid w:val="00681828"/>
    <w:rsid w:val="0068199D"/>
    <w:rsid w:val="00681C65"/>
    <w:rsid w:val="00681FE7"/>
    <w:rsid w:val="00682086"/>
    <w:rsid w:val="006825C7"/>
    <w:rsid w:val="00682CCE"/>
    <w:rsid w:val="00682EAB"/>
    <w:rsid w:val="00683209"/>
    <w:rsid w:val="006832D2"/>
    <w:rsid w:val="00683351"/>
    <w:rsid w:val="006834D1"/>
    <w:rsid w:val="00683724"/>
    <w:rsid w:val="00683A97"/>
    <w:rsid w:val="00683B9C"/>
    <w:rsid w:val="00683C58"/>
    <w:rsid w:val="006840C5"/>
    <w:rsid w:val="0068422A"/>
    <w:rsid w:val="00684626"/>
    <w:rsid w:val="00685591"/>
    <w:rsid w:val="006857E3"/>
    <w:rsid w:val="00685A96"/>
    <w:rsid w:val="00685BC0"/>
    <w:rsid w:val="00685D83"/>
    <w:rsid w:val="00685DDE"/>
    <w:rsid w:val="00686034"/>
    <w:rsid w:val="006865FA"/>
    <w:rsid w:val="0068662E"/>
    <w:rsid w:val="00686DFA"/>
    <w:rsid w:val="00686F04"/>
    <w:rsid w:val="006874AD"/>
    <w:rsid w:val="00687D3A"/>
    <w:rsid w:val="00687DEB"/>
    <w:rsid w:val="00690492"/>
    <w:rsid w:val="00691530"/>
    <w:rsid w:val="00691913"/>
    <w:rsid w:val="00691B02"/>
    <w:rsid w:val="00692017"/>
    <w:rsid w:val="00692543"/>
    <w:rsid w:val="006934A5"/>
    <w:rsid w:val="006936BA"/>
    <w:rsid w:val="006939E9"/>
    <w:rsid w:val="00694014"/>
    <w:rsid w:val="006941AD"/>
    <w:rsid w:val="006943C3"/>
    <w:rsid w:val="00694449"/>
    <w:rsid w:val="006948E6"/>
    <w:rsid w:val="00694E16"/>
    <w:rsid w:val="00694E39"/>
    <w:rsid w:val="00695134"/>
    <w:rsid w:val="00695337"/>
    <w:rsid w:val="00695532"/>
    <w:rsid w:val="00695C84"/>
    <w:rsid w:val="0069653D"/>
    <w:rsid w:val="006973FA"/>
    <w:rsid w:val="00697AF6"/>
    <w:rsid w:val="006A0013"/>
    <w:rsid w:val="006A02B7"/>
    <w:rsid w:val="006A0684"/>
    <w:rsid w:val="006A073F"/>
    <w:rsid w:val="006A0CA4"/>
    <w:rsid w:val="006A0EF5"/>
    <w:rsid w:val="006A1642"/>
    <w:rsid w:val="006A1707"/>
    <w:rsid w:val="006A1A38"/>
    <w:rsid w:val="006A2189"/>
    <w:rsid w:val="006A2201"/>
    <w:rsid w:val="006A254B"/>
    <w:rsid w:val="006A28ED"/>
    <w:rsid w:val="006A2C40"/>
    <w:rsid w:val="006A2DC5"/>
    <w:rsid w:val="006A3978"/>
    <w:rsid w:val="006A3A26"/>
    <w:rsid w:val="006A47CE"/>
    <w:rsid w:val="006A6299"/>
    <w:rsid w:val="006A6519"/>
    <w:rsid w:val="006A654D"/>
    <w:rsid w:val="006A65BA"/>
    <w:rsid w:val="006A698D"/>
    <w:rsid w:val="006A6FA9"/>
    <w:rsid w:val="006A702C"/>
    <w:rsid w:val="006A727E"/>
    <w:rsid w:val="006A7767"/>
    <w:rsid w:val="006B01E5"/>
    <w:rsid w:val="006B06C0"/>
    <w:rsid w:val="006B1737"/>
    <w:rsid w:val="006B2031"/>
    <w:rsid w:val="006B2423"/>
    <w:rsid w:val="006B2C6F"/>
    <w:rsid w:val="006B2C87"/>
    <w:rsid w:val="006B3168"/>
    <w:rsid w:val="006B3368"/>
    <w:rsid w:val="006B378D"/>
    <w:rsid w:val="006B3C66"/>
    <w:rsid w:val="006B3C6A"/>
    <w:rsid w:val="006B4143"/>
    <w:rsid w:val="006B4E91"/>
    <w:rsid w:val="006B52F3"/>
    <w:rsid w:val="006B54F7"/>
    <w:rsid w:val="006B554B"/>
    <w:rsid w:val="006B5708"/>
    <w:rsid w:val="006B5AB0"/>
    <w:rsid w:val="006B7259"/>
    <w:rsid w:val="006B7647"/>
    <w:rsid w:val="006B798C"/>
    <w:rsid w:val="006B7F7C"/>
    <w:rsid w:val="006C02FE"/>
    <w:rsid w:val="006C054D"/>
    <w:rsid w:val="006C13AC"/>
    <w:rsid w:val="006C19B7"/>
    <w:rsid w:val="006C1D15"/>
    <w:rsid w:val="006C1DAD"/>
    <w:rsid w:val="006C1EDC"/>
    <w:rsid w:val="006C21DD"/>
    <w:rsid w:val="006C2446"/>
    <w:rsid w:val="006C25E1"/>
    <w:rsid w:val="006C2658"/>
    <w:rsid w:val="006C31D5"/>
    <w:rsid w:val="006C3461"/>
    <w:rsid w:val="006C34A7"/>
    <w:rsid w:val="006C3526"/>
    <w:rsid w:val="006C36DB"/>
    <w:rsid w:val="006C3A8D"/>
    <w:rsid w:val="006C4133"/>
    <w:rsid w:val="006C4291"/>
    <w:rsid w:val="006C448F"/>
    <w:rsid w:val="006C4501"/>
    <w:rsid w:val="006C48BB"/>
    <w:rsid w:val="006C4EAC"/>
    <w:rsid w:val="006C4EF3"/>
    <w:rsid w:val="006C4F4C"/>
    <w:rsid w:val="006C55DD"/>
    <w:rsid w:val="006C56A9"/>
    <w:rsid w:val="006C588A"/>
    <w:rsid w:val="006C58C4"/>
    <w:rsid w:val="006C5AA2"/>
    <w:rsid w:val="006C5B05"/>
    <w:rsid w:val="006C5C2A"/>
    <w:rsid w:val="006C6253"/>
    <w:rsid w:val="006C6372"/>
    <w:rsid w:val="006C6A87"/>
    <w:rsid w:val="006C6D2D"/>
    <w:rsid w:val="006C6FB6"/>
    <w:rsid w:val="006C6FD7"/>
    <w:rsid w:val="006C72CD"/>
    <w:rsid w:val="006C74CF"/>
    <w:rsid w:val="006C7CC3"/>
    <w:rsid w:val="006C7FC5"/>
    <w:rsid w:val="006D0702"/>
    <w:rsid w:val="006D0823"/>
    <w:rsid w:val="006D0A72"/>
    <w:rsid w:val="006D0A95"/>
    <w:rsid w:val="006D0F55"/>
    <w:rsid w:val="006D1423"/>
    <w:rsid w:val="006D155F"/>
    <w:rsid w:val="006D1706"/>
    <w:rsid w:val="006D231B"/>
    <w:rsid w:val="006D23CE"/>
    <w:rsid w:val="006D2478"/>
    <w:rsid w:val="006D2631"/>
    <w:rsid w:val="006D2661"/>
    <w:rsid w:val="006D29D3"/>
    <w:rsid w:val="006D2CDF"/>
    <w:rsid w:val="006D3B62"/>
    <w:rsid w:val="006D3D6F"/>
    <w:rsid w:val="006D4032"/>
    <w:rsid w:val="006D4087"/>
    <w:rsid w:val="006D4096"/>
    <w:rsid w:val="006D446F"/>
    <w:rsid w:val="006D464E"/>
    <w:rsid w:val="006D5075"/>
    <w:rsid w:val="006D5D6A"/>
    <w:rsid w:val="006D5F7B"/>
    <w:rsid w:val="006D60E8"/>
    <w:rsid w:val="006D62ED"/>
    <w:rsid w:val="006D6EAD"/>
    <w:rsid w:val="006D6F8F"/>
    <w:rsid w:val="006D7210"/>
    <w:rsid w:val="006D7803"/>
    <w:rsid w:val="006D79EB"/>
    <w:rsid w:val="006E0313"/>
    <w:rsid w:val="006E07D6"/>
    <w:rsid w:val="006E08E7"/>
    <w:rsid w:val="006E0BE2"/>
    <w:rsid w:val="006E1142"/>
    <w:rsid w:val="006E136C"/>
    <w:rsid w:val="006E1454"/>
    <w:rsid w:val="006E15F9"/>
    <w:rsid w:val="006E16BA"/>
    <w:rsid w:val="006E1729"/>
    <w:rsid w:val="006E2168"/>
    <w:rsid w:val="006E2573"/>
    <w:rsid w:val="006E2BE2"/>
    <w:rsid w:val="006E3649"/>
    <w:rsid w:val="006E3BEE"/>
    <w:rsid w:val="006E3D8C"/>
    <w:rsid w:val="006E406C"/>
    <w:rsid w:val="006E43D2"/>
    <w:rsid w:val="006E4C02"/>
    <w:rsid w:val="006E4D91"/>
    <w:rsid w:val="006E4E2A"/>
    <w:rsid w:val="006E60A6"/>
    <w:rsid w:val="006E6152"/>
    <w:rsid w:val="006E6B24"/>
    <w:rsid w:val="006E7010"/>
    <w:rsid w:val="006E71AC"/>
    <w:rsid w:val="006E72B6"/>
    <w:rsid w:val="006E7D3F"/>
    <w:rsid w:val="006E7E3E"/>
    <w:rsid w:val="006F0190"/>
    <w:rsid w:val="006F026A"/>
    <w:rsid w:val="006F08EF"/>
    <w:rsid w:val="006F0A72"/>
    <w:rsid w:val="006F195D"/>
    <w:rsid w:val="006F2096"/>
    <w:rsid w:val="006F227C"/>
    <w:rsid w:val="006F2775"/>
    <w:rsid w:val="006F2815"/>
    <w:rsid w:val="006F3174"/>
    <w:rsid w:val="006F33E1"/>
    <w:rsid w:val="006F380D"/>
    <w:rsid w:val="006F38BA"/>
    <w:rsid w:val="006F3A5A"/>
    <w:rsid w:val="006F3AE4"/>
    <w:rsid w:val="006F42B8"/>
    <w:rsid w:val="006F4780"/>
    <w:rsid w:val="006F4B7E"/>
    <w:rsid w:val="006F4D05"/>
    <w:rsid w:val="006F5B19"/>
    <w:rsid w:val="006F5B25"/>
    <w:rsid w:val="006F639B"/>
    <w:rsid w:val="006F747C"/>
    <w:rsid w:val="006F76F7"/>
    <w:rsid w:val="006F77BA"/>
    <w:rsid w:val="007000CB"/>
    <w:rsid w:val="0070082F"/>
    <w:rsid w:val="007009F8"/>
    <w:rsid w:val="00700B98"/>
    <w:rsid w:val="00700E6C"/>
    <w:rsid w:val="00701259"/>
    <w:rsid w:val="00701DAA"/>
    <w:rsid w:val="007024AE"/>
    <w:rsid w:val="00702A8E"/>
    <w:rsid w:val="00702CDE"/>
    <w:rsid w:val="00702E69"/>
    <w:rsid w:val="00703048"/>
    <w:rsid w:val="00703537"/>
    <w:rsid w:val="0070369E"/>
    <w:rsid w:val="00704561"/>
    <w:rsid w:val="0070481E"/>
    <w:rsid w:val="00704A3E"/>
    <w:rsid w:val="00704E81"/>
    <w:rsid w:val="00705912"/>
    <w:rsid w:val="0070638B"/>
    <w:rsid w:val="0070639A"/>
    <w:rsid w:val="00706988"/>
    <w:rsid w:val="00706A07"/>
    <w:rsid w:val="00707089"/>
    <w:rsid w:val="0070783B"/>
    <w:rsid w:val="0070794A"/>
    <w:rsid w:val="00707A76"/>
    <w:rsid w:val="00707C4C"/>
    <w:rsid w:val="00707E10"/>
    <w:rsid w:val="00707FA9"/>
    <w:rsid w:val="0071014B"/>
    <w:rsid w:val="0071016B"/>
    <w:rsid w:val="007102B9"/>
    <w:rsid w:val="00710C40"/>
    <w:rsid w:val="00710CE6"/>
    <w:rsid w:val="0071102F"/>
    <w:rsid w:val="007110E1"/>
    <w:rsid w:val="007112F7"/>
    <w:rsid w:val="007118B8"/>
    <w:rsid w:val="00711A07"/>
    <w:rsid w:val="0071221F"/>
    <w:rsid w:val="007125C4"/>
    <w:rsid w:val="00712A7A"/>
    <w:rsid w:val="00712AAA"/>
    <w:rsid w:val="00713061"/>
    <w:rsid w:val="00713433"/>
    <w:rsid w:val="007137E7"/>
    <w:rsid w:val="00713919"/>
    <w:rsid w:val="00713AAA"/>
    <w:rsid w:val="00714652"/>
    <w:rsid w:val="007147CD"/>
    <w:rsid w:val="00715D5A"/>
    <w:rsid w:val="00715DC6"/>
    <w:rsid w:val="00715F19"/>
    <w:rsid w:val="0071607C"/>
    <w:rsid w:val="00716139"/>
    <w:rsid w:val="00716445"/>
    <w:rsid w:val="00716CA6"/>
    <w:rsid w:val="00716EC0"/>
    <w:rsid w:val="00716F56"/>
    <w:rsid w:val="00717166"/>
    <w:rsid w:val="00717862"/>
    <w:rsid w:val="0072089A"/>
    <w:rsid w:val="0072170D"/>
    <w:rsid w:val="00721D1C"/>
    <w:rsid w:val="00721E9D"/>
    <w:rsid w:val="00722273"/>
    <w:rsid w:val="00722725"/>
    <w:rsid w:val="0072272F"/>
    <w:rsid w:val="00722921"/>
    <w:rsid w:val="0072293D"/>
    <w:rsid w:val="00722B44"/>
    <w:rsid w:val="00722C26"/>
    <w:rsid w:val="00723199"/>
    <w:rsid w:val="0072327D"/>
    <w:rsid w:val="007239E0"/>
    <w:rsid w:val="007239E1"/>
    <w:rsid w:val="00723AAC"/>
    <w:rsid w:val="00723E05"/>
    <w:rsid w:val="00724419"/>
    <w:rsid w:val="0072446E"/>
    <w:rsid w:val="00724D12"/>
    <w:rsid w:val="00724D70"/>
    <w:rsid w:val="0072509C"/>
    <w:rsid w:val="0072541B"/>
    <w:rsid w:val="007256CB"/>
    <w:rsid w:val="00727158"/>
    <w:rsid w:val="007272E5"/>
    <w:rsid w:val="007301AA"/>
    <w:rsid w:val="007305D1"/>
    <w:rsid w:val="00730D1F"/>
    <w:rsid w:val="00730FB6"/>
    <w:rsid w:val="00732EBB"/>
    <w:rsid w:val="0073316F"/>
    <w:rsid w:val="00733311"/>
    <w:rsid w:val="00733493"/>
    <w:rsid w:val="00733D37"/>
    <w:rsid w:val="007341A3"/>
    <w:rsid w:val="007342FE"/>
    <w:rsid w:val="00735CBA"/>
    <w:rsid w:val="007361FE"/>
    <w:rsid w:val="0073679F"/>
    <w:rsid w:val="00737245"/>
    <w:rsid w:val="00737E4B"/>
    <w:rsid w:val="00740B97"/>
    <w:rsid w:val="00741119"/>
    <w:rsid w:val="007411D0"/>
    <w:rsid w:val="0074184D"/>
    <w:rsid w:val="00741B30"/>
    <w:rsid w:val="007429BC"/>
    <w:rsid w:val="007429CB"/>
    <w:rsid w:val="00742C26"/>
    <w:rsid w:val="00742CA7"/>
    <w:rsid w:val="00742DBF"/>
    <w:rsid w:val="00742DDD"/>
    <w:rsid w:val="00743162"/>
    <w:rsid w:val="007434C8"/>
    <w:rsid w:val="00743519"/>
    <w:rsid w:val="00743689"/>
    <w:rsid w:val="0074378E"/>
    <w:rsid w:val="00743912"/>
    <w:rsid w:val="00743A47"/>
    <w:rsid w:val="00744185"/>
    <w:rsid w:val="0074451B"/>
    <w:rsid w:val="00744898"/>
    <w:rsid w:val="00744B74"/>
    <w:rsid w:val="00744CDE"/>
    <w:rsid w:val="00744F8A"/>
    <w:rsid w:val="007452D1"/>
    <w:rsid w:val="007455F5"/>
    <w:rsid w:val="0074596E"/>
    <w:rsid w:val="00745E7A"/>
    <w:rsid w:val="00745EE9"/>
    <w:rsid w:val="00746190"/>
    <w:rsid w:val="0074681B"/>
    <w:rsid w:val="00747BB8"/>
    <w:rsid w:val="00747ECE"/>
    <w:rsid w:val="0075026A"/>
    <w:rsid w:val="0075047D"/>
    <w:rsid w:val="007505B8"/>
    <w:rsid w:val="00750650"/>
    <w:rsid w:val="007507A1"/>
    <w:rsid w:val="00750BCA"/>
    <w:rsid w:val="00751324"/>
    <w:rsid w:val="007516C4"/>
    <w:rsid w:val="00751A6B"/>
    <w:rsid w:val="00751B22"/>
    <w:rsid w:val="00752F0C"/>
    <w:rsid w:val="0075411B"/>
    <w:rsid w:val="00754576"/>
    <w:rsid w:val="00754829"/>
    <w:rsid w:val="007548C8"/>
    <w:rsid w:val="007553B9"/>
    <w:rsid w:val="0075577D"/>
    <w:rsid w:val="007557A3"/>
    <w:rsid w:val="00755BC9"/>
    <w:rsid w:val="007560C2"/>
    <w:rsid w:val="00756D95"/>
    <w:rsid w:val="007570D9"/>
    <w:rsid w:val="00757413"/>
    <w:rsid w:val="007574F2"/>
    <w:rsid w:val="007578D3"/>
    <w:rsid w:val="007606E7"/>
    <w:rsid w:val="0076078F"/>
    <w:rsid w:val="007607D4"/>
    <w:rsid w:val="0076081C"/>
    <w:rsid w:val="00761051"/>
    <w:rsid w:val="007614EE"/>
    <w:rsid w:val="007616A3"/>
    <w:rsid w:val="00762128"/>
    <w:rsid w:val="007622CB"/>
    <w:rsid w:val="007629F7"/>
    <w:rsid w:val="00762A70"/>
    <w:rsid w:val="00762A92"/>
    <w:rsid w:val="007630A5"/>
    <w:rsid w:val="007630B0"/>
    <w:rsid w:val="0076332D"/>
    <w:rsid w:val="00763760"/>
    <w:rsid w:val="00763BB7"/>
    <w:rsid w:val="00763E57"/>
    <w:rsid w:val="007643F0"/>
    <w:rsid w:val="00764621"/>
    <w:rsid w:val="00765284"/>
    <w:rsid w:val="0076576E"/>
    <w:rsid w:val="00765A9F"/>
    <w:rsid w:val="00765D83"/>
    <w:rsid w:val="00765E1C"/>
    <w:rsid w:val="00765EC0"/>
    <w:rsid w:val="0076631B"/>
    <w:rsid w:val="00766656"/>
    <w:rsid w:val="007666B1"/>
    <w:rsid w:val="00766D55"/>
    <w:rsid w:val="00767338"/>
    <w:rsid w:val="0076742B"/>
    <w:rsid w:val="007678C0"/>
    <w:rsid w:val="00767ACF"/>
    <w:rsid w:val="00767D4B"/>
    <w:rsid w:val="007702E2"/>
    <w:rsid w:val="007706A1"/>
    <w:rsid w:val="007708E0"/>
    <w:rsid w:val="00771135"/>
    <w:rsid w:val="00771788"/>
    <w:rsid w:val="00772257"/>
    <w:rsid w:val="00772546"/>
    <w:rsid w:val="00772A15"/>
    <w:rsid w:val="00773441"/>
    <w:rsid w:val="0077379E"/>
    <w:rsid w:val="00773F25"/>
    <w:rsid w:val="00774338"/>
    <w:rsid w:val="007744B0"/>
    <w:rsid w:val="00774617"/>
    <w:rsid w:val="007752B5"/>
    <w:rsid w:val="00776662"/>
    <w:rsid w:val="0077697F"/>
    <w:rsid w:val="00776BD8"/>
    <w:rsid w:val="007771B4"/>
    <w:rsid w:val="0077730B"/>
    <w:rsid w:val="00777A3B"/>
    <w:rsid w:val="00777EEE"/>
    <w:rsid w:val="0078033F"/>
    <w:rsid w:val="00780814"/>
    <w:rsid w:val="00780B8A"/>
    <w:rsid w:val="0078150F"/>
    <w:rsid w:val="00781575"/>
    <w:rsid w:val="00781775"/>
    <w:rsid w:val="00781F7E"/>
    <w:rsid w:val="00782134"/>
    <w:rsid w:val="0078213A"/>
    <w:rsid w:val="007822F8"/>
    <w:rsid w:val="00782768"/>
    <w:rsid w:val="00782A94"/>
    <w:rsid w:val="00782F73"/>
    <w:rsid w:val="00782FBE"/>
    <w:rsid w:val="00783C43"/>
    <w:rsid w:val="00784029"/>
    <w:rsid w:val="0078461D"/>
    <w:rsid w:val="00784B0D"/>
    <w:rsid w:val="007851A8"/>
    <w:rsid w:val="00785CDD"/>
    <w:rsid w:val="00785CF5"/>
    <w:rsid w:val="00785E8A"/>
    <w:rsid w:val="00785FCD"/>
    <w:rsid w:val="00786679"/>
    <w:rsid w:val="0078673E"/>
    <w:rsid w:val="007867C5"/>
    <w:rsid w:val="00786811"/>
    <w:rsid w:val="00786CF9"/>
    <w:rsid w:val="00787208"/>
    <w:rsid w:val="00787FEF"/>
    <w:rsid w:val="007903D5"/>
    <w:rsid w:val="007905BA"/>
    <w:rsid w:val="00790CBE"/>
    <w:rsid w:val="00790E66"/>
    <w:rsid w:val="007915AA"/>
    <w:rsid w:val="00791614"/>
    <w:rsid w:val="007917E3"/>
    <w:rsid w:val="007918C0"/>
    <w:rsid w:val="00791A71"/>
    <w:rsid w:val="00791A85"/>
    <w:rsid w:val="00791BA6"/>
    <w:rsid w:val="00791D2D"/>
    <w:rsid w:val="00791D38"/>
    <w:rsid w:val="00792754"/>
    <w:rsid w:val="007928BD"/>
    <w:rsid w:val="007929C0"/>
    <w:rsid w:val="00792C4E"/>
    <w:rsid w:val="0079304E"/>
    <w:rsid w:val="00793532"/>
    <w:rsid w:val="007935A9"/>
    <w:rsid w:val="00793670"/>
    <w:rsid w:val="00793B1A"/>
    <w:rsid w:val="00793C40"/>
    <w:rsid w:val="00794607"/>
    <w:rsid w:val="00794D69"/>
    <w:rsid w:val="00795445"/>
    <w:rsid w:val="00795897"/>
    <w:rsid w:val="007959C1"/>
    <w:rsid w:val="00795F9B"/>
    <w:rsid w:val="007960E1"/>
    <w:rsid w:val="00796B6B"/>
    <w:rsid w:val="00796D18"/>
    <w:rsid w:val="007976DE"/>
    <w:rsid w:val="00797B3C"/>
    <w:rsid w:val="007A00A0"/>
    <w:rsid w:val="007A044E"/>
    <w:rsid w:val="007A057D"/>
    <w:rsid w:val="007A096F"/>
    <w:rsid w:val="007A09BC"/>
    <w:rsid w:val="007A0E73"/>
    <w:rsid w:val="007A1BFC"/>
    <w:rsid w:val="007A1C2A"/>
    <w:rsid w:val="007A24E1"/>
    <w:rsid w:val="007A286E"/>
    <w:rsid w:val="007A32E2"/>
    <w:rsid w:val="007A36EF"/>
    <w:rsid w:val="007A39F9"/>
    <w:rsid w:val="007A3D12"/>
    <w:rsid w:val="007A3FC7"/>
    <w:rsid w:val="007A43A8"/>
    <w:rsid w:val="007A45C6"/>
    <w:rsid w:val="007A4EAE"/>
    <w:rsid w:val="007A4F2A"/>
    <w:rsid w:val="007A50DE"/>
    <w:rsid w:val="007A52D3"/>
    <w:rsid w:val="007A5317"/>
    <w:rsid w:val="007A5A0D"/>
    <w:rsid w:val="007A5A6A"/>
    <w:rsid w:val="007A5CB6"/>
    <w:rsid w:val="007A6590"/>
    <w:rsid w:val="007A677A"/>
    <w:rsid w:val="007A6A7F"/>
    <w:rsid w:val="007A6BC6"/>
    <w:rsid w:val="007A747F"/>
    <w:rsid w:val="007A7BB3"/>
    <w:rsid w:val="007A7E16"/>
    <w:rsid w:val="007A7FBB"/>
    <w:rsid w:val="007B0382"/>
    <w:rsid w:val="007B0973"/>
    <w:rsid w:val="007B0EE4"/>
    <w:rsid w:val="007B117A"/>
    <w:rsid w:val="007B17DC"/>
    <w:rsid w:val="007B19B1"/>
    <w:rsid w:val="007B1C88"/>
    <w:rsid w:val="007B206A"/>
    <w:rsid w:val="007B239E"/>
    <w:rsid w:val="007B266A"/>
    <w:rsid w:val="007B2700"/>
    <w:rsid w:val="007B2768"/>
    <w:rsid w:val="007B3011"/>
    <w:rsid w:val="007B35F8"/>
    <w:rsid w:val="007B3EF3"/>
    <w:rsid w:val="007B413B"/>
    <w:rsid w:val="007B4A2B"/>
    <w:rsid w:val="007B4FB4"/>
    <w:rsid w:val="007B52A4"/>
    <w:rsid w:val="007B539E"/>
    <w:rsid w:val="007B5572"/>
    <w:rsid w:val="007B55C3"/>
    <w:rsid w:val="007B57DB"/>
    <w:rsid w:val="007B5A5F"/>
    <w:rsid w:val="007B6340"/>
    <w:rsid w:val="007B635C"/>
    <w:rsid w:val="007B6ABA"/>
    <w:rsid w:val="007B6CBC"/>
    <w:rsid w:val="007B6EAF"/>
    <w:rsid w:val="007B6FF7"/>
    <w:rsid w:val="007B7137"/>
    <w:rsid w:val="007B7E36"/>
    <w:rsid w:val="007C0142"/>
    <w:rsid w:val="007C05BD"/>
    <w:rsid w:val="007C0D3A"/>
    <w:rsid w:val="007C0E87"/>
    <w:rsid w:val="007C101B"/>
    <w:rsid w:val="007C1A5D"/>
    <w:rsid w:val="007C1DBC"/>
    <w:rsid w:val="007C2155"/>
    <w:rsid w:val="007C2570"/>
    <w:rsid w:val="007C2743"/>
    <w:rsid w:val="007C2A3F"/>
    <w:rsid w:val="007C2A5A"/>
    <w:rsid w:val="007C2C2E"/>
    <w:rsid w:val="007C3716"/>
    <w:rsid w:val="007C3B86"/>
    <w:rsid w:val="007C3CF5"/>
    <w:rsid w:val="007C3FB2"/>
    <w:rsid w:val="007C4014"/>
    <w:rsid w:val="007C4041"/>
    <w:rsid w:val="007C4146"/>
    <w:rsid w:val="007C478F"/>
    <w:rsid w:val="007C4AFC"/>
    <w:rsid w:val="007C5255"/>
    <w:rsid w:val="007C52CC"/>
    <w:rsid w:val="007C5604"/>
    <w:rsid w:val="007C5697"/>
    <w:rsid w:val="007C5738"/>
    <w:rsid w:val="007C5832"/>
    <w:rsid w:val="007C63D7"/>
    <w:rsid w:val="007C65E6"/>
    <w:rsid w:val="007C72DC"/>
    <w:rsid w:val="007C741F"/>
    <w:rsid w:val="007D02BC"/>
    <w:rsid w:val="007D090B"/>
    <w:rsid w:val="007D187E"/>
    <w:rsid w:val="007D1BC6"/>
    <w:rsid w:val="007D1CE3"/>
    <w:rsid w:val="007D21E4"/>
    <w:rsid w:val="007D2220"/>
    <w:rsid w:val="007D24BF"/>
    <w:rsid w:val="007D2508"/>
    <w:rsid w:val="007D2A79"/>
    <w:rsid w:val="007D2BAF"/>
    <w:rsid w:val="007D2CDD"/>
    <w:rsid w:val="007D2DCC"/>
    <w:rsid w:val="007D2E16"/>
    <w:rsid w:val="007D3560"/>
    <w:rsid w:val="007D388B"/>
    <w:rsid w:val="007D4130"/>
    <w:rsid w:val="007D4271"/>
    <w:rsid w:val="007D47EA"/>
    <w:rsid w:val="007D4DAF"/>
    <w:rsid w:val="007D4E67"/>
    <w:rsid w:val="007D5363"/>
    <w:rsid w:val="007D61C0"/>
    <w:rsid w:val="007D657E"/>
    <w:rsid w:val="007D6587"/>
    <w:rsid w:val="007D7218"/>
    <w:rsid w:val="007D736B"/>
    <w:rsid w:val="007D73D1"/>
    <w:rsid w:val="007D7AD7"/>
    <w:rsid w:val="007E0398"/>
    <w:rsid w:val="007E07E4"/>
    <w:rsid w:val="007E0E69"/>
    <w:rsid w:val="007E17BB"/>
    <w:rsid w:val="007E1AA9"/>
    <w:rsid w:val="007E1AD9"/>
    <w:rsid w:val="007E2254"/>
    <w:rsid w:val="007E26C3"/>
    <w:rsid w:val="007E2943"/>
    <w:rsid w:val="007E3144"/>
    <w:rsid w:val="007E3427"/>
    <w:rsid w:val="007E3714"/>
    <w:rsid w:val="007E379E"/>
    <w:rsid w:val="007E3B3B"/>
    <w:rsid w:val="007E43A4"/>
    <w:rsid w:val="007E44AB"/>
    <w:rsid w:val="007E482C"/>
    <w:rsid w:val="007E4EE1"/>
    <w:rsid w:val="007E5291"/>
    <w:rsid w:val="007E531F"/>
    <w:rsid w:val="007E533A"/>
    <w:rsid w:val="007E545D"/>
    <w:rsid w:val="007E54E4"/>
    <w:rsid w:val="007E57F0"/>
    <w:rsid w:val="007E6C9D"/>
    <w:rsid w:val="007E6CC0"/>
    <w:rsid w:val="007E6E1E"/>
    <w:rsid w:val="007E6FBB"/>
    <w:rsid w:val="007E718A"/>
    <w:rsid w:val="007E7924"/>
    <w:rsid w:val="007E7E64"/>
    <w:rsid w:val="007F0160"/>
    <w:rsid w:val="007F0754"/>
    <w:rsid w:val="007F0848"/>
    <w:rsid w:val="007F0A0D"/>
    <w:rsid w:val="007F0E34"/>
    <w:rsid w:val="007F0EDB"/>
    <w:rsid w:val="007F1028"/>
    <w:rsid w:val="007F14DD"/>
    <w:rsid w:val="007F2603"/>
    <w:rsid w:val="007F2651"/>
    <w:rsid w:val="007F2788"/>
    <w:rsid w:val="007F2956"/>
    <w:rsid w:val="007F307D"/>
    <w:rsid w:val="007F328C"/>
    <w:rsid w:val="007F372E"/>
    <w:rsid w:val="007F3CA4"/>
    <w:rsid w:val="007F4B2E"/>
    <w:rsid w:val="007F4D75"/>
    <w:rsid w:val="007F5584"/>
    <w:rsid w:val="007F5F23"/>
    <w:rsid w:val="007F623C"/>
    <w:rsid w:val="007F643C"/>
    <w:rsid w:val="007F755E"/>
    <w:rsid w:val="007F7C29"/>
    <w:rsid w:val="007F7C7B"/>
    <w:rsid w:val="008002AE"/>
    <w:rsid w:val="00800785"/>
    <w:rsid w:val="0080086A"/>
    <w:rsid w:val="008008E9"/>
    <w:rsid w:val="008012BF"/>
    <w:rsid w:val="00801418"/>
    <w:rsid w:val="00801603"/>
    <w:rsid w:val="008019A3"/>
    <w:rsid w:val="00802450"/>
    <w:rsid w:val="00802706"/>
    <w:rsid w:val="008028BB"/>
    <w:rsid w:val="00802908"/>
    <w:rsid w:val="00802924"/>
    <w:rsid w:val="00802CB6"/>
    <w:rsid w:val="008030C4"/>
    <w:rsid w:val="00803BE2"/>
    <w:rsid w:val="00803C37"/>
    <w:rsid w:val="00803F21"/>
    <w:rsid w:val="00804CF0"/>
    <w:rsid w:val="00805C97"/>
    <w:rsid w:val="00805DAB"/>
    <w:rsid w:val="008062BE"/>
    <w:rsid w:val="008066C2"/>
    <w:rsid w:val="00806A6D"/>
    <w:rsid w:val="00806C0E"/>
    <w:rsid w:val="00806FD3"/>
    <w:rsid w:val="008073E7"/>
    <w:rsid w:val="00807514"/>
    <w:rsid w:val="00807779"/>
    <w:rsid w:val="008078A4"/>
    <w:rsid w:val="008079C1"/>
    <w:rsid w:val="00807E76"/>
    <w:rsid w:val="008103B1"/>
    <w:rsid w:val="00810914"/>
    <w:rsid w:val="00810A45"/>
    <w:rsid w:val="00810C1C"/>
    <w:rsid w:val="00810CBE"/>
    <w:rsid w:val="008113AF"/>
    <w:rsid w:val="0081187A"/>
    <w:rsid w:val="00811895"/>
    <w:rsid w:val="008118BE"/>
    <w:rsid w:val="00811C9B"/>
    <w:rsid w:val="008121A2"/>
    <w:rsid w:val="008125D5"/>
    <w:rsid w:val="00812672"/>
    <w:rsid w:val="00812700"/>
    <w:rsid w:val="0081277C"/>
    <w:rsid w:val="00812839"/>
    <w:rsid w:val="008137E8"/>
    <w:rsid w:val="00814640"/>
    <w:rsid w:val="00814B23"/>
    <w:rsid w:val="00814BAE"/>
    <w:rsid w:val="00814BE0"/>
    <w:rsid w:val="00814CA9"/>
    <w:rsid w:val="00814E71"/>
    <w:rsid w:val="00815313"/>
    <w:rsid w:val="00815DE6"/>
    <w:rsid w:val="00816585"/>
    <w:rsid w:val="00816719"/>
    <w:rsid w:val="00816A22"/>
    <w:rsid w:val="00816F43"/>
    <w:rsid w:val="0081791A"/>
    <w:rsid w:val="00820203"/>
    <w:rsid w:val="00820BE7"/>
    <w:rsid w:val="00820DE2"/>
    <w:rsid w:val="00820EFA"/>
    <w:rsid w:val="00821836"/>
    <w:rsid w:val="00821A0E"/>
    <w:rsid w:val="00821B97"/>
    <w:rsid w:val="00821C84"/>
    <w:rsid w:val="00821CCB"/>
    <w:rsid w:val="00822077"/>
    <w:rsid w:val="00822465"/>
    <w:rsid w:val="00822A71"/>
    <w:rsid w:val="00822A84"/>
    <w:rsid w:val="00822D53"/>
    <w:rsid w:val="00823390"/>
    <w:rsid w:val="00823D53"/>
    <w:rsid w:val="0082419B"/>
    <w:rsid w:val="008242D5"/>
    <w:rsid w:val="008243D2"/>
    <w:rsid w:val="00824F24"/>
    <w:rsid w:val="00825042"/>
    <w:rsid w:val="00825358"/>
    <w:rsid w:val="008258FB"/>
    <w:rsid w:val="00825DD0"/>
    <w:rsid w:val="0082634B"/>
    <w:rsid w:val="008265CF"/>
    <w:rsid w:val="00826DC4"/>
    <w:rsid w:val="008270D9"/>
    <w:rsid w:val="008271A9"/>
    <w:rsid w:val="0082740E"/>
    <w:rsid w:val="008274F4"/>
    <w:rsid w:val="008276F4"/>
    <w:rsid w:val="0082771F"/>
    <w:rsid w:val="008279AD"/>
    <w:rsid w:val="00827E66"/>
    <w:rsid w:val="0083012E"/>
    <w:rsid w:val="008301FC"/>
    <w:rsid w:val="0083030A"/>
    <w:rsid w:val="0083080E"/>
    <w:rsid w:val="00830876"/>
    <w:rsid w:val="008308E6"/>
    <w:rsid w:val="008313EA"/>
    <w:rsid w:val="00831533"/>
    <w:rsid w:val="00831B45"/>
    <w:rsid w:val="00831BAD"/>
    <w:rsid w:val="00831EA4"/>
    <w:rsid w:val="00832673"/>
    <w:rsid w:val="008328D5"/>
    <w:rsid w:val="00832B2A"/>
    <w:rsid w:val="00832EDB"/>
    <w:rsid w:val="0083325D"/>
    <w:rsid w:val="008339E2"/>
    <w:rsid w:val="00833D2F"/>
    <w:rsid w:val="0083432C"/>
    <w:rsid w:val="008345A9"/>
    <w:rsid w:val="00834969"/>
    <w:rsid w:val="0083621A"/>
    <w:rsid w:val="00836298"/>
    <w:rsid w:val="008362ED"/>
    <w:rsid w:val="008366F7"/>
    <w:rsid w:val="00836AFD"/>
    <w:rsid w:val="00836CD5"/>
    <w:rsid w:val="00836F0F"/>
    <w:rsid w:val="008372BC"/>
    <w:rsid w:val="00837780"/>
    <w:rsid w:val="00837A02"/>
    <w:rsid w:val="00837CE5"/>
    <w:rsid w:val="00837FFA"/>
    <w:rsid w:val="0084003A"/>
    <w:rsid w:val="0084019A"/>
    <w:rsid w:val="00840F2B"/>
    <w:rsid w:val="00841102"/>
    <w:rsid w:val="00841590"/>
    <w:rsid w:val="00841637"/>
    <w:rsid w:val="00842325"/>
    <w:rsid w:val="00842338"/>
    <w:rsid w:val="0084273B"/>
    <w:rsid w:val="00842F0C"/>
    <w:rsid w:val="00843162"/>
    <w:rsid w:val="008435CE"/>
    <w:rsid w:val="00843C70"/>
    <w:rsid w:val="00843F95"/>
    <w:rsid w:val="00844566"/>
    <w:rsid w:val="008447FD"/>
    <w:rsid w:val="00844FD5"/>
    <w:rsid w:val="00845026"/>
    <w:rsid w:val="00845165"/>
    <w:rsid w:val="00845779"/>
    <w:rsid w:val="00845828"/>
    <w:rsid w:val="00845ADA"/>
    <w:rsid w:val="00846700"/>
    <w:rsid w:val="00846915"/>
    <w:rsid w:val="008469DC"/>
    <w:rsid w:val="00846BA9"/>
    <w:rsid w:val="00846D5A"/>
    <w:rsid w:val="008471E1"/>
    <w:rsid w:val="0084745F"/>
    <w:rsid w:val="008474B6"/>
    <w:rsid w:val="00847A29"/>
    <w:rsid w:val="00847A2A"/>
    <w:rsid w:val="00847B75"/>
    <w:rsid w:val="00847B7F"/>
    <w:rsid w:val="00847CA2"/>
    <w:rsid w:val="00847F5F"/>
    <w:rsid w:val="00850345"/>
    <w:rsid w:val="00850E5B"/>
    <w:rsid w:val="00851362"/>
    <w:rsid w:val="00851372"/>
    <w:rsid w:val="00851F58"/>
    <w:rsid w:val="008524F8"/>
    <w:rsid w:val="00852D8C"/>
    <w:rsid w:val="00852EE7"/>
    <w:rsid w:val="00853045"/>
    <w:rsid w:val="00853A14"/>
    <w:rsid w:val="0085487B"/>
    <w:rsid w:val="00854EB2"/>
    <w:rsid w:val="008550B9"/>
    <w:rsid w:val="008552E3"/>
    <w:rsid w:val="00855693"/>
    <w:rsid w:val="00855A5A"/>
    <w:rsid w:val="00855B73"/>
    <w:rsid w:val="00855F73"/>
    <w:rsid w:val="008566B8"/>
    <w:rsid w:val="00856884"/>
    <w:rsid w:val="0085694B"/>
    <w:rsid w:val="00856CE2"/>
    <w:rsid w:val="008575FE"/>
    <w:rsid w:val="00857BA8"/>
    <w:rsid w:val="00857BC0"/>
    <w:rsid w:val="00857D00"/>
    <w:rsid w:val="00857EF9"/>
    <w:rsid w:val="00860FB6"/>
    <w:rsid w:val="008611EE"/>
    <w:rsid w:val="008614C3"/>
    <w:rsid w:val="00863399"/>
    <w:rsid w:val="008637B0"/>
    <w:rsid w:val="00863A59"/>
    <w:rsid w:val="00863AC5"/>
    <w:rsid w:val="00864015"/>
    <w:rsid w:val="00864400"/>
    <w:rsid w:val="008655E2"/>
    <w:rsid w:val="00865B70"/>
    <w:rsid w:val="00865C8F"/>
    <w:rsid w:val="00865C9F"/>
    <w:rsid w:val="0086644B"/>
    <w:rsid w:val="00866471"/>
    <w:rsid w:val="008668ED"/>
    <w:rsid w:val="00866951"/>
    <w:rsid w:val="00867BDD"/>
    <w:rsid w:val="00870F4C"/>
    <w:rsid w:val="0087166A"/>
    <w:rsid w:val="00871977"/>
    <w:rsid w:val="00872BB9"/>
    <w:rsid w:val="00873238"/>
    <w:rsid w:val="0087323B"/>
    <w:rsid w:val="0087361D"/>
    <w:rsid w:val="00873957"/>
    <w:rsid w:val="00873CD9"/>
    <w:rsid w:val="00873D7C"/>
    <w:rsid w:val="008742BD"/>
    <w:rsid w:val="00874655"/>
    <w:rsid w:val="008750F2"/>
    <w:rsid w:val="008757F5"/>
    <w:rsid w:val="0087584A"/>
    <w:rsid w:val="00875985"/>
    <w:rsid w:val="00875AEB"/>
    <w:rsid w:val="00875C53"/>
    <w:rsid w:val="00876CAF"/>
    <w:rsid w:val="008773C7"/>
    <w:rsid w:val="008779BD"/>
    <w:rsid w:val="00877F0F"/>
    <w:rsid w:val="00880484"/>
    <w:rsid w:val="00880C04"/>
    <w:rsid w:val="00880C11"/>
    <w:rsid w:val="008813F3"/>
    <w:rsid w:val="00881C37"/>
    <w:rsid w:val="008820F1"/>
    <w:rsid w:val="00882297"/>
    <w:rsid w:val="008822B6"/>
    <w:rsid w:val="00882949"/>
    <w:rsid w:val="00882DA8"/>
    <w:rsid w:val="00882E6D"/>
    <w:rsid w:val="008832C7"/>
    <w:rsid w:val="00883337"/>
    <w:rsid w:val="008833A1"/>
    <w:rsid w:val="008835AE"/>
    <w:rsid w:val="00883A5C"/>
    <w:rsid w:val="00883BBA"/>
    <w:rsid w:val="00883D16"/>
    <w:rsid w:val="00883E48"/>
    <w:rsid w:val="008840B8"/>
    <w:rsid w:val="00884568"/>
    <w:rsid w:val="00884AA9"/>
    <w:rsid w:val="00884CC6"/>
    <w:rsid w:val="00884CEF"/>
    <w:rsid w:val="00884D54"/>
    <w:rsid w:val="00884E78"/>
    <w:rsid w:val="00885509"/>
    <w:rsid w:val="008855E9"/>
    <w:rsid w:val="0088569F"/>
    <w:rsid w:val="00886042"/>
    <w:rsid w:val="008865B1"/>
    <w:rsid w:val="008867B2"/>
    <w:rsid w:val="00886923"/>
    <w:rsid w:val="00886A46"/>
    <w:rsid w:val="00886AF1"/>
    <w:rsid w:val="00886DE6"/>
    <w:rsid w:val="0088700B"/>
    <w:rsid w:val="00887515"/>
    <w:rsid w:val="0088790E"/>
    <w:rsid w:val="00887A5F"/>
    <w:rsid w:val="00887B3E"/>
    <w:rsid w:val="00887CAE"/>
    <w:rsid w:val="00887E5D"/>
    <w:rsid w:val="008900D3"/>
    <w:rsid w:val="0089027C"/>
    <w:rsid w:val="008903B1"/>
    <w:rsid w:val="00890B0D"/>
    <w:rsid w:val="00890CB2"/>
    <w:rsid w:val="0089126D"/>
    <w:rsid w:val="00891904"/>
    <w:rsid w:val="00891FCB"/>
    <w:rsid w:val="00892237"/>
    <w:rsid w:val="00892677"/>
    <w:rsid w:val="00892D7F"/>
    <w:rsid w:val="00892E57"/>
    <w:rsid w:val="00893678"/>
    <w:rsid w:val="008938F2"/>
    <w:rsid w:val="008943D2"/>
    <w:rsid w:val="0089443B"/>
    <w:rsid w:val="00894EA0"/>
    <w:rsid w:val="0089545D"/>
    <w:rsid w:val="00895596"/>
    <w:rsid w:val="0089609E"/>
    <w:rsid w:val="008963FD"/>
    <w:rsid w:val="008964D1"/>
    <w:rsid w:val="00896556"/>
    <w:rsid w:val="00897480"/>
    <w:rsid w:val="00897513"/>
    <w:rsid w:val="00897A00"/>
    <w:rsid w:val="008A05E2"/>
    <w:rsid w:val="008A083C"/>
    <w:rsid w:val="008A0EF7"/>
    <w:rsid w:val="008A1031"/>
    <w:rsid w:val="008A1490"/>
    <w:rsid w:val="008A1492"/>
    <w:rsid w:val="008A149A"/>
    <w:rsid w:val="008A2123"/>
    <w:rsid w:val="008A2184"/>
    <w:rsid w:val="008A23BD"/>
    <w:rsid w:val="008A2E5B"/>
    <w:rsid w:val="008A2EBB"/>
    <w:rsid w:val="008A37BE"/>
    <w:rsid w:val="008A42E8"/>
    <w:rsid w:val="008A4461"/>
    <w:rsid w:val="008A4598"/>
    <w:rsid w:val="008A4A58"/>
    <w:rsid w:val="008A557D"/>
    <w:rsid w:val="008A579F"/>
    <w:rsid w:val="008A5A4B"/>
    <w:rsid w:val="008A6531"/>
    <w:rsid w:val="008A6A5D"/>
    <w:rsid w:val="008A6E40"/>
    <w:rsid w:val="008A6F3E"/>
    <w:rsid w:val="008A7235"/>
    <w:rsid w:val="008A7303"/>
    <w:rsid w:val="008A73EB"/>
    <w:rsid w:val="008A7440"/>
    <w:rsid w:val="008A79F8"/>
    <w:rsid w:val="008A7EC7"/>
    <w:rsid w:val="008B004D"/>
    <w:rsid w:val="008B00F1"/>
    <w:rsid w:val="008B06D3"/>
    <w:rsid w:val="008B0ED1"/>
    <w:rsid w:val="008B10C3"/>
    <w:rsid w:val="008B1173"/>
    <w:rsid w:val="008B1950"/>
    <w:rsid w:val="008B1CCF"/>
    <w:rsid w:val="008B1FCF"/>
    <w:rsid w:val="008B29C6"/>
    <w:rsid w:val="008B3AB4"/>
    <w:rsid w:val="008B3F87"/>
    <w:rsid w:val="008B428E"/>
    <w:rsid w:val="008B4DB3"/>
    <w:rsid w:val="008B5911"/>
    <w:rsid w:val="008B5CAB"/>
    <w:rsid w:val="008B6684"/>
    <w:rsid w:val="008B696A"/>
    <w:rsid w:val="008B6A2D"/>
    <w:rsid w:val="008B6B30"/>
    <w:rsid w:val="008B70B0"/>
    <w:rsid w:val="008B7671"/>
    <w:rsid w:val="008C0043"/>
    <w:rsid w:val="008C0672"/>
    <w:rsid w:val="008C0729"/>
    <w:rsid w:val="008C09F0"/>
    <w:rsid w:val="008C0D4B"/>
    <w:rsid w:val="008C1B06"/>
    <w:rsid w:val="008C1D0E"/>
    <w:rsid w:val="008C1F9E"/>
    <w:rsid w:val="008C2056"/>
    <w:rsid w:val="008C213C"/>
    <w:rsid w:val="008C22F1"/>
    <w:rsid w:val="008C269E"/>
    <w:rsid w:val="008C2704"/>
    <w:rsid w:val="008C270F"/>
    <w:rsid w:val="008C277C"/>
    <w:rsid w:val="008C27EE"/>
    <w:rsid w:val="008C2D0E"/>
    <w:rsid w:val="008C2DBB"/>
    <w:rsid w:val="008C3404"/>
    <w:rsid w:val="008C35BB"/>
    <w:rsid w:val="008C3A74"/>
    <w:rsid w:val="008C3D29"/>
    <w:rsid w:val="008C3F07"/>
    <w:rsid w:val="008C54B4"/>
    <w:rsid w:val="008C55A0"/>
    <w:rsid w:val="008C56B3"/>
    <w:rsid w:val="008C5947"/>
    <w:rsid w:val="008C61E3"/>
    <w:rsid w:val="008C6819"/>
    <w:rsid w:val="008C7803"/>
    <w:rsid w:val="008C78F8"/>
    <w:rsid w:val="008C79E5"/>
    <w:rsid w:val="008C7C78"/>
    <w:rsid w:val="008C7D24"/>
    <w:rsid w:val="008C7EDD"/>
    <w:rsid w:val="008C7EE5"/>
    <w:rsid w:val="008D03F3"/>
    <w:rsid w:val="008D12BF"/>
    <w:rsid w:val="008D15B4"/>
    <w:rsid w:val="008D15D6"/>
    <w:rsid w:val="008D1A88"/>
    <w:rsid w:val="008D260C"/>
    <w:rsid w:val="008D2A02"/>
    <w:rsid w:val="008D3AC6"/>
    <w:rsid w:val="008D4093"/>
    <w:rsid w:val="008D410D"/>
    <w:rsid w:val="008D42D2"/>
    <w:rsid w:val="008D4443"/>
    <w:rsid w:val="008D5682"/>
    <w:rsid w:val="008D5C70"/>
    <w:rsid w:val="008D5EA5"/>
    <w:rsid w:val="008D714F"/>
    <w:rsid w:val="008D77B9"/>
    <w:rsid w:val="008D7D05"/>
    <w:rsid w:val="008D7E92"/>
    <w:rsid w:val="008E0251"/>
    <w:rsid w:val="008E0835"/>
    <w:rsid w:val="008E08FF"/>
    <w:rsid w:val="008E19CD"/>
    <w:rsid w:val="008E1A62"/>
    <w:rsid w:val="008E222A"/>
    <w:rsid w:val="008E254B"/>
    <w:rsid w:val="008E26A6"/>
    <w:rsid w:val="008E2C50"/>
    <w:rsid w:val="008E2FF6"/>
    <w:rsid w:val="008E312C"/>
    <w:rsid w:val="008E31BE"/>
    <w:rsid w:val="008E3909"/>
    <w:rsid w:val="008E450D"/>
    <w:rsid w:val="008E5545"/>
    <w:rsid w:val="008E56AF"/>
    <w:rsid w:val="008E62EC"/>
    <w:rsid w:val="008E63F0"/>
    <w:rsid w:val="008E643E"/>
    <w:rsid w:val="008E682F"/>
    <w:rsid w:val="008E6C0C"/>
    <w:rsid w:val="008E7105"/>
    <w:rsid w:val="008E7450"/>
    <w:rsid w:val="008E7513"/>
    <w:rsid w:val="008E77B8"/>
    <w:rsid w:val="008E7A66"/>
    <w:rsid w:val="008E7F6E"/>
    <w:rsid w:val="008E7F7B"/>
    <w:rsid w:val="008F025E"/>
    <w:rsid w:val="008F0530"/>
    <w:rsid w:val="008F097C"/>
    <w:rsid w:val="008F09BD"/>
    <w:rsid w:val="008F0C41"/>
    <w:rsid w:val="008F0D18"/>
    <w:rsid w:val="008F1119"/>
    <w:rsid w:val="008F19C7"/>
    <w:rsid w:val="008F19FC"/>
    <w:rsid w:val="008F1B94"/>
    <w:rsid w:val="008F1DD2"/>
    <w:rsid w:val="008F1F33"/>
    <w:rsid w:val="008F2355"/>
    <w:rsid w:val="008F3A59"/>
    <w:rsid w:val="008F3A7F"/>
    <w:rsid w:val="008F3AB8"/>
    <w:rsid w:val="008F3C58"/>
    <w:rsid w:val="008F3C9C"/>
    <w:rsid w:val="008F4FE0"/>
    <w:rsid w:val="008F5A3F"/>
    <w:rsid w:val="008F5C77"/>
    <w:rsid w:val="008F6022"/>
    <w:rsid w:val="008F639F"/>
    <w:rsid w:val="008F6476"/>
    <w:rsid w:val="008F6B80"/>
    <w:rsid w:val="008F723F"/>
    <w:rsid w:val="008F725B"/>
    <w:rsid w:val="008F7267"/>
    <w:rsid w:val="0090015B"/>
    <w:rsid w:val="00900283"/>
    <w:rsid w:val="00900B9E"/>
    <w:rsid w:val="00900DC6"/>
    <w:rsid w:val="00900DC9"/>
    <w:rsid w:val="00901433"/>
    <w:rsid w:val="00901512"/>
    <w:rsid w:val="00901A1A"/>
    <w:rsid w:val="00901D40"/>
    <w:rsid w:val="00901E0B"/>
    <w:rsid w:val="00901E1D"/>
    <w:rsid w:val="00901EC3"/>
    <w:rsid w:val="00902368"/>
    <w:rsid w:val="009028FD"/>
    <w:rsid w:val="00903315"/>
    <w:rsid w:val="0090353E"/>
    <w:rsid w:val="00903C56"/>
    <w:rsid w:val="00903DA2"/>
    <w:rsid w:val="0090407A"/>
    <w:rsid w:val="00904266"/>
    <w:rsid w:val="009044C0"/>
    <w:rsid w:val="009045F6"/>
    <w:rsid w:val="00904752"/>
    <w:rsid w:val="00904977"/>
    <w:rsid w:val="00904B58"/>
    <w:rsid w:val="00904D13"/>
    <w:rsid w:val="00904D47"/>
    <w:rsid w:val="00904DCA"/>
    <w:rsid w:val="009053D3"/>
    <w:rsid w:val="009059F6"/>
    <w:rsid w:val="00905C7E"/>
    <w:rsid w:val="009062E4"/>
    <w:rsid w:val="009069ED"/>
    <w:rsid w:val="00906B52"/>
    <w:rsid w:val="00906D05"/>
    <w:rsid w:val="009072BF"/>
    <w:rsid w:val="009073A5"/>
    <w:rsid w:val="00907B4C"/>
    <w:rsid w:val="00907B7A"/>
    <w:rsid w:val="00907C40"/>
    <w:rsid w:val="00910500"/>
    <w:rsid w:val="00910E8C"/>
    <w:rsid w:val="00910FB7"/>
    <w:rsid w:val="00910FD9"/>
    <w:rsid w:val="009118EA"/>
    <w:rsid w:val="00911D4A"/>
    <w:rsid w:val="00912244"/>
    <w:rsid w:val="009129EE"/>
    <w:rsid w:val="00912B6D"/>
    <w:rsid w:val="00912D27"/>
    <w:rsid w:val="00912E09"/>
    <w:rsid w:val="009133B9"/>
    <w:rsid w:val="009134E9"/>
    <w:rsid w:val="00913698"/>
    <w:rsid w:val="00913B32"/>
    <w:rsid w:val="00913C9E"/>
    <w:rsid w:val="00913F36"/>
    <w:rsid w:val="00914208"/>
    <w:rsid w:val="00914739"/>
    <w:rsid w:val="009148E9"/>
    <w:rsid w:val="00914A6B"/>
    <w:rsid w:val="00914D7C"/>
    <w:rsid w:val="00914E15"/>
    <w:rsid w:val="00915009"/>
    <w:rsid w:val="00915339"/>
    <w:rsid w:val="00915439"/>
    <w:rsid w:val="009154C4"/>
    <w:rsid w:val="00915793"/>
    <w:rsid w:val="00915910"/>
    <w:rsid w:val="00915E83"/>
    <w:rsid w:val="0091617D"/>
    <w:rsid w:val="00916A7B"/>
    <w:rsid w:val="00916D26"/>
    <w:rsid w:val="0091715C"/>
    <w:rsid w:val="0091793F"/>
    <w:rsid w:val="00917ADD"/>
    <w:rsid w:val="00920EC0"/>
    <w:rsid w:val="009210F6"/>
    <w:rsid w:val="0092161A"/>
    <w:rsid w:val="00921B0F"/>
    <w:rsid w:val="00922887"/>
    <w:rsid w:val="0092300E"/>
    <w:rsid w:val="00923591"/>
    <w:rsid w:val="0092383E"/>
    <w:rsid w:val="00923CDB"/>
    <w:rsid w:val="009248E3"/>
    <w:rsid w:val="00924D53"/>
    <w:rsid w:val="00924EA0"/>
    <w:rsid w:val="0092532A"/>
    <w:rsid w:val="0092559F"/>
    <w:rsid w:val="009264F5"/>
    <w:rsid w:val="00926A01"/>
    <w:rsid w:val="00926B53"/>
    <w:rsid w:val="0092786D"/>
    <w:rsid w:val="00927C4B"/>
    <w:rsid w:val="00927EA2"/>
    <w:rsid w:val="00927F72"/>
    <w:rsid w:val="00930167"/>
    <w:rsid w:val="00930CE3"/>
    <w:rsid w:val="009310AC"/>
    <w:rsid w:val="00931342"/>
    <w:rsid w:val="0093140C"/>
    <w:rsid w:val="0093146C"/>
    <w:rsid w:val="009314C9"/>
    <w:rsid w:val="00931D3E"/>
    <w:rsid w:val="00932130"/>
    <w:rsid w:val="009322E3"/>
    <w:rsid w:val="009323D8"/>
    <w:rsid w:val="0093254A"/>
    <w:rsid w:val="00932617"/>
    <w:rsid w:val="00932CD6"/>
    <w:rsid w:val="00932D28"/>
    <w:rsid w:val="009334DB"/>
    <w:rsid w:val="00933898"/>
    <w:rsid w:val="00933B8F"/>
    <w:rsid w:val="00933E7B"/>
    <w:rsid w:val="00934464"/>
    <w:rsid w:val="009348DA"/>
    <w:rsid w:val="009349BC"/>
    <w:rsid w:val="009351E5"/>
    <w:rsid w:val="00935216"/>
    <w:rsid w:val="009353EB"/>
    <w:rsid w:val="009359E0"/>
    <w:rsid w:val="00936129"/>
    <w:rsid w:val="0093649D"/>
    <w:rsid w:val="00936E2F"/>
    <w:rsid w:val="00936F24"/>
    <w:rsid w:val="009370FE"/>
    <w:rsid w:val="009372B7"/>
    <w:rsid w:val="009378D4"/>
    <w:rsid w:val="00937B4A"/>
    <w:rsid w:val="00937B5D"/>
    <w:rsid w:val="00937F73"/>
    <w:rsid w:val="009403D8"/>
    <w:rsid w:val="00941161"/>
    <w:rsid w:val="0094159C"/>
    <w:rsid w:val="009416E4"/>
    <w:rsid w:val="00941B13"/>
    <w:rsid w:val="0094280E"/>
    <w:rsid w:val="00942D17"/>
    <w:rsid w:val="00942F08"/>
    <w:rsid w:val="00943909"/>
    <w:rsid w:val="00943A5A"/>
    <w:rsid w:val="00943D16"/>
    <w:rsid w:val="009442FE"/>
    <w:rsid w:val="00944592"/>
    <w:rsid w:val="0094490F"/>
    <w:rsid w:val="00944C7D"/>
    <w:rsid w:val="00944E6C"/>
    <w:rsid w:val="0094521C"/>
    <w:rsid w:val="009459FF"/>
    <w:rsid w:val="00945BC2"/>
    <w:rsid w:val="00945FAB"/>
    <w:rsid w:val="00946BD5"/>
    <w:rsid w:val="00946D14"/>
    <w:rsid w:val="009471DD"/>
    <w:rsid w:val="0094734A"/>
    <w:rsid w:val="00947472"/>
    <w:rsid w:val="00947714"/>
    <w:rsid w:val="00947850"/>
    <w:rsid w:val="00947E9B"/>
    <w:rsid w:val="00950040"/>
    <w:rsid w:val="00950060"/>
    <w:rsid w:val="0095049A"/>
    <w:rsid w:val="00950580"/>
    <w:rsid w:val="00950608"/>
    <w:rsid w:val="00950C06"/>
    <w:rsid w:val="00950D14"/>
    <w:rsid w:val="00951097"/>
    <w:rsid w:val="0095120B"/>
    <w:rsid w:val="00951369"/>
    <w:rsid w:val="009516D8"/>
    <w:rsid w:val="00951A45"/>
    <w:rsid w:val="00951B9C"/>
    <w:rsid w:val="009527D9"/>
    <w:rsid w:val="00952B2D"/>
    <w:rsid w:val="00952D40"/>
    <w:rsid w:val="0095319C"/>
    <w:rsid w:val="009532E7"/>
    <w:rsid w:val="00953909"/>
    <w:rsid w:val="00953D37"/>
    <w:rsid w:val="009551AC"/>
    <w:rsid w:val="00955250"/>
    <w:rsid w:val="00956327"/>
    <w:rsid w:val="009566BE"/>
    <w:rsid w:val="00956798"/>
    <w:rsid w:val="00956BB9"/>
    <w:rsid w:val="00957FC3"/>
    <w:rsid w:val="00957FC7"/>
    <w:rsid w:val="009604D4"/>
    <w:rsid w:val="00960846"/>
    <w:rsid w:val="00960AE0"/>
    <w:rsid w:val="00960D0B"/>
    <w:rsid w:val="00960EED"/>
    <w:rsid w:val="00961543"/>
    <w:rsid w:val="009615A3"/>
    <w:rsid w:val="009628D6"/>
    <w:rsid w:val="009633D8"/>
    <w:rsid w:val="00963412"/>
    <w:rsid w:val="0096465F"/>
    <w:rsid w:val="00964694"/>
    <w:rsid w:val="00964B1E"/>
    <w:rsid w:val="00964B7D"/>
    <w:rsid w:val="00964D73"/>
    <w:rsid w:val="00964E64"/>
    <w:rsid w:val="00965108"/>
    <w:rsid w:val="009658C6"/>
    <w:rsid w:val="00965987"/>
    <w:rsid w:val="00965C1C"/>
    <w:rsid w:val="00966200"/>
    <w:rsid w:val="00966276"/>
    <w:rsid w:val="009667FD"/>
    <w:rsid w:val="0096682C"/>
    <w:rsid w:val="00967D8E"/>
    <w:rsid w:val="00970152"/>
    <w:rsid w:val="009707E7"/>
    <w:rsid w:val="00970B65"/>
    <w:rsid w:val="0097129A"/>
    <w:rsid w:val="0097135C"/>
    <w:rsid w:val="00971501"/>
    <w:rsid w:val="009722F9"/>
    <w:rsid w:val="00972B5C"/>
    <w:rsid w:val="00972ED0"/>
    <w:rsid w:val="009730D2"/>
    <w:rsid w:val="009733A1"/>
    <w:rsid w:val="009733C5"/>
    <w:rsid w:val="009733F6"/>
    <w:rsid w:val="00973FF7"/>
    <w:rsid w:val="009741EF"/>
    <w:rsid w:val="0097478D"/>
    <w:rsid w:val="0097492D"/>
    <w:rsid w:val="00974A18"/>
    <w:rsid w:val="00974C21"/>
    <w:rsid w:val="00974DC1"/>
    <w:rsid w:val="00975583"/>
    <w:rsid w:val="0097576D"/>
    <w:rsid w:val="00976F36"/>
    <w:rsid w:val="00977790"/>
    <w:rsid w:val="00977928"/>
    <w:rsid w:val="00977A45"/>
    <w:rsid w:val="00977ACA"/>
    <w:rsid w:val="00980066"/>
    <w:rsid w:val="00980600"/>
    <w:rsid w:val="00980818"/>
    <w:rsid w:val="009817D6"/>
    <w:rsid w:val="00981D4C"/>
    <w:rsid w:val="009823C0"/>
    <w:rsid w:val="00982B41"/>
    <w:rsid w:val="009837FD"/>
    <w:rsid w:val="009838C4"/>
    <w:rsid w:val="00984315"/>
    <w:rsid w:val="00985032"/>
    <w:rsid w:val="00985520"/>
    <w:rsid w:val="00985698"/>
    <w:rsid w:val="009859B3"/>
    <w:rsid w:val="00985A51"/>
    <w:rsid w:val="00985AE6"/>
    <w:rsid w:val="00985B48"/>
    <w:rsid w:val="00985D86"/>
    <w:rsid w:val="009865BD"/>
    <w:rsid w:val="00986F31"/>
    <w:rsid w:val="00987431"/>
    <w:rsid w:val="00987A7B"/>
    <w:rsid w:val="0099094A"/>
    <w:rsid w:val="0099101F"/>
    <w:rsid w:val="009912F4"/>
    <w:rsid w:val="00991B27"/>
    <w:rsid w:val="00991D5B"/>
    <w:rsid w:val="00991E04"/>
    <w:rsid w:val="00992791"/>
    <w:rsid w:val="0099285C"/>
    <w:rsid w:val="009929E5"/>
    <w:rsid w:val="00992A90"/>
    <w:rsid w:val="0099341A"/>
    <w:rsid w:val="009938B6"/>
    <w:rsid w:val="00993EEE"/>
    <w:rsid w:val="00994028"/>
    <w:rsid w:val="0099425E"/>
    <w:rsid w:val="0099439E"/>
    <w:rsid w:val="00994418"/>
    <w:rsid w:val="00994B83"/>
    <w:rsid w:val="00994DC4"/>
    <w:rsid w:val="00994EE8"/>
    <w:rsid w:val="00995049"/>
    <w:rsid w:val="009950C3"/>
    <w:rsid w:val="009951E3"/>
    <w:rsid w:val="009952C9"/>
    <w:rsid w:val="0099558C"/>
    <w:rsid w:val="009958A4"/>
    <w:rsid w:val="00995948"/>
    <w:rsid w:val="00995DFB"/>
    <w:rsid w:val="00996090"/>
    <w:rsid w:val="009965C8"/>
    <w:rsid w:val="0099660A"/>
    <w:rsid w:val="00996EBC"/>
    <w:rsid w:val="00996F7D"/>
    <w:rsid w:val="00997394"/>
    <w:rsid w:val="009975AA"/>
    <w:rsid w:val="00997912"/>
    <w:rsid w:val="00997B74"/>
    <w:rsid w:val="009A0087"/>
    <w:rsid w:val="009A0528"/>
    <w:rsid w:val="009A0AC6"/>
    <w:rsid w:val="009A1042"/>
    <w:rsid w:val="009A110F"/>
    <w:rsid w:val="009A112E"/>
    <w:rsid w:val="009A16FE"/>
    <w:rsid w:val="009A1F29"/>
    <w:rsid w:val="009A20B7"/>
    <w:rsid w:val="009A20BA"/>
    <w:rsid w:val="009A24DB"/>
    <w:rsid w:val="009A26B9"/>
    <w:rsid w:val="009A288D"/>
    <w:rsid w:val="009A2C54"/>
    <w:rsid w:val="009A326D"/>
    <w:rsid w:val="009A349D"/>
    <w:rsid w:val="009A3582"/>
    <w:rsid w:val="009A38BE"/>
    <w:rsid w:val="009A396A"/>
    <w:rsid w:val="009A3D8D"/>
    <w:rsid w:val="009A3F68"/>
    <w:rsid w:val="009A3F83"/>
    <w:rsid w:val="009A41BA"/>
    <w:rsid w:val="009A432A"/>
    <w:rsid w:val="009A4732"/>
    <w:rsid w:val="009A4F56"/>
    <w:rsid w:val="009A5653"/>
    <w:rsid w:val="009A5A0E"/>
    <w:rsid w:val="009A5BD3"/>
    <w:rsid w:val="009A660D"/>
    <w:rsid w:val="009A6657"/>
    <w:rsid w:val="009A72B9"/>
    <w:rsid w:val="009A764B"/>
    <w:rsid w:val="009A7F02"/>
    <w:rsid w:val="009B0107"/>
    <w:rsid w:val="009B021B"/>
    <w:rsid w:val="009B041D"/>
    <w:rsid w:val="009B0428"/>
    <w:rsid w:val="009B0717"/>
    <w:rsid w:val="009B0E27"/>
    <w:rsid w:val="009B2686"/>
    <w:rsid w:val="009B278B"/>
    <w:rsid w:val="009B281E"/>
    <w:rsid w:val="009B299B"/>
    <w:rsid w:val="009B308C"/>
    <w:rsid w:val="009B3ACC"/>
    <w:rsid w:val="009B3E0B"/>
    <w:rsid w:val="009B408B"/>
    <w:rsid w:val="009B437F"/>
    <w:rsid w:val="009B4ACA"/>
    <w:rsid w:val="009B51D5"/>
    <w:rsid w:val="009B5549"/>
    <w:rsid w:val="009B56CF"/>
    <w:rsid w:val="009B5C77"/>
    <w:rsid w:val="009B5FA7"/>
    <w:rsid w:val="009B6F9B"/>
    <w:rsid w:val="009B79F8"/>
    <w:rsid w:val="009B7CAD"/>
    <w:rsid w:val="009C0311"/>
    <w:rsid w:val="009C0374"/>
    <w:rsid w:val="009C05F0"/>
    <w:rsid w:val="009C08DA"/>
    <w:rsid w:val="009C0F98"/>
    <w:rsid w:val="009C168E"/>
    <w:rsid w:val="009C1E6B"/>
    <w:rsid w:val="009C1ED7"/>
    <w:rsid w:val="009C2118"/>
    <w:rsid w:val="009C22A9"/>
    <w:rsid w:val="009C29C3"/>
    <w:rsid w:val="009C2EA8"/>
    <w:rsid w:val="009C365F"/>
    <w:rsid w:val="009C36C6"/>
    <w:rsid w:val="009C3DE3"/>
    <w:rsid w:val="009C4155"/>
    <w:rsid w:val="009C435A"/>
    <w:rsid w:val="009C45B7"/>
    <w:rsid w:val="009C4CB3"/>
    <w:rsid w:val="009C4CFC"/>
    <w:rsid w:val="009C506C"/>
    <w:rsid w:val="009C535D"/>
    <w:rsid w:val="009C5659"/>
    <w:rsid w:val="009C5CA5"/>
    <w:rsid w:val="009C5F43"/>
    <w:rsid w:val="009C5FA5"/>
    <w:rsid w:val="009C6038"/>
    <w:rsid w:val="009C6119"/>
    <w:rsid w:val="009C639C"/>
    <w:rsid w:val="009C64A0"/>
    <w:rsid w:val="009C6F78"/>
    <w:rsid w:val="009C7026"/>
    <w:rsid w:val="009C78FE"/>
    <w:rsid w:val="009C7B46"/>
    <w:rsid w:val="009D0184"/>
    <w:rsid w:val="009D0C12"/>
    <w:rsid w:val="009D19DB"/>
    <w:rsid w:val="009D271F"/>
    <w:rsid w:val="009D2B0E"/>
    <w:rsid w:val="009D2C15"/>
    <w:rsid w:val="009D303B"/>
    <w:rsid w:val="009D369A"/>
    <w:rsid w:val="009D3C38"/>
    <w:rsid w:val="009D3C59"/>
    <w:rsid w:val="009D43B4"/>
    <w:rsid w:val="009D45B9"/>
    <w:rsid w:val="009D4642"/>
    <w:rsid w:val="009D47AC"/>
    <w:rsid w:val="009D4B60"/>
    <w:rsid w:val="009D4ED7"/>
    <w:rsid w:val="009D5B04"/>
    <w:rsid w:val="009D5D2C"/>
    <w:rsid w:val="009D6070"/>
    <w:rsid w:val="009D615C"/>
    <w:rsid w:val="009D62B1"/>
    <w:rsid w:val="009D6359"/>
    <w:rsid w:val="009D672B"/>
    <w:rsid w:val="009D672E"/>
    <w:rsid w:val="009D6811"/>
    <w:rsid w:val="009D6854"/>
    <w:rsid w:val="009D6D99"/>
    <w:rsid w:val="009D70D3"/>
    <w:rsid w:val="009D7DB1"/>
    <w:rsid w:val="009E0435"/>
    <w:rsid w:val="009E06B0"/>
    <w:rsid w:val="009E0C03"/>
    <w:rsid w:val="009E106F"/>
    <w:rsid w:val="009E10C4"/>
    <w:rsid w:val="009E129B"/>
    <w:rsid w:val="009E153A"/>
    <w:rsid w:val="009E1835"/>
    <w:rsid w:val="009E215A"/>
    <w:rsid w:val="009E2B86"/>
    <w:rsid w:val="009E2BE0"/>
    <w:rsid w:val="009E2C58"/>
    <w:rsid w:val="009E2C69"/>
    <w:rsid w:val="009E3234"/>
    <w:rsid w:val="009E346C"/>
    <w:rsid w:val="009E35DF"/>
    <w:rsid w:val="009E36F1"/>
    <w:rsid w:val="009E3DCA"/>
    <w:rsid w:val="009E3E05"/>
    <w:rsid w:val="009E46FC"/>
    <w:rsid w:val="009E470F"/>
    <w:rsid w:val="009E4BE1"/>
    <w:rsid w:val="009E4F7A"/>
    <w:rsid w:val="009E55AD"/>
    <w:rsid w:val="009E5813"/>
    <w:rsid w:val="009E5BCE"/>
    <w:rsid w:val="009E6545"/>
    <w:rsid w:val="009E6F00"/>
    <w:rsid w:val="009E745B"/>
    <w:rsid w:val="009E74A6"/>
    <w:rsid w:val="009E7B27"/>
    <w:rsid w:val="009E7CCB"/>
    <w:rsid w:val="009F0035"/>
    <w:rsid w:val="009F0105"/>
    <w:rsid w:val="009F01C3"/>
    <w:rsid w:val="009F0562"/>
    <w:rsid w:val="009F05F3"/>
    <w:rsid w:val="009F0DEA"/>
    <w:rsid w:val="009F118F"/>
    <w:rsid w:val="009F1539"/>
    <w:rsid w:val="009F1FF1"/>
    <w:rsid w:val="009F20BB"/>
    <w:rsid w:val="009F2166"/>
    <w:rsid w:val="009F2B44"/>
    <w:rsid w:val="009F3081"/>
    <w:rsid w:val="009F31F4"/>
    <w:rsid w:val="009F38CE"/>
    <w:rsid w:val="009F3C07"/>
    <w:rsid w:val="009F454A"/>
    <w:rsid w:val="009F5252"/>
    <w:rsid w:val="009F57F3"/>
    <w:rsid w:val="009F5890"/>
    <w:rsid w:val="009F5B7B"/>
    <w:rsid w:val="009F5EAC"/>
    <w:rsid w:val="009F6059"/>
    <w:rsid w:val="009F6329"/>
    <w:rsid w:val="009F6EDB"/>
    <w:rsid w:val="009F727E"/>
    <w:rsid w:val="009F7AE7"/>
    <w:rsid w:val="00A003AC"/>
    <w:rsid w:val="00A00A88"/>
    <w:rsid w:val="00A00BCB"/>
    <w:rsid w:val="00A01106"/>
    <w:rsid w:val="00A01642"/>
    <w:rsid w:val="00A01ACA"/>
    <w:rsid w:val="00A01FF0"/>
    <w:rsid w:val="00A020C1"/>
    <w:rsid w:val="00A02AD4"/>
    <w:rsid w:val="00A02B95"/>
    <w:rsid w:val="00A02E81"/>
    <w:rsid w:val="00A02EDB"/>
    <w:rsid w:val="00A036A2"/>
    <w:rsid w:val="00A0408F"/>
    <w:rsid w:val="00A04487"/>
    <w:rsid w:val="00A0495C"/>
    <w:rsid w:val="00A0553A"/>
    <w:rsid w:val="00A0595F"/>
    <w:rsid w:val="00A06BD9"/>
    <w:rsid w:val="00A06EBE"/>
    <w:rsid w:val="00A06F67"/>
    <w:rsid w:val="00A07723"/>
    <w:rsid w:val="00A07DB8"/>
    <w:rsid w:val="00A10016"/>
    <w:rsid w:val="00A10122"/>
    <w:rsid w:val="00A10205"/>
    <w:rsid w:val="00A103A5"/>
    <w:rsid w:val="00A10470"/>
    <w:rsid w:val="00A10964"/>
    <w:rsid w:val="00A10A26"/>
    <w:rsid w:val="00A10B8C"/>
    <w:rsid w:val="00A10DEC"/>
    <w:rsid w:val="00A10FF7"/>
    <w:rsid w:val="00A116D3"/>
    <w:rsid w:val="00A11F00"/>
    <w:rsid w:val="00A124F0"/>
    <w:rsid w:val="00A126AC"/>
    <w:rsid w:val="00A12A0D"/>
    <w:rsid w:val="00A12C8E"/>
    <w:rsid w:val="00A12D8B"/>
    <w:rsid w:val="00A12E12"/>
    <w:rsid w:val="00A12E9C"/>
    <w:rsid w:val="00A1300E"/>
    <w:rsid w:val="00A1317B"/>
    <w:rsid w:val="00A135D6"/>
    <w:rsid w:val="00A13EB5"/>
    <w:rsid w:val="00A13FBE"/>
    <w:rsid w:val="00A14767"/>
    <w:rsid w:val="00A14E98"/>
    <w:rsid w:val="00A155B0"/>
    <w:rsid w:val="00A15C12"/>
    <w:rsid w:val="00A15C74"/>
    <w:rsid w:val="00A16171"/>
    <w:rsid w:val="00A1653C"/>
    <w:rsid w:val="00A171A6"/>
    <w:rsid w:val="00A17EA4"/>
    <w:rsid w:val="00A17F79"/>
    <w:rsid w:val="00A201A0"/>
    <w:rsid w:val="00A20270"/>
    <w:rsid w:val="00A20830"/>
    <w:rsid w:val="00A209BD"/>
    <w:rsid w:val="00A20DDE"/>
    <w:rsid w:val="00A210B8"/>
    <w:rsid w:val="00A217DD"/>
    <w:rsid w:val="00A2183D"/>
    <w:rsid w:val="00A21848"/>
    <w:rsid w:val="00A21D3D"/>
    <w:rsid w:val="00A220B8"/>
    <w:rsid w:val="00A22177"/>
    <w:rsid w:val="00A22298"/>
    <w:rsid w:val="00A22945"/>
    <w:rsid w:val="00A22BD2"/>
    <w:rsid w:val="00A22BD4"/>
    <w:rsid w:val="00A2325E"/>
    <w:rsid w:val="00A23336"/>
    <w:rsid w:val="00A23869"/>
    <w:rsid w:val="00A23AAC"/>
    <w:rsid w:val="00A23B25"/>
    <w:rsid w:val="00A2485F"/>
    <w:rsid w:val="00A24972"/>
    <w:rsid w:val="00A24CCC"/>
    <w:rsid w:val="00A255F3"/>
    <w:rsid w:val="00A258A9"/>
    <w:rsid w:val="00A25AC1"/>
    <w:rsid w:val="00A25B2C"/>
    <w:rsid w:val="00A2638C"/>
    <w:rsid w:val="00A26BEB"/>
    <w:rsid w:val="00A2734C"/>
    <w:rsid w:val="00A2757F"/>
    <w:rsid w:val="00A27693"/>
    <w:rsid w:val="00A2789E"/>
    <w:rsid w:val="00A27EEA"/>
    <w:rsid w:val="00A30789"/>
    <w:rsid w:val="00A30F4D"/>
    <w:rsid w:val="00A31483"/>
    <w:rsid w:val="00A314EB"/>
    <w:rsid w:val="00A32FE5"/>
    <w:rsid w:val="00A33049"/>
    <w:rsid w:val="00A3365F"/>
    <w:rsid w:val="00A33D26"/>
    <w:rsid w:val="00A33DE6"/>
    <w:rsid w:val="00A346D8"/>
    <w:rsid w:val="00A347DE"/>
    <w:rsid w:val="00A34849"/>
    <w:rsid w:val="00A34914"/>
    <w:rsid w:val="00A34976"/>
    <w:rsid w:val="00A34CBE"/>
    <w:rsid w:val="00A3525D"/>
    <w:rsid w:val="00A3534B"/>
    <w:rsid w:val="00A3555D"/>
    <w:rsid w:val="00A35B88"/>
    <w:rsid w:val="00A36021"/>
    <w:rsid w:val="00A361C3"/>
    <w:rsid w:val="00A36280"/>
    <w:rsid w:val="00A367B6"/>
    <w:rsid w:val="00A36CF4"/>
    <w:rsid w:val="00A3704C"/>
    <w:rsid w:val="00A3717E"/>
    <w:rsid w:val="00A37BE2"/>
    <w:rsid w:val="00A37CEA"/>
    <w:rsid w:val="00A4028D"/>
    <w:rsid w:val="00A4048B"/>
    <w:rsid w:val="00A40A29"/>
    <w:rsid w:val="00A41664"/>
    <w:rsid w:val="00A41D6C"/>
    <w:rsid w:val="00A42324"/>
    <w:rsid w:val="00A42CBB"/>
    <w:rsid w:val="00A42F12"/>
    <w:rsid w:val="00A43FE9"/>
    <w:rsid w:val="00A44414"/>
    <w:rsid w:val="00A445CF"/>
    <w:rsid w:val="00A45005"/>
    <w:rsid w:val="00A4512F"/>
    <w:rsid w:val="00A45406"/>
    <w:rsid w:val="00A45EFF"/>
    <w:rsid w:val="00A46611"/>
    <w:rsid w:val="00A46A62"/>
    <w:rsid w:val="00A46C04"/>
    <w:rsid w:val="00A46DD2"/>
    <w:rsid w:val="00A4709F"/>
    <w:rsid w:val="00A47E59"/>
    <w:rsid w:val="00A51FE7"/>
    <w:rsid w:val="00A52392"/>
    <w:rsid w:val="00A5328C"/>
    <w:rsid w:val="00A534E4"/>
    <w:rsid w:val="00A5352E"/>
    <w:rsid w:val="00A5375D"/>
    <w:rsid w:val="00A539AB"/>
    <w:rsid w:val="00A53C01"/>
    <w:rsid w:val="00A53C6C"/>
    <w:rsid w:val="00A5413A"/>
    <w:rsid w:val="00A5418F"/>
    <w:rsid w:val="00A5424A"/>
    <w:rsid w:val="00A54586"/>
    <w:rsid w:val="00A5469A"/>
    <w:rsid w:val="00A54972"/>
    <w:rsid w:val="00A54AC4"/>
    <w:rsid w:val="00A54B3F"/>
    <w:rsid w:val="00A55071"/>
    <w:rsid w:val="00A55245"/>
    <w:rsid w:val="00A556E7"/>
    <w:rsid w:val="00A55E7A"/>
    <w:rsid w:val="00A56B2D"/>
    <w:rsid w:val="00A5702D"/>
    <w:rsid w:val="00A57168"/>
    <w:rsid w:val="00A578F2"/>
    <w:rsid w:val="00A602EC"/>
    <w:rsid w:val="00A603A0"/>
    <w:rsid w:val="00A60413"/>
    <w:rsid w:val="00A60421"/>
    <w:rsid w:val="00A60BBA"/>
    <w:rsid w:val="00A60E71"/>
    <w:rsid w:val="00A61157"/>
    <w:rsid w:val="00A61462"/>
    <w:rsid w:val="00A6300E"/>
    <w:rsid w:val="00A63775"/>
    <w:rsid w:val="00A637B8"/>
    <w:rsid w:val="00A63EE2"/>
    <w:rsid w:val="00A64038"/>
    <w:rsid w:val="00A6437A"/>
    <w:rsid w:val="00A647C8"/>
    <w:rsid w:val="00A64F59"/>
    <w:rsid w:val="00A651DE"/>
    <w:rsid w:val="00A653B3"/>
    <w:rsid w:val="00A65834"/>
    <w:rsid w:val="00A663FF"/>
    <w:rsid w:val="00A66E2C"/>
    <w:rsid w:val="00A67013"/>
    <w:rsid w:val="00A67225"/>
    <w:rsid w:val="00A67458"/>
    <w:rsid w:val="00A70FFE"/>
    <w:rsid w:val="00A71258"/>
    <w:rsid w:val="00A71863"/>
    <w:rsid w:val="00A71D3B"/>
    <w:rsid w:val="00A721C4"/>
    <w:rsid w:val="00A723EC"/>
    <w:rsid w:val="00A7243B"/>
    <w:rsid w:val="00A72874"/>
    <w:rsid w:val="00A72E69"/>
    <w:rsid w:val="00A73319"/>
    <w:rsid w:val="00A733F8"/>
    <w:rsid w:val="00A734EC"/>
    <w:rsid w:val="00A73AB0"/>
    <w:rsid w:val="00A73DDA"/>
    <w:rsid w:val="00A7406E"/>
    <w:rsid w:val="00A740B7"/>
    <w:rsid w:val="00A7499A"/>
    <w:rsid w:val="00A749B8"/>
    <w:rsid w:val="00A74BE9"/>
    <w:rsid w:val="00A74C67"/>
    <w:rsid w:val="00A758EB"/>
    <w:rsid w:val="00A75A46"/>
    <w:rsid w:val="00A75A6B"/>
    <w:rsid w:val="00A75B5E"/>
    <w:rsid w:val="00A75C97"/>
    <w:rsid w:val="00A761AD"/>
    <w:rsid w:val="00A76670"/>
    <w:rsid w:val="00A7695B"/>
    <w:rsid w:val="00A769A8"/>
    <w:rsid w:val="00A7705F"/>
    <w:rsid w:val="00A7769F"/>
    <w:rsid w:val="00A77B0A"/>
    <w:rsid w:val="00A77D33"/>
    <w:rsid w:val="00A77FA0"/>
    <w:rsid w:val="00A77FFC"/>
    <w:rsid w:val="00A803F7"/>
    <w:rsid w:val="00A805BA"/>
    <w:rsid w:val="00A8067A"/>
    <w:rsid w:val="00A80919"/>
    <w:rsid w:val="00A80BE8"/>
    <w:rsid w:val="00A811A4"/>
    <w:rsid w:val="00A81456"/>
    <w:rsid w:val="00A820C0"/>
    <w:rsid w:val="00A820D7"/>
    <w:rsid w:val="00A8264D"/>
    <w:rsid w:val="00A82B9E"/>
    <w:rsid w:val="00A836F0"/>
    <w:rsid w:val="00A837C9"/>
    <w:rsid w:val="00A84898"/>
    <w:rsid w:val="00A85129"/>
    <w:rsid w:val="00A86584"/>
    <w:rsid w:val="00A867CB"/>
    <w:rsid w:val="00A87041"/>
    <w:rsid w:val="00A8735C"/>
    <w:rsid w:val="00A8738E"/>
    <w:rsid w:val="00A87B3E"/>
    <w:rsid w:val="00A9049A"/>
    <w:rsid w:val="00A904F9"/>
    <w:rsid w:val="00A907CF"/>
    <w:rsid w:val="00A90973"/>
    <w:rsid w:val="00A90CC1"/>
    <w:rsid w:val="00A919A7"/>
    <w:rsid w:val="00A91F18"/>
    <w:rsid w:val="00A92010"/>
    <w:rsid w:val="00A926CA"/>
    <w:rsid w:val="00A928BE"/>
    <w:rsid w:val="00A92A0F"/>
    <w:rsid w:val="00A931F2"/>
    <w:rsid w:val="00A932C0"/>
    <w:rsid w:val="00A93504"/>
    <w:rsid w:val="00A9358B"/>
    <w:rsid w:val="00A94D0F"/>
    <w:rsid w:val="00A957F4"/>
    <w:rsid w:val="00A95C0B"/>
    <w:rsid w:val="00A95C22"/>
    <w:rsid w:val="00A95C8E"/>
    <w:rsid w:val="00A95DC7"/>
    <w:rsid w:val="00A96AED"/>
    <w:rsid w:val="00A96D5C"/>
    <w:rsid w:val="00A96E45"/>
    <w:rsid w:val="00A96E6D"/>
    <w:rsid w:val="00AA0113"/>
    <w:rsid w:val="00AA016E"/>
    <w:rsid w:val="00AA0A67"/>
    <w:rsid w:val="00AA1286"/>
    <w:rsid w:val="00AA15BE"/>
    <w:rsid w:val="00AA1EC7"/>
    <w:rsid w:val="00AA22C4"/>
    <w:rsid w:val="00AA2557"/>
    <w:rsid w:val="00AA2820"/>
    <w:rsid w:val="00AA2BE1"/>
    <w:rsid w:val="00AA35FB"/>
    <w:rsid w:val="00AA3734"/>
    <w:rsid w:val="00AA3C2D"/>
    <w:rsid w:val="00AA3E74"/>
    <w:rsid w:val="00AA4095"/>
    <w:rsid w:val="00AA41A6"/>
    <w:rsid w:val="00AA44D4"/>
    <w:rsid w:val="00AA478A"/>
    <w:rsid w:val="00AA4B7A"/>
    <w:rsid w:val="00AA6694"/>
    <w:rsid w:val="00AA6904"/>
    <w:rsid w:val="00AA6C8D"/>
    <w:rsid w:val="00AA74D1"/>
    <w:rsid w:val="00AA7614"/>
    <w:rsid w:val="00AA7643"/>
    <w:rsid w:val="00AA7706"/>
    <w:rsid w:val="00AA799A"/>
    <w:rsid w:val="00AA7ED9"/>
    <w:rsid w:val="00AA7F98"/>
    <w:rsid w:val="00AA7FB2"/>
    <w:rsid w:val="00AB042A"/>
    <w:rsid w:val="00AB0809"/>
    <w:rsid w:val="00AB0886"/>
    <w:rsid w:val="00AB1462"/>
    <w:rsid w:val="00AB2859"/>
    <w:rsid w:val="00AB2CA7"/>
    <w:rsid w:val="00AB2E27"/>
    <w:rsid w:val="00AB2E90"/>
    <w:rsid w:val="00AB3611"/>
    <w:rsid w:val="00AB47D2"/>
    <w:rsid w:val="00AB4A88"/>
    <w:rsid w:val="00AB5978"/>
    <w:rsid w:val="00AB5A23"/>
    <w:rsid w:val="00AB616F"/>
    <w:rsid w:val="00AB685C"/>
    <w:rsid w:val="00AB6874"/>
    <w:rsid w:val="00AB6882"/>
    <w:rsid w:val="00AB705C"/>
    <w:rsid w:val="00AB7098"/>
    <w:rsid w:val="00AB71DB"/>
    <w:rsid w:val="00AB76AF"/>
    <w:rsid w:val="00AB7767"/>
    <w:rsid w:val="00AB7F5D"/>
    <w:rsid w:val="00AC03D6"/>
    <w:rsid w:val="00AC086A"/>
    <w:rsid w:val="00AC0B8A"/>
    <w:rsid w:val="00AC179A"/>
    <w:rsid w:val="00AC1B79"/>
    <w:rsid w:val="00AC1CD2"/>
    <w:rsid w:val="00AC1DA8"/>
    <w:rsid w:val="00AC2702"/>
    <w:rsid w:val="00AC29DE"/>
    <w:rsid w:val="00AC2A52"/>
    <w:rsid w:val="00AC2F2A"/>
    <w:rsid w:val="00AC3145"/>
    <w:rsid w:val="00AC32F7"/>
    <w:rsid w:val="00AC36E6"/>
    <w:rsid w:val="00AC3CB4"/>
    <w:rsid w:val="00AC3F2E"/>
    <w:rsid w:val="00AC4272"/>
    <w:rsid w:val="00AC4ABB"/>
    <w:rsid w:val="00AC4DC9"/>
    <w:rsid w:val="00AC55FC"/>
    <w:rsid w:val="00AC5740"/>
    <w:rsid w:val="00AC5875"/>
    <w:rsid w:val="00AC5B02"/>
    <w:rsid w:val="00AC5B10"/>
    <w:rsid w:val="00AC5C2F"/>
    <w:rsid w:val="00AC5E50"/>
    <w:rsid w:val="00AC5F77"/>
    <w:rsid w:val="00AC6141"/>
    <w:rsid w:val="00AC69C1"/>
    <w:rsid w:val="00AC6BED"/>
    <w:rsid w:val="00AC6D9E"/>
    <w:rsid w:val="00AC767B"/>
    <w:rsid w:val="00AC7A1E"/>
    <w:rsid w:val="00AC7E09"/>
    <w:rsid w:val="00AD0907"/>
    <w:rsid w:val="00AD0B93"/>
    <w:rsid w:val="00AD0D18"/>
    <w:rsid w:val="00AD119D"/>
    <w:rsid w:val="00AD11EC"/>
    <w:rsid w:val="00AD1F6D"/>
    <w:rsid w:val="00AD1F77"/>
    <w:rsid w:val="00AD224D"/>
    <w:rsid w:val="00AD25C0"/>
    <w:rsid w:val="00AD28C5"/>
    <w:rsid w:val="00AD2A60"/>
    <w:rsid w:val="00AD3051"/>
    <w:rsid w:val="00AD3643"/>
    <w:rsid w:val="00AD3656"/>
    <w:rsid w:val="00AD38E7"/>
    <w:rsid w:val="00AD3F35"/>
    <w:rsid w:val="00AD409C"/>
    <w:rsid w:val="00AD416F"/>
    <w:rsid w:val="00AD423A"/>
    <w:rsid w:val="00AD44C7"/>
    <w:rsid w:val="00AD4ADA"/>
    <w:rsid w:val="00AD4B28"/>
    <w:rsid w:val="00AD4C09"/>
    <w:rsid w:val="00AD4C22"/>
    <w:rsid w:val="00AD4C6C"/>
    <w:rsid w:val="00AD4CA7"/>
    <w:rsid w:val="00AD4DDC"/>
    <w:rsid w:val="00AD5173"/>
    <w:rsid w:val="00AD5740"/>
    <w:rsid w:val="00AD57C6"/>
    <w:rsid w:val="00AD5AC8"/>
    <w:rsid w:val="00AD6705"/>
    <w:rsid w:val="00AD6709"/>
    <w:rsid w:val="00AD69DF"/>
    <w:rsid w:val="00AD6C16"/>
    <w:rsid w:val="00AD6C84"/>
    <w:rsid w:val="00AD6DF3"/>
    <w:rsid w:val="00AD7907"/>
    <w:rsid w:val="00AD797E"/>
    <w:rsid w:val="00AE022E"/>
    <w:rsid w:val="00AE059A"/>
    <w:rsid w:val="00AE0815"/>
    <w:rsid w:val="00AE10AA"/>
    <w:rsid w:val="00AE154D"/>
    <w:rsid w:val="00AE15AC"/>
    <w:rsid w:val="00AE1797"/>
    <w:rsid w:val="00AE203E"/>
    <w:rsid w:val="00AE2184"/>
    <w:rsid w:val="00AE23E6"/>
    <w:rsid w:val="00AE2EBB"/>
    <w:rsid w:val="00AE3480"/>
    <w:rsid w:val="00AE35BA"/>
    <w:rsid w:val="00AE4111"/>
    <w:rsid w:val="00AE500C"/>
    <w:rsid w:val="00AE50D6"/>
    <w:rsid w:val="00AE5220"/>
    <w:rsid w:val="00AE52F0"/>
    <w:rsid w:val="00AE5BD0"/>
    <w:rsid w:val="00AE6316"/>
    <w:rsid w:val="00AE6627"/>
    <w:rsid w:val="00AE6FDC"/>
    <w:rsid w:val="00AE7414"/>
    <w:rsid w:val="00AE7671"/>
    <w:rsid w:val="00AE7CF4"/>
    <w:rsid w:val="00AF0784"/>
    <w:rsid w:val="00AF0BD4"/>
    <w:rsid w:val="00AF0C92"/>
    <w:rsid w:val="00AF1317"/>
    <w:rsid w:val="00AF1672"/>
    <w:rsid w:val="00AF1905"/>
    <w:rsid w:val="00AF1A9F"/>
    <w:rsid w:val="00AF1AB1"/>
    <w:rsid w:val="00AF1B39"/>
    <w:rsid w:val="00AF2093"/>
    <w:rsid w:val="00AF2119"/>
    <w:rsid w:val="00AF2309"/>
    <w:rsid w:val="00AF3384"/>
    <w:rsid w:val="00AF3466"/>
    <w:rsid w:val="00AF3A62"/>
    <w:rsid w:val="00AF3BAD"/>
    <w:rsid w:val="00AF40DC"/>
    <w:rsid w:val="00AF44CC"/>
    <w:rsid w:val="00AF4576"/>
    <w:rsid w:val="00AF46AF"/>
    <w:rsid w:val="00AF4E12"/>
    <w:rsid w:val="00AF576C"/>
    <w:rsid w:val="00AF57F4"/>
    <w:rsid w:val="00AF5FB4"/>
    <w:rsid w:val="00AF6371"/>
    <w:rsid w:val="00AF6965"/>
    <w:rsid w:val="00AF6DAC"/>
    <w:rsid w:val="00AF7458"/>
    <w:rsid w:val="00AF74C9"/>
    <w:rsid w:val="00AF76DE"/>
    <w:rsid w:val="00AF7D95"/>
    <w:rsid w:val="00B005EC"/>
    <w:rsid w:val="00B00722"/>
    <w:rsid w:val="00B007B2"/>
    <w:rsid w:val="00B0095E"/>
    <w:rsid w:val="00B015D2"/>
    <w:rsid w:val="00B01A15"/>
    <w:rsid w:val="00B01C2F"/>
    <w:rsid w:val="00B01C51"/>
    <w:rsid w:val="00B01D34"/>
    <w:rsid w:val="00B02514"/>
    <w:rsid w:val="00B026DB"/>
    <w:rsid w:val="00B02EFF"/>
    <w:rsid w:val="00B030C9"/>
    <w:rsid w:val="00B0393D"/>
    <w:rsid w:val="00B03979"/>
    <w:rsid w:val="00B03BB0"/>
    <w:rsid w:val="00B03C09"/>
    <w:rsid w:val="00B03DE8"/>
    <w:rsid w:val="00B040AD"/>
    <w:rsid w:val="00B04A5A"/>
    <w:rsid w:val="00B04AF3"/>
    <w:rsid w:val="00B04C99"/>
    <w:rsid w:val="00B04E8F"/>
    <w:rsid w:val="00B04F37"/>
    <w:rsid w:val="00B05213"/>
    <w:rsid w:val="00B056A7"/>
    <w:rsid w:val="00B06577"/>
    <w:rsid w:val="00B06905"/>
    <w:rsid w:val="00B0695E"/>
    <w:rsid w:val="00B06D1E"/>
    <w:rsid w:val="00B06D48"/>
    <w:rsid w:val="00B06F49"/>
    <w:rsid w:val="00B0744F"/>
    <w:rsid w:val="00B07575"/>
    <w:rsid w:val="00B07942"/>
    <w:rsid w:val="00B07D31"/>
    <w:rsid w:val="00B07FBF"/>
    <w:rsid w:val="00B101D0"/>
    <w:rsid w:val="00B105A5"/>
    <w:rsid w:val="00B112DA"/>
    <w:rsid w:val="00B11836"/>
    <w:rsid w:val="00B12B50"/>
    <w:rsid w:val="00B13AAF"/>
    <w:rsid w:val="00B13EC9"/>
    <w:rsid w:val="00B1405E"/>
    <w:rsid w:val="00B142B6"/>
    <w:rsid w:val="00B145B7"/>
    <w:rsid w:val="00B1469F"/>
    <w:rsid w:val="00B148C3"/>
    <w:rsid w:val="00B148D6"/>
    <w:rsid w:val="00B150B3"/>
    <w:rsid w:val="00B158A6"/>
    <w:rsid w:val="00B15BA5"/>
    <w:rsid w:val="00B16943"/>
    <w:rsid w:val="00B16956"/>
    <w:rsid w:val="00B16A62"/>
    <w:rsid w:val="00B16C67"/>
    <w:rsid w:val="00B17155"/>
    <w:rsid w:val="00B172C8"/>
    <w:rsid w:val="00B17445"/>
    <w:rsid w:val="00B17611"/>
    <w:rsid w:val="00B200E8"/>
    <w:rsid w:val="00B206E5"/>
    <w:rsid w:val="00B20C8A"/>
    <w:rsid w:val="00B2136F"/>
    <w:rsid w:val="00B21B20"/>
    <w:rsid w:val="00B22E4C"/>
    <w:rsid w:val="00B232E9"/>
    <w:rsid w:val="00B234A8"/>
    <w:rsid w:val="00B23553"/>
    <w:rsid w:val="00B23840"/>
    <w:rsid w:val="00B23BBC"/>
    <w:rsid w:val="00B24002"/>
    <w:rsid w:val="00B2498F"/>
    <w:rsid w:val="00B24B4D"/>
    <w:rsid w:val="00B251C0"/>
    <w:rsid w:val="00B258F3"/>
    <w:rsid w:val="00B25B52"/>
    <w:rsid w:val="00B26089"/>
    <w:rsid w:val="00B2613A"/>
    <w:rsid w:val="00B2643C"/>
    <w:rsid w:val="00B26613"/>
    <w:rsid w:val="00B2689C"/>
    <w:rsid w:val="00B26A2C"/>
    <w:rsid w:val="00B26C9C"/>
    <w:rsid w:val="00B26D51"/>
    <w:rsid w:val="00B272B1"/>
    <w:rsid w:val="00B272B7"/>
    <w:rsid w:val="00B27522"/>
    <w:rsid w:val="00B2757A"/>
    <w:rsid w:val="00B278CF"/>
    <w:rsid w:val="00B27A8D"/>
    <w:rsid w:val="00B30686"/>
    <w:rsid w:val="00B30CF0"/>
    <w:rsid w:val="00B325A9"/>
    <w:rsid w:val="00B329F8"/>
    <w:rsid w:val="00B32EE8"/>
    <w:rsid w:val="00B33621"/>
    <w:rsid w:val="00B33768"/>
    <w:rsid w:val="00B33BAB"/>
    <w:rsid w:val="00B343AC"/>
    <w:rsid w:val="00B35043"/>
    <w:rsid w:val="00B3571D"/>
    <w:rsid w:val="00B35818"/>
    <w:rsid w:val="00B35AF9"/>
    <w:rsid w:val="00B35D5D"/>
    <w:rsid w:val="00B3698C"/>
    <w:rsid w:val="00B369FE"/>
    <w:rsid w:val="00B36CDE"/>
    <w:rsid w:val="00B37206"/>
    <w:rsid w:val="00B37B6D"/>
    <w:rsid w:val="00B37D47"/>
    <w:rsid w:val="00B4030F"/>
    <w:rsid w:val="00B409E1"/>
    <w:rsid w:val="00B40A6E"/>
    <w:rsid w:val="00B416F1"/>
    <w:rsid w:val="00B41C40"/>
    <w:rsid w:val="00B42060"/>
    <w:rsid w:val="00B421B4"/>
    <w:rsid w:val="00B4261D"/>
    <w:rsid w:val="00B43104"/>
    <w:rsid w:val="00B4361B"/>
    <w:rsid w:val="00B439F8"/>
    <w:rsid w:val="00B43DD4"/>
    <w:rsid w:val="00B43E47"/>
    <w:rsid w:val="00B43F9B"/>
    <w:rsid w:val="00B44227"/>
    <w:rsid w:val="00B44514"/>
    <w:rsid w:val="00B44624"/>
    <w:rsid w:val="00B4486D"/>
    <w:rsid w:val="00B44F2D"/>
    <w:rsid w:val="00B45035"/>
    <w:rsid w:val="00B45A61"/>
    <w:rsid w:val="00B45AA2"/>
    <w:rsid w:val="00B4647A"/>
    <w:rsid w:val="00B464F4"/>
    <w:rsid w:val="00B465FB"/>
    <w:rsid w:val="00B46F7D"/>
    <w:rsid w:val="00B4791A"/>
    <w:rsid w:val="00B47C66"/>
    <w:rsid w:val="00B47F31"/>
    <w:rsid w:val="00B5025C"/>
    <w:rsid w:val="00B5041B"/>
    <w:rsid w:val="00B508B9"/>
    <w:rsid w:val="00B50B28"/>
    <w:rsid w:val="00B513BB"/>
    <w:rsid w:val="00B51822"/>
    <w:rsid w:val="00B51EE0"/>
    <w:rsid w:val="00B52428"/>
    <w:rsid w:val="00B5242A"/>
    <w:rsid w:val="00B5250E"/>
    <w:rsid w:val="00B526EA"/>
    <w:rsid w:val="00B53284"/>
    <w:rsid w:val="00B53879"/>
    <w:rsid w:val="00B53F03"/>
    <w:rsid w:val="00B53FD2"/>
    <w:rsid w:val="00B545A4"/>
    <w:rsid w:val="00B55442"/>
    <w:rsid w:val="00B55F0E"/>
    <w:rsid w:val="00B5600A"/>
    <w:rsid w:val="00B56C12"/>
    <w:rsid w:val="00B57632"/>
    <w:rsid w:val="00B578C2"/>
    <w:rsid w:val="00B57972"/>
    <w:rsid w:val="00B57DF9"/>
    <w:rsid w:val="00B60315"/>
    <w:rsid w:val="00B60393"/>
    <w:rsid w:val="00B60BF6"/>
    <w:rsid w:val="00B61198"/>
    <w:rsid w:val="00B62748"/>
    <w:rsid w:val="00B63088"/>
    <w:rsid w:val="00B63709"/>
    <w:rsid w:val="00B638DB"/>
    <w:rsid w:val="00B63C5A"/>
    <w:rsid w:val="00B63EF3"/>
    <w:rsid w:val="00B64103"/>
    <w:rsid w:val="00B646D6"/>
    <w:rsid w:val="00B6481C"/>
    <w:rsid w:val="00B64867"/>
    <w:rsid w:val="00B64E75"/>
    <w:rsid w:val="00B65879"/>
    <w:rsid w:val="00B65C12"/>
    <w:rsid w:val="00B65E2E"/>
    <w:rsid w:val="00B65ED1"/>
    <w:rsid w:val="00B66351"/>
    <w:rsid w:val="00B66813"/>
    <w:rsid w:val="00B671A7"/>
    <w:rsid w:val="00B679B2"/>
    <w:rsid w:val="00B67B18"/>
    <w:rsid w:val="00B70673"/>
    <w:rsid w:val="00B7084C"/>
    <w:rsid w:val="00B709D6"/>
    <w:rsid w:val="00B70AA6"/>
    <w:rsid w:val="00B70B3D"/>
    <w:rsid w:val="00B71435"/>
    <w:rsid w:val="00B714E6"/>
    <w:rsid w:val="00B715EB"/>
    <w:rsid w:val="00B71AA6"/>
    <w:rsid w:val="00B72049"/>
    <w:rsid w:val="00B72596"/>
    <w:rsid w:val="00B726C0"/>
    <w:rsid w:val="00B73750"/>
    <w:rsid w:val="00B73F60"/>
    <w:rsid w:val="00B744C9"/>
    <w:rsid w:val="00B74D7F"/>
    <w:rsid w:val="00B7533D"/>
    <w:rsid w:val="00B7535D"/>
    <w:rsid w:val="00B7564E"/>
    <w:rsid w:val="00B758AA"/>
    <w:rsid w:val="00B75A1D"/>
    <w:rsid w:val="00B75A8D"/>
    <w:rsid w:val="00B761D7"/>
    <w:rsid w:val="00B76545"/>
    <w:rsid w:val="00B76702"/>
    <w:rsid w:val="00B76CE3"/>
    <w:rsid w:val="00B77126"/>
    <w:rsid w:val="00B77584"/>
    <w:rsid w:val="00B778C2"/>
    <w:rsid w:val="00B80AE4"/>
    <w:rsid w:val="00B81562"/>
    <w:rsid w:val="00B816D9"/>
    <w:rsid w:val="00B817BC"/>
    <w:rsid w:val="00B81A81"/>
    <w:rsid w:val="00B81E25"/>
    <w:rsid w:val="00B820FD"/>
    <w:rsid w:val="00B82570"/>
    <w:rsid w:val="00B82652"/>
    <w:rsid w:val="00B82686"/>
    <w:rsid w:val="00B827D9"/>
    <w:rsid w:val="00B82DC5"/>
    <w:rsid w:val="00B83375"/>
    <w:rsid w:val="00B83670"/>
    <w:rsid w:val="00B83F2C"/>
    <w:rsid w:val="00B84000"/>
    <w:rsid w:val="00B8421A"/>
    <w:rsid w:val="00B84C0A"/>
    <w:rsid w:val="00B85390"/>
    <w:rsid w:val="00B8558B"/>
    <w:rsid w:val="00B85C2B"/>
    <w:rsid w:val="00B861E1"/>
    <w:rsid w:val="00B8641A"/>
    <w:rsid w:val="00B8669D"/>
    <w:rsid w:val="00B86CE5"/>
    <w:rsid w:val="00B8782F"/>
    <w:rsid w:val="00B9046B"/>
    <w:rsid w:val="00B904AA"/>
    <w:rsid w:val="00B90951"/>
    <w:rsid w:val="00B909AF"/>
    <w:rsid w:val="00B90BBD"/>
    <w:rsid w:val="00B90C0E"/>
    <w:rsid w:val="00B90D6E"/>
    <w:rsid w:val="00B91EEB"/>
    <w:rsid w:val="00B92325"/>
    <w:rsid w:val="00B927B9"/>
    <w:rsid w:val="00B928FC"/>
    <w:rsid w:val="00B92C46"/>
    <w:rsid w:val="00B935A6"/>
    <w:rsid w:val="00B93630"/>
    <w:rsid w:val="00B936B7"/>
    <w:rsid w:val="00B93889"/>
    <w:rsid w:val="00B93A77"/>
    <w:rsid w:val="00B93BB3"/>
    <w:rsid w:val="00B93DFD"/>
    <w:rsid w:val="00B94250"/>
    <w:rsid w:val="00B94DC2"/>
    <w:rsid w:val="00B94E01"/>
    <w:rsid w:val="00B950D6"/>
    <w:rsid w:val="00B95177"/>
    <w:rsid w:val="00B95CE1"/>
    <w:rsid w:val="00B95CEA"/>
    <w:rsid w:val="00B961D3"/>
    <w:rsid w:val="00B963C4"/>
    <w:rsid w:val="00B965BB"/>
    <w:rsid w:val="00B96841"/>
    <w:rsid w:val="00B96B35"/>
    <w:rsid w:val="00B96D96"/>
    <w:rsid w:val="00B96EB3"/>
    <w:rsid w:val="00B96F24"/>
    <w:rsid w:val="00B973F3"/>
    <w:rsid w:val="00B974D1"/>
    <w:rsid w:val="00B9755D"/>
    <w:rsid w:val="00B97890"/>
    <w:rsid w:val="00B978A1"/>
    <w:rsid w:val="00B97AA3"/>
    <w:rsid w:val="00B97C63"/>
    <w:rsid w:val="00B97D3A"/>
    <w:rsid w:val="00BA0C39"/>
    <w:rsid w:val="00BA0FC4"/>
    <w:rsid w:val="00BA1024"/>
    <w:rsid w:val="00BA1036"/>
    <w:rsid w:val="00BA192A"/>
    <w:rsid w:val="00BA1D07"/>
    <w:rsid w:val="00BA1D2C"/>
    <w:rsid w:val="00BA207F"/>
    <w:rsid w:val="00BA29ED"/>
    <w:rsid w:val="00BA2D3C"/>
    <w:rsid w:val="00BA30E3"/>
    <w:rsid w:val="00BA3D34"/>
    <w:rsid w:val="00BA409C"/>
    <w:rsid w:val="00BA4533"/>
    <w:rsid w:val="00BA5026"/>
    <w:rsid w:val="00BA52CC"/>
    <w:rsid w:val="00BA54C1"/>
    <w:rsid w:val="00BA562B"/>
    <w:rsid w:val="00BA568B"/>
    <w:rsid w:val="00BA5860"/>
    <w:rsid w:val="00BA595D"/>
    <w:rsid w:val="00BA5CC3"/>
    <w:rsid w:val="00BA5FE3"/>
    <w:rsid w:val="00BA6220"/>
    <w:rsid w:val="00BA6635"/>
    <w:rsid w:val="00BA6B98"/>
    <w:rsid w:val="00BA6BFF"/>
    <w:rsid w:val="00BA6E9D"/>
    <w:rsid w:val="00BA7160"/>
    <w:rsid w:val="00BA7F3B"/>
    <w:rsid w:val="00BB09A4"/>
    <w:rsid w:val="00BB09C4"/>
    <w:rsid w:val="00BB0A99"/>
    <w:rsid w:val="00BB0C87"/>
    <w:rsid w:val="00BB0D69"/>
    <w:rsid w:val="00BB16A6"/>
    <w:rsid w:val="00BB2032"/>
    <w:rsid w:val="00BB2204"/>
    <w:rsid w:val="00BB276D"/>
    <w:rsid w:val="00BB27C0"/>
    <w:rsid w:val="00BB2D2C"/>
    <w:rsid w:val="00BB360A"/>
    <w:rsid w:val="00BB3B13"/>
    <w:rsid w:val="00BB3EFB"/>
    <w:rsid w:val="00BB46C2"/>
    <w:rsid w:val="00BB4E6B"/>
    <w:rsid w:val="00BB523F"/>
    <w:rsid w:val="00BB5980"/>
    <w:rsid w:val="00BB59EB"/>
    <w:rsid w:val="00BB5D99"/>
    <w:rsid w:val="00BB5E95"/>
    <w:rsid w:val="00BB612F"/>
    <w:rsid w:val="00BB632B"/>
    <w:rsid w:val="00BB65A8"/>
    <w:rsid w:val="00BB66D4"/>
    <w:rsid w:val="00BB7027"/>
    <w:rsid w:val="00BB7B95"/>
    <w:rsid w:val="00BC0409"/>
    <w:rsid w:val="00BC08B1"/>
    <w:rsid w:val="00BC09C3"/>
    <w:rsid w:val="00BC0AE8"/>
    <w:rsid w:val="00BC105F"/>
    <w:rsid w:val="00BC1A0B"/>
    <w:rsid w:val="00BC1D4C"/>
    <w:rsid w:val="00BC20C6"/>
    <w:rsid w:val="00BC226A"/>
    <w:rsid w:val="00BC2373"/>
    <w:rsid w:val="00BC296B"/>
    <w:rsid w:val="00BC2E5E"/>
    <w:rsid w:val="00BC3110"/>
    <w:rsid w:val="00BC329F"/>
    <w:rsid w:val="00BC32AC"/>
    <w:rsid w:val="00BC373E"/>
    <w:rsid w:val="00BC3749"/>
    <w:rsid w:val="00BC3879"/>
    <w:rsid w:val="00BC3A7D"/>
    <w:rsid w:val="00BC3EE0"/>
    <w:rsid w:val="00BC4035"/>
    <w:rsid w:val="00BC46FA"/>
    <w:rsid w:val="00BC480B"/>
    <w:rsid w:val="00BC49A9"/>
    <w:rsid w:val="00BC4FA2"/>
    <w:rsid w:val="00BC4FFD"/>
    <w:rsid w:val="00BC523F"/>
    <w:rsid w:val="00BC54DD"/>
    <w:rsid w:val="00BC56F0"/>
    <w:rsid w:val="00BC5A75"/>
    <w:rsid w:val="00BC5F79"/>
    <w:rsid w:val="00BC617B"/>
    <w:rsid w:val="00BC65F9"/>
    <w:rsid w:val="00BC6F6E"/>
    <w:rsid w:val="00BC743D"/>
    <w:rsid w:val="00BC7B76"/>
    <w:rsid w:val="00BD0094"/>
    <w:rsid w:val="00BD00A1"/>
    <w:rsid w:val="00BD0501"/>
    <w:rsid w:val="00BD0894"/>
    <w:rsid w:val="00BD0929"/>
    <w:rsid w:val="00BD09DB"/>
    <w:rsid w:val="00BD1082"/>
    <w:rsid w:val="00BD11FA"/>
    <w:rsid w:val="00BD1328"/>
    <w:rsid w:val="00BD14C2"/>
    <w:rsid w:val="00BD22EA"/>
    <w:rsid w:val="00BD2967"/>
    <w:rsid w:val="00BD3256"/>
    <w:rsid w:val="00BD34DD"/>
    <w:rsid w:val="00BD48F5"/>
    <w:rsid w:val="00BD50C4"/>
    <w:rsid w:val="00BD5395"/>
    <w:rsid w:val="00BD53FA"/>
    <w:rsid w:val="00BD543B"/>
    <w:rsid w:val="00BD6119"/>
    <w:rsid w:val="00BD663B"/>
    <w:rsid w:val="00BD6AFC"/>
    <w:rsid w:val="00BD6D91"/>
    <w:rsid w:val="00BD70D0"/>
    <w:rsid w:val="00BD74FE"/>
    <w:rsid w:val="00BD77BA"/>
    <w:rsid w:val="00BD7992"/>
    <w:rsid w:val="00BD7BA2"/>
    <w:rsid w:val="00BE0396"/>
    <w:rsid w:val="00BE06D6"/>
    <w:rsid w:val="00BE08F2"/>
    <w:rsid w:val="00BE0B1E"/>
    <w:rsid w:val="00BE0D31"/>
    <w:rsid w:val="00BE11C7"/>
    <w:rsid w:val="00BE1798"/>
    <w:rsid w:val="00BE199F"/>
    <w:rsid w:val="00BE1D18"/>
    <w:rsid w:val="00BE1D94"/>
    <w:rsid w:val="00BE284B"/>
    <w:rsid w:val="00BE2D14"/>
    <w:rsid w:val="00BE4165"/>
    <w:rsid w:val="00BE432E"/>
    <w:rsid w:val="00BE4563"/>
    <w:rsid w:val="00BE552E"/>
    <w:rsid w:val="00BE58FA"/>
    <w:rsid w:val="00BE5F81"/>
    <w:rsid w:val="00BE615D"/>
    <w:rsid w:val="00BE6656"/>
    <w:rsid w:val="00BE6757"/>
    <w:rsid w:val="00BE69C9"/>
    <w:rsid w:val="00BE6AB8"/>
    <w:rsid w:val="00BE6AF3"/>
    <w:rsid w:val="00BE704D"/>
    <w:rsid w:val="00BE71F7"/>
    <w:rsid w:val="00BE7389"/>
    <w:rsid w:val="00BE7395"/>
    <w:rsid w:val="00BE741E"/>
    <w:rsid w:val="00BE7AAC"/>
    <w:rsid w:val="00BE7DD8"/>
    <w:rsid w:val="00BE7F7B"/>
    <w:rsid w:val="00BF06F3"/>
    <w:rsid w:val="00BF0AEF"/>
    <w:rsid w:val="00BF1539"/>
    <w:rsid w:val="00BF20CF"/>
    <w:rsid w:val="00BF2BA9"/>
    <w:rsid w:val="00BF2F36"/>
    <w:rsid w:val="00BF309F"/>
    <w:rsid w:val="00BF31B2"/>
    <w:rsid w:val="00BF365C"/>
    <w:rsid w:val="00BF39AD"/>
    <w:rsid w:val="00BF3B0B"/>
    <w:rsid w:val="00BF4335"/>
    <w:rsid w:val="00BF4489"/>
    <w:rsid w:val="00BF493D"/>
    <w:rsid w:val="00BF5374"/>
    <w:rsid w:val="00BF53E8"/>
    <w:rsid w:val="00BF550D"/>
    <w:rsid w:val="00BF55DA"/>
    <w:rsid w:val="00BF577B"/>
    <w:rsid w:val="00BF5827"/>
    <w:rsid w:val="00BF5BA2"/>
    <w:rsid w:val="00BF5BFD"/>
    <w:rsid w:val="00BF6238"/>
    <w:rsid w:val="00BF6686"/>
    <w:rsid w:val="00BF6B87"/>
    <w:rsid w:val="00BF6DF2"/>
    <w:rsid w:val="00BF6E1B"/>
    <w:rsid w:val="00BF7083"/>
    <w:rsid w:val="00BF7141"/>
    <w:rsid w:val="00BF71E8"/>
    <w:rsid w:val="00BF73CC"/>
    <w:rsid w:val="00BF7488"/>
    <w:rsid w:val="00BF7686"/>
    <w:rsid w:val="00BF76C4"/>
    <w:rsid w:val="00BF7731"/>
    <w:rsid w:val="00BF7BFD"/>
    <w:rsid w:val="00BF7E29"/>
    <w:rsid w:val="00C00420"/>
    <w:rsid w:val="00C0045F"/>
    <w:rsid w:val="00C009AA"/>
    <w:rsid w:val="00C00DA8"/>
    <w:rsid w:val="00C0121C"/>
    <w:rsid w:val="00C012A2"/>
    <w:rsid w:val="00C0168A"/>
    <w:rsid w:val="00C017F0"/>
    <w:rsid w:val="00C02041"/>
    <w:rsid w:val="00C02CC4"/>
    <w:rsid w:val="00C02FBA"/>
    <w:rsid w:val="00C03117"/>
    <w:rsid w:val="00C03342"/>
    <w:rsid w:val="00C035BA"/>
    <w:rsid w:val="00C04850"/>
    <w:rsid w:val="00C049A9"/>
    <w:rsid w:val="00C04E7D"/>
    <w:rsid w:val="00C050FF"/>
    <w:rsid w:val="00C0606A"/>
    <w:rsid w:val="00C063FC"/>
    <w:rsid w:val="00C06A33"/>
    <w:rsid w:val="00C06BD6"/>
    <w:rsid w:val="00C0747A"/>
    <w:rsid w:val="00C07C8B"/>
    <w:rsid w:val="00C07F4B"/>
    <w:rsid w:val="00C1039A"/>
    <w:rsid w:val="00C104B5"/>
    <w:rsid w:val="00C10806"/>
    <w:rsid w:val="00C10FDB"/>
    <w:rsid w:val="00C112E5"/>
    <w:rsid w:val="00C113E9"/>
    <w:rsid w:val="00C1164D"/>
    <w:rsid w:val="00C1198B"/>
    <w:rsid w:val="00C12D24"/>
    <w:rsid w:val="00C134B9"/>
    <w:rsid w:val="00C13D41"/>
    <w:rsid w:val="00C13EA9"/>
    <w:rsid w:val="00C13F07"/>
    <w:rsid w:val="00C143EE"/>
    <w:rsid w:val="00C14A55"/>
    <w:rsid w:val="00C14F0B"/>
    <w:rsid w:val="00C151E8"/>
    <w:rsid w:val="00C15EC5"/>
    <w:rsid w:val="00C15F40"/>
    <w:rsid w:val="00C1655C"/>
    <w:rsid w:val="00C17E78"/>
    <w:rsid w:val="00C201F2"/>
    <w:rsid w:val="00C203FC"/>
    <w:rsid w:val="00C20A54"/>
    <w:rsid w:val="00C20B2F"/>
    <w:rsid w:val="00C213E2"/>
    <w:rsid w:val="00C21BA7"/>
    <w:rsid w:val="00C21EF7"/>
    <w:rsid w:val="00C2274D"/>
    <w:rsid w:val="00C229B8"/>
    <w:rsid w:val="00C237C9"/>
    <w:rsid w:val="00C2385B"/>
    <w:rsid w:val="00C23BB6"/>
    <w:rsid w:val="00C23D22"/>
    <w:rsid w:val="00C23D78"/>
    <w:rsid w:val="00C23E6A"/>
    <w:rsid w:val="00C241F2"/>
    <w:rsid w:val="00C248F0"/>
    <w:rsid w:val="00C24D6E"/>
    <w:rsid w:val="00C25EC5"/>
    <w:rsid w:val="00C2662C"/>
    <w:rsid w:val="00C26B42"/>
    <w:rsid w:val="00C26F6E"/>
    <w:rsid w:val="00C2710C"/>
    <w:rsid w:val="00C2724D"/>
    <w:rsid w:val="00C30025"/>
    <w:rsid w:val="00C301D4"/>
    <w:rsid w:val="00C30460"/>
    <w:rsid w:val="00C305E2"/>
    <w:rsid w:val="00C3084A"/>
    <w:rsid w:val="00C30B34"/>
    <w:rsid w:val="00C31178"/>
    <w:rsid w:val="00C3129F"/>
    <w:rsid w:val="00C3133B"/>
    <w:rsid w:val="00C313A8"/>
    <w:rsid w:val="00C31572"/>
    <w:rsid w:val="00C315F3"/>
    <w:rsid w:val="00C3166F"/>
    <w:rsid w:val="00C31B05"/>
    <w:rsid w:val="00C32174"/>
    <w:rsid w:val="00C323AA"/>
    <w:rsid w:val="00C3241E"/>
    <w:rsid w:val="00C32538"/>
    <w:rsid w:val="00C32A27"/>
    <w:rsid w:val="00C32ABB"/>
    <w:rsid w:val="00C32B8A"/>
    <w:rsid w:val="00C32C0A"/>
    <w:rsid w:val="00C32FF0"/>
    <w:rsid w:val="00C330B9"/>
    <w:rsid w:val="00C33229"/>
    <w:rsid w:val="00C33384"/>
    <w:rsid w:val="00C335C9"/>
    <w:rsid w:val="00C33688"/>
    <w:rsid w:val="00C33D3F"/>
    <w:rsid w:val="00C34333"/>
    <w:rsid w:val="00C350CB"/>
    <w:rsid w:val="00C35271"/>
    <w:rsid w:val="00C35C5E"/>
    <w:rsid w:val="00C35CB5"/>
    <w:rsid w:val="00C360D3"/>
    <w:rsid w:val="00C36345"/>
    <w:rsid w:val="00C3771D"/>
    <w:rsid w:val="00C3793E"/>
    <w:rsid w:val="00C37B58"/>
    <w:rsid w:val="00C37F01"/>
    <w:rsid w:val="00C406EE"/>
    <w:rsid w:val="00C41108"/>
    <w:rsid w:val="00C411DA"/>
    <w:rsid w:val="00C4148D"/>
    <w:rsid w:val="00C422FD"/>
    <w:rsid w:val="00C42926"/>
    <w:rsid w:val="00C42BB5"/>
    <w:rsid w:val="00C4334F"/>
    <w:rsid w:val="00C4350A"/>
    <w:rsid w:val="00C436D5"/>
    <w:rsid w:val="00C437A5"/>
    <w:rsid w:val="00C43A7B"/>
    <w:rsid w:val="00C43BDA"/>
    <w:rsid w:val="00C450DE"/>
    <w:rsid w:val="00C464F1"/>
    <w:rsid w:val="00C46E19"/>
    <w:rsid w:val="00C47036"/>
    <w:rsid w:val="00C47234"/>
    <w:rsid w:val="00C475DF"/>
    <w:rsid w:val="00C4769B"/>
    <w:rsid w:val="00C476CF"/>
    <w:rsid w:val="00C502DF"/>
    <w:rsid w:val="00C50430"/>
    <w:rsid w:val="00C506BE"/>
    <w:rsid w:val="00C507DB"/>
    <w:rsid w:val="00C50B03"/>
    <w:rsid w:val="00C50B07"/>
    <w:rsid w:val="00C50CF8"/>
    <w:rsid w:val="00C52174"/>
    <w:rsid w:val="00C52232"/>
    <w:rsid w:val="00C5224A"/>
    <w:rsid w:val="00C52689"/>
    <w:rsid w:val="00C5284B"/>
    <w:rsid w:val="00C52B1B"/>
    <w:rsid w:val="00C52C4C"/>
    <w:rsid w:val="00C52F73"/>
    <w:rsid w:val="00C53201"/>
    <w:rsid w:val="00C536ED"/>
    <w:rsid w:val="00C53880"/>
    <w:rsid w:val="00C53BF6"/>
    <w:rsid w:val="00C53F64"/>
    <w:rsid w:val="00C5432A"/>
    <w:rsid w:val="00C55180"/>
    <w:rsid w:val="00C55348"/>
    <w:rsid w:val="00C55602"/>
    <w:rsid w:val="00C557D0"/>
    <w:rsid w:val="00C55CE7"/>
    <w:rsid w:val="00C55D89"/>
    <w:rsid w:val="00C55EEA"/>
    <w:rsid w:val="00C55F38"/>
    <w:rsid w:val="00C55F90"/>
    <w:rsid w:val="00C561DF"/>
    <w:rsid w:val="00C562D3"/>
    <w:rsid w:val="00C5635D"/>
    <w:rsid w:val="00C56B62"/>
    <w:rsid w:val="00C56D64"/>
    <w:rsid w:val="00C56DAA"/>
    <w:rsid w:val="00C573EE"/>
    <w:rsid w:val="00C574BF"/>
    <w:rsid w:val="00C57E1A"/>
    <w:rsid w:val="00C60386"/>
    <w:rsid w:val="00C606F5"/>
    <w:rsid w:val="00C60C8A"/>
    <w:rsid w:val="00C60F2C"/>
    <w:rsid w:val="00C61776"/>
    <w:rsid w:val="00C61DAE"/>
    <w:rsid w:val="00C62602"/>
    <w:rsid w:val="00C6262B"/>
    <w:rsid w:val="00C62FFA"/>
    <w:rsid w:val="00C63135"/>
    <w:rsid w:val="00C639DE"/>
    <w:rsid w:val="00C63B0C"/>
    <w:rsid w:val="00C64425"/>
    <w:rsid w:val="00C645A1"/>
    <w:rsid w:val="00C645CD"/>
    <w:rsid w:val="00C64A0C"/>
    <w:rsid w:val="00C6552E"/>
    <w:rsid w:val="00C65E6C"/>
    <w:rsid w:val="00C65EDF"/>
    <w:rsid w:val="00C65FB8"/>
    <w:rsid w:val="00C66317"/>
    <w:rsid w:val="00C667B5"/>
    <w:rsid w:val="00C66D40"/>
    <w:rsid w:val="00C66FD6"/>
    <w:rsid w:val="00C67152"/>
    <w:rsid w:val="00C6743A"/>
    <w:rsid w:val="00C676F9"/>
    <w:rsid w:val="00C67993"/>
    <w:rsid w:val="00C679A8"/>
    <w:rsid w:val="00C67DB6"/>
    <w:rsid w:val="00C67E83"/>
    <w:rsid w:val="00C7026E"/>
    <w:rsid w:val="00C70BCA"/>
    <w:rsid w:val="00C70FCA"/>
    <w:rsid w:val="00C714A6"/>
    <w:rsid w:val="00C714F0"/>
    <w:rsid w:val="00C7157C"/>
    <w:rsid w:val="00C71961"/>
    <w:rsid w:val="00C7313D"/>
    <w:rsid w:val="00C73793"/>
    <w:rsid w:val="00C738E6"/>
    <w:rsid w:val="00C73DF8"/>
    <w:rsid w:val="00C74FA9"/>
    <w:rsid w:val="00C75444"/>
    <w:rsid w:val="00C75680"/>
    <w:rsid w:val="00C75C92"/>
    <w:rsid w:val="00C75CE2"/>
    <w:rsid w:val="00C75E07"/>
    <w:rsid w:val="00C76203"/>
    <w:rsid w:val="00C7656D"/>
    <w:rsid w:val="00C77221"/>
    <w:rsid w:val="00C77333"/>
    <w:rsid w:val="00C775BC"/>
    <w:rsid w:val="00C77A50"/>
    <w:rsid w:val="00C77A8D"/>
    <w:rsid w:val="00C80091"/>
    <w:rsid w:val="00C80519"/>
    <w:rsid w:val="00C80B66"/>
    <w:rsid w:val="00C81239"/>
    <w:rsid w:val="00C818FD"/>
    <w:rsid w:val="00C819B6"/>
    <w:rsid w:val="00C81A45"/>
    <w:rsid w:val="00C8256E"/>
    <w:rsid w:val="00C82957"/>
    <w:rsid w:val="00C82A10"/>
    <w:rsid w:val="00C82BE7"/>
    <w:rsid w:val="00C82FD7"/>
    <w:rsid w:val="00C83208"/>
    <w:rsid w:val="00C8338C"/>
    <w:rsid w:val="00C8346E"/>
    <w:rsid w:val="00C83584"/>
    <w:rsid w:val="00C83704"/>
    <w:rsid w:val="00C83DF8"/>
    <w:rsid w:val="00C83EBE"/>
    <w:rsid w:val="00C8404D"/>
    <w:rsid w:val="00C84398"/>
    <w:rsid w:val="00C84919"/>
    <w:rsid w:val="00C84A05"/>
    <w:rsid w:val="00C84DD4"/>
    <w:rsid w:val="00C8510D"/>
    <w:rsid w:val="00C8545E"/>
    <w:rsid w:val="00C85837"/>
    <w:rsid w:val="00C85C61"/>
    <w:rsid w:val="00C85F0C"/>
    <w:rsid w:val="00C863A1"/>
    <w:rsid w:val="00C86491"/>
    <w:rsid w:val="00C8666C"/>
    <w:rsid w:val="00C86A6D"/>
    <w:rsid w:val="00C86FB0"/>
    <w:rsid w:val="00C8718B"/>
    <w:rsid w:val="00C90AE2"/>
    <w:rsid w:val="00C91264"/>
    <w:rsid w:val="00C9132A"/>
    <w:rsid w:val="00C9192F"/>
    <w:rsid w:val="00C91AE7"/>
    <w:rsid w:val="00C91BC5"/>
    <w:rsid w:val="00C92523"/>
    <w:rsid w:val="00C9256B"/>
    <w:rsid w:val="00C92D6D"/>
    <w:rsid w:val="00C93754"/>
    <w:rsid w:val="00C939AE"/>
    <w:rsid w:val="00C9452F"/>
    <w:rsid w:val="00C9490C"/>
    <w:rsid w:val="00C94ADE"/>
    <w:rsid w:val="00C94E69"/>
    <w:rsid w:val="00C9538B"/>
    <w:rsid w:val="00C954F9"/>
    <w:rsid w:val="00C955C1"/>
    <w:rsid w:val="00C958C8"/>
    <w:rsid w:val="00C959EC"/>
    <w:rsid w:val="00C95FDE"/>
    <w:rsid w:val="00C96541"/>
    <w:rsid w:val="00C96CD9"/>
    <w:rsid w:val="00C96D56"/>
    <w:rsid w:val="00C9772E"/>
    <w:rsid w:val="00C977F4"/>
    <w:rsid w:val="00CA0A9F"/>
    <w:rsid w:val="00CA0BA8"/>
    <w:rsid w:val="00CA17FC"/>
    <w:rsid w:val="00CA2584"/>
    <w:rsid w:val="00CA258E"/>
    <w:rsid w:val="00CA26B5"/>
    <w:rsid w:val="00CA2A7C"/>
    <w:rsid w:val="00CA32E7"/>
    <w:rsid w:val="00CA342F"/>
    <w:rsid w:val="00CA3564"/>
    <w:rsid w:val="00CA3817"/>
    <w:rsid w:val="00CA39FE"/>
    <w:rsid w:val="00CA3B8E"/>
    <w:rsid w:val="00CA4864"/>
    <w:rsid w:val="00CA52A5"/>
    <w:rsid w:val="00CA55CC"/>
    <w:rsid w:val="00CA5734"/>
    <w:rsid w:val="00CA6363"/>
    <w:rsid w:val="00CA7277"/>
    <w:rsid w:val="00CA76EB"/>
    <w:rsid w:val="00CB0850"/>
    <w:rsid w:val="00CB0A20"/>
    <w:rsid w:val="00CB10C3"/>
    <w:rsid w:val="00CB16BD"/>
    <w:rsid w:val="00CB1C7F"/>
    <w:rsid w:val="00CB1E23"/>
    <w:rsid w:val="00CB20FD"/>
    <w:rsid w:val="00CB2457"/>
    <w:rsid w:val="00CB273F"/>
    <w:rsid w:val="00CB2E89"/>
    <w:rsid w:val="00CB2F37"/>
    <w:rsid w:val="00CB3F8F"/>
    <w:rsid w:val="00CB3FBA"/>
    <w:rsid w:val="00CB4109"/>
    <w:rsid w:val="00CB43A9"/>
    <w:rsid w:val="00CB4875"/>
    <w:rsid w:val="00CB4A46"/>
    <w:rsid w:val="00CB4D07"/>
    <w:rsid w:val="00CB5206"/>
    <w:rsid w:val="00CB52C0"/>
    <w:rsid w:val="00CB554C"/>
    <w:rsid w:val="00CB679E"/>
    <w:rsid w:val="00CB6A59"/>
    <w:rsid w:val="00CB6A6A"/>
    <w:rsid w:val="00CB6C53"/>
    <w:rsid w:val="00CB72BF"/>
    <w:rsid w:val="00CB7F0E"/>
    <w:rsid w:val="00CC052C"/>
    <w:rsid w:val="00CC09E0"/>
    <w:rsid w:val="00CC0C18"/>
    <w:rsid w:val="00CC0CF6"/>
    <w:rsid w:val="00CC1823"/>
    <w:rsid w:val="00CC1930"/>
    <w:rsid w:val="00CC242B"/>
    <w:rsid w:val="00CC27EC"/>
    <w:rsid w:val="00CC33BA"/>
    <w:rsid w:val="00CC3560"/>
    <w:rsid w:val="00CC3574"/>
    <w:rsid w:val="00CC3577"/>
    <w:rsid w:val="00CC368D"/>
    <w:rsid w:val="00CC369A"/>
    <w:rsid w:val="00CC47BF"/>
    <w:rsid w:val="00CC47F4"/>
    <w:rsid w:val="00CC4F2E"/>
    <w:rsid w:val="00CC54AA"/>
    <w:rsid w:val="00CC5940"/>
    <w:rsid w:val="00CC59CE"/>
    <w:rsid w:val="00CC5BB5"/>
    <w:rsid w:val="00CC5F2C"/>
    <w:rsid w:val="00CC6216"/>
    <w:rsid w:val="00CC62D8"/>
    <w:rsid w:val="00CC6531"/>
    <w:rsid w:val="00CC6F10"/>
    <w:rsid w:val="00CC6F93"/>
    <w:rsid w:val="00CC7DC7"/>
    <w:rsid w:val="00CD024C"/>
    <w:rsid w:val="00CD034C"/>
    <w:rsid w:val="00CD0474"/>
    <w:rsid w:val="00CD0496"/>
    <w:rsid w:val="00CD0653"/>
    <w:rsid w:val="00CD0760"/>
    <w:rsid w:val="00CD07A7"/>
    <w:rsid w:val="00CD0ACE"/>
    <w:rsid w:val="00CD10F6"/>
    <w:rsid w:val="00CD150A"/>
    <w:rsid w:val="00CD154C"/>
    <w:rsid w:val="00CD1D00"/>
    <w:rsid w:val="00CD1D7D"/>
    <w:rsid w:val="00CD1EEF"/>
    <w:rsid w:val="00CD26B4"/>
    <w:rsid w:val="00CD2942"/>
    <w:rsid w:val="00CD2F25"/>
    <w:rsid w:val="00CD31B4"/>
    <w:rsid w:val="00CD3F18"/>
    <w:rsid w:val="00CD44FC"/>
    <w:rsid w:val="00CD4C52"/>
    <w:rsid w:val="00CD5013"/>
    <w:rsid w:val="00CD593D"/>
    <w:rsid w:val="00CD5D7C"/>
    <w:rsid w:val="00CD5E21"/>
    <w:rsid w:val="00CD65A4"/>
    <w:rsid w:val="00CD67A8"/>
    <w:rsid w:val="00CD6991"/>
    <w:rsid w:val="00CD71F2"/>
    <w:rsid w:val="00CD7CF6"/>
    <w:rsid w:val="00CD7E6D"/>
    <w:rsid w:val="00CE030E"/>
    <w:rsid w:val="00CE0672"/>
    <w:rsid w:val="00CE07D1"/>
    <w:rsid w:val="00CE0D51"/>
    <w:rsid w:val="00CE1256"/>
    <w:rsid w:val="00CE1380"/>
    <w:rsid w:val="00CE1AB5"/>
    <w:rsid w:val="00CE1AE3"/>
    <w:rsid w:val="00CE2417"/>
    <w:rsid w:val="00CE28C9"/>
    <w:rsid w:val="00CE314A"/>
    <w:rsid w:val="00CE40EE"/>
    <w:rsid w:val="00CE47B0"/>
    <w:rsid w:val="00CE47CE"/>
    <w:rsid w:val="00CE4C0C"/>
    <w:rsid w:val="00CE4E87"/>
    <w:rsid w:val="00CE4F25"/>
    <w:rsid w:val="00CE4FC6"/>
    <w:rsid w:val="00CE5A3B"/>
    <w:rsid w:val="00CE5D7E"/>
    <w:rsid w:val="00CE5E71"/>
    <w:rsid w:val="00CE5F65"/>
    <w:rsid w:val="00CE611F"/>
    <w:rsid w:val="00CE68EF"/>
    <w:rsid w:val="00CE6A87"/>
    <w:rsid w:val="00CE6FC3"/>
    <w:rsid w:val="00CE709E"/>
    <w:rsid w:val="00CE71F1"/>
    <w:rsid w:val="00CE74AA"/>
    <w:rsid w:val="00CE752B"/>
    <w:rsid w:val="00CE7537"/>
    <w:rsid w:val="00CF0423"/>
    <w:rsid w:val="00CF0B0B"/>
    <w:rsid w:val="00CF1510"/>
    <w:rsid w:val="00CF1573"/>
    <w:rsid w:val="00CF1CFB"/>
    <w:rsid w:val="00CF1DF6"/>
    <w:rsid w:val="00CF28A7"/>
    <w:rsid w:val="00CF3044"/>
    <w:rsid w:val="00CF37FE"/>
    <w:rsid w:val="00CF3AC5"/>
    <w:rsid w:val="00CF3BD5"/>
    <w:rsid w:val="00CF3CF3"/>
    <w:rsid w:val="00CF4192"/>
    <w:rsid w:val="00CF4CFE"/>
    <w:rsid w:val="00CF5106"/>
    <w:rsid w:val="00CF580E"/>
    <w:rsid w:val="00CF5B66"/>
    <w:rsid w:val="00CF6837"/>
    <w:rsid w:val="00CF6995"/>
    <w:rsid w:val="00CF6E35"/>
    <w:rsid w:val="00CF7685"/>
    <w:rsid w:val="00CF7B51"/>
    <w:rsid w:val="00D00344"/>
    <w:rsid w:val="00D0038C"/>
    <w:rsid w:val="00D00F19"/>
    <w:rsid w:val="00D00FE1"/>
    <w:rsid w:val="00D011DB"/>
    <w:rsid w:val="00D01209"/>
    <w:rsid w:val="00D01213"/>
    <w:rsid w:val="00D01394"/>
    <w:rsid w:val="00D01636"/>
    <w:rsid w:val="00D028A3"/>
    <w:rsid w:val="00D02BDC"/>
    <w:rsid w:val="00D03039"/>
    <w:rsid w:val="00D03922"/>
    <w:rsid w:val="00D03BED"/>
    <w:rsid w:val="00D03C86"/>
    <w:rsid w:val="00D03D39"/>
    <w:rsid w:val="00D04CB0"/>
    <w:rsid w:val="00D04E14"/>
    <w:rsid w:val="00D0563F"/>
    <w:rsid w:val="00D056B4"/>
    <w:rsid w:val="00D05712"/>
    <w:rsid w:val="00D0594E"/>
    <w:rsid w:val="00D062C4"/>
    <w:rsid w:val="00D06476"/>
    <w:rsid w:val="00D07B7B"/>
    <w:rsid w:val="00D10611"/>
    <w:rsid w:val="00D10753"/>
    <w:rsid w:val="00D10E12"/>
    <w:rsid w:val="00D10FE0"/>
    <w:rsid w:val="00D1101F"/>
    <w:rsid w:val="00D11151"/>
    <w:rsid w:val="00D116E2"/>
    <w:rsid w:val="00D11EB5"/>
    <w:rsid w:val="00D11F03"/>
    <w:rsid w:val="00D123B7"/>
    <w:rsid w:val="00D12983"/>
    <w:rsid w:val="00D12A5C"/>
    <w:rsid w:val="00D12C8A"/>
    <w:rsid w:val="00D13025"/>
    <w:rsid w:val="00D13133"/>
    <w:rsid w:val="00D13219"/>
    <w:rsid w:val="00D13842"/>
    <w:rsid w:val="00D140B4"/>
    <w:rsid w:val="00D1421B"/>
    <w:rsid w:val="00D143A7"/>
    <w:rsid w:val="00D145AD"/>
    <w:rsid w:val="00D14667"/>
    <w:rsid w:val="00D14A02"/>
    <w:rsid w:val="00D14BC3"/>
    <w:rsid w:val="00D14EE2"/>
    <w:rsid w:val="00D1504B"/>
    <w:rsid w:val="00D156A0"/>
    <w:rsid w:val="00D15728"/>
    <w:rsid w:val="00D15D9D"/>
    <w:rsid w:val="00D15E77"/>
    <w:rsid w:val="00D1614E"/>
    <w:rsid w:val="00D1638E"/>
    <w:rsid w:val="00D16494"/>
    <w:rsid w:val="00D16E52"/>
    <w:rsid w:val="00D179AE"/>
    <w:rsid w:val="00D20509"/>
    <w:rsid w:val="00D20602"/>
    <w:rsid w:val="00D223E7"/>
    <w:rsid w:val="00D23151"/>
    <w:rsid w:val="00D2379B"/>
    <w:rsid w:val="00D2398D"/>
    <w:rsid w:val="00D24290"/>
    <w:rsid w:val="00D2478E"/>
    <w:rsid w:val="00D2494A"/>
    <w:rsid w:val="00D24B12"/>
    <w:rsid w:val="00D24C15"/>
    <w:rsid w:val="00D250F8"/>
    <w:rsid w:val="00D2546F"/>
    <w:rsid w:val="00D25731"/>
    <w:rsid w:val="00D2596E"/>
    <w:rsid w:val="00D25A98"/>
    <w:rsid w:val="00D25B52"/>
    <w:rsid w:val="00D2615F"/>
    <w:rsid w:val="00D2616A"/>
    <w:rsid w:val="00D264D3"/>
    <w:rsid w:val="00D26A8D"/>
    <w:rsid w:val="00D271CB"/>
    <w:rsid w:val="00D272E6"/>
    <w:rsid w:val="00D27385"/>
    <w:rsid w:val="00D27606"/>
    <w:rsid w:val="00D27635"/>
    <w:rsid w:val="00D27AB2"/>
    <w:rsid w:val="00D27BA5"/>
    <w:rsid w:val="00D27CF4"/>
    <w:rsid w:val="00D27E65"/>
    <w:rsid w:val="00D3007C"/>
    <w:rsid w:val="00D300DA"/>
    <w:rsid w:val="00D30E87"/>
    <w:rsid w:val="00D31422"/>
    <w:rsid w:val="00D31509"/>
    <w:rsid w:val="00D31A16"/>
    <w:rsid w:val="00D3228A"/>
    <w:rsid w:val="00D322AF"/>
    <w:rsid w:val="00D3239D"/>
    <w:rsid w:val="00D328BF"/>
    <w:rsid w:val="00D32BA3"/>
    <w:rsid w:val="00D332E6"/>
    <w:rsid w:val="00D3346D"/>
    <w:rsid w:val="00D33986"/>
    <w:rsid w:val="00D33B91"/>
    <w:rsid w:val="00D344F0"/>
    <w:rsid w:val="00D347B7"/>
    <w:rsid w:val="00D34D4E"/>
    <w:rsid w:val="00D34DE6"/>
    <w:rsid w:val="00D34EF8"/>
    <w:rsid w:val="00D35BE2"/>
    <w:rsid w:val="00D36038"/>
    <w:rsid w:val="00D3648F"/>
    <w:rsid w:val="00D36855"/>
    <w:rsid w:val="00D36FF6"/>
    <w:rsid w:val="00D3740D"/>
    <w:rsid w:val="00D37C8A"/>
    <w:rsid w:val="00D37F64"/>
    <w:rsid w:val="00D37F8A"/>
    <w:rsid w:val="00D40291"/>
    <w:rsid w:val="00D4032C"/>
    <w:rsid w:val="00D409EF"/>
    <w:rsid w:val="00D40BC0"/>
    <w:rsid w:val="00D40F3F"/>
    <w:rsid w:val="00D41379"/>
    <w:rsid w:val="00D414AD"/>
    <w:rsid w:val="00D4154F"/>
    <w:rsid w:val="00D418B1"/>
    <w:rsid w:val="00D4201E"/>
    <w:rsid w:val="00D4204E"/>
    <w:rsid w:val="00D4251D"/>
    <w:rsid w:val="00D42BAB"/>
    <w:rsid w:val="00D42E33"/>
    <w:rsid w:val="00D42E97"/>
    <w:rsid w:val="00D43929"/>
    <w:rsid w:val="00D43A28"/>
    <w:rsid w:val="00D43F94"/>
    <w:rsid w:val="00D44089"/>
    <w:rsid w:val="00D445D7"/>
    <w:rsid w:val="00D446C8"/>
    <w:rsid w:val="00D44FC2"/>
    <w:rsid w:val="00D453CC"/>
    <w:rsid w:val="00D45714"/>
    <w:rsid w:val="00D45C16"/>
    <w:rsid w:val="00D460C0"/>
    <w:rsid w:val="00D46333"/>
    <w:rsid w:val="00D4691C"/>
    <w:rsid w:val="00D46CC4"/>
    <w:rsid w:val="00D46E02"/>
    <w:rsid w:val="00D474E2"/>
    <w:rsid w:val="00D47BDE"/>
    <w:rsid w:val="00D47CD0"/>
    <w:rsid w:val="00D47EA2"/>
    <w:rsid w:val="00D502D5"/>
    <w:rsid w:val="00D50BCD"/>
    <w:rsid w:val="00D50EA5"/>
    <w:rsid w:val="00D51106"/>
    <w:rsid w:val="00D51747"/>
    <w:rsid w:val="00D517A9"/>
    <w:rsid w:val="00D51FA3"/>
    <w:rsid w:val="00D5202D"/>
    <w:rsid w:val="00D52551"/>
    <w:rsid w:val="00D526BB"/>
    <w:rsid w:val="00D53196"/>
    <w:rsid w:val="00D531BF"/>
    <w:rsid w:val="00D533F8"/>
    <w:rsid w:val="00D534E1"/>
    <w:rsid w:val="00D536B5"/>
    <w:rsid w:val="00D5423B"/>
    <w:rsid w:val="00D54783"/>
    <w:rsid w:val="00D548B5"/>
    <w:rsid w:val="00D54C42"/>
    <w:rsid w:val="00D55782"/>
    <w:rsid w:val="00D55F9F"/>
    <w:rsid w:val="00D562FC"/>
    <w:rsid w:val="00D56357"/>
    <w:rsid w:val="00D56895"/>
    <w:rsid w:val="00D56953"/>
    <w:rsid w:val="00D56D7D"/>
    <w:rsid w:val="00D56FB9"/>
    <w:rsid w:val="00D57333"/>
    <w:rsid w:val="00D5766F"/>
    <w:rsid w:val="00D5783B"/>
    <w:rsid w:val="00D578C4"/>
    <w:rsid w:val="00D57DA0"/>
    <w:rsid w:val="00D57FE1"/>
    <w:rsid w:val="00D601B2"/>
    <w:rsid w:val="00D6020C"/>
    <w:rsid w:val="00D6057D"/>
    <w:rsid w:val="00D60678"/>
    <w:rsid w:val="00D608E5"/>
    <w:rsid w:val="00D610D4"/>
    <w:rsid w:val="00D61181"/>
    <w:rsid w:val="00D615FD"/>
    <w:rsid w:val="00D618E3"/>
    <w:rsid w:val="00D61DED"/>
    <w:rsid w:val="00D62210"/>
    <w:rsid w:val="00D62A68"/>
    <w:rsid w:val="00D63009"/>
    <w:rsid w:val="00D63212"/>
    <w:rsid w:val="00D6341B"/>
    <w:rsid w:val="00D6351E"/>
    <w:rsid w:val="00D6379C"/>
    <w:rsid w:val="00D637BE"/>
    <w:rsid w:val="00D639B2"/>
    <w:rsid w:val="00D63BD7"/>
    <w:rsid w:val="00D641E7"/>
    <w:rsid w:val="00D64600"/>
    <w:rsid w:val="00D64A18"/>
    <w:rsid w:val="00D6512B"/>
    <w:rsid w:val="00D652F2"/>
    <w:rsid w:val="00D6574F"/>
    <w:rsid w:val="00D65DEE"/>
    <w:rsid w:val="00D6694F"/>
    <w:rsid w:val="00D66DBD"/>
    <w:rsid w:val="00D66E45"/>
    <w:rsid w:val="00D674E8"/>
    <w:rsid w:val="00D67780"/>
    <w:rsid w:val="00D7085D"/>
    <w:rsid w:val="00D70CDF"/>
    <w:rsid w:val="00D70F3C"/>
    <w:rsid w:val="00D713CC"/>
    <w:rsid w:val="00D71BFD"/>
    <w:rsid w:val="00D71E75"/>
    <w:rsid w:val="00D72414"/>
    <w:rsid w:val="00D72970"/>
    <w:rsid w:val="00D73001"/>
    <w:rsid w:val="00D73528"/>
    <w:rsid w:val="00D735C1"/>
    <w:rsid w:val="00D736DC"/>
    <w:rsid w:val="00D739C5"/>
    <w:rsid w:val="00D73BC5"/>
    <w:rsid w:val="00D740FE"/>
    <w:rsid w:val="00D7416C"/>
    <w:rsid w:val="00D7475C"/>
    <w:rsid w:val="00D74B3D"/>
    <w:rsid w:val="00D74CD5"/>
    <w:rsid w:val="00D75026"/>
    <w:rsid w:val="00D7534E"/>
    <w:rsid w:val="00D75900"/>
    <w:rsid w:val="00D75C55"/>
    <w:rsid w:val="00D75E6F"/>
    <w:rsid w:val="00D763DA"/>
    <w:rsid w:val="00D76F3B"/>
    <w:rsid w:val="00D76F49"/>
    <w:rsid w:val="00D77445"/>
    <w:rsid w:val="00D77609"/>
    <w:rsid w:val="00D77779"/>
    <w:rsid w:val="00D7792F"/>
    <w:rsid w:val="00D77A71"/>
    <w:rsid w:val="00D77BC0"/>
    <w:rsid w:val="00D77FED"/>
    <w:rsid w:val="00D804C2"/>
    <w:rsid w:val="00D807EC"/>
    <w:rsid w:val="00D8162D"/>
    <w:rsid w:val="00D82D89"/>
    <w:rsid w:val="00D82D9C"/>
    <w:rsid w:val="00D83787"/>
    <w:rsid w:val="00D83C9E"/>
    <w:rsid w:val="00D83F4A"/>
    <w:rsid w:val="00D84448"/>
    <w:rsid w:val="00D8496F"/>
    <w:rsid w:val="00D84F8A"/>
    <w:rsid w:val="00D8547A"/>
    <w:rsid w:val="00D854E0"/>
    <w:rsid w:val="00D85791"/>
    <w:rsid w:val="00D85A30"/>
    <w:rsid w:val="00D8600D"/>
    <w:rsid w:val="00D86F0F"/>
    <w:rsid w:val="00D87269"/>
    <w:rsid w:val="00D877FC"/>
    <w:rsid w:val="00D878BE"/>
    <w:rsid w:val="00D87B57"/>
    <w:rsid w:val="00D87FE8"/>
    <w:rsid w:val="00D9036D"/>
    <w:rsid w:val="00D91761"/>
    <w:rsid w:val="00D919A0"/>
    <w:rsid w:val="00D919F5"/>
    <w:rsid w:val="00D92413"/>
    <w:rsid w:val="00D924E5"/>
    <w:rsid w:val="00D92560"/>
    <w:rsid w:val="00D9276A"/>
    <w:rsid w:val="00D93214"/>
    <w:rsid w:val="00D9324A"/>
    <w:rsid w:val="00D936E7"/>
    <w:rsid w:val="00D93821"/>
    <w:rsid w:val="00D93C7B"/>
    <w:rsid w:val="00D9411A"/>
    <w:rsid w:val="00D942B1"/>
    <w:rsid w:val="00D94352"/>
    <w:rsid w:val="00D94572"/>
    <w:rsid w:val="00D947A9"/>
    <w:rsid w:val="00D947B7"/>
    <w:rsid w:val="00D94AE8"/>
    <w:rsid w:val="00D94D35"/>
    <w:rsid w:val="00D9529C"/>
    <w:rsid w:val="00D959B3"/>
    <w:rsid w:val="00D95DC5"/>
    <w:rsid w:val="00D9614B"/>
    <w:rsid w:val="00D96F05"/>
    <w:rsid w:val="00D97234"/>
    <w:rsid w:val="00D9746D"/>
    <w:rsid w:val="00D9748C"/>
    <w:rsid w:val="00D97806"/>
    <w:rsid w:val="00D979E5"/>
    <w:rsid w:val="00D97A0F"/>
    <w:rsid w:val="00D97A27"/>
    <w:rsid w:val="00DA040A"/>
    <w:rsid w:val="00DA0685"/>
    <w:rsid w:val="00DA07A2"/>
    <w:rsid w:val="00DA0E92"/>
    <w:rsid w:val="00DA0FF1"/>
    <w:rsid w:val="00DA10F1"/>
    <w:rsid w:val="00DA1BE4"/>
    <w:rsid w:val="00DA1D13"/>
    <w:rsid w:val="00DA1D37"/>
    <w:rsid w:val="00DA2355"/>
    <w:rsid w:val="00DA2862"/>
    <w:rsid w:val="00DA2DFA"/>
    <w:rsid w:val="00DA35FA"/>
    <w:rsid w:val="00DA37EB"/>
    <w:rsid w:val="00DA3FD6"/>
    <w:rsid w:val="00DA4390"/>
    <w:rsid w:val="00DA46A1"/>
    <w:rsid w:val="00DA4877"/>
    <w:rsid w:val="00DA4E33"/>
    <w:rsid w:val="00DA4FEC"/>
    <w:rsid w:val="00DA54C8"/>
    <w:rsid w:val="00DA57FD"/>
    <w:rsid w:val="00DA5B87"/>
    <w:rsid w:val="00DA5C29"/>
    <w:rsid w:val="00DA60C2"/>
    <w:rsid w:val="00DA618F"/>
    <w:rsid w:val="00DA6511"/>
    <w:rsid w:val="00DA6607"/>
    <w:rsid w:val="00DA6F07"/>
    <w:rsid w:val="00DA70F3"/>
    <w:rsid w:val="00DA7154"/>
    <w:rsid w:val="00DA715D"/>
    <w:rsid w:val="00DA7268"/>
    <w:rsid w:val="00DA7314"/>
    <w:rsid w:val="00DB0DEB"/>
    <w:rsid w:val="00DB1BDD"/>
    <w:rsid w:val="00DB1E35"/>
    <w:rsid w:val="00DB24BA"/>
    <w:rsid w:val="00DB3036"/>
    <w:rsid w:val="00DB38D5"/>
    <w:rsid w:val="00DB3A67"/>
    <w:rsid w:val="00DB3A8B"/>
    <w:rsid w:val="00DB40C5"/>
    <w:rsid w:val="00DB4A41"/>
    <w:rsid w:val="00DB4A4A"/>
    <w:rsid w:val="00DB4B8C"/>
    <w:rsid w:val="00DB4D46"/>
    <w:rsid w:val="00DB4D7E"/>
    <w:rsid w:val="00DB4DEB"/>
    <w:rsid w:val="00DB55F2"/>
    <w:rsid w:val="00DB5A3A"/>
    <w:rsid w:val="00DB5A5D"/>
    <w:rsid w:val="00DB5BFB"/>
    <w:rsid w:val="00DB6C5C"/>
    <w:rsid w:val="00DB7620"/>
    <w:rsid w:val="00DB79C9"/>
    <w:rsid w:val="00DB7E64"/>
    <w:rsid w:val="00DB7F73"/>
    <w:rsid w:val="00DC0A32"/>
    <w:rsid w:val="00DC12AF"/>
    <w:rsid w:val="00DC14CF"/>
    <w:rsid w:val="00DC2ABF"/>
    <w:rsid w:val="00DC2DB1"/>
    <w:rsid w:val="00DC2E49"/>
    <w:rsid w:val="00DC317A"/>
    <w:rsid w:val="00DC3C73"/>
    <w:rsid w:val="00DC3D7A"/>
    <w:rsid w:val="00DC4866"/>
    <w:rsid w:val="00DC4EFF"/>
    <w:rsid w:val="00DC5375"/>
    <w:rsid w:val="00DC55E5"/>
    <w:rsid w:val="00DC572D"/>
    <w:rsid w:val="00DC5CAE"/>
    <w:rsid w:val="00DC6286"/>
    <w:rsid w:val="00DC6571"/>
    <w:rsid w:val="00DC6FDF"/>
    <w:rsid w:val="00DC75FF"/>
    <w:rsid w:val="00DD02F7"/>
    <w:rsid w:val="00DD081D"/>
    <w:rsid w:val="00DD0C38"/>
    <w:rsid w:val="00DD14C6"/>
    <w:rsid w:val="00DD1607"/>
    <w:rsid w:val="00DD192F"/>
    <w:rsid w:val="00DD1978"/>
    <w:rsid w:val="00DD1A4F"/>
    <w:rsid w:val="00DD1B96"/>
    <w:rsid w:val="00DD1B9D"/>
    <w:rsid w:val="00DD1E99"/>
    <w:rsid w:val="00DD201D"/>
    <w:rsid w:val="00DD20FA"/>
    <w:rsid w:val="00DD22C3"/>
    <w:rsid w:val="00DD2B36"/>
    <w:rsid w:val="00DD30E0"/>
    <w:rsid w:val="00DD30F5"/>
    <w:rsid w:val="00DD32BD"/>
    <w:rsid w:val="00DD32E7"/>
    <w:rsid w:val="00DD3A61"/>
    <w:rsid w:val="00DD3A75"/>
    <w:rsid w:val="00DD3C87"/>
    <w:rsid w:val="00DD3EC8"/>
    <w:rsid w:val="00DD48D5"/>
    <w:rsid w:val="00DD4A76"/>
    <w:rsid w:val="00DD59EE"/>
    <w:rsid w:val="00DD618A"/>
    <w:rsid w:val="00DD6C58"/>
    <w:rsid w:val="00DD71E6"/>
    <w:rsid w:val="00DD72EB"/>
    <w:rsid w:val="00DD7BE0"/>
    <w:rsid w:val="00DE0128"/>
    <w:rsid w:val="00DE0394"/>
    <w:rsid w:val="00DE0794"/>
    <w:rsid w:val="00DE090F"/>
    <w:rsid w:val="00DE0BD0"/>
    <w:rsid w:val="00DE1140"/>
    <w:rsid w:val="00DE1149"/>
    <w:rsid w:val="00DE1597"/>
    <w:rsid w:val="00DE1630"/>
    <w:rsid w:val="00DE2BFF"/>
    <w:rsid w:val="00DE2D95"/>
    <w:rsid w:val="00DE300E"/>
    <w:rsid w:val="00DE35D5"/>
    <w:rsid w:val="00DE3B73"/>
    <w:rsid w:val="00DE3F5A"/>
    <w:rsid w:val="00DE417D"/>
    <w:rsid w:val="00DE4A05"/>
    <w:rsid w:val="00DE4FE2"/>
    <w:rsid w:val="00DE52DE"/>
    <w:rsid w:val="00DE530A"/>
    <w:rsid w:val="00DE575C"/>
    <w:rsid w:val="00DE5EAD"/>
    <w:rsid w:val="00DE60B1"/>
    <w:rsid w:val="00DE6360"/>
    <w:rsid w:val="00DE63BF"/>
    <w:rsid w:val="00DE6EB9"/>
    <w:rsid w:val="00DE77A0"/>
    <w:rsid w:val="00DF0030"/>
    <w:rsid w:val="00DF0248"/>
    <w:rsid w:val="00DF02A3"/>
    <w:rsid w:val="00DF0617"/>
    <w:rsid w:val="00DF0C27"/>
    <w:rsid w:val="00DF1316"/>
    <w:rsid w:val="00DF1408"/>
    <w:rsid w:val="00DF144A"/>
    <w:rsid w:val="00DF1797"/>
    <w:rsid w:val="00DF269F"/>
    <w:rsid w:val="00DF26D4"/>
    <w:rsid w:val="00DF2909"/>
    <w:rsid w:val="00DF2DAF"/>
    <w:rsid w:val="00DF2E97"/>
    <w:rsid w:val="00DF2F3F"/>
    <w:rsid w:val="00DF31CC"/>
    <w:rsid w:val="00DF3269"/>
    <w:rsid w:val="00DF33EB"/>
    <w:rsid w:val="00DF3553"/>
    <w:rsid w:val="00DF3641"/>
    <w:rsid w:val="00DF387B"/>
    <w:rsid w:val="00DF3D03"/>
    <w:rsid w:val="00DF489E"/>
    <w:rsid w:val="00DF536B"/>
    <w:rsid w:val="00DF5ADE"/>
    <w:rsid w:val="00DF635E"/>
    <w:rsid w:val="00DF65F9"/>
    <w:rsid w:val="00DF6730"/>
    <w:rsid w:val="00DF6D16"/>
    <w:rsid w:val="00DF6EF5"/>
    <w:rsid w:val="00DF716A"/>
    <w:rsid w:val="00DF7C63"/>
    <w:rsid w:val="00E0006B"/>
    <w:rsid w:val="00E0010E"/>
    <w:rsid w:val="00E0073C"/>
    <w:rsid w:val="00E00A7E"/>
    <w:rsid w:val="00E00C3D"/>
    <w:rsid w:val="00E00CC7"/>
    <w:rsid w:val="00E01334"/>
    <w:rsid w:val="00E01442"/>
    <w:rsid w:val="00E01591"/>
    <w:rsid w:val="00E016D3"/>
    <w:rsid w:val="00E017D1"/>
    <w:rsid w:val="00E01A43"/>
    <w:rsid w:val="00E029B3"/>
    <w:rsid w:val="00E02EE3"/>
    <w:rsid w:val="00E037C6"/>
    <w:rsid w:val="00E03AFF"/>
    <w:rsid w:val="00E04B91"/>
    <w:rsid w:val="00E04BEA"/>
    <w:rsid w:val="00E054F6"/>
    <w:rsid w:val="00E05CF1"/>
    <w:rsid w:val="00E05F0A"/>
    <w:rsid w:val="00E06157"/>
    <w:rsid w:val="00E06D45"/>
    <w:rsid w:val="00E06ECA"/>
    <w:rsid w:val="00E0730A"/>
    <w:rsid w:val="00E07641"/>
    <w:rsid w:val="00E07788"/>
    <w:rsid w:val="00E07D91"/>
    <w:rsid w:val="00E07F12"/>
    <w:rsid w:val="00E1019D"/>
    <w:rsid w:val="00E10211"/>
    <w:rsid w:val="00E10870"/>
    <w:rsid w:val="00E10BBC"/>
    <w:rsid w:val="00E11192"/>
    <w:rsid w:val="00E114D9"/>
    <w:rsid w:val="00E11597"/>
    <w:rsid w:val="00E1176C"/>
    <w:rsid w:val="00E11FDD"/>
    <w:rsid w:val="00E1299A"/>
    <w:rsid w:val="00E12BA1"/>
    <w:rsid w:val="00E130B4"/>
    <w:rsid w:val="00E131AA"/>
    <w:rsid w:val="00E133A9"/>
    <w:rsid w:val="00E13918"/>
    <w:rsid w:val="00E13963"/>
    <w:rsid w:val="00E13B6D"/>
    <w:rsid w:val="00E1417C"/>
    <w:rsid w:val="00E144B0"/>
    <w:rsid w:val="00E1483D"/>
    <w:rsid w:val="00E149EA"/>
    <w:rsid w:val="00E14CFC"/>
    <w:rsid w:val="00E1501A"/>
    <w:rsid w:val="00E1541C"/>
    <w:rsid w:val="00E15946"/>
    <w:rsid w:val="00E15C8C"/>
    <w:rsid w:val="00E15EF0"/>
    <w:rsid w:val="00E160A4"/>
    <w:rsid w:val="00E16597"/>
    <w:rsid w:val="00E171EC"/>
    <w:rsid w:val="00E17271"/>
    <w:rsid w:val="00E1786C"/>
    <w:rsid w:val="00E178FC"/>
    <w:rsid w:val="00E20AF8"/>
    <w:rsid w:val="00E20B8E"/>
    <w:rsid w:val="00E20E63"/>
    <w:rsid w:val="00E21A75"/>
    <w:rsid w:val="00E21B33"/>
    <w:rsid w:val="00E21D4E"/>
    <w:rsid w:val="00E22207"/>
    <w:rsid w:val="00E224FC"/>
    <w:rsid w:val="00E22790"/>
    <w:rsid w:val="00E22B9B"/>
    <w:rsid w:val="00E22E56"/>
    <w:rsid w:val="00E22F61"/>
    <w:rsid w:val="00E22FDE"/>
    <w:rsid w:val="00E23011"/>
    <w:rsid w:val="00E231AB"/>
    <w:rsid w:val="00E235EF"/>
    <w:rsid w:val="00E239DA"/>
    <w:rsid w:val="00E23B6D"/>
    <w:rsid w:val="00E24182"/>
    <w:rsid w:val="00E2443A"/>
    <w:rsid w:val="00E248F4"/>
    <w:rsid w:val="00E24BB4"/>
    <w:rsid w:val="00E251B3"/>
    <w:rsid w:val="00E25D95"/>
    <w:rsid w:val="00E25FA3"/>
    <w:rsid w:val="00E26C02"/>
    <w:rsid w:val="00E272BC"/>
    <w:rsid w:val="00E27675"/>
    <w:rsid w:val="00E276FA"/>
    <w:rsid w:val="00E27B57"/>
    <w:rsid w:val="00E30110"/>
    <w:rsid w:val="00E30145"/>
    <w:rsid w:val="00E301BE"/>
    <w:rsid w:val="00E3041E"/>
    <w:rsid w:val="00E31705"/>
    <w:rsid w:val="00E31A18"/>
    <w:rsid w:val="00E32348"/>
    <w:rsid w:val="00E3281E"/>
    <w:rsid w:val="00E33103"/>
    <w:rsid w:val="00E33A89"/>
    <w:rsid w:val="00E33E53"/>
    <w:rsid w:val="00E34CB3"/>
    <w:rsid w:val="00E34D8C"/>
    <w:rsid w:val="00E35085"/>
    <w:rsid w:val="00E351AF"/>
    <w:rsid w:val="00E35E2F"/>
    <w:rsid w:val="00E35E34"/>
    <w:rsid w:val="00E36103"/>
    <w:rsid w:val="00E3629A"/>
    <w:rsid w:val="00E370ED"/>
    <w:rsid w:val="00E37492"/>
    <w:rsid w:val="00E378E2"/>
    <w:rsid w:val="00E406ED"/>
    <w:rsid w:val="00E40B6C"/>
    <w:rsid w:val="00E40B7A"/>
    <w:rsid w:val="00E40CAB"/>
    <w:rsid w:val="00E41616"/>
    <w:rsid w:val="00E41630"/>
    <w:rsid w:val="00E41AA9"/>
    <w:rsid w:val="00E41D6B"/>
    <w:rsid w:val="00E422A1"/>
    <w:rsid w:val="00E424C4"/>
    <w:rsid w:val="00E42831"/>
    <w:rsid w:val="00E42977"/>
    <w:rsid w:val="00E42982"/>
    <w:rsid w:val="00E4302E"/>
    <w:rsid w:val="00E43372"/>
    <w:rsid w:val="00E435B1"/>
    <w:rsid w:val="00E435B9"/>
    <w:rsid w:val="00E43E2A"/>
    <w:rsid w:val="00E44A2A"/>
    <w:rsid w:val="00E44E15"/>
    <w:rsid w:val="00E44F1E"/>
    <w:rsid w:val="00E45174"/>
    <w:rsid w:val="00E46CE9"/>
    <w:rsid w:val="00E46E40"/>
    <w:rsid w:val="00E473B0"/>
    <w:rsid w:val="00E475AB"/>
    <w:rsid w:val="00E47D9D"/>
    <w:rsid w:val="00E500F0"/>
    <w:rsid w:val="00E50589"/>
    <w:rsid w:val="00E5094F"/>
    <w:rsid w:val="00E50D50"/>
    <w:rsid w:val="00E50E78"/>
    <w:rsid w:val="00E51103"/>
    <w:rsid w:val="00E514AF"/>
    <w:rsid w:val="00E51B4E"/>
    <w:rsid w:val="00E51E38"/>
    <w:rsid w:val="00E52536"/>
    <w:rsid w:val="00E531DE"/>
    <w:rsid w:val="00E5328C"/>
    <w:rsid w:val="00E5377B"/>
    <w:rsid w:val="00E53A29"/>
    <w:rsid w:val="00E53E3F"/>
    <w:rsid w:val="00E54479"/>
    <w:rsid w:val="00E545A3"/>
    <w:rsid w:val="00E54D7D"/>
    <w:rsid w:val="00E5543E"/>
    <w:rsid w:val="00E55489"/>
    <w:rsid w:val="00E55783"/>
    <w:rsid w:val="00E55791"/>
    <w:rsid w:val="00E558EC"/>
    <w:rsid w:val="00E55AD0"/>
    <w:rsid w:val="00E55C7C"/>
    <w:rsid w:val="00E55EFE"/>
    <w:rsid w:val="00E55F8B"/>
    <w:rsid w:val="00E560F4"/>
    <w:rsid w:val="00E5666B"/>
    <w:rsid w:val="00E569D9"/>
    <w:rsid w:val="00E56B5B"/>
    <w:rsid w:val="00E56B6F"/>
    <w:rsid w:val="00E56D6C"/>
    <w:rsid w:val="00E573A0"/>
    <w:rsid w:val="00E574CC"/>
    <w:rsid w:val="00E57663"/>
    <w:rsid w:val="00E57793"/>
    <w:rsid w:val="00E57B23"/>
    <w:rsid w:val="00E606C6"/>
    <w:rsid w:val="00E61D1E"/>
    <w:rsid w:val="00E61D81"/>
    <w:rsid w:val="00E61DD5"/>
    <w:rsid w:val="00E6218D"/>
    <w:rsid w:val="00E624F1"/>
    <w:rsid w:val="00E6333D"/>
    <w:rsid w:val="00E63694"/>
    <w:rsid w:val="00E639BB"/>
    <w:rsid w:val="00E63C3A"/>
    <w:rsid w:val="00E63C55"/>
    <w:rsid w:val="00E63FF5"/>
    <w:rsid w:val="00E640BC"/>
    <w:rsid w:val="00E642AA"/>
    <w:rsid w:val="00E6434D"/>
    <w:rsid w:val="00E644C5"/>
    <w:rsid w:val="00E64934"/>
    <w:rsid w:val="00E65178"/>
    <w:rsid w:val="00E6589D"/>
    <w:rsid w:val="00E65E74"/>
    <w:rsid w:val="00E662C6"/>
    <w:rsid w:val="00E66CA4"/>
    <w:rsid w:val="00E67531"/>
    <w:rsid w:val="00E678A1"/>
    <w:rsid w:val="00E67ABF"/>
    <w:rsid w:val="00E67FF6"/>
    <w:rsid w:val="00E7036A"/>
    <w:rsid w:val="00E70405"/>
    <w:rsid w:val="00E707B3"/>
    <w:rsid w:val="00E70887"/>
    <w:rsid w:val="00E70C37"/>
    <w:rsid w:val="00E70D08"/>
    <w:rsid w:val="00E70F2E"/>
    <w:rsid w:val="00E714B9"/>
    <w:rsid w:val="00E71594"/>
    <w:rsid w:val="00E71651"/>
    <w:rsid w:val="00E7173B"/>
    <w:rsid w:val="00E71C5B"/>
    <w:rsid w:val="00E72B69"/>
    <w:rsid w:val="00E72E5B"/>
    <w:rsid w:val="00E740F1"/>
    <w:rsid w:val="00E74165"/>
    <w:rsid w:val="00E74A02"/>
    <w:rsid w:val="00E74A19"/>
    <w:rsid w:val="00E750A9"/>
    <w:rsid w:val="00E759DE"/>
    <w:rsid w:val="00E75BC4"/>
    <w:rsid w:val="00E75DAB"/>
    <w:rsid w:val="00E76409"/>
    <w:rsid w:val="00E76827"/>
    <w:rsid w:val="00E769E9"/>
    <w:rsid w:val="00E76E17"/>
    <w:rsid w:val="00E77203"/>
    <w:rsid w:val="00E77412"/>
    <w:rsid w:val="00E77518"/>
    <w:rsid w:val="00E77A11"/>
    <w:rsid w:val="00E77D3E"/>
    <w:rsid w:val="00E80219"/>
    <w:rsid w:val="00E804E1"/>
    <w:rsid w:val="00E80604"/>
    <w:rsid w:val="00E807F2"/>
    <w:rsid w:val="00E80C2F"/>
    <w:rsid w:val="00E80C7B"/>
    <w:rsid w:val="00E80CD5"/>
    <w:rsid w:val="00E81043"/>
    <w:rsid w:val="00E81087"/>
    <w:rsid w:val="00E81668"/>
    <w:rsid w:val="00E818BB"/>
    <w:rsid w:val="00E81DF3"/>
    <w:rsid w:val="00E81E76"/>
    <w:rsid w:val="00E8284C"/>
    <w:rsid w:val="00E828B4"/>
    <w:rsid w:val="00E82964"/>
    <w:rsid w:val="00E82B6C"/>
    <w:rsid w:val="00E83118"/>
    <w:rsid w:val="00E8362B"/>
    <w:rsid w:val="00E838D3"/>
    <w:rsid w:val="00E838D9"/>
    <w:rsid w:val="00E83B0D"/>
    <w:rsid w:val="00E8400A"/>
    <w:rsid w:val="00E840A8"/>
    <w:rsid w:val="00E84324"/>
    <w:rsid w:val="00E84390"/>
    <w:rsid w:val="00E85058"/>
    <w:rsid w:val="00E852D9"/>
    <w:rsid w:val="00E85416"/>
    <w:rsid w:val="00E858C5"/>
    <w:rsid w:val="00E861C7"/>
    <w:rsid w:val="00E864C2"/>
    <w:rsid w:val="00E86789"/>
    <w:rsid w:val="00E86A7A"/>
    <w:rsid w:val="00E876EF"/>
    <w:rsid w:val="00E87B65"/>
    <w:rsid w:val="00E87D0C"/>
    <w:rsid w:val="00E87F93"/>
    <w:rsid w:val="00E90089"/>
    <w:rsid w:val="00E90C51"/>
    <w:rsid w:val="00E90C68"/>
    <w:rsid w:val="00E915F9"/>
    <w:rsid w:val="00E91B1F"/>
    <w:rsid w:val="00E91BE4"/>
    <w:rsid w:val="00E923DD"/>
    <w:rsid w:val="00E92516"/>
    <w:rsid w:val="00E9273A"/>
    <w:rsid w:val="00E938AE"/>
    <w:rsid w:val="00E93D7D"/>
    <w:rsid w:val="00E9401D"/>
    <w:rsid w:val="00E941ED"/>
    <w:rsid w:val="00E94293"/>
    <w:rsid w:val="00E9450D"/>
    <w:rsid w:val="00E9487A"/>
    <w:rsid w:val="00E94B3D"/>
    <w:rsid w:val="00E94C90"/>
    <w:rsid w:val="00E94E40"/>
    <w:rsid w:val="00E95186"/>
    <w:rsid w:val="00E951A8"/>
    <w:rsid w:val="00E95229"/>
    <w:rsid w:val="00E9538D"/>
    <w:rsid w:val="00E955ED"/>
    <w:rsid w:val="00E957BF"/>
    <w:rsid w:val="00E95838"/>
    <w:rsid w:val="00E95DF6"/>
    <w:rsid w:val="00E960B2"/>
    <w:rsid w:val="00E9672E"/>
    <w:rsid w:val="00E97437"/>
    <w:rsid w:val="00E97737"/>
    <w:rsid w:val="00E9792C"/>
    <w:rsid w:val="00E97C1A"/>
    <w:rsid w:val="00E97DC0"/>
    <w:rsid w:val="00E97E45"/>
    <w:rsid w:val="00EA024E"/>
    <w:rsid w:val="00EA07F6"/>
    <w:rsid w:val="00EA11B9"/>
    <w:rsid w:val="00EA12E1"/>
    <w:rsid w:val="00EA1549"/>
    <w:rsid w:val="00EA1706"/>
    <w:rsid w:val="00EA1EFA"/>
    <w:rsid w:val="00EA2C10"/>
    <w:rsid w:val="00EA2E33"/>
    <w:rsid w:val="00EA2EE6"/>
    <w:rsid w:val="00EA3190"/>
    <w:rsid w:val="00EA3465"/>
    <w:rsid w:val="00EA3594"/>
    <w:rsid w:val="00EA38C9"/>
    <w:rsid w:val="00EA3947"/>
    <w:rsid w:val="00EA3E03"/>
    <w:rsid w:val="00EA40E6"/>
    <w:rsid w:val="00EA4173"/>
    <w:rsid w:val="00EA5EF6"/>
    <w:rsid w:val="00EA6510"/>
    <w:rsid w:val="00EA6666"/>
    <w:rsid w:val="00EA6697"/>
    <w:rsid w:val="00EA6809"/>
    <w:rsid w:val="00EA694D"/>
    <w:rsid w:val="00EA6E5B"/>
    <w:rsid w:val="00EA797F"/>
    <w:rsid w:val="00EB04DE"/>
    <w:rsid w:val="00EB0C11"/>
    <w:rsid w:val="00EB0DA0"/>
    <w:rsid w:val="00EB0DAD"/>
    <w:rsid w:val="00EB24A7"/>
    <w:rsid w:val="00EB2784"/>
    <w:rsid w:val="00EB2AB4"/>
    <w:rsid w:val="00EB30DB"/>
    <w:rsid w:val="00EB3B7E"/>
    <w:rsid w:val="00EB432E"/>
    <w:rsid w:val="00EB4A26"/>
    <w:rsid w:val="00EB4A9D"/>
    <w:rsid w:val="00EB4B9A"/>
    <w:rsid w:val="00EB5004"/>
    <w:rsid w:val="00EB506F"/>
    <w:rsid w:val="00EB584C"/>
    <w:rsid w:val="00EB5A9D"/>
    <w:rsid w:val="00EB5B03"/>
    <w:rsid w:val="00EB5C64"/>
    <w:rsid w:val="00EB6B85"/>
    <w:rsid w:val="00EB6E6A"/>
    <w:rsid w:val="00EB6F28"/>
    <w:rsid w:val="00EB78D8"/>
    <w:rsid w:val="00EC056F"/>
    <w:rsid w:val="00EC06A4"/>
    <w:rsid w:val="00EC06EF"/>
    <w:rsid w:val="00EC0AB3"/>
    <w:rsid w:val="00EC11BF"/>
    <w:rsid w:val="00EC1244"/>
    <w:rsid w:val="00EC1B13"/>
    <w:rsid w:val="00EC1BD9"/>
    <w:rsid w:val="00EC2296"/>
    <w:rsid w:val="00EC2894"/>
    <w:rsid w:val="00EC2BE1"/>
    <w:rsid w:val="00EC2E7F"/>
    <w:rsid w:val="00EC31EB"/>
    <w:rsid w:val="00EC3A7A"/>
    <w:rsid w:val="00EC3B7A"/>
    <w:rsid w:val="00EC3DFB"/>
    <w:rsid w:val="00EC400C"/>
    <w:rsid w:val="00EC4436"/>
    <w:rsid w:val="00EC44BA"/>
    <w:rsid w:val="00EC4ED4"/>
    <w:rsid w:val="00EC51EF"/>
    <w:rsid w:val="00EC59F9"/>
    <w:rsid w:val="00EC5F41"/>
    <w:rsid w:val="00EC5F49"/>
    <w:rsid w:val="00EC605C"/>
    <w:rsid w:val="00EC61A6"/>
    <w:rsid w:val="00EC698F"/>
    <w:rsid w:val="00EC69F0"/>
    <w:rsid w:val="00EC7680"/>
    <w:rsid w:val="00EC78FF"/>
    <w:rsid w:val="00EC79B4"/>
    <w:rsid w:val="00EC7A1D"/>
    <w:rsid w:val="00EC7B94"/>
    <w:rsid w:val="00EC7C70"/>
    <w:rsid w:val="00EC7D00"/>
    <w:rsid w:val="00EC7E93"/>
    <w:rsid w:val="00ED017D"/>
    <w:rsid w:val="00ED089A"/>
    <w:rsid w:val="00ED08EB"/>
    <w:rsid w:val="00ED0A8E"/>
    <w:rsid w:val="00ED11DC"/>
    <w:rsid w:val="00ED1375"/>
    <w:rsid w:val="00ED1886"/>
    <w:rsid w:val="00ED19D1"/>
    <w:rsid w:val="00ED1A7D"/>
    <w:rsid w:val="00ED1AE3"/>
    <w:rsid w:val="00ED232E"/>
    <w:rsid w:val="00ED2C4D"/>
    <w:rsid w:val="00ED30D0"/>
    <w:rsid w:val="00ED328B"/>
    <w:rsid w:val="00ED3885"/>
    <w:rsid w:val="00ED3F85"/>
    <w:rsid w:val="00ED4A81"/>
    <w:rsid w:val="00ED4C78"/>
    <w:rsid w:val="00ED51E4"/>
    <w:rsid w:val="00ED566C"/>
    <w:rsid w:val="00ED56D0"/>
    <w:rsid w:val="00ED6087"/>
    <w:rsid w:val="00ED6118"/>
    <w:rsid w:val="00ED62F5"/>
    <w:rsid w:val="00ED67FC"/>
    <w:rsid w:val="00ED680B"/>
    <w:rsid w:val="00ED688E"/>
    <w:rsid w:val="00ED6CB8"/>
    <w:rsid w:val="00ED6D65"/>
    <w:rsid w:val="00ED6F7D"/>
    <w:rsid w:val="00ED786A"/>
    <w:rsid w:val="00EE0041"/>
    <w:rsid w:val="00EE059F"/>
    <w:rsid w:val="00EE06C0"/>
    <w:rsid w:val="00EE10BF"/>
    <w:rsid w:val="00EE125D"/>
    <w:rsid w:val="00EE1839"/>
    <w:rsid w:val="00EE1A8C"/>
    <w:rsid w:val="00EE1CBB"/>
    <w:rsid w:val="00EE1F32"/>
    <w:rsid w:val="00EE20C1"/>
    <w:rsid w:val="00EE213E"/>
    <w:rsid w:val="00EE235F"/>
    <w:rsid w:val="00EE261F"/>
    <w:rsid w:val="00EE2C61"/>
    <w:rsid w:val="00EE2D99"/>
    <w:rsid w:val="00EE2E82"/>
    <w:rsid w:val="00EE306D"/>
    <w:rsid w:val="00EE3F6B"/>
    <w:rsid w:val="00EE408F"/>
    <w:rsid w:val="00EE46A4"/>
    <w:rsid w:val="00EE46AA"/>
    <w:rsid w:val="00EE47C0"/>
    <w:rsid w:val="00EE4D9E"/>
    <w:rsid w:val="00EE4FA2"/>
    <w:rsid w:val="00EE50AE"/>
    <w:rsid w:val="00EE6EA2"/>
    <w:rsid w:val="00EE6EDF"/>
    <w:rsid w:val="00EE6FB3"/>
    <w:rsid w:val="00EE7568"/>
    <w:rsid w:val="00EE7640"/>
    <w:rsid w:val="00EE7A8E"/>
    <w:rsid w:val="00EF0D4C"/>
    <w:rsid w:val="00EF1181"/>
    <w:rsid w:val="00EF1694"/>
    <w:rsid w:val="00EF1B64"/>
    <w:rsid w:val="00EF1CA9"/>
    <w:rsid w:val="00EF22C6"/>
    <w:rsid w:val="00EF22C7"/>
    <w:rsid w:val="00EF23A5"/>
    <w:rsid w:val="00EF29C0"/>
    <w:rsid w:val="00EF33E7"/>
    <w:rsid w:val="00EF34F6"/>
    <w:rsid w:val="00EF3861"/>
    <w:rsid w:val="00EF3C00"/>
    <w:rsid w:val="00EF41E9"/>
    <w:rsid w:val="00EF4520"/>
    <w:rsid w:val="00EF5120"/>
    <w:rsid w:val="00EF583E"/>
    <w:rsid w:val="00EF5A25"/>
    <w:rsid w:val="00EF5C07"/>
    <w:rsid w:val="00EF5EE9"/>
    <w:rsid w:val="00EF5F4B"/>
    <w:rsid w:val="00EF617B"/>
    <w:rsid w:val="00EF6306"/>
    <w:rsid w:val="00EF7110"/>
    <w:rsid w:val="00EF72DE"/>
    <w:rsid w:val="00EF7519"/>
    <w:rsid w:val="00EF767B"/>
    <w:rsid w:val="00EF78E0"/>
    <w:rsid w:val="00EF7ED7"/>
    <w:rsid w:val="00EF7F46"/>
    <w:rsid w:val="00F00091"/>
    <w:rsid w:val="00F002FA"/>
    <w:rsid w:val="00F00611"/>
    <w:rsid w:val="00F00863"/>
    <w:rsid w:val="00F01574"/>
    <w:rsid w:val="00F01B46"/>
    <w:rsid w:val="00F01B8E"/>
    <w:rsid w:val="00F01D3D"/>
    <w:rsid w:val="00F01E53"/>
    <w:rsid w:val="00F01FD1"/>
    <w:rsid w:val="00F02077"/>
    <w:rsid w:val="00F02169"/>
    <w:rsid w:val="00F025D8"/>
    <w:rsid w:val="00F027A1"/>
    <w:rsid w:val="00F032AD"/>
    <w:rsid w:val="00F0359F"/>
    <w:rsid w:val="00F04060"/>
    <w:rsid w:val="00F04542"/>
    <w:rsid w:val="00F04F88"/>
    <w:rsid w:val="00F05065"/>
    <w:rsid w:val="00F05483"/>
    <w:rsid w:val="00F055E3"/>
    <w:rsid w:val="00F05C56"/>
    <w:rsid w:val="00F05C92"/>
    <w:rsid w:val="00F05E4A"/>
    <w:rsid w:val="00F06E2E"/>
    <w:rsid w:val="00F076F1"/>
    <w:rsid w:val="00F07867"/>
    <w:rsid w:val="00F079D1"/>
    <w:rsid w:val="00F079E9"/>
    <w:rsid w:val="00F07BB7"/>
    <w:rsid w:val="00F07E2B"/>
    <w:rsid w:val="00F07F2F"/>
    <w:rsid w:val="00F10437"/>
    <w:rsid w:val="00F10AC3"/>
    <w:rsid w:val="00F10DDD"/>
    <w:rsid w:val="00F1128A"/>
    <w:rsid w:val="00F113F8"/>
    <w:rsid w:val="00F116B0"/>
    <w:rsid w:val="00F11E63"/>
    <w:rsid w:val="00F12286"/>
    <w:rsid w:val="00F1259E"/>
    <w:rsid w:val="00F12789"/>
    <w:rsid w:val="00F12822"/>
    <w:rsid w:val="00F12A44"/>
    <w:rsid w:val="00F12BA3"/>
    <w:rsid w:val="00F134C3"/>
    <w:rsid w:val="00F13792"/>
    <w:rsid w:val="00F13813"/>
    <w:rsid w:val="00F13FD9"/>
    <w:rsid w:val="00F140C6"/>
    <w:rsid w:val="00F14245"/>
    <w:rsid w:val="00F1426D"/>
    <w:rsid w:val="00F1426E"/>
    <w:rsid w:val="00F1429F"/>
    <w:rsid w:val="00F14725"/>
    <w:rsid w:val="00F14F7E"/>
    <w:rsid w:val="00F15077"/>
    <w:rsid w:val="00F15265"/>
    <w:rsid w:val="00F1595E"/>
    <w:rsid w:val="00F15A3D"/>
    <w:rsid w:val="00F15B45"/>
    <w:rsid w:val="00F1626C"/>
    <w:rsid w:val="00F16956"/>
    <w:rsid w:val="00F170B9"/>
    <w:rsid w:val="00F175DD"/>
    <w:rsid w:val="00F178C6"/>
    <w:rsid w:val="00F17BC1"/>
    <w:rsid w:val="00F200E8"/>
    <w:rsid w:val="00F2011A"/>
    <w:rsid w:val="00F20691"/>
    <w:rsid w:val="00F206D6"/>
    <w:rsid w:val="00F20E11"/>
    <w:rsid w:val="00F20FDD"/>
    <w:rsid w:val="00F21C09"/>
    <w:rsid w:val="00F21C54"/>
    <w:rsid w:val="00F21C93"/>
    <w:rsid w:val="00F21C9D"/>
    <w:rsid w:val="00F21CF8"/>
    <w:rsid w:val="00F220C5"/>
    <w:rsid w:val="00F22551"/>
    <w:rsid w:val="00F22D52"/>
    <w:rsid w:val="00F2362F"/>
    <w:rsid w:val="00F236E4"/>
    <w:rsid w:val="00F23C93"/>
    <w:rsid w:val="00F23DBD"/>
    <w:rsid w:val="00F23EA1"/>
    <w:rsid w:val="00F240D7"/>
    <w:rsid w:val="00F242AC"/>
    <w:rsid w:val="00F2479C"/>
    <w:rsid w:val="00F24BC1"/>
    <w:rsid w:val="00F24FBD"/>
    <w:rsid w:val="00F24FC6"/>
    <w:rsid w:val="00F25410"/>
    <w:rsid w:val="00F2554C"/>
    <w:rsid w:val="00F25695"/>
    <w:rsid w:val="00F25FA0"/>
    <w:rsid w:val="00F2602E"/>
    <w:rsid w:val="00F26216"/>
    <w:rsid w:val="00F2657C"/>
    <w:rsid w:val="00F269BA"/>
    <w:rsid w:val="00F269C3"/>
    <w:rsid w:val="00F27512"/>
    <w:rsid w:val="00F276F7"/>
    <w:rsid w:val="00F300CF"/>
    <w:rsid w:val="00F304F7"/>
    <w:rsid w:val="00F3067F"/>
    <w:rsid w:val="00F30C3E"/>
    <w:rsid w:val="00F30F6C"/>
    <w:rsid w:val="00F3143C"/>
    <w:rsid w:val="00F3180C"/>
    <w:rsid w:val="00F31B34"/>
    <w:rsid w:val="00F3224D"/>
    <w:rsid w:val="00F32AE6"/>
    <w:rsid w:val="00F32E9C"/>
    <w:rsid w:val="00F33616"/>
    <w:rsid w:val="00F33676"/>
    <w:rsid w:val="00F338C5"/>
    <w:rsid w:val="00F33A38"/>
    <w:rsid w:val="00F341D8"/>
    <w:rsid w:val="00F34569"/>
    <w:rsid w:val="00F34A26"/>
    <w:rsid w:val="00F34F7F"/>
    <w:rsid w:val="00F354BA"/>
    <w:rsid w:val="00F3551A"/>
    <w:rsid w:val="00F359C0"/>
    <w:rsid w:val="00F35A22"/>
    <w:rsid w:val="00F3615A"/>
    <w:rsid w:val="00F36413"/>
    <w:rsid w:val="00F3673C"/>
    <w:rsid w:val="00F36DAB"/>
    <w:rsid w:val="00F37054"/>
    <w:rsid w:val="00F40664"/>
    <w:rsid w:val="00F40B2C"/>
    <w:rsid w:val="00F40C93"/>
    <w:rsid w:val="00F40CA9"/>
    <w:rsid w:val="00F411EF"/>
    <w:rsid w:val="00F412EB"/>
    <w:rsid w:val="00F41716"/>
    <w:rsid w:val="00F419E1"/>
    <w:rsid w:val="00F419FB"/>
    <w:rsid w:val="00F41C1E"/>
    <w:rsid w:val="00F42159"/>
    <w:rsid w:val="00F4272C"/>
    <w:rsid w:val="00F427E6"/>
    <w:rsid w:val="00F42BA5"/>
    <w:rsid w:val="00F42EE0"/>
    <w:rsid w:val="00F42FFD"/>
    <w:rsid w:val="00F43486"/>
    <w:rsid w:val="00F4391C"/>
    <w:rsid w:val="00F439DE"/>
    <w:rsid w:val="00F4476C"/>
    <w:rsid w:val="00F4521F"/>
    <w:rsid w:val="00F4570B"/>
    <w:rsid w:val="00F45ACA"/>
    <w:rsid w:val="00F45D70"/>
    <w:rsid w:val="00F461D9"/>
    <w:rsid w:val="00F46EB7"/>
    <w:rsid w:val="00F474C0"/>
    <w:rsid w:val="00F4787F"/>
    <w:rsid w:val="00F47AD9"/>
    <w:rsid w:val="00F47CBE"/>
    <w:rsid w:val="00F5072D"/>
    <w:rsid w:val="00F50B00"/>
    <w:rsid w:val="00F50EFB"/>
    <w:rsid w:val="00F50FDA"/>
    <w:rsid w:val="00F51100"/>
    <w:rsid w:val="00F5145D"/>
    <w:rsid w:val="00F515F8"/>
    <w:rsid w:val="00F523D0"/>
    <w:rsid w:val="00F52A51"/>
    <w:rsid w:val="00F53818"/>
    <w:rsid w:val="00F53B53"/>
    <w:rsid w:val="00F549C6"/>
    <w:rsid w:val="00F5614C"/>
    <w:rsid w:val="00F563FC"/>
    <w:rsid w:val="00F56A09"/>
    <w:rsid w:val="00F56BCC"/>
    <w:rsid w:val="00F56F85"/>
    <w:rsid w:val="00F575C7"/>
    <w:rsid w:val="00F5792B"/>
    <w:rsid w:val="00F60612"/>
    <w:rsid w:val="00F6127B"/>
    <w:rsid w:val="00F6189C"/>
    <w:rsid w:val="00F61ECC"/>
    <w:rsid w:val="00F623EB"/>
    <w:rsid w:val="00F62811"/>
    <w:rsid w:val="00F62C5D"/>
    <w:rsid w:val="00F6319D"/>
    <w:rsid w:val="00F63204"/>
    <w:rsid w:val="00F6349E"/>
    <w:rsid w:val="00F6361D"/>
    <w:rsid w:val="00F63AA9"/>
    <w:rsid w:val="00F63FFF"/>
    <w:rsid w:val="00F64262"/>
    <w:rsid w:val="00F64677"/>
    <w:rsid w:val="00F64E25"/>
    <w:rsid w:val="00F65CFB"/>
    <w:rsid w:val="00F65D42"/>
    <w:rsid w:val="00F65DB4"/>
    <w:rsid w:val="00F65E34"/>
    <w:rsid w:val="00F66DA3"/>
    <w:rsid w:val="00F6763F"/>
    <w:rsid w:val="00F678AF"/>
    <w:rsid w:val="00F70004"/>
    <w:rsid w:val="00F705B9"/>
    <w:rsid w:val="00F705D7"/>
    <w:rsid w:val="00F705F1"/>
    <w:rsid w:val="00F70625"/>
    <w:rsid w:val="00F71193"/>
    <w:rsid w:val="00F711FF"/>
    <w:rsid w:val="00F713B6"/>
    <w:rsid w:val="00F716FC"/>
    <w:rsid w:val="00F71C52"/>
    <w:rsid w:val="00F72155"/>
    <w:rsid w:val="00F722EE"/>
    <w:rsid w:val="00F726F6"/>
    <w:rsid w:val="00F72D08"/>
    <w:rsid w:val="00F72E8B"/>
    <w:rsid w:val="00F731D5"/>
    <w:rsid w:val="00F738EC"/>
    <w:rsid w:val="00F73B19"/>
    <w:rsid w:val="00F7415D"/>
    <w:rsid w:val="00F74833"/>
    <w:rsid w:val="00F75007"/>
    <w:rsid w:val="00F756EF"/>
    <w:rsid w:val="00F7588D"/>
    <w:rsid w:val="00F75AEF"/>
    <w:rsid w:val="00F76627"/>
    <w:rsid w:val="00F76BA2"/>
    <w:rsid w:val="00F7759B"/>
    <w:rsid w:val="00F77B39"/>
    <w:rsid w:val="00F77C43"/>
    <w:rsid w:val="00F8006F"/>
    <w:rsid w:val="00F8051A"/>
    <w:rsid w:val="00F80649"/>
    <w:rsid w:val="00F808E5"/>
    <w:rsid w:val="00F81217"/>
    <w:rsid w:val="00F81322"/>
    <w:rsid w:val="00F814D4"/>
    <w:rsid w:val="00F83103"/>
    <w:rsid w:val="00F8320D"/>
    <w:rsid w:val="00F8329F"/>
    <w:rsid w:val="00F832CC"/>
    <w:rsid w:val="00F8386C"/>
    <w:rsid w:val="00F83E0B"/>
    <w:rsid w:val="00F83F72"/>
    <w:rsid w:val="00F842B0"/>
    <w:rsid w:val="00F84427"/>
    <w:rsid w:val="00F84722"/>
    <w:rsid w:val="00F8498E"/>
    <w:rsid w:val="00F849FB"/>
    <w:rsid w:val="00F84BD9"/>
    <w:rsid w:val="00F84ED2"/>
    <w:rsid w:val="00F85077"/>
    <w:rsid w:val="00F8733E"/>
    <w:rsid w:val="00F875B0"/>
    <w:rsid w:val="00F87BA8"/>
    <w:rsid w:val="00F900AF"/>
    <w:rsid w:val="00F9052D"/>
    <w:rsid w:val="00F9077E"/>
    <w:rsid w:val="00F90B0E"/>
    <w:rsid w:val="00F911D2"/>
    <w:rsid w:val="00F9149F"/>
    <w:rsid w:val="00F9163B"/>
    <w:rsid w:val="00F92258"/>
    <w:rsid w:val="00F929BB"/>
    <w:rsid w:val="00F92BCC"/>
    <w:rsid w:val="00F92F32"/>
    <w:rsid w:val="00F93C4F"/>
    <w:rsid w:val="00F94001"/>
    <w:rsid w:val="00F94048"/>
    <w:rsid w:val="00F9457D"/>
    <w:rsid w:val="00F952DA"/>
    <w:rsid w:val="00F95300"/>
    <w:rsid w:val="00F95850"/>
    <w:rsid w:val="00F959BE"/>
    <w:rsid w:val="00F95DF5"/>
    <w:rsid w:val="00F95EA8"/>
    <w:rsid w:val="00F9604E"/>
    <w:rsid w:val="00F960D8"/>
    <w:rsid w:val="00F9630F"/>
    <w:rsid w:val="00F9686A"/>
    <w:rsid w:val="00F96BA7"/>
    <w:rsid w:val="00F9752A"/>
    <w:rsid w:val="00F979B9"/>
    <w:rsid w:val="00F97A97"/>
    <w:rsid w:val="00F97C46"/>
    <w:rsid w:val="00F97F3B"/>
    <w:rsid w:val="00FA0EAC"/>
    <w:rsid w:val="00FA0FD3"/>
    <w:rsid w:val="00FA10FA"/>
    <w:rsid w:val="00FA1502"/>
    <w:rsid w:val="00FA1717"/>
    <w:rsid w:val="00FA198B"/>
    <w:rsid w:val="00FA1DEE"/>
    <w:rsid w:val="00FA2256"/>
    <w:rsid w:val="00FA2695"/>
    <w:rsid w:val="00FA3209"/>
    <w:rsid w:val="00FA3538"/>
    <w:rsid w:val="00FA3B68"/>
    <w:rsid w:val="00FA3C56"/>
    <w:rsid w:val="00FA4976"/>
    <w:rsid w:val="00FA497A"/>
    <w:rsid w:val="00FA4A99"/>
    <w:rsid w:val="00FA4BDC"/>
    <w:rsid w:val="00FA4CD5"/>
    <w:rsid w:val="00FA4FD9"/>
    <w:rsid w:val="00FA50DE"/>
    <w:rsid w:val="00FA5A5F"/>
    <w:rsid w:val="00FA5DF9"/>
    <w:rsid w:val="00FA5EBB"/>
    <w:rsid w:val="00FA5FA1"/>
    <w:rsid w:val="00FA64F6"/>
    <w:rsid w:val="00FA6A93"/>
    <w:rsid w:val="00FA6B05"/>
    <w:rsid w:val="00FA6BA9"/>
    <w:rsid w:val="00FA703D"/>
    <w:rsid w:val="00FA72AF"/>
    <w:rsid w:val="00FA7377"/>
    <w:rsid w:val="00FA73D6"/>
    <w:rsid w:val="00FA76B8"/>
    <w:rsid w:val="00FA7B1C"/>
    <w:rsid w:val="00FA7D4C"/>
    <w:rsid w:val="00FB072F"/>
    <w:rsid w:val="00FB073F"/>
    <w:rsid w:val="00FB0AE6"/>
    <w:rsid w:val="00FB0AF7"/>
    <w:rsid w:val="00FB0CC2"/>
    <w:rsid w:val="00FB0F41"/>
    <w:rsid w:val="00FB127E"/>
    <w:rsid w:val="00FB283E"/>
    <w:rsid w:val="00FB293E"/>
    <w:rsid w:val="00FB3707"/>
    <w:rsid w:val="00FB3A0F"/>
    <w:rsid w:val="00FB3A12"/>
    <w:rsid w:val="00FB3BE9"/>
    <w:rsid w:val="00FB3D6B"/>
    <w:rsid w:val="00FB3F12"/>
    <w:rsid w:val="00FB445B"/>
    <w:rsid w:val="00FB4DC3"/>
    <w:rsid w:val="00FB50BB"/>
    <w:rsid w:val="00FB5A16"/>
    <w:rsid w:val="00FB5AB5"/>
    <w:rsid w:val="00FB5FDE"/>
    <w:rsid w:val="00FB6345"/>
    <w:rsid w:val="00FB6380"/>
    <w:rsid w:val="00FB75D3"/>
    <w:rsid w:val="00FB7E85"/>
    <w:rsid w:val="00FB7E96"/>
    <w:rsid w:val="00FC0217"/>
    <w:rsid w:val="00FC0337"/>
    <w:rsid w:val="00FC0A34"/>
    <w:rsid w:val="00FC0F77"/>
    <w:rsid w:val="00FC1505"/>
    <w:rsid w:val="00FC1B65"/>
    <w:rsid w:val="00FC1BE6"/>
    <w:rsid w:val="00FC1C40"/>
    <w:rsid w:val="00FC1F1E"/>
    <w:rsid w:val="00FC2208"/>
    <w:rsid w:val="00FC27AA"/>
    <w:rsid w:val="00FC2835"/>
    <w:rsid w:val="00FC289D"/>
    <w:rsid w:val="00FC2AD1"/>
    <w:rsid w:val="00FC2F79"/>
    <w:rsid w:val="00FC315A"/>
    <w:rsid w:val="00FC31D6"/>
    <w:rsid w:val="00FC32A8"/>
    <w:rsid w:val="00FC3361"/>
    <w:rsid w:val="00FC36F0"/>
    <w:rsid w:val="00FC3AD9"/>
    <w:rsid w:val="00FC432B"/>
    <w:rsid w:val="00FC4BEE"/>
    <w:rsid w:val="00FC4BF9"/>
    <w:rsid w:val="00FC4FEB"/>
    <w:rsid w:val="00FC5286"/>
    <w:rsid w:val="00FC55E9"/>
    <w:rsid w:val="00FC5911"/>
    <w:rsid w:val="00FC5A72"/>
    <w:rsid w:val="00FC5C9C"/>
    <w:rsid w:val="00FC5CAD"/>
    <w:rsid w:val="00FC5CB6"/>
    <w:rsid w:val="00FC6147"/>
    <w:rsid w:val="00FC6499"/>
    <w:rsid w:val="00FC693D"/>
    <w:rsid w:val="00FC69D6"/>
    <w:rsid w:val="00FC6FB0"/>
    <w:rsid w:val="00FC7515"/>
    <w:rsid w:val="00FC7566"/>
    <w:rsid w:val="00FC765F"/>
    <w:rsid w:val="00FC7886"/>
    <w:rsid w:val="00FC7EC2"/>
    <w:rsid w:val="00FD071E"/>
    <w:rsid w:val="00FD07C8"/>
    <w:rsid w:val="00FD0B5E"/>
    <w:rsid w:val="00FD0F5E"/>
    <w:rsid w:val="00FD180E"/>
    <w:rsid w:val="00FD21FC"/>
    <w:rsid w:val="00FD2254"/>
    <w:rsid w:val="00FD24DE"/>
    <w:rsid w:val="00FD310E"/>
    <w:rsid w:val="00FD349E"/>
    <w:rsid w:val="00FD35A8"/>
    <w:rsid w:val="00FD46B7"/>
    <w:rsid w:val="00FD4795"/>
    <w:rsid w:val="00FD50C8"/>
    <w:rsid w:val="00FD50F1"/>
    <w:rsid w:val="00FD575B"/>
    <w:rsid w:val="00FD65EF"/>
    <w:rsid w:val="00FD6943"/>
    <w:rsid w:val="00FD69A9"/>
    <w:rsid w:val="00FD69AA"/>
    <w:rsid w:val="00FD70BB"/>
    <w:rsid w:val="00FD77B6"/>
    <w:rsid w:val="00FD7917"/>
    <w:rsid w:val="00FE0AE3"/>
    <w:rsid w:val="00FE146B"/>
    <w:rsid w:val="00FE14DC"/>
    <w:rsid w:val="00FE178F"/>
    <w:rsid w:val="00FE1E4B"/>
    <w:rsid w:val="00FE2336"/>
    <w:rsid w:val="00FE23CE"/>
    <w:rsid w:val="00FE23ED"/>
    <w:rsid w:val="00FE2576"/>
    <w:rsid w:val="00FE259C"/>
    <w:rsid w:val="00FE2CBB"/>
    <w:rsid w:val="00FE2E95"/>
    <w:rsid w:val="00FE2EC9"/>
    <w:rsid w:val="00FE30AE"/>
    <w:rsid w:val="00FE3806"/>
    <w:rsid w:val="00FE3B0C"/>
    <w:rsid w:val="00FE3CC4"/>
    <w:rsid w:val="00FE4510"/>
    <w:rsid w:val="00FE4987"/>
    <w:rsid w:val="00FE49F5"/>
    <w:rsid w:val="00FE4BB9"/>
    <w:rsid w:val="00FE4CF1"/>
    <w:rsid w:val="00FE4F6E"/>
    <w:rsid w:val="00FE4FEA"/>
    <w:rsid w:val="00FE501A"/>
    <w:rsid w:val="00FE54DC"/>
    <w:rsid w:val="00FE5AC3"/>
    <w:rsid w:val="00FE5CD6"/>
    <w:rsid w:val="00FE60CF"/>
    <w:rsid w:val="00FE7406"/>
    <w:rsid w:val="00FE78E3"/>
    <w:rsid w:val="00FF01D4"/>
    <w:rsid w:val="00FF02BE"/>
    <w:rsid w:val="00FF07D7"/>
    <w:rsid w:val="00FF0A7B"/>
    <w:rsid w:val="00FF17BA"/>
    <w:rsid w:val="00FF17CA"/>
    <w:rsid w:val="00FF2075"/>
    <w:rsid w:val="00FF20E6"/>
    <w:rsid w:val="00FF2228"/>
    <w:rsid w:val="00FF2588"/>
    <w:rsid w:val="00FF28D4"/>
    <w:rsid w:val="00FF2943"/>
    <w:rsid w:val="00FF2B44"/>
    <w:rsid w:val="00FF342D"/>
    <w:rsid w:val="00FF346C"/>
    <w:rsid w:val="00FF38FB"/>
    <w:rsid w:val="00FF398B"/>
    <w:rsid w:val="00FF3AFC"/>
    <w:rsid w:val="00FF4446"/>
    <w:rsid w:val="00FF4607"/>
    <w:rsid w:val="00FF490F"/>
    <w:rsid w:val="00FF5266"/>
    <w:rsid w:val="00FF5502"/>
    <w:rsid w:val="00FF5A3F"/>
    <w:rsid w:val="00FF5E38"/>
    <w:rsid w:val="00FF63AE"/>
    <w:rsid w:val="00FF6C48"/>
    <w:rsid w:val="00FF7318"/>
    <w:rsid w:val="00FF7323"/>
    <w:rsid w:val="01C888D8"/>
    <w:rsid w:val="027EA9EF"/>
    <w:rsid w:val="0286C94B"/>
    <w:rsid w:val="02ECD522"/>
    <w:rsid w:val="04971F7F"/>
    <w:rsid w:val="0569CC02"/>
    <w:rsid w:val="0627FC59"/>
    <w:rsid w:val="06663000"/>
    <w:rsid w:val="06F8EA57"/>
    <w:rsid w:val="0794B589"/>
    <w:rsid w:val="07AADD89"/>
    <w:rsid w:val="08806F08"/>
    <w:rsid w:val="09891117"/>
    <w:rsid w:val="0AA437CF"/>
    <w:rsid w:val="0B0D98DE"/>
    <w:rsid w:val="0B2D6987"/>
    <w:rsid w:val="0B9DCA61"/>
    <w:rsid w:val="0CA8658C"/>
    <w:rsid w:val="0CB7EDDB"/>
    <w:rsid w:val="0CC41A0B"/>
    <w:rsid w:val="0CCB7F3D"/>
    <w:rsid w:val="0D142524"/>
    <w:rsid w:val="0DBA8096"/>
    <w:rsid w:val="0E2B21CE"/>
    <w:rsid w:val="0EFDD51E"/>
    <w:rsid w:val="0FB0378F"/>
    <w:rsid w:val="103E67BE"/>
    <w:rsid w:val="104D4EA3"/>
    <w:rsid w:val="108DC77D"/>
    <w:rsid w:val="10A518A6"/>
    <w:rsid w:val="10EAB7D9"/>
    <w:rsid w:val="1172C0EA"/>
    <w:rsid w:val="11A8F84C"/>
    <w:rsid w:val="11C116AF"/>
    <w:rsid w:val="121E9446"/>
    <w:rsid w:val="123A9CD3"/>
    <w:rsid w:val="1286883A"/>
    <w:rsid w:val="131E56F0"/>
    <w:rsid w:val="135D204B"/>
    <w:rsid w:val="13849601"/>
    <w:rsid w:val="14674B7E"/>
    <w:rsid w:val="147F7235"/>
    <w:rsid w:val="15F901A1"/>
    <w:rsid w:val="1790840A"/>
    <w:rsid w:val="183FA7AC"/>
    <w:rsid w:val="18871A84"/>
    <w:rsid w:val="190A365B"/>
    <w:rsid w:val="191B3F5C"/>
    <w:rsid w:val="19FC7928"/>
    <w:rsid w:val="1AD3890F"/>
    <w:rsid w:val="1B15F857"/>
    <w:rsid w:val="1B59C056"/>
    <w:rsid w:val="1BFF56B2"/>
    <w:rsid w:val="1C435260"/>
    <w:rsid w:val="1C8F84E0"/>
    <w:rsid w:val="1CB77A57"/>
    <w:rsid w:val="1CFCB3F4"/>
    <w:rsid w:val="1D11E450"/>
    <w:rsid w:val="1DE16624"/>
    <w:rsid w:val="1E6194B8"/>
    <w:rsid w:val="1F08E52F"/>
    <w:rsid w:val="1FEBA905"/>
    <w:rsid w:val="207C63A6"/>
    <w:rsid w:val="20AD5B8C"/>
    <w:rsid w:val="21245808"/>
    <w:rsid w:val="212E2DEF"/>
    <w:rsid w:val="2138E3FB"/>
    <w:rsid w:val="213B8395"/>
    <w:rsid w:val="217F81FC"/>
    <w:rsid w:val="21A2450A"/>
    <w:rsid w:val="21F11092"/>
    <w:rsid w:val="229F3E3E"/>
    <w:rsid w:val="230F3743"/>
    <w:rsid w:val="234DDD18"/>
    <w:rsid w:val="23A5D6BD"/>
    <w:rsid w:val="23C42A14"/>
    <w:rsid w:val="23D53050"/>
    <w:rsid w:val="23FCA0F1"/>
    <w:rsid w:val="24022E85"/>
    <w:rsid w:val="24192CEA"/>
    <w:rsid w:val="24AC9BE5"/>
    <w:rsid w:val="24EF999B"/>
    <w:rsid w:val="25300822"/>
    <w:rsid w:val="254F38B1"/>
    <w:rsid w:val="255D0608"/>
    <w:rsid w:val="258B78C4"/>
    <w:rsid w:val="25AFC36A"/>
    <w:rsid w:val="25B088C8"/>
    <w:rsid w:val="26AE317F"/>
    <w:rsid w:val="26C76864"/>
    <w:rsid w:val="26D65538"/>
    <w:rsid w:val="280639E1"/>
    <w:rsid w:val="280F3126"/>
    <w:rsid w:val="2841183B"/>
    <w:rsid w:val="290055C8"/>
    <w:rsid w:val="2920A99C"/>
    <w:rsid w:val="2984C288"/>
    <w:rsid w:val="29FE3407"/>
    <w:rsid w:val="2AABEBCE"/>
    <w:rsid w:val="2AD0959F"/>
    <w:rsid w:val="2B7B3542"/>
    <w:rsid w:val="2BDB6296"/>
    <w:rsid w:val="2BE044FA"/>
    <w:rsid w:val="2D465572"/>
    <w:rsid w:val="2E783C70"/>
    <w:rsid w:val="2F69F435"/>
    <w:rsid w:val="2F6A8B3F"/>
    <w:rsid w:val="2FAEB853"/>
    <w:rsid w:val="2FB7D3CE"/>
    <w:rsid w:val="304DAA46"/>
    <w:rsid w:val="307B3F40"/>
    <w:rsid w:val="30DD66D9"/>
    <w:rsid w:val="30FC1C46"/>
    <w:rsid w:val="313BAD1B"/>
    <w:rsid w:val="3182FF91"/>
    <w:rsid w:val="318A2E8C"/>
    <w:rsid w:val="322A10E0"/>
    <w:rsid w:val="3238817A"/>
    <w:rsid w:val="3262F6FC"/>
    <w:rsid w:val="327183B8"/>
    <w:rsid w:val="32B71B62"/>
    <w:rsid w:val="32CD61C7"/>
    <w:rsid w:val="341A9D79"/>
    <w:rsid w:val="34750659"/>
    <w:rsid w:val="35093668"/>
    <w:rsid w:val="3521F41E"/>
    <w:rsid w:val="35433692"/>
    <w:rsid w:val="35D1165D"/>
    <w:rsid w:val="36436F75"/>
    <w:rsid w:val="369D4018"/>
    <w:rsid w:val="36B6C4AC"/>
    <w:rsid w:val="3724A941"/>
    <w:rsid w:val="37FBBBF2"/>
    <w:rsid w:val="383897DA"/>
    <w:rsid w:val="38749247"/>
    <w:rsid w:val="38802A07"/>
    <w:rsid w:val="38FB6CC4"/>
    <w:rsid w:val="391A46C0"/>
    <w:rsid w:val="398AAD9A"/>
    <w:rsid w:val="39AF1291"/>
    <w:rsid w:val="39C6F792"/>
    <w:rsid w:val="3A747641"/>
    <w:rsid w:val="3B6BEEB1"/>
    <w:rsid w:val="3C565B3C"/>
    <w:rsid w:val="3C875E4A"/>
    <w:rsid w:val="3CA90FF6"/>
    <w:rsid w:val="3CC6BF6A"/>
    <w:rsid w:val="3D34F837"/>
    <w:rsid w:val="3D3A20CB"/>
    <w:rsid w:val="3DAE9348"/>
    <w:rsid w:val="3E2E3A61"/>
    <w:rsid w:val="3EDCF969"/>
    <w:rsid w:val="3FD2C358"/>
    <w:rsid w:val="403475D5"/>
    <w:rsid w:val="407332A2"/>
    <w:rsid w:val="409F9696"/>
    <w:rsid w:val="416DF5DE"/>
    <w:rsid w:val="4217AC50"/>
    <w:rsid w:val="422EF9D3"/>
    <w:rsid w:val="428414B7"/>
    <w:rsid w:val="42865A79"/>
    <w:rsid w:val="4313AC03"/>
    <w:rsid w:val="431C8A15"/>
    <w:rsid w:val="43625CE6"/>
    <w:rsid w:val="43A9B5A0"/>
    <w:rsid w:val="43C7FEE2"/>
    <w:rsid w:val="448F31C5"/>
    <w:rsid w:val="4508AE1A"/>
    <w:rsid w:val="453168A7"/>
    <w:rsid w:val="45CD469B"/>
    <w:rsid w:val="45D2C3B5"/>
    <w:rsid w:val="460688A7"/>
    <w:rsid w:val="463005FD"/>
    <w:rsid w:val="46F065D6"/>
    <w:rsid w:val="473D4950"/>
    <w:rsid w:val="47729C23"/>
    <w:rsid w:val="477CE36A"/>
    <w:rsid w:val="4784FFF7"/>
    <w:rsid w:val="47F9102F"/>
    <w:rsid w:val="4986A8DA"/>
    <w:rsid w:val="4AD4CB9B"/>
    <w:rsid w:val="4B355D20"/>
    <w:rsid w:val="4BC62C19"/>
    <w:rsid w:val="4BD5DC19"/>
    <w:rsid w:val="4CBD5B68"/>
    <w:rsid w:val="4DD2FC91"/>
    <w:rsid w:val="4EBDF260"/>
    <w:rsid w:val="4EE8073D"/>
    <w:rsid w:val="4F3CC375"/>
    <w:rsid w:val="4FEF3AAE"/>
    <w:rsid w:val="4FF95248"/>
    <w:rsid w:val="5049AEC5"/>
    <w:rsid w:val="50D200F0"/>
    <w:rsid w:val="50F4DC86"/>
    <w:rsid w:val="5122364E"/>
    <w:rsid w:val="5184B538"/>
    <w:rsid w:val="52020B1F"/>
    <w:rsid w:val="522EDF05"/>
    <w:rsid w:val="525DDEC6"/>
    <w:rsid w:val="534DDF4C"/>
    <w:rsid w:val="53843797"/>
    <w:rsid w:val="53B0F7F9"/>
    <w:rsid w:val="53B35904"/>
    <w:rsid w:val="5422D46C"/>
    <w:rsid w:val="54B506C4"/>
    <w:rsid w:val="55FB64B8"/>
    <w:rsid w:val="56A7E748"/>
    <w:rsid w:val="57C2D1D5"/>
    <w:rsid w:val="581628A8"/>
    <w:rsid w:val="5830A894"/>
    <w:rsid w:val="58AD7658"/>
    <w:rsid w:val="58E7B15E"/>
    <w:rsid w:val="5AD5C0F1"/>
    <w:rsid w:val="5B2BC637"/>
    <w:rsid w:val="5B3F36B5"/>
    <w:rsid w:val="5BBC5DE3"/>
    <w:rsid w:val="5C68ADFE"/>
    <w:rsid w:val="5CAAF6D2"/>
    <w:rsid w:val="5D201271"/>
    <w:rsid w:val="5D21CB6E"/>
    <w:rsid w:val="5DA7605B"/>
    <w:rsid w:val="5E193AB6"/>
    <w:rsid w:val="5EE5C160"/>
    <w:rsid w:val="5EF6C12C"/>
    <w:rsid w:val="5F43DE5D"/>
    <w:rsid w:val="5FFD3F1C"/>
    <w:rsid w:val="608B280E"/>
    <w:rsid w:val="60B5A9F3"/>
    <w:rsid w:val="60B5F2E5"/>
    <w:rsid w:val="615B4580"/>
    <w:rsid w:val="62461D36"/>
    <w:rsid w:val="6253D78C"/>
    <w:rsid w:val="63084703"/>
    <w:rsid w:val="63B23F98"/>
    <w:rsid w:val="641E3357"/>
    <w:rsid w:val="64471D43"/>
    <w:rsid w:val="646D98C5"/>
    <w:rsid w:val="64C2B7E7"/>
    <w:rsid w:val="64DB7529"/>
    <w:rsid w:val="651D93B9"/>
    <w:rsid w:val="6582A371"/>
    <w:rsid w:val="660A3E82"/>
    <w:rsid w:val="66470B02"/>
    <w:rsid w:val="66535843"/>
    <w:rsid w:val="6670C659"/>
    <w:rsid w:val="6680ED3D"/>
    <w:rsid w:val="6731C0B0"/>
    <w:rsid w:val="6775AC4F"/>
    <w:rsid w:val="67BD768E"/>
    <w:rsid w:val="683EFE65"/>
    <w:rsid w:val="68ADB054"/>
    <w:rsid w:val="69978857"/>
    <w:rsid w:val="69C177A4"/>
    <w:rsid w:val="6A8E44D3"/>
    <w:rsid w:val="6AA58854"/>
    <w:rsid w:val="6B07C128"/>
    <w:rsid w:val="6B8D924A"/>
    <w:rsid w:val="6BA1A370"/>
    <w:rsid w:val="6BC5BB59"/>
    <w:rsid w:val="6C708B4E"/>
    <w:rsid w:val="6D0E8122"/>
    <w:rsid w:val="6D26AD60"/>
    <w:rsid w:val="6F06386F"/>
    <w:rsid w:val="6F4D58CB"/>
    <w:rsid w:val="6F92C354"/>
    <w:rsid w:val="6FB5D20F"/>
    <w:rsid w:val="6FD426D2"/>
    <w:rsid w:val="6FDAEC09"/>
    <w:rsid w:val="70AC9920"/>
    <w:rsid w:val="70F18F44"/>
    <w:rsid w:val="710F672E"/>
    <w:rsid w:val="71881292"/>
    <w:rsid w:val="720B5649"/>
    <w:rsid w:val="738D1619"/>
    <w:rsid w:val="73DAB302"/>
    <w:rsid w:val="73F8381A"/>
    <w:rsid w:val="741D180D"/>
    <w:rsid w:val="7505266A"/>
    <w:rsid w:val="752723A4"/>
    <w:rsid w:val="7594986E"/>
    <w:rsid w:val="759FE3C1"/>
    <w:rsid w:val="771FE461"/>
    <w:rsid w:val="793B10F8"/>
    <w:rsid w:val="79427A77"/>
    <w:rsid w:val="7A3BD54A"/>
    <w:rsid w:val="7BBE570B"/>
    <w:rsid w:val="7C95BFDB"/>
    <w:rsid w:val="7D48688E"/>
    <w:rsid w:val="7D6359BF"/>
    <w:rsid w:val="7D644A50"/>
    <w:rsid w:val="7E3FD5BB"/>
    <w:rsid w:val="7EE88267"/>
    <w:rsid w:val="7FBDB6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840A"/>
  <w15:chartTrackingRefBased/>
  <w15:docId w15:val="{DAD0FF59-508B-4A05-BAB6-E5E7CC00F5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B46C2"/>
  </w:style>
  <w:style w:type="paragraph" w:styleId="Heading1">
    <w:name w:val="heading 1"/>
    <w:basedOn w:val="Normal"/>
    <w:next w:val="Normal"/>
    <w:link w:val="Heading1Char"/>
    <w:uiPriority w:val="9"/>
    <w:qFormat/>
    <w:rsid w:val="00A95C22"/>
    <w:pPr>
      <w:keepNext/>
      <w:keepLines/>
      <w:numPr>
        <w:numId w:val="1"/>
      </w:numPr>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60C4"/>
    <w:pPr>
      <w:keepNext/>
      <w:keepLines/>
      <w:numPr>
        <w:ilvl w:val="1"/>
        <w:numId w:val="1"/>
      </w:numPr>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5CE1"/>
    <w:pPr>
      <w:keepNext/>
      <w:keepLines/>
      <w:numPr>
        <w:ilvl w:val="2"/>
        <w:numId w:val="1"/>
      </w:numPr>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5CE1"/>
    <w:pPr>
      <w:keepNext/>
      <w:keepLines/>
      <w:numPr>
        <w:ilvl w:val="3"/>
        <w:numId w:val="1"/>
      </w:numPr>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95CE1"/>
    <w:pPr>
      <w:keepNext/>
      <w:keepLines/>
      <w:numPr>
        <w:ilvl w:val="4"/>
        <w:numId w:val="1"/>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CE1"/>
    <w:pPr>
      <w:keepNext/>
      <w:keepLines/>
      <w:numPr>
        <w:ilvl w:val="5"/>
        <w:numId w:val="1"/>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B95CE1"/>
    <w:pPr>
      <w:keepNext/>
      <w:keepLines/>
      <w:numPr>
        <w:ilvl w:val="6"/>
        <w:numId w:val="1"/>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B95CE1"/>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5CE1"/>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95C22"/>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4660C4"/>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B95CE1"/>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rsid w:val="00B95CE1"/>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B95CE1"/>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B95CE1"/>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B95CE1"/>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B95CE1"/>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B95CE1"/>
    <w:rPr>
      <w:rFonts w:asciiTheme="majorHAnsi" w:hAnsiTheme="majorHAnsi" w:eastAsiaTheme="majorEastAsia" w:cstheme="majorBidi"/>
      <w:i/>
      <w:iCs/>
      <w:color w:val="272727" w:themeColor="text1" w:themeTint="D8"/>
      <w:sz w:val="21"/>
      <w:szCs w:val="21"/>
    </w:rPr>
  </w:style>
  <w:style w:type="paragraph" w:styleId="Title">
    <w:name w:val="Title"/>
    <w:basedOn w:val="Normal"/>
    <w:next w:val="Normal"/>
    <w:link w:val="TitleChar"/>
    <w:uiPriority w:val="10"/>
    <w:qFormat/>
    <w:rsid w:val="00A95C22"/>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95C22"/>
    <w:rPr>
      <w:rFonts w:asciiTheme="majorHAnsi" w:hAnsiTheme="majorHAnsi" w:eastAsiaTheme="majorEastAsia" w:cstheme="majorBidi"/>
      <w:spacing w:val="-10"/>
      <w:kern w:val="28"/>
      <w:sz w:val="56"/>
      <w:szCs w:val="56"/>
    </w:rPr>
  </w:style>
  <w:style w:type="table" w:styleId="TableGrid">
    <w:name w:val="Table Grid"/>
    <w:basedOn w:val="TableNormal"/>
    <w:uiPriority w:val="39"/>
    <w:rsid w:val="007578D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364700"/>
    <w:pPr>
      <w:outlineLvl w:val="9"/>
    </w:pPr>
    <w:rPr>
      <w:lang w:val="ka-GE" w:eastAsia="ka-GE"/>
    </w:rPr>
  </w:style>
  <w:style w:type="paragraph" w:styleId="TOC1">
    <w:name w:val="toc 1"/>
    <w:basedOn w:val="Normal"/>
    <w:next w:val="Normal"/>
    <w:autoRedefine/>
    <w:uiPriority w:val="39"/>
    <w:unhideWhenUsed/>
    <w:rsid w:val="00364700"/>
    <w:pPr>
      <w:spacing w:after="100"/>
    </w:pPr>
  </w:style>
  <w:style w:type="character" w:styleId="Hyperlink">
    <w:name w:val="Hyperlink"/>
    <w:basedOn w:val="DefaultParagraphFont"/>
    <w:uiPriority w:val="99"/>
    <w:unhideWhenUsed/>
    <w:rsid w:val="00364700"/>
    <w:rPr>
      <w:color w:val="0563C1" w:themeColor="hyperlink"/>
      <w:u w:val="single"/>
    </w:rPr>
  </w:style>
  <w:style w:type="paragraph" w:styleId="Bibliography">
    <w:name w:val="Bibliography"/>
    <w:basedOn w:val="Normal"/>
    <w:next w:val="Normal"/>
    <w:uiPriority w:val="37"/>
    <w:unhideWhenUsed/>
    <w:rsid w:val="00AF0784"/>
  </w:style>
  <w:style w:type="paragraph" w:styleId="ListParagraph">
    <w:name w:val="List Paragraph"/>
    <w:basedOn w:val="Normal"/>
    <w:uiPriority w:val="34"/>
    <w:qFormat/>
    <w:rsid w:val="004660C4"/>
    <w:pPr>
      <w:ind w:left="720"/>
      <w:contextualSpacing/>
    </w:pPr>
  </w:style>
  <w:style w:type="paragraph" w:styleId="TOC2">
    <w:name w:val="toc 2"/>
    <w:basedOn w:val="Normal"/>
    <w:next w:val="Normal"/>
    <w:autoRedefine/>
    <w:uiPriority w:val="39"/>
    <w:unhideWhenUsed/>
    <w:rsid w:val="0043139C"/>
    <w:pPr>
      <w:spacing w:after="100"/>
      <w:ind w:left="220"/>
    </w:pPr>
  </w:style>
  <w:style w:type="paragraph" w:styleId="Caption">
    <w:name w:val="caption"/>
    <w:basedOn w:val="Normal"/>
    <w:next w:val="Normal"/>
    <w:uiPriority w:val="35"/>
    <w:unhideWhenUsed/>
    <w:qFormat/>
    <w:rsid w:val="001162D6"/>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4184D"/>
    <w:rPr>
      <w:sz w:val="16"/>
      <w:szCs w:val="16"/>
    </w:rPr>
  </w:style>
  <w:style w:type="paragraph" w:styleId="CommentText">
    <w:name w:val="annotation text"/>
    <w:basedOn w:val="Normal"/>
    <w:link w:val="CommentTextChar"/>
    <w:uiPriority w:val="99"/>
    <w:unhideWhenUsed/>
    <w:rsid w:val="0074184D"/>
    <w:pPr>
      <w:spacing w:line="240" w:lineRule="auto"/>
    </w:pPr>
    <w:rPr>
      <w:sz w:val="20"/>
      <w:szCs w:val="20"/>
    </w:rPr>
  </w:style>
  <w:style w:type="character" w:styleId="CommentTextChar" w:customStyle="1">
    <w:name w:val="Comment Text Char"/>
    <w:basedOn w:val="DefaultParagraphFont"/>
    <w:link w:val="CommentText"/>
    <w:uiPriority w:val="99"/>
    <w:rsid w:val="0074184D"/>
    <w:rPr>
      <w:sz w:val="20"/>
      <w:szCs w:val="20"/>
    </w:rPr>
  </w:style>
  <w:style w:type="paragraph" w:styleId="CommentSubject">
    <w:name w:val="annotation subject"/>
    <w:basedOn w:val="CommentText"/>
    <w:next w:val="CommentText"/>
    <w:link w:val="CommentSubjectChar"/>
    <w:uiPriority w:val="99"/>
    <w:semiHidden/>
    <w:unhideWhenUsed/>
    <w:rsid w:val="0074184D"/>
    <w:rPr>
      <w:b/>
      <w:bCs/>
    </w:rPr>
  </w:style>
  <w:style w:type="character" w:styleId="CommentSubjectChar" w:customStyle="1">
    <w:name w:val="Comment Subject Char"/>
    <w:basedOn w:val="CommentTextChar"/>
    <w:link w:val="CommentSubject"/>
    <w:uiPriority w:val="99"/>
    <w:semiHidden/>
    <w:rsid w:val="0074184D"/>
    <w:rPr>
      <w:b/>
      <w:bCs/>
      <w:sz w:val="20"/>
      <w:szCs w:val="20"/>
    </w:rPr>
  </w:style>
  <w:style w:type="paragraph" w:styleId="BalloonText">
    <w:name w:val="Balloon Text"/>
    <w:basedOn w:val="Normal"/>
    <w:link w:val="BalloonTextChar"/>
    <w:uiPriority w:val="99"/>
    <w:semiHidden/>
    <w:unhideWhenUsed/>
    <w:rsid w:val="0074184D"/>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74184D"/>
    <w:rPr>
      <w:rFonts w:ascii="Segoe UI" w:hAnsi="Segoe UI" w:cs="Segoe UI"/>
      <w:sz w:val="18"/>
      <w:szCs w:val="18"/>
    </w:rPr>
  </w:style>
  <w:style w:type="character" w:styleId="UnresolvedMention">
    <w:name w:val="Unresolved Mention"/>
    <w:basedOn w:val="DefaultParagraphFont"/>
    <w:uiPriority w:val="99"/>
    <w:semiHidden/>
    <w:unhideWhenUsed/>
    <w:rsid w:val="00FA6B05"/>
    <w:rPr>
      <w:color w:val="605E5C"/>
      <w:shd w:val="clear" w:color="auto" w:fill="E1DFDD"/>
    </w:rPr>
  </w:style>
  <w:style w:type="paragraph" w:styleId="TOC3">
    <w:name w:val="toc 3"/>
    <w:basedOn w:val="Normal"/>
    <w:next w:val="Normal"/>
    <w:autoRedefine/>
    <w:uiPriority w:val="39"/>
    <w:unhideWhenUsed/>
    <w:rsid w:val="00DE1597"/>
    <w:pPr>
      <w:spacing w:after="100"/>
      <w:ind w:left="440"/>
    </w:p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4E7763"/>
    <w:rPr>
      <w:color w:val="954F72" w:themeColor="followedHyperlink"/>
      <w:u w:val="single"/>
    </w:rPr>
  </w:style>
  <w:style w:type="paragraph" w:styleId="Revision">
    <w:name w:val="Revision"/>
    <w:hidden/>
    <w:uiPriority w:val="99"/>
    <w:semiHidden/>
    <w:rsid w:val="0091793F"/>
    <w:pPr>
      <w:spacing w:after="0" w:line="240" w:lineRule="auto"/>
    </w:pPr>
  </w:style>
  <w:style w:type="character" w:styleId="c-timestamplabel" w:customStyle="1">
    <w:name w:val="c-timestamp__label"/>
    <w:basedOn w:val="DefaultParagraphFont"/>
    <w:rsid w:val="00570DB6"/>
  </w:style>
  <w:style w:type="character" w:styleId="FootnoteReference">
    <w:name w:val="footnote reference"/>
    <w:basedOn w:val="DefaultParagraphFont"/>
    <w:uiPriority w:val="99"/>
    <w:semiHidden/>
    <w:unhideWhenUsed/>
    <w:rPr>
      <w:vertAlign w:val="superscript"/>
    </w:rPr>
  </w:style>
  <w:style w:type="paragraph" w:styleId="NoSpacing">
    <w:name w:val="No Spacing"/>
    <w:uiPriority w:val="1"/>
    <w:qFormat/>
    <w:rsid w:val="004B6ED2"/>
    <w:pPr>
      <w:spacing w:after="0" w:line="240" w:lineRule="auto"/>
    </w:pPr>
  </w:style>
  <w:style w:type="character" w:styleId="Mention">
    <w:name w:val="Mention"/>
    <w:basedOn w:val="DefaultParagraphFont"/>
    <w:uiPriority w:val="99"/>
    <w:unhideWhenUsed/>
    <w:rsid w:val="00795897"/>
    <w:rPr>
      <w:color w:val="2B579A"/>
      <w:shd w:val="clear" w:color="auto" w:fill="E1DFDD"/>
    </w:rPr>
  </w:style>
  <w:style w:type="paragraph" w:styleId="Default" w:customStyle="1">
    <w:name w:val="Default"/>
    <w:rsid w:val="00E97437"/>
    <w:pPr>
      <w:autoSpaceDE w:val="0"/>
      <w:autoSpaceDN w:val="0"/>
      <w:adjustRightInd w:val="0"/>
      <w:spacing w:after="0" w:line="240" w:lineRule="auto"/>
    </w:pPr>
    <w:rPr>
      <w:rFonts w:ascii="Arial" w:hAnsi="Arial" w:cs="Arial"/>
      <w:color w:val="000000"/>
      <w:sz w:val="24"/>
      <w:szCs w:val="24"/>
    </w:rPr>
  </w:style>
  <w:style w:type="character" w:styleId="LineNumber">
    <w:name w:val="line number"/>
    <w:basedOn w:val="DefaultParagraphFont"/>
    <w:uiPriority w:val="99"/>
    <w:semiHidden/>
    <w:unhideWhenUsed/>
    <w:rsid w:val="005F40C1"/>
  </w:style>
  <w:style w:type="paragraph" w:styleId="EndnoteText">
    <w:name w:val="endnote text"/>
    <w:basedOn w:val="Normal"/>
    <w:link w:val="EndnoteTextChar"/>
    <w:uiPriority w:val="99"/>
    <w:semiHidden/>
    <w:unhideWhenUsed/>
    <w:rsid w:val="003916F3"/>
    <w:pPr>
      <w:spacing w:after="0" w:line="240" w:lineRule="auto"/>
    </w:pPr>
    <w:rPr>
      <w:sz w:val="20"/>
      <w:szCs w:val="20"/>
    </w:rPr>
  </w:style>
  <w:style w:type="character" w:styleId="EndnoteTextChar" w:customStyle="1">
    <w:name w:val="Endnote Text Char"/>
    <w:basedOn w:val="DefaultParagraphFont"/>
    <w:link w:val="EndnoteText"/>
    <w:uiPriority w:val="99"/>
    <w:semiHidden/>
    <w:rsid w:val="003916F3"/>
    <w:rPr>
      <w:sz w:val="20"/>
      <w:szCs w:val="20"/>
    </w:rPr>
  </w:style>
  <w:style w:type="character" w:styleId="EndnoteReference">
    <w:name w:val="endnote reference"/>
    <w:basedOn w:val="DefaultParagraphFont"/>
    <w:uiPriority w:val="99"/>
    <w:semiHidden/>
    <w:unhideWhenUsed/>
    <w:rsid w:val="003916F3"/>
    <w:rPr>
      <w:vertAlign w:val="superscript"/>
    </w:rPr>
  </w:style>
  <w:style w:type="paragraph" w:styleId="FootnoteText">
    <w:name w:val="footnote text"/>
    <w:basedOn w:val="Normal"/>
    <w:link w:val="FootnoteTextChar"/>
    <w:uiPriority w:val="99"/>
    <w:semiHidden/>
    <w:unhideWhenUsed/>
    <w:rsid w:val="00826DC4"/>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826DC4"/>
    <w:rPr>
      <w:sz w:val="20"/>
      <w:szCs w:val="20"/>
    </w:rPr>
  </w:style>
  <w:style w:type="paragraph" w:styleId="Subtitle">
    <w:name w:val="Subtitle"/>
    <w:basedOn w:val="Normal"/>
    <w:next w:val="Normal"/>
    <w:link w:val="SubtitleChar"/>
    <w:uiPriority w:val="11"/>
    <w:qFormat/>
    <w:rsid w:val="003C143B"/>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3C143B"/>
    <w:rPr>
      <w:rFonts w:eastAsiaTheme="minorEastAsia"/>
      <w:color w:val="5A5A5A" w:themeColor="text1" w:themeTint="A5"/>
      <w:spacing w:val="15"/>
    </w:rPr>
  </w:style>
  <w:style w:type="paragraph" w:styleId="TOC4">
    <w:name w:val="toc 4"/>
    <w:basedOn w:val="Normal"/>
    <w:next w:val="Normal"/>
    <w:autoRedefine/>
    <w:uiPriority w:val="39"/>
    <w:unhideWhenUsed/>
    <w:rsid w:val="00D00F19"/>
    <w:pPr>
      <w:spacing w:after="100"/>
      <w:ind w:left="660"/>
    </w:pPr>
    <w:rPr>
      <w:rFonts w:eastAsiaTheme="minorEastAsia"/>
    </w:rPr>
  </w:style>
  <w:style w:type="paragraph" w:styleId="TOC5">
    <w:name w:val="toc 5"/>
    <w:basedOn w:val="Normal"/>
    <w:next w:val="Normal"/>
    <w:autoRedefine/>
    <w:uiPriority w:val="39"/>
    <w:unhideWhenUsed/>
    <w:rsid w:val="00D00F19"/>
    <w:pPr>
      <w:spacing w:after="100"/>
      <w:ind w:left="880"/>
    </w:pPr>
    <w:rPr>
      <w:rFonts w:eastAsiaTheme="minorEastAsia"/>
    </w:rPr>
  </w:style>
  <w:style w:type="paragraph" w:styleId="TOC6">
    <w:name w:val="toc 6"/>
    <w:basedOn w:val="Normal"/>
    <w:next w:val="Normal"/>
    <w:autoRedefine/>
    <w:uiPriority w:val="39"/>
    <w:unhideWhenUsed/>
    <w:rsid w:val="00D00F19"/>
    <w:pPr>
      <w:spacing w:after="100"/>
      <w:ind w:left="1100"/>
    </w:pPr>
    <w:rPr>
      <w:rFonts w:eastAsiaTheme="minorEastAsia"/>
    </w:rPr>
  </w:style>
  <w:style w:type="paragraph" w:styleId="TOC7">
    <w:name w:val="toc 7"/>
    <w:basedOn w:val="Normal"/>
    <w:next w:val="Normal"/>
    <w:autoRedefine/>
    <w:uiPriority w:val="39"/>
    <w:unhideWhenUsed/>
    <w:rsid w:val="00D00F19"/>
    <w:pPr>
      <w:spacing w:after="100"/>
      <w:ind w:left="1320"/>
    </w:pPr>
    <w:rPr>
      <w:rFonts w:eastAsiaTheme="minorEastAsia"/>
    </w:rPr>
  </w:style>
  <w:style w:type="paragraph" w:styleId="TOC8">
    <w:name w:val="toc 8"/>
    <w:basedOn w:val="Normal"/>
    <w:next w:val="Normal"/>
    <w:autoRedefine/>
    <w:uiPriority w:val="39"/>
    <w:unhideWhenUsed/>
    <w:rsid w:val="00D00F19"/>
    <w:pPr>
      <w:spacing w:after="100"/>
      <w:ind w:left="1540"/>
    </w:pPr>
    <w:rPr>
      <w:rFonts w:eastAsiaTheme="minorEastAsia"/>
    </w:rPr>
  </w:style>
  <w:style w:type="paragraph" w:styleId="TOC9">
    <w:name w:val="toc 9"/>
    <w:basedOn w:val="Normal"/>
    <w:next w:val="Normal"/>
    <w:autoRedefine/>
    <w:uiPriority w:val="39"/>
    <w:unhideWhenUsed/>
    <w:rsid w:val="00D00F19"/>
    <w:pPr>
      <w:spacing w:after="100"/>
      <w:ind w:left="1760"/>
    </w:pPr>
    <w:rPr>
      <w:rFonts w:eastAsiaTheme="minorEastAsia"/>
    </w:rPr>
  </w:style>
  <w:style w:type="paragraph" w:styleId="Quote">
    <w:name w:val="Quote"/>
    <w:basedOn w:val="Normal"/>
    <w:next w:val="Normal"/>
    <w:link w:val="QuoteChar"/>
    <w:uiPriority w:val="29"/>
    <w:qFormat/>
    <w:rsid w:val="003D7BCC"/>
    <w:pPr>
      <w:spacing w:before="200"/>
      <w:ind w:left="864" w:right="864"/>
      <w:jc w:val="center"/>
    </w:pPr>
    <w:rPr>
      <w:i/>
      <w:iCs/>
      <w:color w:val="404040" w:themeColor="text1" w:themeTint="BF"/>
    </w:rPr>
  </w:style>
  <w:style w:type="character" w:styleId="QuoteChar" w:customStyle="1">
    <w:name w:val="Quote Char"/>
    <w:basedOn w:val="DefaultParagraphFont"/>
    <w:link w:val="Quote"/>
    <w:uiPriority w:val="29"/>
    <w:rsid w:val="003D7BC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193">
      <w:bodyDiv w:val="1"/>
      <w:marLeft w:val="0"/>
      <w:marRight w:val="0"/>
      <w:marTop w:val="0"/>
      <w:marBottom w:val="0"/>
      <w:divBdr>
        <w:top w:val="none" w:sz="0" w:space="0" w:color="auto"/>
        <w:left w:val="none" w:sz="0" w:space="0" w:color="auto"/>
        <w:bottom w:val="none" w:sz="0" w:space="0" w:color="auto"/>
        <w:right w:val="none" w:sz="0" w:space="0" w:color="auto"/>
      </w:divBdr>
    </w:div>
    <w:div w:id="133972">
      <w:bodyDiv w:val="1"/>
      <w:marLeft w:val="0"/>
      <w:marRight w:val="0"/>
      <w:marTop w:val="0"/>
      <w:marBottom w:val="0"/>
      <w:divBdr>
        <w:top w:val="none" w:sz="0" w:space="0" w:color="auto"/>
        <w:left w:val="none" w:sz="0" w:space="0" w:color="auto"/>
        <w:bottom w:val="none" w:sz="0" w:space="0" w:color="auto"/>
        <w:right w:val="none" w:sz="0" w:space="0" w:color="auto"/>
      </w:divBdr>
    </w:div>
    <w:div w:id="590363">
      <w:bodyDiv w:val="1"/>
      <w:marLeft w:val="0"/>
      <w:marRight w:val="0"/>
      <w:marTop w:val="0"/>
      <w:marBottom w:val="0"/>
      <w:divBdr>
        <w:top w:val="none" w:sz="0" w:space="0" w:color="auto"/>
        <w:left w:val="none" w:sz="0" w:space="0" w:color="auto"/>
        <w:bottom w:val="none" w:sz="0" w:space="0" w:color="auto"/>
        <w:right w:val="none" w:sz="0" w:space="0" w:color="auto"/>
      </w:divBdr>
    </w:div>
    <w:div w:id="936137">
      <w:bodyDiv w:val="1"/>
      <w:marLeft w:val="0"/>
      <w:marRight w:val="0"/>
      <w:marTop w:val="0"/>
      <w:marBottom w:val="0"/>
      <w:divBdr>
        <w:top w:val="none" w:sz="0" w:space="0" w:color="auto"/>
        <w:left w:val="none" w:sz="0" w:space="0" w:color="auto"/>
        <w:bottom w:val="none" w:sz="0" w:space="0" w:color="auto"/>
        <w:right w:val="none" w:sz="0" w:space="0" w:color="auto"/>
      </w:divBdr>
    </w:div>
    <w:div w:id="1779454">
      <w:bodyDiv w:val="1"/>
      <w:marLeft w:val="0"/>
      <w:marRight w:val="0"/>
      <w:marTop w:val="0"/>
      <w:marBottom w:val="0"/>
      <w:divBdr>
        <w:top w:val="none" w:sz="0" w:space="0" w:color="auto"/>
        <w:left w:val="none" w:sz="0" w:space="0" w:color="auto"/>
        <w:bottom w:val="none" w:sz="0" w:space="0" w:color="auto"/>
        <w:right w:val="none" w:sz="0" w:space="0" w:color="auto"/>
      </w:divBdr>
    </w:div>
    <w:div w:id="1904895">
      <w:bodyDiv w:val="1"/>
      <w:marLeft w:val="0"/>
      <w:marRight w:val="0"/>
      <w:marTop w:val="0"/>
      <w:marBottom w:val="0"/>
      <w:divBdr>
        <w:top w:val="none" w:sz="0" w:space="0" w:color="auto"/>
        <w:left w:val="none" w:sz="0" w:space="0" w:color="auto"/>
        <w:bottom w:val="none" w:sz="0" w:space="0" w:color="auto"/>
        <w:right w:val="none" w:sz="0" w:space="0" w:color="auto"/>
      </w:divBdr>
    </w:div>
    <w:div w:id="1906688">
      <w:bodyDiv w:val="1"/>
      <w:marLeft w:val="0"/>
      <w:marRight w:val="0"/>
      <w:marTop w:val="0"/>
      <w:marBottom w:val="0"/>
      <w:divBdr>
        <w:top w:val="none" w:sz="0" w:space="0" w:color="auto"/>
        <w:left w:val="none" w:sz="0" w:space="0" w:color="auto"/>
        <w:bottom w:val="none" w:sz="0" w:space="0" w:color="auto"/>
        <w:right w:val="none" w:sz="0" w:space="0" w:color="auto"/>
      </w:divBdr>
    </w:div>
    <w:div w:id="1974937">
      <w:bodyDiv w:val="1"/>
      <w:marLeft w:val="0"/>
      <w:marRight w:val="0"/>
      <w:marTop w:val="0"/>
      <w:marBottom w:val="0"/>
      <w:divBdr>
        <w:top w:val="none" w:sz="0" w:space="0" w:color="auto"/>
        <w:left w:val="none" w:sz="0" w:space="0" w:color="auto"/>
        <w:bottom w:val="none" w:sz="0" w:space="0" w:color="auto"/>
        <w:right w:val="none" w:sz="0" w:space="0" w:color="auto"/>
      </w:divBdr>
    </w:div>
    <w:div w:id="2241888">
      <w:bodyDiv w:val="1"/>
      <w:marLeft w:val="0"/>
      <w:marRight w:val="0"/>
      <w:marTop w:val="0"/>
      <w:marBottom w:val="0"/>
      <w:divBdr>
        <w:top w:val="none" w:sz="0" w:space="0" w:color="auto"/>
        <w:left w:val="none" w:sz="0" w:space="0" w:color="auto"/>
        <w:bottom w:val="none" w:sz="0" w:space="0" w:color="auto"/>
        <w:right w:val="none" w:sz="0" w:space="0" w:color="auto"/>
      </w:divBdr>
    </w:div>
    <w:div w:id="2360391">
      <w:bodyDiv w:val="1"/>
      <w:marLeft w:val="0"/>
      <w:marRight w:val="0"/>
      <w:marTop w:val="0"/>
      <w:marBottom w:val="0"/>
      <w:divBdr>
        <w:top w:val="none" w:sz="0" w:space="0" w:color="auto"/>
        <w:left w:val="none" w:sz="0" w:space="0" w:color="auto"/>
        <w:bottom w:val="none" w:sz="0" w:space="0" w:color="auto"/>
        <w:right w:val="none" w:sz="0" w:space="0" w:color="auto"/>
      </w:divBdr>
    </w:div>
    <w:div w:id="2710746">
      <w:bodyDiv w:val="1"/>
      <w:marLeft w:val="0"/>
      <w:marRight w:val="0"/>
      <w:marTop w:val="0"/>
      <w:marBottom w:val="0"/>
      <w:divBdr>
        <w:top w:val="none" w:sz="0" w:space="0" w:color="auto"/>
        <w:left w:val="none" w:sz="0" w:space="0" w:color="auto"/>
        <w:bottom w:val="none" w:sz="0" w:space="0" w:color="auto"/>
        <w:right w:val="none" w:sz="0" w:space="0" w:color="auto"/>
      </w:divBdr>
    </w:div>
    <w:div w:id="2824023">
      <w:bodyDiv w:val="1"/>
      <w:marLeft w:val="0"/>
      <w:marRight w:val="0"/>
      <w:marTop w:val="0"/>
      <w:marBottom w:val="0"/>
      <w:divBdr>
        <w:top w:val="none" w:sz="0" w:space="0" w:color="auto"/>
        <w:left w:val="none" w:sz="0" w:space="0" w:color="auto"/>
        <w:bottom w:val="none" w:sz="0" w:space="0" w:color="auto"/>
        <w:right w:val="none" w:sz="0" w:space="0" w:color="auto"/>
      </w:divBdr>
    </w:div>
    <w:div w:id="2976553">
      <w:bodyDiv w:val="1"/>
      <w:marLeft w:val="0"/>
      <w:marRight w:val="0"/>
      <w:marTop w:val="0"/>
      <w:marBottom w:val="0"/>
      <w:divBdr>
        <w:top w:val="none" w:sz="0" w:space="0" w:color="auto"/>
        <w:left w:val="none" w:sz="0" w:space="0" w:color="auto"/>
        <w:bottom w:val="none" w:sz="0" w:space="0" w:color="auto"/>
        <w:right w:val="none" w:sz="0" w:space="0" w:color="auto"/>
      </w:divBdr>
    </w:div>
    <w:div w:id="3481080">
      <w:bodyDiv w:val="1"/>
      <w:marLeft w:val="0"/>
      <w:marRight w:val="0"/>
      <w:marTop w:val="0"/>
      <w:marBottom w:val="0"/>
      <w:divBdr>
        <w:top w:val="none" w:sz="0" w:space="0" w:color="auto"/>
        <w:left w:val="none" w:sz="0" w:space="0" w:color="auto"/>
        <w:bottom w:val="none" w:sz="0" w:space="0" w:color="auto"/>
        <w:right w:val="none" w:sz="0" w:space="0" w:color="auto"/>
      </w:divBdr>
    </w:div>
    <w:div w:id="3869560">
      <w:bodyDiv w:val="1"/>
      <w:marLeft w:val="0"/>
      <w:marRight w:val="0"/>
      <w:marTop w:val="0"/>
      <w:marBottom w:val="0"/>
      <w:divBdr>
        <w:top w:val="none" w:sz="0" w:space="0" w:color="auto"/>
        <w:left w:val="none" w:sz="0" w:space="0" w:color="auto"/>
        <w:bottom w:val="none" w:sz="0" w:space="0" w:color="auto"/>
        <w:right w:val="none" w:sz="0" w:space="0" w:color="auto"/>
      </w:divBdr>
    </w:div>
    <w:div w:id="4404485">
      <w:bodyDiv w:val="1"/>
      <w:marLeft w:val="0"/>
      <w:marRight w:val="0"/>
      <w:marTop w:val="0"/>
      <w:marBottom w:val="0"/>
      <w:divBdr>
        <w:top w:val="none" w:sz="0" w:space="0" w:color="auto"/>
        <w:left w:val="none" w:sz="0" w:space="0" w:color="auto"/>
        <w:bottom w:val="none" w:sz="0" w:space="0" w:color="auto"/>
        <w:right w:val="none" w:sz="0" w:space="0" w:color="auto"/>
      </w:divBdr>
    </w:div>
    <w:div w:id="4481555">
      <w:bodyDiv w:val="1"/>
      <w:marLeft w:val="0"/>
      <w:marRight w:val="0"/>
      <w:marTop w:val="0"/>
      <w:marBottom w:val="0"/>
      <w:divBdr>
        <w:top w:val="none" w:sz="0" w:space="0" w:color="auto"/>
        <w:left w:val="none" w:sz="0" w:space="0" w:color="auto"/>
        <w:bottom w:val="none" w:sz="0" w:space="0" w:color="auto"/>
        <w:right w:val="none" w:sz="0" w:space="0" w:color="auto"/>
      </w:divBdr>
    </w:div>
    <w:div w:id="5331872">
      <w:bodyDiv w:val="1"/>
      <w:marLeft w:val="0"/>
      <w:marRight w:val="0"/>
      <w:marTop w:val="0"/>
      <w:marBottom w:val="0"/>
      <w:divBdr>
        <w:top w:val="none" w:sz="0" w:space="0" w:color="auto"/>
        <w:left w:val="none" w:sz="0" w:space="0" w:color="auto"/>
        <w:bottom w:val="none" w:sz="0" w:space="0" w:color="auto"/>
        <w:right w:val="none" w:sz="0" w:space="0" w:color="auto"/>
      </w:divBdr>
    </w:div>
    <w:div w:id="5601632">
      <w:bodyDiv w:val="1"/>
      <w:marLeft w:val="0"/>
      <w:marRight w:val="0"/>
      <w:marTop w:val="0"/>
      <w:marBottom w:val="0"/>
      <w:divBdr>
        <w:top w:val="none" w:sz="0" w:space="0" w:color="auto"/>
        <w:left w:val="none" w:sz="0" w:space="0" w:color="auto"/>
        <w:bottom w:val="none" w:sz="0" w:space="0" w:color="auto"/>
        <w:right w:val="none" w:sz="0" w:space="0" w:color="auto"/>
      </w:divBdr>
    </w:div>
    <w:div w:id="5838463">
      <w:bodyDiv w:val="1"/>
      <w:marLeft w:val="0"/>
      <w:marRight w:val="0"/>
      <w:marTop w:val="0"/>
      <w:marBottom w:val="0"/>
      <w:divBdr>
        <w:top w:val="none" w:sz="0" w:space="0" w:color="auto"/>
        <w:left w:val="none" w:sz="0" w:space="0" w:color="auto"/>
        <w:bottom w:val="none" w:sz="0" w:space="0" w:color="auto"/>
        <w:right w:val="none" w:sz="0" w:space="0" w:color="auto"/>
      </w:divBdr>
    </w:div>
    <w:div w:id="5907312">
      <w:bodyDiv w:val="1"/>
      <w:marLeft w:val="0"/>
      <w:marRight w:val="0"/>
      <w:marTop w:val="0"/>
      <w:marBottom w:val="0"/>
      <w:divBdr>
        <w:top w:val="none" w:sz="0" w:space="0" w:color="auto"/>
        <w:left w:val="none" w:sz="0" w:space="0" w:color="auto"/>
        <w:bottom w:val="none" w:sz="0" w:space="0" w:color="auto"/>
        <w:right w:val="none" w:sz="0" w:space="0" w:color="auto"/>
      </w:divBdr>
    </w:div>
    <w:div w:id="5986663">
      <w:bodyDiv w:val="1"/>
      <w:marLeft w:val="0"/>
      <w:marRight w:val="0"/>
      <w:marTop w:val="0"/>
      <w:marBottom w:val="0"/>
      <w:divBdr>
        <w:top w:val="none" w:sz="0" w:space="0" w:color="auto"/>
        <w:left w:val="none" w:sz="0" w:space="0" w:color="auto"/>
        <w:bottom w:val="none" w:sz="0" w:space="0" w:color="auto"/>
        <w:right w:val="none" w:sz="0" w:space="0" w:color="auto"/>
      </w:divBdr>
    </w:div>
    <w:div w:id="6636715">
      <w:bodyDiv w:val="1"/>
      <w:marLeft w:val="0"/>
      <w:marRight w:val="0"/>
      <w:marTop w:val="0"/>
      <w:marBottom w:val="0"/>
      <w:divBdr>
        <w:top w:val="none" w:sz="0" w:space="0" w:color="auto"/>
        <w:left w:val="none" w:sz="0" w:space="0" w:color="auto"/>
        <w:bottom w:val="none" w:sz="0" w:space="0" w:color="auto"/>
        <w:right w:val="none" w:sz="0" w:space="0" w:color="auto"/>
      </w:divBdr>
    </w:div>
    <w:div w:id="6955233">
      <w:bodyDiv w:val="1"/>
      <w:marLeft w:val="0"/>
      <w:marRight w:val="0"/>
      <w:marTop w:val="0"/>
      <w:marBottom w:val="0"/>
      <w:divBdr>
        <w:top w:val="none" w:sz="0" w:space="0" w:color="auto"/>
        <w:left w:val="none" w:sz="0" w:space="0" w:color="auto"/>
        <w:bottom w:val="none" w:sz="0" w:space="0" w:color="auto"/>
        <w:right w:val="none" w:sz="0" w:space="0" w:color="auto"/>
      </w:divBdr>
    </w:div>
    <w:div w:id="7603139">
      <w:bodyDiv w:val="1"/>
      <w:marLeft w:val="0"/>
      <w:marRight w:val="0"/>
      <w:marTop w:val="0"/>
      <w:marBottom w:val="0"/>
      <w:divBdr>
        <w:top w:val="none" w:sz="0" w:space="0" w:color="auto"/>
        <w:left w:val="none" w:sz="0" w:space="0" w:color="auto"/>
        <w:bottom w:val="none" w:sz="0" w:space="0" w:color="auto"/>
        <w:right w:val="none" w:sz="0" w:space="0" w:color="auto"/>
      </w:divBdr>
    </w:div>
    <w:div w:id="8992831">
      <w:bodyDiv w:val="1"/>
      <w:marLeft w:val="0"/>
      <w:marRight w:val="0"/>
      <w:marTop w:val="0"/>
      <w:marBottom w:val="0"/>
      <w:divBdr>
        <w:top w:val="none" w:sz="0" w:space="0" w:color="auto"/>
        <w:left w:val="none" w:sz="0" w:space="0" w:color="auto"/>
        <w:bottom w:val="none" w:sz="0" w:space="0" w:color="auto"/>
        <w:right w:val="none" w:sz="0" w:space="0" w:color="auto"/>
      </w:divBdr>
    </w:div>
    <w:div w:id="9140275">
      <w:bodyDiv w:val="1"/>
      <w:marLeft w:val="0"/>
      <w:marRight w:val="0"/>
      <w:marTop w:val="0"/>
      <w:marBottom w:val="0"/>
      <w:divBdr>
        <w:top w:val="none" w:sz="0" w:space="0" w:color="auto"/>
        <w:left w:val="none" w:sz="0" w:space="0" w:color="auto"/>
        <w:bottom w:val="none" w:sz="0" w:space="0" w:color="auto"/>
        <w:right w:val="none" w:sz="0" w:space="0" w:color="auto"/>
      </w:divBdr>
    </w:div>
    <w:div w:id="9260676">
      <w:bodyDiv w:val="1"/>
      <w:marLeft w:val="0"/>
      <w:marRight w:val="0"/>
      <w:marTop w:val="0"/>
      <w:marBottom w:val="0"/>
      <w:divBdr>
        <w:top w:val="none" w:sz="0" w:space="0" w:color="auto"/>
        <w:left w:val="none" w:sz="0" w:space="0" w:color="auto"/>
        <w:bottom w:val="none" w:sz="0" w:space="0" w:color="auto"/>
        <w:right w:val="none" w:sz="0" w:space="0" w:color="auto"/>
      </w:divBdr>
    </w:div>
    <w:div w:id="9532029">
      <w:bodyDiv w:val="1"/>
      <w:marLeft w:val="0"/>
      <w:marRight w:val="0"/>
      <w:marTop w:val="0"/>
      <w:marBottom w:val="0"/>
      <w:divBdr>
        <w:top w:val="none" w:sz="0" w:space="0" w:color="auto"/>
        <w:left w:val="none" w:sz="0" w:space="0" w:color="auto"/>
        <w:bottom w:val="none" w:sz="0" w:space="0" w:color="auto"/>
        <w:right w:val="none" w:sz="0" w:space="0" w:color="auto"/>
      </w:divBdr>
    </w:div>
    <w:div w:id="10423881">
      <w:bodyDiv w:val="1"/>
      <w:marLeft w:val="0"/>
      <w:marRight w:val="0"/>
      <w:marTop w:val="0"/>
      <w:marBottom w:val="0"/>
      <w:divBdr>
        <w:top w:val="none" w:sz="0" w:space="0" w:color="auto"/>
        <w:left w:val="none" w:sz="0" w:space="0" w:color="auto"/>
        <w:bottom w:val="none" w:sz="0" w:space="0" w:color="auto"/>
        <w:right w:val="none" w:sz="0" w:space="0" w:color="auto"/>
      </w:divBdr>
    </w:div>
    <w:div w:id="10767907">
      <w:bodyDiv w:val="1"/>
      <w:marLeft w:val="0"/>
      <w:marRight w:val="0"/>
      <w:marTop w:val="0"/>
      <w:marBottom w:val="0"/>
      <w:divBdr>
        <w:top w:val="none" w:sz="0" w:space="0" w:color="auto"/>
        <w:left w:val="none" w:sz="0" w:space="0" w:color="auto"/>
        <w:bottom w:val="none" w:sz="0" w:space="0" w:color="auto"/>
        <w:right w:val="none" w:sz="0" w:space="0" w:color="auto"/>
      </w:divBdr>
    </w:div>
    <w:div w:id="11104358">
      <w:bodyDiv w:val="1"/>
      <w:marLeft w:val="0"/>
      <w:marRight w:val="0"/>
      <w:marTop w:val="0"/>
      <w:marBottom w:val="0"/>
      <w:divBdr>
        <w:top w:val="none" w:sz="0" w:space="0" w:color="auto"/>
        <w:left w:val="none" w:sz="0" w:space="0" w:color="auto"/>
        <w:bottom w:val="none" w:sz="0" w:space="0" w:color="auto"/>
        <w:right w:val="none" w:sz="0" w:space="0" w:color="auto"/>
      </w:divBdr>
    </w:div>
    <w:div w:id="11106098">
      <w:bodyDiv w:val="1"/>
      <w:marLeft w:val="0"/>
      <w:marRight w:val="0"/>
      <w:marTop w:val="0"/>
      <w:marBottom w:val="0"/>
      <w:divBdr>
        <w:top w:val="none" w:sz="0" w:space="0" w:color="auto"/>
        <w:left w:val="none" w:sz="0" w:space="0" w:color="auto"/>
        <w:bottom w:val="none" w:sz="0" w:space="0" w:color="auto"/>
        <w:right w:val="none" w:sz="0" w:space="0" w:color="auto"/>
      </w:divBdr>
    </w:div>
    <w:div w:id="11106618">
      <w:bodyDiv w:val="1"/>
      <w:marLeft w:val="0"/>
      <w:marRight w:val="0"/>
      <w:marTop w:val="0"/>
      <w:marBottom w:val="0"/>
      <w:divBdr>
        <w:top w:val="none" w:sz="0" w:space="0" w:color="auto"/>
        <w:left w:val="none" w:sz="0" w:space="0" w:color="auto"/>
        <w:bottom w:val="none" w:sz="0" w:space="0" w:color="auto"/>
        <w:right w:val="none" w:sz="0" w:space="0" w:color="auto"/>
      </w:divBdr>
    </w:div>
    <w:div w:id="11301893">
      <w:bodyDiv w:val="1"/>
      <w:marLeft w:val="0"/>
      <w:marRight w:val="0"/>
      <w:marTop w:val="0"/>
      <w:marBottom w:val="0"/>
      <w:divBdr>
        <w:top w:val="none" w:sz="0" w:space="0" w:color="auto"/>
        <w:left w:val="none" w:sz="0" w:space="0" w:color="auto"/>
        <w:bottom w:val="none" w:sz="0" w:space="0" w:color="auto"/>
        <w:right w:val="none" w:sz="0" w:space="0" w:color="auto"/>
      </w:divBdr>
    </w:div>
    <w:div w:id="11610503">
      <w:bodyDiv w:val="1"/>
      <w:marLeft w:val="0"/>
      <w:marRight w:val="0"/>
      <w:marTop w:val="0"/>
      <w:marBottom w:val="0"/>
      <w:divBdr>
        <w:top w:val="none" w:sz="0" w:space="0" w:color="auto"/>
        <w:left w:val="none" w:sz="0" w:space="0" w:color="auto"/>
        <w:bottom w:val="none" w:sz="0" w:space="0" w:color="auto"/>
        <w:right w:val="none" w:sz="0" w:space="0" w:color="auto"/>
      </w:divBdr>
    </w:div>
    <w:div w:id="11735496">
      <w:bodyDiv w:val="1"/>
      <w:marLeft w:val="0"/>
      <w:marRight w:val="0"/>
      <w:marTop w:val="0"/>
      <w:marBottom w:val="0"/>
      <w:divBdr>
        <w:top w:val="none" w:sz="0" w:space="0" w:color="auto"/>
        <w:left w:val="none" w:sz="0" w:space="0" w:color="auto"/>
        <w:bottom w:val="none" w:sz="0" w:space="0" w:color="auto"/>
        <w:right w:val="none" w:sz="0" w:space="0" w:color="auto"/>
      </w:divBdr>
    </w:div>
    <w:div w:id="11998110">
      <w:bodyDiv w:val="1"/>
      <w:marLeft w:val="0"/>
      <w:marRight w:val="0"/>
      <w:marTop w:val="0"/>
      <w:marBottom w:val="0"/>
      <w:divBdr>
        <w:top w:val="none" w:sz="0" w:space="0" w:color="auto"/>
        <w:left w:val="none" w:sz="0" w:space="0" w:color="auto"/>
        <w:bottom w:val="none" w:sz="0" w:space="0" w:color="auto"/>
        <w:right w:val="none" w:sz="0" w:space="0" w:color="auto"/>
      </w:divBdr>
    </w:div>
    <w:div w:id="12002636">
      <w:bodyDiv w:val="1"/>
      <w:marLeft w:val="0"/>
      <w:marRight w:val="0"/>
      <w:marTop w:val="0"/>
      <w:marBottom w:val="0"/>
      <w:divBdr>
        <w:top w:val="none" w:sz="0" w:space="0" w:color="auto"/>
        <w:left w:val="none" w:sz="0" w:space="0" w:color="auto"/>
        <w:bottom w:val="none" w:sz="0" w:space="0" w:color="auto"/>
        <w:right w:val="none" w:sz="0" w:space="0" w:color="auto"/>
      </w:divBdr>
    </w:div>
    <w:div w:id="12851867">
      <w:bodyDiv w:val="1"/>
      <w:marLeft w:val="0"/>
      <w:marRight w:val="0"/>
      <w:marTop w:val="0"/>
      <w:marBottom w:val="0"/>
      <w:divBdr>
        <w:top w:val="none" w:sz="0" w:space="0" w:color="auto"/>
        <w:left w:val="none" w:sz="0" w:space="0" w:color="auto"/>
        <w:bottom w:val="none" w:sz="0" w:space="0" w:color="auto"/>
        <w:right w:val="none" w:sz="0" w:space="0" w:color="auto"/>
      </w:divBdr>
    </w:div>
    <w:div w:id="13000940">
      <w:bodyDiv w:val="1"/>
      <w:marLeft w:val="0"/>
      <w:marRight w:val="0"/>
      <w:marTop w:val="0"/>
      <w:marBottom w:val="0"/>
      <w:divBdr>
        <w:top w:val="none" w:sz="0" w:space="0" w:color="auto"/>
        <w:left w:val="none" w:sz="0" w:space="0" w:color="auto"/>
        <w:bottom w:val="none" w:sz="0" w:space="0" w:color="auto"/>
        <w:right w:val="none" w:sz="0" w:space="0" w:color="auto"/>
      </w:divBdr>
    </w:div>
    <w:div w:id="13189557">
      <w:bodyDiv w:val="1"/>
      <w:marLeft w:val="0"/>
      <w:marRight w:val="0"/>
      <w:marTop w:val="0"/>
      <w:marBottom w:val="0"/>
      <w:divBdr>
        <w:top w:val="none" w:sz="0" w:space="0" w:color="auto"/>
        <w:left w:val="none" w:sz="0" w:space="0" w:color="auto"/>
        <w:bottom w:val="none" w:sz="0" w:space="0" w:color="auto"/>
        <w:right w:val="none" w:sz="0" w:space="0" w:color="auto"/>
      </w:divBdr>
    </w:div>
    <w:div w:id="15153966">
      <w:bodyDiv w:val="1"/>
      <w:marLeft w:val="0"/>
      <w:marRight w:val="0"/>
      <w:marTop w:val="0"/>
      <w:marBottom w:val="0"/>
      <w:divBdr>
        <w:top w:val="none" w:sz="0" w:space="0" w:color="auto"/>
        <w:left w:val="none" w:sz="0" w:space="0" w:color="auto"/>
        <w:bottom w:val="none" w:sz="0" w:space="0" w:color="auto"/>
        <w:right w:val="none" w:sz="0" w:space="0" w:color="auto"/>
      </w:divBdr>
    </w:div>
    <w:div w:id="15348525">
      <w:bodyDiv w:val="1"/>
      <w:marLeft w:val="0"/>
      <w:marRight w:val="0"/>
      <w:marTop w:val="0"/>
      <w:marBottom w:val="0"/>
      <w:divBdr>
        <w:top w:val="none" w:sz="0" w:space="0" w:color="auto"/>
        <w:left w:val="none" w:sz="0" w:space="0" w:color="auto"/>
        <w:bottom w:val="none" w:sz="0" w:space="0" w:color="auto"/>
        <w:right w:val="none" w:sz="0" w:space="0" w:color="auto"/>
      </w:divBdr>
    </w:div>
    <w:div w:id="15352484">
      <w:bodyDiv w:val="1"/>
      <w:marLeft w:val="0"/>
      <w:marRight w:val="0"/>
      <w:marTop w:val="0"/>
      <w:marBottom w:val="0"/>
      <w:divBdr>
        <w:top w:val="none" w:sz="0" w:space="0" w:color="auto"/>
        <w:left w:val="none" w:sz="0" w:space="0" w:color="auto"/>
        <w:bottom w:val="none" w:sz="0" w:space="0" w:color="auto"/>
        <w:right w:val="none" w:sz="0" w:space="0" w:color="auto"/>
      </w:divBdr>
    </w:div>
    <w:div w:id="15467435">
      <w:bodyDiv w:val="1"/>
      <w:marLeft w:val="0"/>
      <w:marRight w:val="0"/>
      <w:marTop w:val="0"/>
      <w:marBottom w:val="0"/>
      <w:divBdr>
        <w:top w:val="none" w:sz="0" w:space="0" w:color="auto"/>
        <w:left w:val="none" w:sz="0" w:space="0" w:color="auto"/>
        <w:bottom w:val="none" w:sz="0" w:space="0" w:color="auto"/>
        <w:right w:val="none" w:sz="0" w:space="0" w:color="auto"/>
      </w:divBdr>
    </w:div>
    <w:div w:id="15734870">
      <w:bodyDiv w:val="1"/>
      <w:marLeft w:val="0"/>
      <w:marRight w:val="0"/>
      <w:marTop w:val="0"/>
      <w:marBottom w:val="0"/>
      <w:divBdr>
        <w:top w:val="none" w:sz="0" w:space="0" w:color="auto"/>
        <w:left w:val="none" w:sz="0" w:space="0" w:color="auto"/>
        <w:bottom w:val="none" w:sz="0" w:space="0" w:color="auto"/>
        <w:right w:val="none" w:sz="0" w:space="0" w:color="auto"/>
      </w:divBdr>
    </w:div>
    <w:div w:id="15926983">
      <w:bodyDiv w:val="1"/>
      <w:marLeft w:val="0"/>
      <w:marRight w:val="0"/>
      <w:marTop w:val="0"/>
      <w:marBottom w:val="0"/>
      <w:divBdr>
        <w:top w:val="none" w:sz="0" w:space="0" w:color="auto"/>
        <w:left w:val="none" w:sz="0" w:space="0" w:color="auto"/>
        <w:bottom w:val="none" w:sz="0" w:space="0" w:color="auto"/>
        <w:right w:val="none" w:sz="0" w:space="0" w:color="auto"/>
      </w:divBdr>
    </w:div>
    <w:div w:id="16086430">
      <w:bodyDiv w:val="1"/>
      <w:marLeft w:val="0"/>
      <w:marRight w:val="0"/>
      <w:marTop w:val="0"/>
      <w:marBottom w:val="0"/>
      <w:divBdr>
        <w:top w:val="none" w:sz="0" w:space="0" w:color="auto"/>
        <w:left w:val="none" w:sz="0" w:space="0" w:color="auto"/>
        <w:bottom w:val="none" w:sz="0" w:space="0" w:color="auto"/>
        <w:right w:val="none" w:sz="0" w:space="0" w:color="auto"/>
      </w:divBdr>
    </w:div>
    <w:div w:id="16584798">
      <w:bodyDiv w:val="1"/>
      <w:marLeft w:val="0"/>
      <w:marRight w:val="0"/>
      <w:marTop w:val="0"/>
      <w:marBottom w:val="0"/>
      <w:divBdr>
        <w:top w:val="none" w:sz="0" w:space="0" w:color="auto"/>
        <w:left w:val="none" w:sz="0" w:space="0" w:color="auto"/>
        <w:bottom w:val="none" w:sz="0" w:space="0" w:color="auto"/>
        <w:right w:val="none" w:sz="0" w:space="0" w:color="auto"/>
      </w:divBdr>
    </w:div>
    <w:div w:id="17318467">
      <w:bodyDiv w:val="1"/>
      <w:marLeft w:val="0"/>
      <w:marRight w:val="0"/>
      <w:marTop w:val="0"/>
      <w:marBottom w:val="0"/>
      <w:divBdr>
        <w:top w:val="none" w:sz="0" w:space="0" w:color="auto"/>
        <w:left w:val="none" w:sz="0" w:space="0" w:color="auto"/>
        <w:bottom w:val="none" w:sz="0" w:space="0" w:color="auto"/>
        <w:right w:val="none" w:sz="0" w:space="0" w:color="auto"/>
      </w:divBdr>
    </w:div>
    <w:div w:id="18165166">
      <w:bodyDiv w:val="1"/>
      <w:marLeft w:val="0"/>
      <w:marRight w:val="0"/>
      <w:marTop w:val="0"/>
      <w:marBottom w:val="0"/>
      <w:divBdr>
        <w:top w:val="none" w:sz="0" w:space="0" w:color="auto"/>
        <w:left w:val="none" w:sz="0" w:space="0" w:color="auto"/>
        <w:bottom w:val="none" w:sz="0" w:space="0" w:color="auto"/>
        <w:right w:val="none" w:sz="0" w:space="0" w:color="auto"/>
      </w:divBdr>
    </w:div>
    <w:div w:id="19018379">
      <w:bodyDiv w:val="1"/>
      <w:marLeft w:val="0"/>
      <w:marRight w:val="0"/>
      <w:marTop w:val="0"/>
      <w:marBottom w:val="0"/>
      <w:divBdr>
        <w:top w:val="none" w:sz="0" w:space="0" w:color="auto"/>
        <w:left w:val="none" w:sz="0" w:space="0" w:color="auto"/>
        <w:bottom w:val="none" w:sz="0" w:space="0" w:color="auto"/>
        <w:right w:val="none" w:sz="0" w:space="0" w:color="auto"/>
      </w:divBdr>
    </w:div>
    <w:div w:id="19401670">
      <w:bodyDiv w:val="1"/>
      <w:marLeft w:val="0"/>
      <w:marRight w:val="0"/>
      <w:marTop w:val="0"/>
      <w:marBottom w:val="0"/>
      <w:divBdr>
        <w:top w:val="none" w:sz="0" w:space="0" w:color="auto"/>
        <w:left w:val="none" w:sz="0" w:space="0" w:color="auto"/>
        <w:bottom w:val="none" w:sz="0" w:space="0" w:color="auto"/>
        <w:right w:val="none" w:sz="0" w:space="0" w:color="auto"/>
      </w:divBdr>
    </w:div>
    <w:div w:id="19402939">
      <w:bodyDiv w:val="1"/>
      <w:marLeft w:val="0"/>
      <w:marRight w:val="0"/>
      <w:marTop w:val="0"/>
      <w:marBottom w:val="0"/>
      <w:divBdr>
        <w:top w:val="none" w:sz="0" w:space="0" w:color="auto"/>
        <w:left w:val="none" w:sz="0" w:space="0" w:color="auto"/>
        <w:bottom w:val="none" w:sz="0" w:space="0" w:color="auto"/>
        <w:right w:val="none" w:sz="0" w:space="0" w:color="auto"/>
      </w:divBdr>
    </w:div>
    <w:div w:id="19430736">
      <w:bodyDiv w:val="1"/>
      <w:marLeft w:val="0"/>
      <w:marRight w:val="0"/>
      <w:marTop w:val="0"/>
      <w:marBottom w:val="0"/>
      <w:divBdr>
        <w:top w:val="none" w:sz="0" w:space="0" w:color="auto"/>
        <w:left w:val="none" w:sz="0" w:space="0" w:color="auto"/>
        <w:bottom w:val="none" w:sz="0" w:space="0" w:color="auto"/>
        <w:right w:val="none" w:sz="0" w:space="0" w:color="auto"/>
      </w:divBdr>
    </w:div>
    <w:div w:id="19477507">
      <w:bodyDiv w:val="1"/>
      <w:marLeft w:val="0"/>
      <w:marRight w:val="0"/>
      <w:marTop w:val="0"/>
      <w:marBottom w:val="0"/>
      <w:divBdr>
        <w:top w:val="none" w:sz="0" w:space="0" w:color="auto"/>
        <w:left w:val="none" w:sz="0" w:space="0" w:color="auto"/>
        <w:bottom w:val="none" w:sz="0" w:space="0" w:color="auto"/>
        <w:right w:val="none" w:sz="0" w:space="0" w:color="auto"/>
      </w:divBdr>
    </w:div>
    <w:div w:id="19555791">
      <w:bodyDiv w:val="1"/>
      <w:marLeft w:val="0"/>
      <w:marRight w:val="0"/>
      <w:marTop w:val="0"/>
      <w:marBottom w:val="0"/>
      <w:divBdr>
        <w:top w:val="none" w:sz="0" w:space="0" w:color="auto"/>
        <w:left w:val="none" w:sz="0" w:space="0" w:color="auto"/>
        <w:bottom w:val="none" w:sz="0" w:space="0" w:color="auto"/>
        <w:right w:val="none" w:sz="0" w:space="0" w:color="auto"/>
      </w:divBdr>
    </w:div>
    <w:div w:id="20133006">
      <w:bodyDiv w:val="1"/>
      <w:marLeft w:val="0"/>
      <w:marRight w:val="0"/>
      <w:marTop w:val="0"/>
      <w:marBottom w:val="0"/>
      <w:divBdr>
        <w:top w:val="none" w:sz="0" w:space="0" w:color="auto"/>
        <w:left w:val="none" w:sz="0" w:space="0" w:color="auto"/>
        <w:bottom w:val="none" w:sz="0" w:space="0" w:color="auto"/>
        <w:right w:val="none" w:sz="0" w:space="0" w:color="auto"/>
      </w:divBdr>
    </w:div>
    <w:div w:id="20322268">
      <w:bodyDiv w:val="1"/>
      <w:marLeft w:val="0"/>
      <w:marRight w:val="0"/>
      <w:marTop w:val="0"/>
      <w:marBottom w:val="0"/>
      <w:divBdr>
        <w:top w:val="none" w:sz="0" w:space="0" w:color="auto"/>
        <w:left w:val="none" w:sz="0" w:space="0" w:color="auto"/>
        <w:bottom w:val="none" w:sz="0" w:space="0" w:color="auto"/>
        <w:right w:val="none" w:sz="0" w:space="0" w:color="auto"/>
      </w:divBdr>
    </w:div>
    <w:div w:id="21979232">
      <w:bodyDiv w:val="1"/>
      <w:marLeft w:val="0"/>
      <w:marRight w:val="0"/>
      <w:marTop w:val="0"/>
      <w:marBottom w:val="0"/>
      <w:divBdr>
        <w:top w:val="none" w:sz="0" w:space="0" w:color="auto"/>
        <w:left w:val="none" w:sz="0" w:space="0" w:color="auto"/>
        <w:bottom w:val="none" w:sz="0" w:space="0" w:color="auto"/>
        <w:right w:val="none" w:sz="0" w:space="0" w:color="auto"/>
      </w:divBdr>
    </w:div>
    <w:div w:id="22175934">
      <w:bodyDiv w:val="1"/>
      <w:marLeft w:val="0"/>
      <w:marRight w:val="0"/>
      <w:marTop w:val="0"/>
      <w:marBottom w:val="0"/>
      <w:divBdr>
        <w:top w:val="none" w:sz="0" w:space="0" w:color="auto"/>
        <w:left w:val="none" w:sz="0" w:space="0" w:color="auto"/>
        <w:bottom w:val="none" w:sz="0" w:space="0" w:color="auto"/>
        <w:right w:val="none" w:sz="0" w:space="0" w:color="auto"/>
      </w:divBdr>
    </w:div>
    <w:div w:id="22219483">
      <w:bodyDiv w:val="1"/>
      <w:marLeft w:val="0"/>
      <w:marRight w:val="0"/>
      <w:marTop w:val="0"/>
      <w:marBottom w:val="0"/>
      <w:divBdr>
        <w:top w:val="none" w:sz="0" w:space="0" w:color="auto"/>
        <w:left w:val="none" w:sz="0" w:space="0" w:color="auto"/>
        <w:bottom w:val="none" w:sz="0" w:space="0" w:color="auto"/>
        <w:right w:val="none" w:sz="0" w:space="0" w:color="auto"/>
      </w:divBdr>
    </w:div>
    <w:div w:id="22559202">
      <w:bodyDiv w:val="1"/>
      <w:marLeft w:val="0"/>
      <w:marRight w:val="0"/>
      <w:marTop w:val="0"/>
      <w:marBottom w:val="0"/>
      <w:divBdr>
        <w:top w:val="none" w:sz="0" w:space="0" w:color="auto"/>
        <w:left w:val="none" w:sz="0" w:space="0" w:color="auto"/>
        <w:bottom w:val="none" w:sz="0" w:space="0" w:color="auto"/>
        <w:right w:val="none" w:sz="0" w:space="0" w:color="auto"/>
      </w:divBdr>
    </w:div>
    <w:div w:id="23678376">
      <w:bodyDiv w:val="1"/>
      <w:marLeft w:val="0"/>
      <w:marRight w:val="0"/>
      <w:marTop w:val="0"/>
      <w:marBottom w:val="0"/>
      <w:divBdr>
        <w:top w:val="none" w:sz="0" w:space="0" w:color="auto"/>
        <w:left w:val="none" w:sz="0" w:space="0" w:color="auto"/>
        <w:bottom w:val="none" w:sz="0" w:space="0" w:color="auto"/>
        <w:right w:val="none" w:sz="0" w:space="0" w:color="auto"/>
      </w:divBdr>
    </w:div>
    <w:div w:id="23751893">
      <w:bodyDiv w:val="1"/>
      <w:marLeft w:val="0"/>
      <w:marRight w:val="0"/>
      <w:marTop w:val="0"/>
      <w:marBottom w:val="0"/>
      <w:divBdr>
        <w:top w:val="none" w:sz="0" w:space="0" w:color="auto"/>
        <w:left w:val="none" w:sz="0" w:space="0" w:color="auto"/>
        <w:bottom w:val="none" w:sz="0" w:space="0" w:color="auto"/>
        <w:right w:val="none" w:sz="0" w:space="0" w:color="auto"/>
      </w:divBdr>
    </w:div>
    <w:div w:id="24140221">
      <w:bodyDiv w:val="1"/>
      <w:marLeft w:val="0"/>
      <w:marRight w:val="0"/>
      <w:marTop w:val="0"/>
      <w:marBottom w:val="0"/>
      <w:divBdr>
        <w:top w:val="none" w:sz="0" w:space="0" w:color="auto"/>
        <w:left w:val="none" w:sz="0" w:space="0" w:color="auto"/>
        <w:bottom w:val="none" w:sz="0" w:space="0" w:color="auto"/>
        <w:right w:val="none" w:sz="0" w:space="0" w:color="auto"/>
      </w:divBdr>
    </w:div>
    <w:div w:id="24254844">
      <w:bodyDiv w:val="1"/>
      <w:marLeft w:val="0"/>
      <w:marRight w:val="0"/>
      <w:marTop w:val="0"/>
      <w:marBottom w:val="0"/>
      <w:divBdr>
        <w:top w:val="none" w:sz="0" w:space="0" w:color="auto"/>
        <w:left w:val="none" w:sz="0" w:space="0" w:color="auto"/>
        <w:bottom w:val="none" w:sz="0" w:space="0" w:color="auto"/>
        <w:right w:val="none" w:sz="0" w:space="0" w:color="auto"/>
      </w:divBdr>
    </w:div>
    <w:div w:id="24909465">
      <w:bodyDiv w:val="1"/>
      <w:marLeft w:val="0"/>
      <w:marRight w:val="0"/>
      <w:marTop w:val="0"/>
      <w:marBottom w:val="0"/>
      <w:divBdr>
        <w:top w:val="none" w:sz="0" w:space="0" w:color="auto"/>
        <w:left w:val="none" w:sz="0" w:space="0" w:color="auto"/>
        <w:bottom w:val="none" w:sz="0" w:space="0" w:color="auto"/>
        <w:right w:val="none" w:sz="0" w:space="0" w:color="auto"/>
      </w:divBdr>
    </w:div>
    <w:div w:id="25445120">
      <w:bodyDiv w:val="1"/>
      <w:marLeft w:val="0"/>
      <w:marRight w:val="0"/>
      <w:marTop w:val="0"/>
      <w:marBottom w:val="0"/>
      <w:divBdr>
        <w:top w:val="none" w:sz="0" w:space="0" w:color="auto"/>
        <w:left w:val="none" w:sz="0" w:space="0" w:color="auto"/>
        <w:bottom w:val="none" w:sz="0" w:space="0" w:color="auto"/>
        <w:right w:val="none" w:sz="0" w:space="0" w:color="auto"/>
      </w:divBdr>
    </w:div>
    <w:div w:id="25565293">
      <w:bodyDiv w:val="1"/>
      <w:marLeft w:val="0"/>
      <w:marRight w:val="0"/>
      <w:marTop w:val="0"/>
      <w:marBottom w:val="0"/>
      <w:divBdr>
        <w:top w:val="none" w:sz="0" w:space="0" w:color="auto"/>
        <w:left w:val="none" w:sz="0" w:space="0" w:color="auto"/>
        <w:bottom w:val="none" w:sz="0" w:space="0" w:color="auto"/>
        <w:right w:val="none" w:sz="0" w:space="0" w:color="auto"/>
      </w:divBdr>
    </w:div>
    <w:div w:id="25572079">
      <w:bodyDiv w:val="1"/>
      <w:marLeft w:val="0"/>
      <w:marRight w:val="0"/>
      <w:marTop w:val="0"/>
      <w:marBottom w:val="0"/>
      <w:divBdr>
        <w:top w:val="none" w:sz="0" w:space="0" w:color="auto"/>
        <w:left w:val="none" w:sz="0" w:space="0" w:color="auto"/>
        <w:bottom w:val="none" w:sz="0" w:space="0" w:color="auto"/>
        <w:right w:val="none" w:sz="0" w:space="0" w:color="auto"/>
      </w:divBdr>
    </w:div>
    <w:div w:id="25763529">
      <w:bodyDiv w:val="1"/>
      <w:marLeft w:val="0"/>
      <w:marRight w:val="0"/>
      <w:marTop w:val="0"/>
      <w:marBottom w:val="0"/>
      <w:divBdr>
        <w:top w:val="none" w:sz="0" w:space="0" w:color="auto"/>
        <w:left w:val="none" w:sz="0" w:space="0" w:color="auto"/>
        <w:bottom w:val="none" w:sz="0" w:space="0" w:color="auto"/>
        <w:right w:val="none" w:sz="0" w:space="0" w:color="auto"/>
      </w:divBdr>
    </w:div>
    <w:div w:id="25834313">
      <w:bodyDiv w:val="1"/>
      <w:marLeft w:val="0"/>
      <w:marRight w:val="0"/>
      <w:marTop w:val="0"/>
      <w:marBottom w:val="0"/>
      <w:divBdr>
        <w:top w:val="none" w:sz="0" w:space="0" w:color="auto"/>
        <w:left w:val="none" w:sz="0" w:space="0" w:color="auto"/>
        <w:bottom w:val="none" w:sz="0" w:space="0" w:color="auto"/>
        <w:right w:val="none" w:sz="0" w:space="0" w:color="auto"/>
      </w:divBdr>
    </w:div>
    <w:div w:id="26028977">
      <w:bodyDiv w:val="1"/>
      <w:marLeft w:val="0"/>
      <w:marRight w:val="0"/>
      <w:marTop w:val="0"/>
      <w:marBottom w:val="0"/>
      <w:divBdr>
        <w:top w:val="none" w:sz="0" w:space="0" w:color="auto"/>
        <w:left w:val="none" w:sz="0" w:space="0" w:color="auto"/>
        <w:bottom w:val="none" w:sz="0" w:space="0" w:color="auto"/>
        <w:right w:val="none" w:sz="0" w:space="0" w:color="auto"/>
      </w:divBdr>
    </w:div>
    <w:div w:id="26033398">
      <w:bodyDiv w:val="1"/>
      <w:marLeft w:val="0"/>
      <w:marRight w:val="0"/>
      <w:marTop w:val="0"/>
      <w:marBottom w:val="0"/>
      <w:divBdr>
        <w:top w:val="none" w:sz="0" w:space="0" w:color="auto"/>
        <w:left w:val="none" w:sz="0" w:space="0" w:color="auto"/>
        <w:bottom w:val="none" w:sz="0" w:space="0" w:color="auto"/>
        <w:right w:val="none" w:sz="0" w:space="0" w:color="auto"/>
      </w:divBdr>
    </w:div>
    <w:div w:id="26295969">
      <w:bodyDiv w:val="1"/>
      <w:marLeft w:val="0"/>
      <w:marRight w:val="0"/>
      <w:marTop w:val="0"/>
      <w:marBottom w:val="0"/>
      <w:divBdr>
        <w:top w:val="none" w:sz="0" w:space="0" w:color="auto"/>
        <w:left w:val="none" w:sz="0" w:space="0" w:color="auto"/>
        <w:bottom w:val="none" w:sz="0" w:space="0" w:color="auto"/>
        <w:right w:val="none" w:sz="0" w:space="0" w:color="auto"/>
      </w:divBdr>
    </w:div>
    <w:div w:id="26374623">
      <w:bodyDiv w:val="1"/>
      <w:marLeft w:val="0"/>
      <w:marRight w:val="0"/>
      <w:marTop w:val="0"/>
      <w:marBottom w:val="0"/>
      <w:divBdr>
        <w:top w:val="none" w:sz="0" w:space="0" w:color="auto"/>
        <w:left w:val="none" w:sz="0" w:space="0" w:color="auto"/>
        <w:bottom w:val="none" w:sz="0" w:space="0" w:color="auto"/>
        <w:right w:val="none" w:sz="0" w:space="0" w:color="auto"/>
      </w:divBdr>
    </w:div>
    <w:div w:id="26376240">
      <w:bodyDiv w:val="1"/>
      <w:marLeft w:val="0"/>
      <w:marRight w:val="0"/>
      <w:marTop w:val="0"/>
      <w:marBottom w:val="0"/>
      <w:divBdr>
        <w:top w:val="none" w:sz="0" w:space="0" w:color="auto"/>
        <w:left w:val="none" w:sz="0" w:space="0" w:color="auto"/>
        <w:bottom w:val="none" w:sz="0" w:space="0" w:color="auto"/>
        <w:right w:val="none" w:sz="0" w:space="0" w:color="auto"/>
      </w:divBdr>
    </w:div>
    <w:div w:id="26685469">
      <w:bodyDiv w:val="1"/>
      <w:marLeft w:val="0"/>
      <w:marRight w:val="0"/>
      <w:marTop w:val="0"/>
      <w:marBottom w:val="0"/>
      <w:divBdr>
        <w:top w:val="none" w:sz="0" w:space="0" w:color="auto"/>
        <w:left w:val="none" w:sz="0" w:space="0" w:color="auto"/>
        <w:bottom w:val="none" w:sz="0" w:space="0" w:color="auto"/>
        <w:right w:val="none" w:sz="0" w:space="0" w:color="auto"/>
      </w:divBdr>
    </w:div>
    <w:div w:id="26878658">
      <w:bodyDiv w:val="1"/>
      <w:marLeft w:val="0"/>
      <w:marRight w:val="0"/>
      <w:marTop w:val="0"/>
      <w:marBottom w:val="0"/>
      <w:divBdr>
        <w:top w:val="none" w:sz="0" w:space="0" w:color="auto"/>
        <w:left w:val="none" w:sz="0" w:space="0" w:color="auto"/>
        <w:bottom w:val="none" w:sz="0" w:space="0" w:color="auto"/>
        <w:right w:val="none" w:sz="0" w:space="0" w:color="auto"/>
      </w:divBdr>
    </w:div>
    <w:div w:id="26954735">
      <w:bodyDiv w:val="1"/>
      <w:marLeft w:val="0"/>
      <w:marRight w:val="0"/>
      <w:marTop w:val="0"/>
      <w:marBottom w:val="0"/>
      <w:divBdr>
        <w:top w:val="none" w:sz="0" w:space="0" w:color="auto"/>
        <w:left w:val="none" w:sz="0" w:space="0" w:color="auto"/>
        <w:bottom w:val="none" w:sz="0" w:space="0" w:color="auto"/>
        <w:right w:val="none" w:sz="0" w:space="0" w:color="auto"/>
      </w:divBdr>
    </w:div>
    <w:div w:id="27876898">
      <w:bodyDiv w:val="1"/>
      <w:marLeft w:val="0"/>
      <w:marRight w:val="0"/>
      <w:marTop w:val="0"/>
      <w:marBottom w:val="0"/>
      <w:divBdr>
        <w:top w:val="none" w:sz="0" w:space="0" w:color="auto"/>
        <w:left w:val="none" w:sz="0" w:space="0" w:color="auto"/>
        <w:bottom w:val="none" w:sz="0" w:space="0" w:color="auto"/>
        <w:right w:val="none" w:sz="0" w:space="0" w:color="auto"/>
      </w:divBdr>
    </w:div>
    <w:div w:id="27993220">
      <w:bodyDiv w:val="1"/>
      <w:marLeft w:val="0"/>
      <w:marRight w:val="0"/>
      <w:marTop w:val="0"/>
      <w:marBottom w:val="0"/>
      <w:divBdr>
        <w:top w:val="none" w:sz="0" w:space="0" w:color="auto"/>
        <w:left w:val="none" w:sz="0" w:space="0" w:color="auto"/>
        <w:bottom w:val="none" w:sz="0" w:space="0" w:color="auto"/>
        <w:right w:val="none" w:sz="0" w:space="0" w:color="auto"/>
      </w:divBdr>
    </w:div>
    <w:div w:id="28460075">
      <w:bodyDiv w:val="1"/>
      <w:marLeft w:val="0"/>
      <w:marRight w:val="0"/>
      <w:marTop w:val="0"/>
      <w:marBottom w:val="0"/>
      <w:divBdr>
        <w:top w:val="none" w:sz="0" w:space="0" w:color="auto"/>
        <w:left w:val="none" w:sz="0" w:space="0" w:color="auto"/>
        <w:bottom w:val="none" w:sz="0" w:space="0" w:color="auto"/>
        <w:right w:val="none" w:sz="0" w:space="0" w:color="auto"/>
      </w:divBdr>
    </w:div>
    <w:div w:id="28797474">
      <w:bodyDiv w:val="1"/>
      <w:marLeft w:val="0"/>
      <w:marRight w:val="0"/>
      <w:marTop w:val="0"/>
      <w:marBottom w:val="0"/>
      <w:divBdr>
        <w:top w:val="none" w:sz="0" w:space="0" w:color="auto"/>
        <w:left w:val="none" w:sz="0" w:space="0" w:color="auto"/>
        <w:bottom w:val="none" w:sz="0" w:space="0" w:color="auto"/>
        <w:right w:val="none" w:sz="0" w:space="0" w:color="auto"/>
      </w:divBdr>
    </w:div>
    <w:div w:id="30571513">
      <w:bodyDiv w:val="1"/>
      <w:marLeft w:val="0"/>
      <w:marRight w:val="0"/>
      <w:marTop w:val="0"/>
      <w:marBottom w:val="0"/>
      <w:divBdr>
        <w:top w:val="none" w:sz="0" w:space="0" w:color="auto"/>
        <w:left w:val="none" w:sz="0" w:space="0" w:color="auto"/>
        <w:bottom w:val="none" w:sz="0" w:space="0" w:color="auto"/>
        <w:right w:val="none" w:sz="0" w:space="0" w:color="auto"/>
      </w:divBdr>
    </w:div>
    <w:div w:id="30687645">
      <w:bodyDiv w:val="1"/>
      <w:marLeft w:val="0"/>
      <w:marRight w:val="0"/>
      <w:marTop w:val="0"/>
      <w:marBottom w:val="0"/>
      <w:divBdr>
        <w:top w:val="none" w:sz="0" w:space="0" w:color="auto"/>
        <w:left w:val="none" w:sz="0" w:space="0" w:color="auto"/>
        <w:bottom w:val="none" w:sz="0" w:space="0" w:color="auto"/>
        <w:right w:val="none" w:sz="0" w:space="0" w:color="auto"/>
      </w:divBdr>
    </w:div>
    <w:div w:id="31614891">
      <w:bodyDiv w:val="1"/>
      <w:marLeft w:val="0"/>
      <w:marRight w:val="0"/>
      <w:marTop w:val="0"/>
      <w:marBottom w:val="0"/>
      <w:divBdr>
        <w:top w:val="none" w:sz="0" w:space="0" w:color="auto"/>
        <w:left w:val="none" w:sz="0" w:space="0" w:color="auto"/>
        <w:bottom w:val="none" w:sz="0" w:space="0" w:color="auto"/>
        <w:right w:val="none" w:sz="0" w:space="0" w:color="auto"/>
      </w:divBdr>
    </w:div>
    <w:div w:id="32964877">
      <w:bodyDiv w:val="1"/>
      <w:marLeft w:val="0"/>
      <w:marRight w:val="0"/>
      <w:marTop w:val="0"/>
      <w:marBottom w:val="0"/>
      <w:divBdr>
        <w:top w:val="none" w:sz="0" w:space="0" w:color="auto"/>
        <w:left w:val="none" w:sz="0" w:space="0" w:color="auto"/>
        <w:bottom w:val="none" w:sz="0" w:space="0" w:color="auto"/>
        <w:right w:val="none" w:sz="0" w:space="0" w:color="auto"/>
      </w:divBdr>
    </w:div>
    <w:div w:id="33966288">
      <w:bodyDiv w:val="1"/>
      <w:marLeft w:val="0"/>
      <w:marRight w:val="0"/>
      <w:marTop w:val="0"/>
      <w:marBottom w:val="0"/>
      <w:divBdr>
        <w:top w:val="none" w:sz="0" w:space="0" w:color="auto"/>
        <w:left w:val="none" w:sz="0" w:space="0" w:color="auto"/>
        <w:bottom w:val="none" w:sz="0" w:space="0" w:color="auto"/>
        <w:right w:val="none" w:sz="0" w:space="0" w:color="auto"/>
      </w:divBdr>
    </w:div>
    <w:div w:id="34279494">
      <w:bodyDiv w:val="1"/>
      <w:marLeft w:val="0"/>
      <w:marRight w:val="0"/>
      <w:marTop w:val="0"/>
      <w:marBottom w:val="0"/>
      <w:divBdr>
        <w:top w:val="none" w:sz="0" w:space="0" w:color="auto"/>
        <w:left w:val="none" w:sz="0" w:space="0" w:color="auto"/>
        <w:bottom w:val="none" w:sz="0" w:space="0" w:color="auto"/>
        <w:right w:val="none" w:sz="0" w:space="0" w:color="auto"/>
      </w:divBdr>
    </w:div>
    <w:div w:id="34283525">
      <w:bodyDiv w:val="1"/>
      <w:marLeft w:val="0"/>
      <w:marRight w:val="0"/>
      <w:marTop w:val="0"/>
      <w:marBottom w:val="0"/>
      <w:divBdr>
        <w:top w:val="none" w:sz="0" w:space="0" w:color="auto"/>
        <w:left w:val="none" w:sz="0" w:space="0" w:color="auto"/>
        <w:bottom w:val="none" w:sz="0" w:space="0" w:color="auto"/>
        <w:right w:val="none" w:sz="0" w:space="0" w:color="auto"/>
      </w:divBdr>
    </w:div>
    <w:div w:id="34544868">
      <w:bodyDiv w:val="1"/>
      <w:marLeft w:val="0"/>
      <w:marRight w:val="0"/>
      <w:marTop w:val="0"/>
      <w:marBottom w:val="0"/>
      <w:divBdr>
        <w:top w:val="none" w:sz="0" w:space="0" w:color="auto"/>
        <w:left w:val="none" w:sz="0" w:space="0" w:color="auto"/>
        <w:bottom w:val="none" w:sz="0" w:space="0" w:color="auto"/>
        <w:right w:val="none" w:sz="0" w:space="0" w:color="auto"/>
      </w:divBdr>
    </w:div>
    <w:div w:id="34700935">
      <w:bodyDiv w:val="1"/>
      <w:marLeft w:val="0"/>
      <w:marRight w:val="0"/>
      <w:marTop w:val="0"/>
      <w:marBottom w:val="0"/>
      <w:divBdr>
        <w:top w:val="none" w:sz="0" w:space="0" w:color="auto"/>
        <w:left w:val="none" w:sz="0" w:space="0" w:color="auto"/>
        <w:bottom w:val="none" w:sz="0" w:space="0" w:color="auto"/>
        <w:right w:val="none" w:sz="0" w:space="0" w:color="auto"/>
      </w:divBdr>
    </w:div>
    <w:div w:id="35475966">
      <w:bodyDiv w:val="1"/>
      <w:marLeft w:val="0"/>
      <w:marRight w:val="0"/>
      <w:marTop w:val="0"/>
      <w:marBottom w:val="0"/>
      <w:divBdr>
        <w:top w:val="none" w:sz="0" w:space="0" w:color="auto"/>
        <w:left w:val="none" w:sz="0" w:space="0" w:color="auto"/>
        <w:bottom w:val="none" w:sz="0" w:space="0" w:color="auto"/>
        <w:right w:val="none" w:sz="0" w:space="0" w:color="auto"/>
      </w:divBdr>
    </w:div>
    <w:div w:id="36324772">
      <w:bodyDiv w:val="1"/>
      <w:marLeft w:val="0"/>
      <w:marRight w:val="0"/>
      <w:marTop w:val="0"/>
      <w:marBottom w:val="0"/>
      <w:divBdr>
        <w:top w:val="none" w:sz="0" w:space="0" w:color="auto"/>
        <w:left w:val="none" w:sz="0" w:space="0" w:color="auto"/>
        <w:bottom w:val="none" w:sz="0" w:space="0" w:color="auto"/>
        <w:right w:val="none" w:sz="0" w:space="0" w:color="auto"/>
      </w:divBdr>
    </w:div>
    <w:div w:id="37357270">
      <w:bodyDiv w:val="1"/>
      <w:marLeft w:val="0"/>
      <w:marRight w:val="0"/>
      <w:marTop w:val="0"/>
      <w:marBottom w:val="0"/>
      <w:divBdr>
        <w:top w:val="none" w:sz="0" w:space="0" w:color="auto"/>
        <w:left w:val="none" w:sz="0" w:space="0" w:color="auto"/>
        <w:bottom w:val="none" w:sz="0" w:space="0" w:color="auto"/>
        <w:right w:val="none" w:sz="0" w:space="0" w:color="auto"/>
      </w:divBdr>
    </w:div>
    <w:div w:id="37632932">
      <w:bodyDiv w:val="1"/>
      <w:marLeft w:val="0"/>
      <w:marRight w:val="0"/>
      <w:marTop w:val="0"/>
      <w:marBottom w:val="0"/>
      <w:divBdr>
        <w:top w:val="none" w:sz="0" w:space="0" w:color="auto"/>
        <w:left w:val="none" w:sz="0" w:space="0" w:color="auto"/>
        <w:bottom w:val="none" w:sz="0" w:space="0" w:color="auto"/>
        <w:right w:val="none" w:sz="0" w:space="0" w:color="auto"/>
      </w:divBdr>
    </w:div>
    <w:div w:id="37825844">
      <w:bodyDiv w:val="1"/>
      <w:marLeft w:val="0"/>
      <w:marRight w:val="0"/>
      <w:marTop w:val="0"/>
      <w:marBottom w:val="0"/>
      <w:divBdr>
        <w:top w:val="none" w:sz="0" w:space="0" w:color="auto"/>
        <w:left w:val="none" w:sz="0" w:space="0" w:color="auto"/>
        <w:bottom w:val="none" w:sz="0" w:space="0" w:color="auto"/>
        <w:right w:val="none" w:sz="0" w:space="0" w:color="auto"/>
      </w:divBdr>
    </w:div>
    <w:div w:id="38676247">
      <w:bodyDiv w:val="1"/>
      <w:marLeft w:val="0"/>
      <w:marRight w:val="0"/>
      <w:marTop w:val="0"/>
      <w:marBottom w:val="0"/>
      <w:divBdr>
        <w:top w:val="none" w:sz="0" w:space="0" w:color="auto"/>
        <w:left w:val="none" w:sz="0" w:space="0" w:color="auto"/>
        <w:bottom w:val="none" w:sz="0" w:space="0" w:color="auto"/>
        <w:right w:val="none" w:sz="0" w:space="0" w:color="auto"/>
      </w:divBdr>
    </w:div>
    <w:div w:id="38823738">
      <w:bodyDiv w:val="1"/>
      <w:marLeft w:val="0"/>
      <w:marRight w:val="0"/>
      <w:marTop w:val="0"/>
      <w:marBottom w:val="0"/>
      <w:divBdr>
        <w:top w:val="none" w:sz="0" w:space="0" w:color="auto"/>
        <w:left w:val="none" w:sz="0" w:space="0" w:color="auto"/>
        <w:bottom w:val="none" w:sz="0" w:space="0" w:color="auto"/>
        <w:right w:val="none" w:sz="0" w:space="0" w:color="auto"/>
      </w:divBdr>
    </w:div>
    <w:div w:id="38826490">
      <w:bodyDiv w:val="1"/>
      <w:marLeft w:val="0"/>
      <w:marRight w:val="0"/>
      <w:marTop w:val="0"/>
      <w:marBottom w:val="0"/>
      <w:divBdr>
        <w:top w:val="none" w:sz="0" w:space="0" w:color="auto"/>
        <w:left w:val="none" w:sz="0" w:space="0" w:color="auto"/>
        <w:bottom w:val="none" w:sz="0" w:space="0" w:color="auto"/>
        <w:right w:val="none" w:sz="0" w:space="0" w:color="auto"/>
      </w:divBdr>
    </w:div>
    <w:div w:id="38826714">
      <w:bodyDiv w:val="1"/>
      <w:marLeft w:val="0"/>
      <w:marRight w:val="0"/>
      <w:marTop w:val="0"/>
      <w:marBottom w:val="0"/>
      <w:divBdr>
        <w:top w:val="none" w:sz="0" w:space="0" w:color="auto"/>
        <w:left w:val="none" w:sz="0" w:space="0" w:color="auto"/>
        <w:bottom w:val="none" w:sz="0" w:space="0" w:color="auto"/>
        <w:right w:val="none" w:sz="0" w:space="0" w:color="auto"/>
      </w:divBdr>
    </w:div>
    <w:div w:id="39017164">
      <w:bodyDiv w:val="1"/>
      <w:marLeft w:val="0"/>
      <w:marRight w:val="0"/>
      <w:marTop w:val="0"/>
      <w:marBottom w:val="0"/>
      <w:divBdr>
        <w:top w:val="none" w:sz="0" w:space="0" w:color="auto"/>
        <w:left w:val="none" w:sz="0" w:space="0" w:color="auto"/>
        <w:bottom w:val="none" w:sz="0" w:space="0" w:color="auto"/>
        <w:right w:val="none" w:sz="0" w:space="0" w:color="auto"/>
      </w:divBdr>
    </w:div>
    <w:div w:id="39522355">
      <w:bodyDiv w:val="1"/>
      <w:marLeft w:val="0"/>
      <w:marRight w:val="0"/>
      <w:marTop w:val="0"/>
      <w:marBottom w:val="0"/>
      <w:divBdr>
        <w:top w:val="none" w:sz="0" w:space="0" w:color="auto"/>
        <w:left w:val="none" w:sz="0" w:space="0" w:color="auto"/>
        <w:bottom w:val="none" w:sz="0" w:space="0" w:color="auto"/>
        <w:right w:val="none" w:sz="0" w:space="0" w:color="auto"/>
      </w:divBdr>
    </w:div>
    <w:div w:id="39549769">
      <w:bodyDiv w:val="1"/>
      <w:marLeft w:val="0"/>
      <w:marRight w:val="0"/>
      <w:marTop w:val="0"/>
      <w:marBottom w:val="0"/>
      <w:divBdr>
        <w:top w:val="none" w:sz="0" w:space="0" w:color="auto"/>
        <w:left w:val="none" w:sz="0" w:space="0" w:color="auto"/>
        <w:bottom w:val="none" w:sz="0" w:space="0" w:color="auto"/>
        <w:right w:val="none" w:sz="0" w:space="0" w:color="auto"/>
      </w:divBdr>
    </w:div>
    <w:div w:id="39598303">
      <w:bodyDiv w:val="1"/>
      <w:marLeft w:val="0"/>
      <w:marRight w:val="0"/>
      <w:marTop w:val="0"/>
      <w:marBottom w:val="0"/>
      <w:divBdr>
        <w:top w:val="none" w:sz="0" w:space="0" w:color="auto"/>
        <w:left w:val="none" w:sz="0" w:space="0" w:color="auto"/>
        <w:bottom w:val="none" w:sz="0" w:space="0" w:color="auto"/>
        <w:right w:val="none" w:sz="0" w:space="0" w:color="auto"/>
      </w:divBdr>
    </w:div>
    <w:div w:id="39671767">
      <w:bodyDiv w:val="1"/>
      <w:marLeft w:val="0"/>
      <w:marRight w:val="0"/>
      <w:marTop w:val="0"/>
      <w:marBottom w:val="0"/>
      <w:divBdr>
        <w:top w:val="none" w:sz="0" w:space="0" w:color="auto"/>
        <w:left w:val="none" w:sz="0" w:space="0" w:color="auto"/>
        <w:bottom w:val="none" w:sz="0" w:space="0" w:color="auto"/>
        <w:right w:val="none" w:sz="0" w:space="0" w:color="auto"/>
      </w:divBdr>
    </w:div>
    <w:div w:id="39719035">
      <w:bodyDiv w:val="1"/>
      <w:marLeft w:val="0"/>
      <w:marRight w:val="0"/>
      <w:marTop w:val="0"/>
      <w:marBottom w:val="0"/>
      <w:divBdr>
        <w:top w:val="none" w:sz="0" w:space="0" w:color="auto"/>
        <w:left w:val="none" w:sz="0" w:space="0" w:color="auto"/>
        <w:bottom w:val="none" w:sz="0" w:space="0" w:color="auto"/>
        <w:right w:val="none" w:sz="0" w:space="0" w:color="auto"/>
      </w:divBdr>
    </w:div>
    <w:div w:id="40254523">
      <w:bodyDiv w:val="1"/>
      <w:marLeft w:val="0"/>
      <w:marRight w:val="0"/>
      <w:marTop w:val="0"/>
      <w:marBottom w:val="0"/>
      <w:divBdr>
        <w:top w:val="none" w:sz="0" w:space="0" w:color="auto"/>
        <w:left w:val="none" w:sz="0" w:space="0" w:color="auto"/>
        <w:bottom w:val="none" w:sz="0" w:space="0" w:color="auto"/>
        <w:right w:val="none" w:sz="0" w:space="0" w:color="auto"/>
      </w:divBdr>
    </w:div>
    <w:div w:id="40256747">
      <w:bodyDiv w:val="1"/>
      <w:marLeft w:val="0"/>
      <w:marRight w:val="0"/>
      <w:marTop w:val="0"/>
      <w:marBottom w:val="0"/>
      <w:divBdr>
        <w:top w:val="none" w:sz="0" w:space="0" w:color="auto"/>
        <w:left w:val="none" w:sz="0" w:space="0" w:color="auto"/>
        <w:bottom w:val="none" w:sz="0" w:space="0" w:color="auto"/>
        <w:right w:val="none" w:sz="0" w:space="0" w:color="auto"/>
      </w:divBdr>
    </w:div>
    <w:div w:id="40328492">
      <w:bodyDiv w:val="1"/>
      <w:marLeft w:val="0"/>
      <w:marRight w:val="0"/>
      <w:marTop w:val="0"/>
      <w:marBottom w:val="0"/>
      <w:divBdr>
        <w:top w:val="none" w:sz="0" w:space="0" w:color="auto"/>
        <w:left w:val="none" w:sz="0" w:space="0" w:color="auto"/>
        <w:bottom w:val="none" w:sz="0" w:space="0" w:color="auto"/>
        <w:right w:val="none" w:sz="0" w:space="0" w:color="auto"/>
      </w:divBdr>
    </w:div>
    <w:div w:id="40902554">
      <w:bodyDiv w:val="1"/>
      <w:marLeft w:val="0"/>
      <w:marRight w:val="0"/>
      <w:marTop w:val="0"/>
      <w:marBottom w:val="0"/>
      <w:divBdr>
        <w:top w:val="none" w:sz="0" w:space="0" w:color="auto"/>
        <w:left w:val="none" w:sz="0" w:space="0" w:color="auto"/>
        <w:bottom w:val="none" w:sz="0" w:space="0" w:color="auto"/>
        <w:right w:val="none" w:sz="0" w:space="0" w:color="auto"/>
      </w:divBdr>
    </w:div>
    <w:div w:id="41053748">
      <w:bodyDiv w:val="1"/>
      <w:marLeft w:val="0"/>
      <w:marRight w:val="0"/>
      <w:marTop w:val="0"/>
      <w:marBottom w:val="0"/>
      <w:divBdr>
        <w:top w:val="none" w:sz="0" w:space="0" w:color="auto"/>
        <w:left w:val="none" w:sz="0" w:space="0" w:color="auto"/>
        <w:bottom w:val="none" w:sz="0" w:space="0" w:color="auto"/>
        <w:right w:val="none" w:sz="0" w:space="0" w:color="auto"/>
      </w:divBdr>
    </w:div>
    <w:div w:id="41101887">
      <w:bodyDiv w:val="1"/>
      <w:marLeft w:val="0"/>
      <w:marRight w:val="0"/>
      <w:marTop w:val="0"/>
      <w:marBottom w:val="0"/>
      <w:divBdr>
        <w:top w:val="none" w:sz="0" w:space="0" w:color="auto"/>
        <w:left w:val="none" w:sz="0" w:space="0" w:color="auto"/>
        <w:bottom w:val="none" w:sz="0" w:space="0" w:color="auto"/>
        <w:right w:val="none" w:sz="0" w:space="0" w:color="auto"/>
      </w:divBdr>
    </w:div>
    <w:div w:id="41557645">
      <w:bodyDiv w:val="1"/>
      <w:marLeft w:val="0"/>
      <w:marRight w:val="0"/>
      <w:marTop w:val="0"/>
      <w:marBottom w:val="0"/>
      <w:divBdr>
        <w:top w:val="none" w:sz="0" w:space="0" w:color="auto"/>
        <w:left w:val="none" w:sz="0" w:space="0" w:color="auto"/>
        <w:bottom w:val="none" w:sz="0" w:space="0" w:color="auto"/>
        <w:right w:val="none" w:sz="0" w:space="0" w:color="auto"/>
      </w:divBdr>
    </w:div>
    <w:div w:id="41758652">
      <w:bodyDiv w:val="1"/>
      <w:marLeft w:val="0"/>
      <w:marRight w:val="0"/>
      <w:marTop w:val="0"/>
      <w:marBottom w:val="0"/>
      <w:divBdr>
        <w:top w:val="none" w:sz="0" w:space="0" w:color="auto"/>
        <w:left w:val="none" w:sz="0" w:space="0" w:color="auto"/>
        <w:bottom w:val="none" w:sz="0" w:space="0" w:color="auto"/>
        <w:right w:val="none" w:sz="0" w:space="0" w:color="auto"/>
      </w:divBdr>
    </w:div>
    <w:div w:id="42487955">
      <w:bodyDiv w:val="1"/>
      <w:marLeft w:val="0"/>
      <w:marRight w:val="0"/>
      <w:marTop w:val="0"/>
      <w:marBottom w:val="0"/>
      <w:divBdr>
        <w:top w:val="none" w:sz="0" w:space="0" w:color="auto"/>
        <w:left w:val="none" w:sz="0" w:space="0" w:color="auto"/>
        <w:bottom w:val="none" w:sz="0" w:space="0" w:color="auto"/>
        <w:right w:val="none" w:sz="0" w:space="0" w:color="auto"/>
      </w:divBdr>
    </w:div>
    <w:div w:id="42798385">
      <w:bodyDiv w:val="1"/>
      <w:marLeft w:val="0"/>
      <w:marRight w:val="0"/>
      <w:marTop w:val="0"/>
      <w:marBottom w:val="0"/>
      <w:divBdr>
        <w:top w:val="none" w:sz="0" w:space="0" w:color="auto"/>
        <w:left w:val="none" w:sz="0" w:space="0" w:color="auto"/>
        <w:bottom w:val="none" w:sz="0" w:space="0" w:color="auto"/>
        <w:right w:val="none" w:sz="0" w:space="0" w:color="auto"/>
      </w:divBdr>
    </w:div>
    <w:div w:id="43218470">
      <w:bodyDiv w:val="1"/>
      <w:marLeft w:val="0"/>
      <w:marRight w:val="0"/>
      <w:marTop w:val="0"/>
      <w:marBottom w:val="0"/>
      <w:divBdr>
        <w:top w:val="none" w:sz="0" w:space="0" w:color="auto"/>
        <w:left w:val="none" w:sz="0" w:space="0" w:color="auto"/>
        <w:bottom w:val="none" w:sz="0" w:space="0" w:color="auto"/>
        <w:right w:val="none" w:sz="0" w:space="0" w:color="auto"/>
      </w:divBdr>
    </w:div>
    <w:div w:id="43220054">
      <w:bodyDiv w:val="1"/>
      <w:marLeft w:val="0"/>
      <w:marRight w:val="0"/>
      <w:marTop w:val="0"/>
      <w:marBottom w:val="0"/>
      <w:divBdr>
        <w:top w:val="none" w:sz="0" w:space="0" w:color="auto"/>
        <w:left w:val="none" w:sz="0" w:space="0" w:color="auto"/>
        <w:bottom w:val="none" w:sz="0" w:space="0" w:color="auto"/>
        <w:right w:val="none" w:sz="0" w:space="0" w:color="auto"/>
      </w:divBdr>
    </w:div>
    <w:div w:id="43257172">
      <w:bodyDiv w:val="1"/>
      <w:marLeft w:val="0"/>
      <w:marRight w:val="0"/>
      <w:marTop w:val="0"/>
      <w:marBottom w:val="0"/>
      <w:divBdr>
        <w:top w:val="none" w:sz="0" w:space="0" w:color="auto"/>
        <w:left w:val="none" w:sz="0" w:space="0" w:color="auto"/>
        <w:bottom w:val="none" w:sz="0" w:space="0" w:color="auto"/>
        <w:right w:val="none" w:sz="0" w:space="0" w:color="auto"/>
      </w:divBdr>
    </w:div>
    <w:div w:id="43524163">
      <w:bodyDiv w:val="1"/>
      <w:marLeft w:val="0"/>
      <w:marRight w:val="0"/>
      <w:marTop w:val="0"/>
      <w:marBottom w:val="0"/>
      <w:divBdr>
        <w:top w:val="none" w:sz="0" w:space="0" w:color="auto"/>
        <w:left w:val="none" w:sz="0" w:space="0" w:color="auto"/>
        <w:bottom w:val="none" w:sz="0" w:space="0" w:color="auto"/>
        <w:right w:val="none" w:sz="0" w:space="0" w:color="auto"/>
      </w:divBdr>
    </w:div>
    <w:div w:id="43604253">
      <w:bodyDiv w:val="1"/>
      <w:marLeft w:val="0"/>
      <w:marRight w:val="0"/>
      <w:marTop w:val="0"/>
      <w:marBottom w:val="0"/>
      <w:divBdr>
        <w:top w:val="none" w:sz="0" w:space="0" w:color="auto"/>
        <w:left w:val="none" w:sz="0" w:space="0" w:color="auto"/>
        <w:bottom w:val="none" w:sz="0" w:space="0" w:color="auto"/>
        <w:right w:val="none" w:sz="0" w:space="0" w:color="auto"/>
      </w:divBdr>
    </w:div>
    <w:div w:id="44449380">
      <w:bodyDiv w:val="1"/>
      <w:marLeft w:val="0"/>
      <w:marRight w:val="0"/>
      <w:marTop w:val="0"/>
      <w:marBottom w:val="0"/>
      <w:divBdr>
        <w:top w:val="none" w:sz="0" w:space="0" w:color="auto"/>
        <w:left w:val="none" w:sz="0" w:space="0" w:color="auto"/>
        <w:bottom w:val="none" w:sz="0" w:space="0" w:color="auto"/>
        <w:right w:val="none" w:sz="0" w:space="0" w:color="auto"/>
      </w:divBdr>
    </w:div>
    <w:div w:id="44959384">
      <w:bodyDiv w:val="1"/>
      <w:marLeft w:val="0"/>
      <w:marRight w:val="0"/>
      <w:marTop w:val="0"/>
      <w:marBottom w:val="0"/>
      <w:divBdr>
        <w:top w:val="none" w:sz="0" w:space="0" w:color="auto"/>
        <w:left w:val="none" w:sz="0" w:space="0" w:color="auto"/>
        <w:bottom w:val="none" w:sz="0" w:space="0" w:color="auto"/>
        <w:right w:val="none" w:sz="0" w:space="0" w:color="auto"/>
      </w:divBdr>
    </w:div>
    <w:div w:id="46537558">
      <w:bodyDiv w:val="1"/>
      <w:marLeft w:val="0"/>
      <w:marRight w:val="0"/>
      <w:marTop w:val="0"/>
      <w:marBottom w:val="0"/>
      <w:divBdr>
        <w:top w:val="none" w:sz="0" w:space="0" w:color="auto"/>
        <w:left w:val="none" w:sz="0" w:space="0" w:color="auto"/>
        <w:bottom w:val="none" w:sz="0" w:space="0" w:color="auto"/>
        <w:right w:val="none" w:sz="0" w:space="0" w:color="auto"/>
      </w:divBdr>
    </w:div>
    <w:div w:id="46924639">
      <w:bodyDiv w:val="1"/>
      <w:marLeft w:val="0"/>
      <w:marRight w:val="0"/>
      <w:marTop w:val="0"/>
      <w:marBottom w:val="0"/>
      <w:divBdr>
        <w:top w:val="none" w:sz="0" w:space="0" w:color="auto"/>
        <w:left w:val="none" w:sz="0" w:space="0" w:color="auto"/>
        <w:bottom w:val="none" w:sz="0" w:space="0" w:color="auto"/>
        <w:right w:val="none" w:sz="0" w:space="0" w:color="auto"/>
      </w:divBdr>
    </w:div>
    <w:div w:id="47152996">
      <w:bodyDiv w:val="1"/>
      <w:marLeft w:val="0"/>
      <w:marRight w:val="0"/>
      <w:marTop w:val="0"/>
      <w:marBottom w:val="0"/>
      <w:divBdr>
        <w:top w:val="none" w:sz="0" w:space="0" w:color="auto"/>
        <w:left w:val="none" w:sz="0" w:space="0" w:color="auto"/>
        <w:bottom w:val="none" w:sz="0" w:space="0" w:color="auto"/>
        <w:right w:val="none" w:sz="0" w:space="0" w:color="auto"/>
      </w:divBdr>
    </w:div>
    <w:div w:id="47342878">
      <w:bodyDiv w:val="1"/>
      <w:marLeft w:val="0"/>
      <w:marRight w:val="0"/>
      <w:marTop w:val="0"/>
      <w:marBottom w:val="0"/>
      <w:divBdr>
        <w:top w:val="none" w:sz="0" w:space="0" w:color="auto"/>
        <w:left w:val="none" w:sz="0" w:space="0" w:color="auto"/>
        <w:bottom w:val="none" w:sz="0" w:space="0" w:color="auto"/>
        <w:right w:val="none" w:sz="0" w:space="0" w:color="auto"/>
      </w:divBdr>
    </w:div>
    <w:div w:id="48455182">
      <w:bodyDiv w:val="1"/>
      <w:marLeft w:val="0"/>
      <w:marRight w:val="0"/>
      <w:marTop w:val="0"/>
      <w:marBottom w:val="0"/>
      <w:divBdr>
        <w:top w:val="none" w:sz="0" w:space="0" w:color="auto"/>
        <w:left w:val="none" w:sz="0" w:space="0" w:color="auto"/>
        <w:bottom w:val="none" w:sz="0" w:space="0" w:color="auto"/>
        <w:right w:val="none" w:sz="0" w:space="0" w:color="auto"/>
      </w:divBdr>
    </w:div>
    <w:div w:id="48920143">
      <w:bodyDiv w:val="1"/>
      <w:marLeft w:val="0"/>
      <w:marRight w:val="0"/>
      <w:marTop w:val="0"/>
      <w:marBottom w:val="0"/>
      <w:divBdr>
        <w:top w:val="none" w:sz="0" w:space="0" w:color="auto"/>
        <w:left w:val="none" w:sz="0" w:space="0" w:color="auto"/>
        <w:bottom w:val="none" w:sz="0" w:space="0" w:color="auto"/>
        <w:right w:val="none" w:sz="0" w:space="0" w:color="auto"/>
      </w:divBdr>
    </w:div>
    <w:div w:id="49035182">
      <w:bodyDiv w:val="1"/>
      <w:marLeft w:val="0"/>
      <w:marRight w:val="0"/>
      <w:marTop w:val="0"/>
      <w:marBottom w:val="0"/>
      <w:divBdr>
        <w:top w:val="none" w:sz="0" w:space="0" w:color="auto"/>
        <w:left w:val="none" w:sz="0" w:space="0" w:color="auto"/>
        <w:bottom w:val="none" w:sz="0" w:space="0" w:color="auto"/>
        <w:right w:val="none" w:sz="0" w:space="0" w:color="auto"/>
      </w:divBdr>
    </w:div>
    <w:div w:id="49154795">
      <w:bodyDiv w:val="1"/>
      <w:marLeft w:val="0"/>
      <w:marRight w:val="0"/>
      <w:marTop w:val="0"/>
      <w:marBottom w:val="0"/>
      <w:divBdr>
        <w:top w:val="none" w:sz="0" w:space="0" w:color="auto"/>
        <w:left w:val="none" w:sz="0" w:space="0" w:color="auto"/>
        <w:bottom w:val="none" w:sz="0" w:space="0" w:color="auto"/>
        <w:right w:val="none" w:sz="0" w:space="0" w:color="auto"/>
      </w:divBdr>
    </w:div>
    <w:div w:id="52001459">
      <w:bodyDiv w:val="1"/>
      <w:marLeft w:val="0"/>
      <w:marRight w:val="0"/>
      <w:marTop w:val="0"/>
      <w:marBottom w:val="0"/>
      <w:divBdr>
        <w:top w:val="none" w:sz="0" w:space="0" w:color="auto"/>
        <w:left w:val="none" w:sz="0" w:space="0" w:color="auto"/>
        <w:bottom w:val="none" w:sz="0" w:space="0" w:color="auto"/>
        <w:right w:val="none" w:sz="0" w:space="0" w:color="auto"/>
      </w:divBdr>
    </w:div>
    <w:div w:id="54083834">
      <w:bodyDiv w:val="1"/>
      <w:marLeft w:val="0"/>
      <w:marRight w:val="0"/>
      <w:marTop w:val="0"/>
      <w:marBottom w:val="0"/>
      <w:divBdr>
        <w:top w:val="none" w:sz="0" w:space="0" w:color="auto"/>
        <w:left w:val="none" w:sz="0" w:space="0" w:color="auto"/>
        <w:bottom w:val="none" w:sz="0" w:space="0" w:color="auto"/>
        <w:right w:val="none" w:sz="0" w:space="0" w:color="auto"/>
      </w:divBdr>
    </w:div>
    <w:div w:id="54208488">
      <w:bodyDiv w:val="1"/>
      <w:marLeft w:val="0"/>
      <w:marRight w:val="0"/>
      <w:marTop w:val="0"/>
      <w:marBottom w:val="0"/>
      <w:divBdr>
        <w:top w:val="none" w:sz="0" w:space="0" w:color="auto"/>
        <w:left w:val="none" w:sz="0" w:space="0" w:color="auto"/>
        <w:bottom w:val="none" w:sz="0" w:space="0" w:color="auto"/>
        <w:right w:val="none" w:sz="0" w:space="0" w:color="auto"/>
      </w:divBdr>
    </w:div>
    <w:div w:id="54278063">
      <w:bodyDiv w:val="1"/>
      <w:marLeft w:val="0"/>
      <w:marRight w:val="0"/>
      <w:marTop w:val="0"/>
      <w:marBottom w:val="0"/>
      <w:divBdr>
        <w:top w:val="none" w:sz="0" w:space="0" w:color="auto"/>
        <w:left w:val="none" w:sz="0" w:space="0" w:color="auto"/>
        <w:bottom w:val="none" w:sz="0" w:space="0" w:color="auto"/>
        <w:right w:val="none" w:sz="0" w:space="0" w:color="auto"/>
      </w:divBdr>
    </w:div>
    <w:div w:id="54358498">
      <w:bodyDiv w:val="1"/>
      <w:marLeft w:val="0"/>
      <w:marRight w:val="0"/>
      <w:marTop w:val="0"/>
      <w:marBottom w:val="0"/>
      <w:divBdr>
        <w:top w:val="none" w:sz="0" w:space="0" w:color="auto"/>
        <w:left w:val="none" w:sz="0" w:space="0" w:color="auto"/>
        <w:bottom w:val="none" w:sz="0" w:space="0" w:color="auto"/>
        <w:right w:val="none" w:sz="0" w:space="0" w:color="auto"/>
      </w:divBdr>
    </w:div>
    <w:div w:id="54359826">
      <w:bodyDiv w:val="1"/>
      <w:marLeft w:val="0"/>
      <w:marRight w:val="0"/>
      <w:marTop w:val="0"/>
      <w:marBottom w:val="0"/>
      <w:divBdr>
        <w:top w:val="none" w:sz="0" w:space="0" w:color="auto"/>
        <w:left w:val="none" w:sz="0" w:space="0" w:color="auto"/>
        <w:bottom w:val="none" w:sz="0" w:space="0" w:color="auto"/>
        <w:right w:val="none" w:sz="0" w:space="0" w:color="auto"/>
      </w:divBdr>
    </w:div>
    <w:div w:id="54554107">
      <w:bodyDiv w:val="1"/>
      <w:marLeft w:val="0"/>
      <w:marRight w:val="0"/>
      <w:marTop w:val="0"/>
      <w:marBottom w:val="0"/>
      <w:divBdr>
        <w:top w:val="none" w:sz="0" w:space="0" w:color="auto"/>
        <w:left w:val="none" w:sz="0" w:space="0" w:color="auto"/>
        <w:bottom w:val="none" w:sz="0" w:space="0" w:color="auto"/>
        <w:right w:val="none" w:sz="0" w:space="0" w:color="auto"/>
      </w:divBdr>
    </w:div>
    <w:div w:id="54858769">
      <w:bodyDiv w:val="1"/>
      <w:marLeft w:val="0"/>
      <w:marRight w:val="0"/>
      <w:marTop w:val="0"/>
      <w:marBottom w:val="0"/>
      <w:divBdr>
        <w:top w:val="none" w:sz="0" w:space="0" w:color="auto"/>
        <w:left w:val="none" w:sz="0" w:space="0" w:color="auto"/>
        <w:bottom w:val="none" w:sz="0" w:space="0" w:color="auto"/>
        <w:right w:val="none" w:sz="0" w:space="0" w:color="auto"/>
      </w:divBdr>
    </w:div>
    <w:div w:id="55126955">
      <w:bodyDiv w:val="1"/>
      <w:marLeft w:val="0"/>
      <w:marRight w:val="0"/>
      <w:marTop w:val="0"/>
      <w:marBottom w:val="0"/>
      <w:divBdr>
        <w:top w:val="none" w:sz="0" w:space="0" w:color="auto"/>
        <w:left w:val="none" w:sz="0" w:space="0" w:color="auto"/>
        <w:bottom w:val="none" w:sz="0" w:space="0" w:color="auto"/>
        <w:right w:val="none" w:sz="0" w:space="0" w:color="auto"/>
      </w:divBdr>
    </w:div>
    <w:div w:id="55783195">
      <w:bodyDiv w:val="1"/>
      <w:marLeft w:val="0"/>
      <w:marRight w:val="0"/>
      <w:marTop w:val="0"/>
      <w:marBottom w:val="0"/>
      <w:divBdr>
        <w:top w:val="none" w:sz="0" w:space="0" w:color="auto"/>
        <w:left w:val="none" w:sz="0" w:space="0" w:color="auto"/>
        <w:bottom w:val="none" w:sz="0" w:space="0" w:color="auto"/>
        <w:right w:val="none" w:sz="0" w:space="0" w:color="auto"/>
      </w:divBdr>
    </w:div>
    <w:div w:id="56435832">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57752255">
      <w:bodyDiv w:val="1"/>
      <w:marLeft w:val="0"/>
      <w:marRight w:val="0"/>
      <w:marTop w:val="0"/>
      <w:marBottom w:val="0"/>
      <w:divBdr>
        <w:top w:val="none" w:sz="0" w:space="0" w:color="auto"/>
        <w:left w:val="none" w:sz="0" w:space="0" w:color="auto"/>
        <w:bottom w:val="none" w:sz="0" w:space="0" w:color="auto"/>
        <w:right w:val="none" w:sz="0" w:space="0" w:color="auto"/>
      </w:divBdr>
    </w:div>
    <w:div w:id="57871360">
      <w:bodyDiv w:val="1"/>
      <w:marLeft w:val="0"/>
      <w:marRight w:val="0"/>
      <w:marTop w:val="0"/>
      <w:marBottom w:val="0"/>
      <w:divBdr>
        <w:top w:val="none" w:sz="0" w:space="0" w:color="auto"/>
        <w:left w:val="none" w:sz="0" w:space="0" w:color="auto"/>
        <w:bottom w:val="none" w:sz="0" w:space="0" w:color="auto"/>
        <w:right w:val="none" w:sz="0" w:space="0" w:color="auto"/>
      </w:divBdr>
    </w:div>
    <w:div w:id="58332989">
      <w:bodyDiv w:val="1"/>
      <w:marLeft w:val="0"/>
      <w:marRight w:val="0"/>
      <w:marTop w:val="0"/>
      <w:marBottom w:val="0"/>
      <w:divBdr>
        <w:top w:val="none" w:sz="0" w:space="0" w:color="auto"/>
        <w:left w:val="none" w:sz="0" w:space="0" w:color="auto"/>
        <w:bottom w:val="none" w:sz="0" w:space="0" w:color="auto"/>
        <w:right w:val="none" w:sz="0" w:space="0" w:color="auto"/>
      </w:divBdr>
    </w:div>
    <w:div w:id="59376813">
      <w:bodyDiv w:val="1"/>
      <w:marLeft w:val="0"/>
      <w:marRight w:val="0"/>
      <w:marTop w:val="0"/>
      <w:marBottom w:val="0"/>
      <w:divBdr>
        <w:top w:val="none" w:sz="0" w:space="0" w:color="auto"/>
        <w:left w:val="none" w:sz="0" w:space="0" w:color="auto"/>
        <w:bottom w:val="none" w:sz="0" w:space="0" w:color="auto"/>
        <w:right w:val="none" w:sz="0" w:space="0" w:color="auto"/>
      </w:divBdr>
    </w:div>
    <w:div w:id="60104850">
      <w:bodyDiv w:val="1"/>
      <w:marLeft w:val="0"/>
      <w:marRight w:val="0"/>
      <w:marTop w:val="0"/>
      <w:marBottom w:val="0"/>
      <w:divBdr>
        <w:top w:val="none" w:sz="0" w:space="0" w:color="auto"/>
        <w:left w:val="none" w:sz="0" w:space="0" w:color="auto"/>
        <w:bottom w:val="none" w:sz="0" w:space="0" w:color="auto"/>
        <w:right w:val="none" w:sz="0" w:space="0" w:color="auto"/>
      </w:divBdr>
    </w:div>
    <w:div w:id="60717704">
      <w:bodyDiv w:val="1"/>
      <w:marLeft w:val="0"/>
      <w:marRight w:val="0"/>
      <w:marTop w:val="0"/>
      <w:marBottom w:val="0"/>
      <w:divBdr>
        <w:top w:val="none" w:sz="0" w:space="0" w:color="auto"/>
        <w:left w:val="none" w:sz="0" w:space="0" w:color="auto"/>
        <w:bottom w:val="none" w:sz="0" w:space="0" w:color="auto"/>
        <w:right w:val="none" w:sz="0" w:space="0" w:color="auto"/>
      </w:divBdr>
    </w:div>
    <w:div w:id="61291480">
      <w:bodyDiv w:val="1"/>
      <w:marLeft w:val="0"/>
      <w:marRight w:val="0"/>
      <w:marTop w:val="0"/>
      <w:marBottom w:val="0"/>
      <w:divBdr>
        <w:top w:val="none" w:sz="0" w:space="0" w:color="auto"/>
        <w:left w:val="none" w:sz="0" w:space="0" w:color="auto"/>
        <w:bottom w:val="none" w:sz="0" w:space="0" w:color="auto"/>
        <w:right w:val="none" w:sz="0" w:space="0" w:color="auto"/>
      </w:divBdr>
    </w:div>
    <w:div w:id="61604098">
      <w:bodyDiv w:val="1"/>
      <w:marLeft w:val="0"/>
      <w:marRight w:val="0"/>
      <w:marTop w:val="0"/>
      <w:marBottom w:val="0"/>
      <w:divBdr>
        <w:top w:val="none" w:sz="0" w:space="0" w:color="auto"/>
        <w:left w:val="none" w:sz="0" w:space="0" w:color="auto"/>
        <w:bottom w:val="none" w:sz="0" w:space="0" w:color="auto"/>
        <w:right w:val="none" w:sz="0" w:space="0" w:color="auto"/>
      </w:divBdr>
    </w:div>
    <w:div w:id="62072785">
      <w:bodyDiv w:val="1"/>
      <w:marLeft w:val="0"/>
      <w:marRight w:val="0"/>
      <w:marTop w:val="0"/>
      <w:marBottom w:val="0"/>
      <w:divBdr>
        <w:top w:val="none" w:sz="0" w:space="0" w:color="auto"/>
        <w:left w:val="none" w:sz="0" w:space="0" w:color="auto"/>
        <w:bottom w:val="none" w:sz="0" w:space="0" w:color="auto"/>
        <w:right w:val="none" w:sz="0" w:space="0" w:color="auto"/>
      </w:divBdr>
    </w:div>
    <w:div w:id="62411574">
      <w:bodyDiv w:val="1"/>
      <w:marLeft w:val="0"/>
      <w:marRight w:val="0"/>
      <w:marTop w:val="0"/>
      <w:marBottom w:val="0"/>
      <w:divBdr>
        <w:top w:val="none" w:sz="0" w:space="0" w:color="auto"/>
        <w:left w:val="none" w:sz="0" w:space="0" w:color="auto"/>
        <w:bottom w:val="none" w:sz="0" w:space="0" w:color="auto"/>
        <w:right w:val="none" w:sz="0" w:space="0" w:color="auto"/>
      </w:divBdr>
    </w:div>
    <w:div w:id="62795618">
      <w:bodyDiv w:val="1"/>
      <w:marLeft w:val="0"/>
      <w:marRight w:val="0"/>
      <w:marTop w:val="0"/>
      <w:marBottom w:val="0"/>
      <w:divBdr>
        <w:top w:val="none" w:sz="0" w:space="0" w:color="auto"/>
        <w:left w:val="none" w:sz="0" w:space="0" w:color="auto"/>
        <w:bottom w:val="none" w:sz="0" w:space="0" w:color="auto"/>
        <w:right w:val="none" w:sz="0" w:space="0" w:color="auto"/>
      </w:divBdr>
    </w:div>
    <w:div w:id="63648795">
      <w:bodyDiv w:val="1"/>
      <w:marLeft w:val="0"/>
      <w:marRight w:val="0"/>
      <w:marTop w:val="0"/>
      <w:marBottom w:val="0"/>
      <w:divBdr>
        <w:top w:val="none" w:sz="0" w:space="0" w:color="auto"/>
        <w:left w:val="none" w:sz="0" w:space="0" w:color="auto"/>
        <w:bottom w:val="none" w:sz="0" w:space="0" w:color="auto"/>
        <w:right w:val="none" w:sz="0" w:space="0" w:color="auto"/>
      </w:divBdr>
    </w:div>
    <w:div w:id="63652759">
      <w:bodyDiv w:val="1"/>
      <w:marLeft w:val="0"/>
      <w:marRight w:val="0"/>
      <w:marTop w:val="0"/>
      <w:marBottom w:val="0"/>
      <w:divBdr>
        <w:top w:val="none" w:sz="0" w:space="0" w:color="auto"/>
        <w:left w:val="none" w:sz="0" w:space="0" w:color="auto"/>
        <w:bottom w:val="none" w:sz="0" w:space="0" w:color="auto"/>
        <w:right w:val="none" w:sz="0" w:space="0" w:color="auto"/>
      </w:divBdr>
    </w:div>
    <w:div w:id="64114965">
      <w:bodyDiv w:val="1"/>
      <w:marLeft w:val="0"/>
      <w:marRight w:val="0"/>
      <w:marTop w:val="0"/>
      <w:marBottom w:val="0"/>
      <w:divBdr>
        <w:top w:val="none" w:sz="0" w:space="0" w:color="auto"/>
        <w:left w:val="none" w:sz="0" w:space="0" w:color="auto"/>
        <w:bottom w:val="none" w:sz="0" w:space="0" w:color="auto"/>
        <w:right w:val="none" w:sz="0" w:space="0" w:color="auto"/>
      </w:divBdr>
    </w:div>
    <w:div w:id="64380567">
      <w:bodyDiv w:val="1"/>
      <w:marLeft w:val="0"/>
      <w:marRight w:val="0"/>
      <w:marTop w:val="0"/>
      <w:marBottom w:val="0"/>
      <w:divBdr>
        <w:top w:val="none" w:sz="0" w:space="0" w:color="auto"/>
        <w:left w:val="none" w:sz="0" w:space="0" w:color="auto"/>
        <w:bottom w:val="none" w:sz="0" w:space="0" w:color="auto"/>
        <w:right w:val="none" w:sz="0" w:space="0" w:color="auto"/>
      </w:divBdr>
    </w:div>
    <w:div w:id="65078869">
      <w:bodyDiv w:val="1"/>
      <w:marLeft w:val="0"/>
      <w:marRight w:val="0"/>
      <w:marTop w:val="0"/>
      <w:marBottom w:val="0"/>
      <w:divBdr>
        <w:top w:val="none" w:sz="0" w:space="0" w:color="auto"/>
        <w:left w:val="none" w:sz="0" w:space="0" w:color="auto"/>
        <w:bottom w:val="none" w:sz="0" w:space="0" w:color="auto"/>
        <w:right w:val="none" w:sz="0" w:space="0" w:color="auto"/>
      </w:divBdr>
    </w:div>
    <w:div w:id="65953536">
      <w:bodyDiv w:val="1"/>
      <w:marLeft w:val="0"/>
      <w:marRight w:val="0"/>
      <w:marTop w:val="0"/>
      <w:marBottom w:val="0"/>
      <w:divBdr>
        <w:top w:val="none" w:sz="0" w:space="0" w:color="auto"/>
        <w:left w:val="none" w:sz="0" w:space="0" w:color="auto"/>
        <w:bottom w:val="none" w:sz="0" w:space="0" w:color="auto"/>
        <w:right w:val="none" w:sz="0" w:space="0" w:color="auto"/>
      </w:divBdr>
    </w:div>
    <w:div w:id="66198468">
      <w:bodyDiv w:val="1"/>
      <w:marLeft w:val="0"/>
      <w:marRight w:val="0"/>
      <w:marTop w:val="0"/>
      <w:marBottom w:val="0"/>
      <w:divBdr>
        <w:top w:val="none" w:sz="0" w:space="0" w:color="auto"/>
        <w:left w:val="none" w:sz="0" w:space="0" w:color="auto"/>
        <w:bottom w:val="none" w:sz="0" w:space="0" w:color="auto"/>
        <w:right w:val="none" w:sz="0" w:space="0" w:color="auto"/>
      </w:divBdr>
    </w:div>
    <w:div w:id="66879002">
      <w:bodyDiv w:val="1"/>
      <w:marLeft w:val="0"/>
      <w:marRight w:val="0"/>
      <w:marTop w:val="0"/>
      <w:marBottom w:val="0"/>
      <w:divBdr>
        <w:top w:val="none" w:sz="0" w:space="0" w:color="auto"/>
        <w:left w:val="none" w:sz="0" w:space="0" w:color="auto"/>
        <w:bottom w:val="none" w:sz="0" w:space="0" w:color="auto"/>
        <w:right w:val="none" w:sz="0" w:space="0" w:color="auto"/>
      </w:divBdr>
    </w:div>
    <w:div w:id="67192050">
      <w:bodyDiv w:val="1"/>
      <w:marLeft w:val="0"/>
      <w:marRight w:val="0"/>
      <w:marTop w:val="0"/>
      <w:marBottom w:val="0"/>
      <w:divBdr>
        <w:top w:val="none" w:sz="0" w:space="0" w:color="auto"/>
        <w:left w:val="none" w:sz="0" w:space="0" w:color="auto"/>
        <w:bottom w:val="none" w:sz="0" w:space="0" w:color="auto"/>
        <w:right w:val="none" w:sz="0" w:space="0" w:color="auto"/>
      </w:divBdr>
    </w:div>
    <w:div w:id="68235660">
      <w:bodyDiv w:val="1"/>
      <w:marLeft w:val="0"/>
      <w:marRight w:val="0"/>
      <w:marTop w:val="0"/>
      <w:marBottom w:val="0"/>
      <w:divBdr>
        <w:top w:val="none" w:sz="0" w:space="0" w:color="auto"/>
        <w:left w:val="none" w:sz="0" w:space="0" w:color="auto"/>
        <w:bottom w:val="none" w:sz="0" w:space="0" w:color="auto"/>
        <w:right w:val="none" w:sz="0" w:space="0" w:color="auto"/>
      </w:divBdr>
    </w:div>
    <w:div w:id="68505579">
      <w:bodyDiv w:val="1"/>
      <w:marLeft w:val="0"/>
      <w:marRight w:val="0"/>
      <w:marTop w:val="0"/>
      <w:marBottom w:val="0"/>
      <w:divBdr>
        <w:top w:val="none" w:sz="0" w:space="0" w:color="auto"/>
        <w:left w:val="none" w:sz="0" w:space="0" w:color="auto"/>
        <w:bottom w:val="none" w:sz="0" w:space="0" w:color="auto"/>
        <w:right w:val="none" w:sz="0" w:space="0" w:color="auto"/>
      </w:divBdr>
    </w:div>
    <w:div w:id="68815614">
      <w:bodyDiv w:val="1"/>
      <w:marLeft w:val="0"/>
      <w:marRight w:val="0"/>
      <w:marTop w:val="0"/>
      <w:marBottom w:val="0"/>
      <w:divBdr>
        <w:top w:val="none" w:sz="0" w:space="0" w:color="auto"/>
        <w:left w:val="none" w:sz="0" w:space="0" w:color="auto"/>
        <w:bottom w:val="none" w:sz="0" w:space="0" w:color="auto"/>
        <w:right w:val="none" w:sz="0" w:space="0" w:color="auto"/>
      </w:divBdr>
    </w:div>
    <w:div w:id="68894822">
      <w:bodyDiv w:val="1"/>
      <w:marLeft w:val="0"/>
      <w:marRight w:val="0"/>
      <w:marTop w:val="0"/>
      <w:marBottom w:val="0"/>
      <w:divBdr>
        <w:top w:val="none" w:sz="0" w:space="0" w:color="auto"/>
        <w:left w:val="none" w:sz="0" w:space="0" w:color="auto"/>
        <w:bottom w:val="none" w:sz="0" w:space="0" w:color="auto"/>
        <w:right w:val="none" w:sz="0" w:space="0" w:color="auto"/>
      </w:divBdr>
    </w:div>
    <w:div w:id="69546655">
      <w:bodyDiv w:val="1"/>
      <w:marLeft w:val="0"/>
      <w:marRight w:val="0"/>
      <w:marTop w:val="0"/>
      <w:marBottom w:val="0"/>
      <w:divBdr>
        <w:top w:val="none" w:sz="0" w:space="0" w:color="auto"/>
        <w:left w:val="none" w:sz="0" w:space="0" w:color="auto"/>
        <w:bottom w:val="none" w:sz="0" w:space="0" w:color="auto"/>
        <w:right w:val="none" w:sz="0" w:space="0" w:color="auto"/>
      </w:divBdr>
    </w:div>
    <w:div w:id="70008306">
      <w:bodyDiv w:val="1"/>
      <w:marLeft w:val="0"/>
      <w:marRight w:val="0"/>
      <w:marTop w:val="0"/>
      <w:marBottom w:val="0"/>
      <w:divBdr>
        <w:top w:val="none" w:sz="0" w:space="0" w:color="auto"/>
        <w:left w:val="none" w:sz="0" w:space="0" w:color="auto"/>
        <w:bottom w:val="none" w:sz="0" w:space="0" w:color="auto"/>
        <w:right w:val="none" w:sz="0" w:space="0" w:color="auto"/>
      </w:divBdr>
    </w:div>
    <w:div w:id="70008532">
      <w:bodyDiv w:val="1"/>
      <w:marLeft w:val="0"/>
      <w:marRight w:val="0"/>
      <w:marTop w:val="0"/>
      <w:marBottom w:val="0"/>
      <w:divBdr>
        <w:top w:val="none" w:sz="0" w:space="0" w:color="auto"/>
        <w:left w:val="none" w:sz="0" w:space="0" w:color="auto"/>
        <w:bottom w:val="none" w:sz="0" w:space="0" w:color="auto"/>
        <w:right w:val="none" w:sz="0" w:space="0" w:color="auto"/>
      </w:divBdr>
    </w:div>
    <w:div w:id="70398540">
      <w:bodyDiv w:val="1"/>
      <w:marLeft w:val="0"/>
      <w:marRight w:val="0"/>
      <w:marTop w:val="0"/>
      <w:marBottom w:val="0"/>
      <w:divBdr>
        <w:top w:val="none" w:sz="0" w:space="0" w:color="auto"/>
        <w:left w:val="none" w:sz="0" w:space="0" w:color="auto"/>
        <w:bottom w:val="none" w:sz="0" w:space="0" w:color="auto"/>
        <w:right w:val="none" w:sz="0" w:space="0" w:color="auto"/>
      </w:divBdr>
    </w:div>
    <w:div w:id="70592397">
      <w:bodyDiv w:val="1"/>
      <w:marLeft w:val="0"/>
      <w:marRight w:val="0"/>
      <w:marTop w:val="0"/>
      <w:marBottom w:val="0"/>
      <w:divBdr>
        <w:top w:val="none" w:sz="0" w:space="0" w:color="auto"/>
        <w:left w:val="none" w:sz="0" w:space="0" w:color="auto"/>
        <w:bottom w:val="none" w:sz="0" w:space="0" w:color="auto"/>
        <w:right w:val="none" w:sz="0" w:space="0" w:color="auto"/>
      </w:divBdr>
    </w:div>
    <w:div w:id="70738218">
      <w:bodyDiv w:val="1"/>
      <w:marLeft w:val="0"/>
      <w:marRight w:val="0"/>
      <w:marTop w:val="0"/>
      <w:marBottom w:val="0"/>
      <w:divBdr>
        <w:top w:val="none" w:sz="0" w:space="0" w:color="auto"/>
        <w:left w:val="none" w:sz="0" w:space="0" w:color="auto"/>
        <w:bottom w:val="none" w:sz="0" w:space="0" w:color="auto"/>
        <w:right w:val="none" w:sz="0" w:space="0" w:color="auto"/>
      </w:divBdr>
    </w:div>
    <w:div w:id="71775369">
      <w:bodyDiv w:val="1"/>
      <w:marLeft w:val="0"/>
      <w:marRight w:val="0"/>
      <w:marTop w:val="0"/>
      <w:marBottom w:val="0"/>
      <w:divBdr>
        <w:top w:val="none" w:sz="0" w:space="0" w:color="auto"/>
        <w:left w:val="none" w:sz="0" w:space="0" w:color="auto"/>
        <w:bottom w:val="none" w:sz="0" w:space="0" w:color="auto"/>
        <w:right w:val="none" w:sz="0" w:space="0" w:color="auto"/>
      </w:divBdr>
    </w:div>
    <w:div w:id="73092037">
      <w:bodyDiv w:val="1"/>
      <w:marLeft w:val="0"/>
      <w:marRight w:val="0"/>
      <w:marTop w:val="0"/>
      <w:marBottom w:val="0"/>
      <w:divBdr>
        <w:top w:val="none" w:sz="0" w:space="0" w:color="auto"/>
        <w:left w:val="none" w:sz="0" w:space="0" w:color="auto"/>
        <w:bottom w:val="none" w:sz="0" w:space="0" w:color="auto"/>
        <w:right w:val="none" w:sz="0" w:space="0" w:color="auto"/>
      </w:divBdr>
    </w:div>
    <w:div w:id="73936040">
      <w:bodyDiv w:val="1"/>
      <w:marLeft w:val="0"/>
      <w:marRight w:val="0"/>
      <w:marTop w:val="0"/>
      <w:marBottom w:val="0"/>
      <w:divBdr>
        <w:top w:val="none" w:sz="0" w:space="0" w:color="auto"/>
        <w:left w:val="none" w:sz="0" w:space="0" w:color="auto"/>
        <w:bottom w:val="none" w:sz="0" w:space="0" w:color="auto"/>
        <w:right w:val="none" w:sz="0" w:space="0" w:color="auto"/>
      </w:divBdr>
    </w:div>
    <w:div w:id="74324032">
      <w:bodyDiv w:val="1"/>
      <w:marLeft w:val="0"/>
      <w:marRight w:val="0"/>
      <w:marTop w:val="0"/>
      <w:marBottom w:val="0"/>
      <w:divBdr>
        <w:top w:val="none" w:sz="0" w:space="0" w:color="auto"/>
        <w:left w:val="none" w:sz="0" w:space="0" w:color="auto"/>
        <w:bottom w:val="none" w:sz="0" w:space="0" w:color="auto"/>
        <w:right w:val="none" w:sz="0" w:space="0" w:color="auto"/>
      </w:divBdr>
    </w:div>
    <w:div w:id="74478188">
      <w:bodyDiv w:val="1"/>
      <w:marLeft w:val="0"/>
      <w:marRight w:val="0"/>
      <w:marTop w:val="0"/>
      <w:marBottom w:val="0"/>
      <w:divBdr>
        <w:top w:val="none" w:sz="0" w:space="0" w:color="auto"/>
        <w:left w:val="none" w:sz="0" w:space="0" w:color="auto"/>
        <w:bottom w:val="none" w:sz="0" w:space="0" w:color="auto"/>
        <w:right w:val="none" w:sz="0" w:space="0" w:color="auto"/>
      </w:divBdr>
    </w:div>
    <w:div w:id="74787352">
      <w:bodyDiv w:val="1"/>
      <w:marLeft w:val="0"/>
      <w:marRight w:val="0"/>
      <w:marTop w:val="0"/>
      <w:marBottom w:val="0"/>
      <w:divBdr>
        <w:top w:val="none" w:sz="0" w:space="0" w:color="auto"/>
        <w:left w:val="none" w:sz="0" w:space="0" w:color="auto"/>
        <w:bottom w:val="none" w:sz="0" w:space="0" w:color="auto"/>
        <w:right w:val="none" w:sz="0" w:space="0" w:color="auto"/>
      </w:divBdr>
    </w:div>
    <w:div w:id="74861200">
      <w:bodyDiv w:val="1"/>
      <w:marLeft w:val="0"/>
      <w:marRight w:val="0"/>
      <w:marTop w:val="0"/>
      <w:marBottom w:val="0"/>
      <w:divBdr>
        <w:top w:val="none" w:sz="0" w:space="0" w:color="auto"/>
        <w:left w:val="none" w:sz="0" w:space="0" w:color="auto"/>
        <w:bottom w:val="none" w:sz="0" w:space="0" w:color="auto"/>
        <w:right w:val="none" w:sz="0" w:space="0" w:color="auto"/>
      </w:divBdr>
    </w:div>
    <w:div w:id="74937972">
      <w:bodyDiv w:val="1"/>
      <w:marLeft w:val="0"/>
      <w:marRight w:val="0"/>
      <w:marTop w:val="0"/>
      <w:marBottom w:val="0"/>
      <w:divBdr>
        <w:top w:val="none" w:sz="0" w:space="0" w:color="auto"/>
        <w:left w:val="none" w:sz="0" w:space="0" w:color="auto"/>
        <w:bottom w:val="none" w:sz="0" w:space="0" w:color="auto"/>
        <w:right w:val="none" w:sz="0" w:space="0" w:color="auto"/>
      </w:divBdr>
    </w:div>
    <w:div w:id="75328516">
      <w:bodyDiv w:val="1"/>
      <w:marLeft w:val="0"/>
      <w:marRight w:val="0"/>
      <w:marTop w:val="0"/>
      <w:marBottom w:val="0"/>
      <w:divBdr>
        <w:top w:val="none" w:sz="0" w:space="0" w:color="auto"/>
        <w:left w:val="none" w:sz="0" w:space="0" w:color="auto"/>
        <w:bottom w:val="none" w:sz="0" w:space="0" w:color="auto"/>
        <w:right w:val="none" w:sz="0" w:space="0" w:color="auto"/>
      </w:divBdr>
    </w:div>
    <w:div w:id="75520852">
      <w:bodyDiv w:val="1"/>
      <w:marLeft w:val="0"/>
      <w:marRight w:val="0"/>
      <w:marTop w:val="0"/>
      <w:marBottom w:val="0"/>
      <w:divBdr>
        <w:top w:val="none" w:sz="0" w:space="0" w:color="auto"/>
        <w:left w:val="none" w:sz="0" w:space="0" w:color="auto"/>
        <w:bottom w:val="none" w:sz="0" w:space="0" w:color="auto"/>
        <w:right w:val="none" w:sz="0" w:space="0" w:color="auto"/>
      </w:divBdr>
    </w:div>
    <w:div w:id="76291101">
      <w:bodyDiv w:val="1"/>
      <w:marLeft w:val="0"/>
      <w:marRight w:val="0"/>
      <w:marTop w:val="0"/>
      <w:marBottom w:val="0"/>
      <w:divBdr>
        <w:top w:val="none" w:sz="0" w:space="0" w:color="auto"/>
        <w:left w:val="none" w:sz="0" w:space="0" w:color="auto"/>
        <w:bottom w:val="none" w:sz="0" w:space="0" w:color="auto"/>
        <w:right w:val="none" w:sz="0" w:space="0" w:color="auto"/>
      </w:divBdr>
    </w:div>
    <w:div w:id="77019383">
      <w:bodyDiv w:val="1"/>
      <w:marLeft w:val="0"/>
      <w:marRight w:val="0"/>
      <w:marTop w:val="0"/>
      <w:marBottom w:val="0"/>
      <w:divBdr>
        <w:top w:val="none" w:sz="0" w:space="0" w:color="auto"/>
        <w:left w:val="none" w:sz="0" w:space="0" w:color="auto"/>
        <w:bottom w:val="none" w:sz="0" w:space="0" w:color="auto"/>
        <w:right w:val="none" w:sz="0" w:space="0" w:color="auto"/>
      </w:divBdr>
    </w:div>
    <w:div w:id="77024222">
      <w:bodyDiv w:val="1"/>
      <w:marLeft w:val="0"/>
      <w:marRight w:val="0"/>
      <w:marTop w:val="0"/>
      <w:marBottom w:val="0"/>
      <w:divBdr>
        <w:top w:val="none" w:sz="0" w:space="0" w:color="auto"/>
        <w:left w:val="none" w:sz="0" w:space="0" w:color="auto"/>
        <w:bottom w:val="none" w:sz="0" w:space="0" w:color="auto"/>
        <w:right w:val="none" w:sz="0" w:space="0" w:color="auto"/>
      </w:divBdr>
    </w:div>
    <w:div w:id="77555299">
      <w:bodyDiv w:val="1"/>
      <w:marLeft w:val="0"/>
      <w:marRight w:val="0"/>
      <w:marTop w:val="0"/>
      <w:marBottom w:val="0"/>
      <w:divBdr>
        <w:top w:val="none" w:sz="0" w:space="0" w:color="auto"/>
        <w:left w:val="none" w:sz="0" w:space="0" w:color="auto"/>
        <w:bottom w:val="none" w:sz="0" w:space="0" w:color="auto"/>
        <w:right w:val="none" w:sz="0" w:space="0" w:color="auto"/>
      </w:divBdr>
    </w:div>
    <w:div w:id="77676439">
      <w:bodyDiv w:val="1"/>
      <w:marLeft w:val="0"/>
      <w:marRight w:val="0"/>
      <w:marTop w:val="0"/>
      <w:marBottom w:val="0"/>
      <w:divBdr>
        <w:top w:val="none" w:sz="0" w:space="0" w:color="auto"/>
        <w:left w:val="none" w:sz="0" w:space="0" w:color="auto"/>
        <w:bottom w:val="none" w:sz="0" w:space="0" w:color="auto"/>
        <w:right w:val="none" w:sz="0" w:space="0" w:color="auto"/>
      </w:divBdr>
    </w:div>
    <w:div w:id="77679596">
      <w:bodyDiv w:val="1"/>
      <w:marLeft w:val="0"/>
      <w:marRight w:val="0"/>
      <w:marTop w:val="0"/>
      <w:marBottom w:val="0"/>
      <w:divBdr>
        <w:top w:val="none" w:sz="0" w:space="0" w:color="auto"/>
        <w:left w:val="none" w:sz="0" w:space="0" w:color="auto"/>
        <w:bottom w:val="none" w:sz="0" w:space="0" w:color="auto"/>
        <w:right w:val="none" w:sz="0" w:space="0" w:color="auto"/>
      </w:divBdr>
    </w:div>
    <w:div w:id="78213875">
      <w:bodyDiv w:val="1"/>
      <w:marLeft w:val="0"/>
      <w:marRight w:val="0"/>
      <w:marTop w:val="0"/>
      <w:marBottom w:val="0"/>
      <w:divBdr>
        <w:top w:val="none" w:sz="0" w:space="0" w:color="auto"/>
        <w:left w:val="none" w:sz="0" w:space="0" w:color="auto"/>
        <w:bottom w:val="none" w:sz="0" w:space="0" w:color="auto"/>
        <w:right w:val="none" w:sz="0" w:space="0" w:color="auto"/>
      </w:divBdr>
    </w:div>
    <w:div w:id="78600292">
      <w:bodyDiv w:val="1"/>
      <w:marLeft w:val="0"/>
      <w:marRight w:val="0"/>
      <w:marTop w:val="0"/>
      <w:marBottom w:val="0"/>
      <w:divBdr>
        <w:top w:val="none" w:sz="0" w:space="0" w:color="auto"/>
        <w:left w:val="none" w:sz="0" w:space="0" w:color="auto"/>
        <w:bottom w:val="none" w:sz="0" w:space="0" w:color="auto"/>
        <w:right w:val="none" w:sz="0" w:space="0" w:color="auto"/>
      </w:divBdr>
    </w:div>
    <w:div w:id="78871624">
      <w:bodyDiv w:val="1"/>
      <w:marLeft w:val="0"/>
      <w:marRight w:val="0"/>
      <w:marTop w:val="0"/>
      <w:marBottom w:val="0"/>
      <w:divBdr>
        <w:top w:val="none" w:sz="0" w:space="0" w:color="auto"/>
        <w:left w:val="none" w:sz="0" w:space="0" w:color="auto"/>
        <w:bottom w:val="none" w:sz="0" w:space="0" w:color="auto"/>
        <w:right w:val="none" w:sz="0" w:space="0" w:color="auto"/>
      </w:divBdr>
    </w:div>
    <w:div w:id="78910775">
      <w:bodyDiv w:val="1"/>
      <w:marLeft w:val="0"/>
      <w:marRight w:val="0"/>
      <w:marTop w:val="0"/>
      <w:marBottom w:val="0"/>
      <w:divBdr>
        <w:top w:val="none" w:sz="0" w:space="0" w:color="auto"/>
        <w:left w:val="none" w:sz="0" w:space="0" w:color="auto"/>
        <w:bottom w:val="none" w:sz="0" w:space="0" w:color="auto"/>
        <w:right w:val="none" w:sz="0" w:space="0" w:color="auto"/>
      </w:divBdr>
    </w:div>
    <w:div w:id="79910896">
      <w:bodyDiv w:val="1"/>
      <w:marLeft w:val="0"/>
      <w:marRight w:val="0"/>
      <w:marTop w:val="0"/>
      <w:marBottom w:val="0"/>
      <w:divBdr>
        <w:top w:val="none" w:sz="0" w:space="0" w:color="auto"/>
        <w:left w:val="none" w:sz="0" w:space="0" w:color="auto"/>
        <w:bottom w:val="none" w:sz="0" w:space="0" w:color="auto"/>
        <w:right w:val="none" w:sz="0" w:space="0" w:color="auto"/>
      </w:divBdr>
    </w:div>
    <w:div w:id="80032549">
      <w:bodyDiv w:val="1"/>
      <w:marLeft w:val="0"/>
      <w:marRight w:val="0"/>
      <w:marTop w:val="0"/>
      <w:marBottom w:val="0"/>
      <w:divBdr>
        <w:top w:val="none" w:sz="0" w:space="0" w:color="auto"/>
        <w:left w:val="none" w:sz="0" w:space="0" w:color="auto"/>
        <w:bottom w:val="none" w:sz="0" w:space="0" w:color="auto"/>
        <w:right w:val="none" w:sz="0" w:space="0" w:color="auto"/>
      </w:divBdr>
    </w:div>
    <w:div w:id="80565315">
      <w:bodyDiv w:val="1"/>
      <w:marLeft w:val="0"/>
      <w:marRight w:val="0"/>
      <w:marTop w:val="0"/>
      <w:marBottom w:val="0"/>
      <w:divBdr>
        <w:top w:val="none" w:sz="0" w:space="0" w:color="auto"/>
        <w:left w:val="none" w:sz="0" w:space="0" w:color="auto"/>
        <w:bottom w:val="none" w:sz="0" w:space="0" w:color="auto"/>
        <w:right w:val="none" w:sz="0" w:space="0" w:color="auto"/>
      </w:divBdr>
    </w:div>
    <w:div w:id="80682093">
      <w:bodyDiv w:val="1"/>
      <w:marLeft w:val="0"/>
      <w:marRight w:val="0"/>
      <w:marTop w:val="0"/>
      <w:marBottom w:val="0"/>
      <w:divBdr>
        <w:top w:val="none" w:sz="0" w:space="0" w:color="auto"/>
        <w:left w:val="none" w:sz="0" w:space="0" w:color="auto"/>
        <w:bottom w:val="none" w:sz="0" w:space="0" w:color="auto"/>
        <w:right w:val="none" w:sz="0" w:space="0" w:color="auto"/>
      </w:divBdr>
    </w:div>
    <w:div w:id="80838201">
      <w:bodyDiv w:val="1"/>
      <w:marLeft w:val="0"/>
      <w:marRight w:val="0"/>
      <w:marTop w:val="0"/>
      <w:marBottom w:val="0"/>
      <w:divBdr>
        <w:top w:val="none" w:sz="0" w:space="0" w:color="auto"/>
        <w:left w:val="none" w:sz="0" w:space="0" w:color="auto"/>
        <w:bottom w:val="none" w:sz="0" w:space="0" w:color="auto"/>
        <w:right w:val="none" w:sz="0" w:space="0" w:color="auto"/>
      </w:divBdr>
    </w:div>
    <w:div w:id="80951011">
      <w:bodyDiv w:val="1"/>
      <w:marLeft w:val="0"/>
      <w:marRight w:val="0"/>
      <w:marTop w:val="0"/>
      <w:marBottom w:val="0"/>
      <w:divBdr>
        <w:top w:val="none" w:sz="0" w:space="0" w:color="auto"/>
        <w:left w:val="none" w:sz="0" w:space="0" w:color="auto"/>
        <w:bottom w:val="none" w:sz="0" w:space="0" w:color="auto"/>
        <w:right w:val="none" w:sz="0" w:space="0" w:color="auto"/>
      </w:divBdr>
    </w:div>
    <w:div w:id="81487158">
      <w:bodyDiv w:val="1"/>
      <w:marLeft w:val="0"/>
      <w:marRight w:val="0"/>
      <w:marTop w:val="0"/>
      <w:marBottom w:val="0"/>
      <w:divBdr>
        <w:top w:val="none" w:sz="0" w:space="0" w:color="auto"/>
        <w:left w:val="none" w:sz="0" w:space="0" w:color="auto"/>
        <w:bottom w:val="none" w:sz="0" w:space="0" w:color="auto"/>
        <w:right w:val="none" w:sz="0" w:space="0" w:color="auto"/>
      </w:divBdr>
    </w:div>
    <w:div w:id="81801707">
      <w:bodyDiv w:val="1"/>
      <w:marLeft w:val="0"/>
      <w:marRight w:val="0"/>
      <w:marTop w:val="0"/>
      <w:marBottom w:val="0"/>
      <w:divBdr>
        <w:top w:val="none" w:sz="0" w:space="0" w:color="auto"/>
        <w:left w:val="none" w:sz="0" w:space="0" w:color="auto"/>
        <w:bottom w:val="none" w:sz="0" w:space="0" w:color="auto"/>
        <w:right w:val="none" w:sz="0" w:space="0" w:color="auto"/>
      </w:divBdr>
    </w:div>
    <w:div w:id="81991637">
      <w:bodyDiv w:val="1"/>
      <w:marLeft w:val="0"/>
      <w:marRight w:val="0"/>
      <w:marTop w:val="0"/>
      <w:marBottom w:val="0"/>
      <w:divBdr>
        <w:top w:val="none" w:sz="0" w:space="0" w:color="auto"/>
        <w:left w:val="none" w:sz="0" w:space="0" w:color="auto"/>
        <w:bottom w:val="none" w:sz="0" w:space="0" w:color="auto"/>
        <w:right w:val="none" w:sz="0" w:space="0" w:color="auto"/>
      </w:divBdr>
    </w:div>
    <w:div w:id="82459381">
      <w:bodyDiv w:val="1"/>
      <w:marLeft w:val="0"/>
      <w:marRight w:val="0"/>
      <w:marTop w:val="0"/>
      <w:marBottom w:val="0"/>
      <w:divBdr>
        <w:top w:val="none" w:sz="0" w:space="0" w:color="auto"/>
        <w:left w:val="none" w:sz="0" w:space="0" w:color="auto"/>
        <w:bottom w:val="none" w:sz="0" w:space="0" w:color="auto"/>
        <w:right w:val="none" w:sz="0" w:space="0" w:color="auto"/>
      </w:divBdr>
    </w:div>
    <w:div w:id="84156407">
      <w:bodyDiv w:val="1"/>
      <w:marLeft w:val="0"/>
      <w:marRight w:val="0"/>
      <w:marTop w:val="0"/>
      <w:marBottom w:val="0"/>
      <w:divBdr>
        <w:top w:val="none" w:sz="0" w:space="0" w:color="auto"/>
        <w:left w:val="none" w:sz="0" w:space="0" w:color="auto"/>
        <w:bottom w:val="none" w:sz="0" w:space="0" w:color="auto"/>
        <w:right w:val="none" w:sz="0" w:space="0" w:color="auto"/>
      </w:divBdr>
    </w:div>
    <w:div w:id="84500237">
      <w:bodyDiv w:val="1"/>
      <w:marLeft w:val="0"/>
      <w:marRight w:val="0"/>
      <w:marTop w:val="0"/>
      <w:marBottom w:val="0"/>
      <w:divBdr>
        <w:top w:val="none" w:sz="0" w:space="0" w:color="auto"/>
        <w:left w:val="none" w:sz="0" w:space="0" w:color="auto"/>
        <w:bottom w:val="none" w:sz="0" w:space="0" w:color="auto"/>
        <w:right w:val="none" w:sz="0" w:space="0" w:color="auto"/>
      </w:divBdr>
    </w:div>
    <w:div w:id="84694822">
      <w:bodyDiv w:val="1"/>
      <w:marLeft w:val="0"/>
      <w:marRight w:val="0"/>
      <w:marTop w:val="0"/>
      <w:marBottom w:val="0"/>
      <w:divBdr>
        <w:top w:val="none" w:sz="0" w:space="0" w:color="auto"/>
        <w:left w:val="none" w:sz="0" w:space="0" w:color="auto"/>
        <w:bottom w:val="none" w:sz="0" w:space="0" w:color="auto"/>
        <w:right w:val="none" w:sz="0" w:space="0" w:color="auto"/>
      </w:divBdr>
    </w:div>
    <w:div w:id="85008066">
      <w:bodyDiv w:val="1"/>
      <w:marLeft w:val="0"/>
      <w:marRight w:val="0"/>
      <w:marTop w:val="0"/>
      <w:marBottom w:val="0"/>
      <w:divBdr>
        <w:top w:val="none" w:sz="0" w:space="0" w:color="auto"/>
        <w:left w:val="none" w:sz="0" w:space="0" w:color="auto"/>
        <w:bottom w:val="none" w:sz="0" w:space="0" w:color="auto"/>
        <w:right w:val="none" w:sz="0" w:space="0" w:color="auto"/>
      </w:divBdr>
    </w:div>
    <w:div w:id="85078099">
      <w:bodyDiv w:val="1"/>
      <w:marLeft w:val="0"/>
      <w:marRight w:val="0"/>
      <w:marTop w:val="0"/>
      <w:marBottom w:val="0"/>
      <w:divBdr>
        <w:top w:val="none" w:sz="0" w:space="0" w:color="auto"/>
        <w:left w:val="none" w:sz="0" w:space="0" w:color="auto"/>
        <w:bottom w:val="none" w:sz="0" w:space="0" w:color="auto"/>
        <w:right w:val="none" w:sz="0" w:space="0" w:color="auto"/>
      </w:divBdr>
    </w:div>
    <w:div w:id="85199986">
      <w:bodyDiv w:val="1"/>
      <w:marLeft w:val="0"/>
      <w:marRight w:val="0"/>
      <w:marTop w:val="0"/>
      <w:marBottom w:val="0"/>
      <w:divBdr>
        <w:top w:val="none" w:sz="0" w:space="0" w:color="auto"/>
        <w:left w:val="none" w:sz="0" w:space="0" w:color="auto"/>
        <w:bottom w:val="none" w:sz="0" w:space="0" w:color="auto"/>
        <w:right w:val="none" w:sz="0" w:space="0" w:color="auto"/>
      </w:divBdr>
    </w:div>
    <w:div w:id="85349498">
      <w:bodyDiv w:val="1"/>
      <w:marLeft w:val="0"/>
      <w:marRight w:val="0"/>
      <w:marTop w:val="0"/>
      <w:marBottom w:val="0"/>
      <w:divBdr>
        <w:top w:val="none" w:sz="0" w:space="0" w:color="auto"/>
        <w:left w:val="none" w:sz="0" w:space="0" w:color="auto"/>
        <w:bottom w:val="none" w:sz="0" w:space="0" w:color="auto"/>
        <w:right w:val="none" w:sz="0" w:space="0" w:color="auto"/>
      </w:divBdr>
    </w:div>
    <w:div w:id="85468785">
      <w:bodyDiv w:val="1"/>
      <w:marLeft w:val="0"/>
      <w:marRight w:val="0"/>
      <w:marTop w:val="0"/>
      <w:marBottom w:val="0"/>
      <w:divBdr>
        <w:top w:val="none" w:sz="0" w:space="0" w:color="auto"/>
        <w:left w:val="none" w:sz="0" w:space="0" w:color="auto"/>
        <w:bottom w:val="none" w:sz="0" w:space="0" w:color="auto"/>
        <w:right w:val="none" w:sz="0" w:space="0" w:color="auto"/>
      </w:divBdr>
    </w:div>
    <w:div w:id="86115893">
      <w:bodyDiv w:val="1"/>
      <w:marLeft w:val="0"/>
      <w:marRight w:val="0"/>
      <w:marTop w:val="0"/>
      <w:marBottom w:val="0"/>
      <w:divBdr>
        <w:top w:val="none" w:sz="0" w:space="0" w:color="auto"/>
        <w:left w:val="none" w:sz="0" w:space="0" w:color="auto"/>
        <w:bottom w:val="none" w:sz="0" w:space="0" w:color="auto"/>
        <w:right w:val="none" w:sz="0" w:space="0" w:color="auto"/>
      </w:divBdr>
    </w:div>
    <w:div w:id="87580815">
      <w:bodyDiv w:val="1"/>
      <w:marLeft w:val="0"/>
      <w:marRight w:val="0"/>
      <w:marTop w:val="0"/>
      <w:marBottom w:val="0"/>
      <w:divBdr>
        <w:top w:val="none" w:sz="0" w:space="0" w:color="auto"/>
        <w:left w:val="none" w:sz="0" w:space="0" w:color="auto"/>
        <w:bottom w:val="none" w:sz="0" w:space="0" w:color="auto"/>
        <w:right w:val="none" w:sz="0" w:space="0" w:color="auto"/>
      </w:divBdr>
    </w:div>
    <w:div w:id="87629228">
      <w:bodyDiv w:val="1"/>
      <w:marLeft w:val="0"/>
      <w:marRight w:val="0"/>
      <w:marTop w:val="0"/>
      <w:marBottom w:val="0"/>
      <w:divBdr>
        <w:top w:val="none" w:sz="0" w:space="0" w:color="auto"/>
        <w:left w:val="none" w:sz="0" w:space="0" w:color="auto"/>
        <w:bottom w:val="none" w:sz="0" w:space="0" w:color="auto"/>
        <w:right w:val="none" w:sz="0" w:space="0" w:color="auto"/>
      </w:divBdr>
    </w:div>
    <w:div w:id="88308731">
      <w:bodyDiv w:val="1"/>
      <w:marLeft w:val="0"/>
      <w:marRight w:val="0"/>
      <w:marTop w:val="0"/>
      <w:marBottom w:val="0"/>
      <w:divBdr>
        <w:top w:val="none" w:sz="0" w:space="0" w:color="auto"/>
        <w:left w:val="none" w:sz="0" w:space="0" w:color="auto"/>
        <w:bottom w:val="none" w:sz="0" w:space="0" w:color="auto"/>
        <w:right w:val="none" w:sz="0" w:space="0" w:color="auto"/>
      </w:divBdr>
    </w:div>
    <w:div w:id="88695292">
      <w:bodyDiv w:val="1"/>
      <w:marLeft w:val="0"/>
      <w:marRight w:val="0"/>
      <w:marTop w:val="0"/>
      <w:marBottom w:val="0"/>
      <w:divBdr>
        <w:top w:val="none" w:sz="0" w:space="0" w:color="auto"/>
        <w:left w:val="none" w:sz="0" w:space="0" w:color="auto"/>
        <w:bottom w:val="none" w:sz="0" w:space="0" w:color="auto"/>
        <w:right w:val="none" w:sz="0" w:space="0" w:color="auto"/>
      </w:divBdr>
    </w:div>
    <w:div w:id="88817720">
      <w:bodyDiv w:val="1"/>
      <w:marLeft w:val="0"/>
      <w:marRight w:val="0"/>
      <w:marTop w:val="0"/>
      <w:marBottom w:val="0"/>
      <w:divBdr>
        <w:top w:val="none" w:sz="0" w:space="0" w:color="auto"/>
        <w:left w:val="none" w:sz="0" w:space="0" w:color="auto"/>
        <w:bottom w:val="none" w:sz="0" w:space="0" w:color="auto"/>
        <w:right w:val="none" w:sz="0" w:space="0" w:color="auto"/>
      </w:divBdr>
    </w:div>
    <w:div w:id="89353840">
      <w:bodyDiv w:val="1"/>
      <w:marLeft w:val="0"/>
      <w:marRight w:val="0"/>
      <w:marTop w:val="0"/>
      <w:marBottom w:val="0"/>
      <w:divBdr>
        <w:top w:val="none" w:sz="0" w:space="0" w:color="auto"/>
        <w:left w:val="none" w:sz="0" w:space="0" w:color="auto"/>
        <w:bottom w:val="none" w:sz="0" w:space="0" w:color="auto"/>
        <w:right w:val="none" w:sz="0" w:space="0" w:color="auto"/>
      </w:divBdr>
    </w:div>
    <w:div w:id="90398378">
      <w:bodyDiv w:val="1"/>
      <w:marLeft w:val="0"/>
      <w:marRight w:val="0"/>
      <w:marTop w:val="0"/>
      <w:marBottom w:val="0"/>
      <w:divBdr>
        <w:top w:val="none" w:sz="0" w:space="0" w:color="auto"/>
        <w:left w:val="none" w:sz="0" w:space="0" w:color="auto"/>
        <w:bottom w:val="none" w:sz="0" w:space="0" w:color="auto"/>
        <w:right w:val="none" w:sz="0" w:space="0" w:color="auto"/>
      </w:divBdr>
    </w:div>
    <w:div w:id="91172185">
      <w:bodyDiv w:val="1"/>
      <w:marLeft w:val="0"/>
      <w:marRight w:val="0"/>
      <w:marTop w:val="0"/>
      <w:marBottom w:val="0"/>
      <w:divBdr>
        <w:top w:val="none" w:sz="0" w:space="0" w:color="auto"/>
        <w:left w:val="none" w:sz="0" w:space="0" w:color="auto"/>
        <w:bottom w:val="none" w:sz="0" w:space="0" w:color="auto"/>
        <w:right w:val="none" w:sz="0" w:space="0" w:color="auto"/>
      </w:divBdr>
    </w:div>
    <w:div w:id="91513833">
      <w:bodyDiv w:val="1"/>
      <w:marLeft w:val="0"/>
      <w:marRight w:val="0"/>
      <w:marTop w:val="0"/>
      <w:marBottom w:val="0"/>
      <w:divBdr>
        <w:top w:val="none" w:sz="0" w:space="0" w:color="auto"/>
        <w:left w:val="none" w:sz="0" w:space="0" w:color="auto"/>
        <w:bottom w:val="none" w:sz="0" w:space="0" w:color="auto"/>
        <w:right w:val="none" w:sz="0" w:space="0" w:color="auto"/>
      </w:divBdr>
    </w:div>
    <w:div w:id="92018813">
      <w:bodyDiv w:val="1"/>
      <w:marLeft w:val="0"/>
      <w:marRight w:val="0"/>
      <w:marTop w:val="0"/>
      <w:marBottom w:val="0"/>
      <w:divBdr>
        <w:top w:val="none" w:sz="0" w:space="0" w:color="auto"/>
        <w:left w:val="none" w:sz="0" w:space="0" w:color="auto"/>
        <w:bottom w:val="none" w:sz="0" w:space="0" w:color="auto"/>
        <w:right w:val="none" w:sz="0" w:space="0" w:color="auto"/>
      </w:divBdr>
    </w:div>
    <w:div w:id="92288675">
      <w:bodyDiv w:val="1"/>
      <w:marLeft w:val="0"/>
      <w:marRight w:val="0"/>
      <w:marTop w:val="0"/>
      <w:marBottom w:val="0"/>
      <w:divBdr>
        <w:top w:val="none" w:sz="0" w:space="0" w:color="auto"/>
        <w:left w:val="none" w:sz="0" w:space="0" w:color="auto"/>
        <w:bottom w:val="none" w:sz="0" w:space="0" w:color="auto"/>
        <w:right w:val="none" w:sz="0" w:space="0" w:color="auto"/>
      </w:divBdr>
    </w:div>
    <w:div w:id="92937219">
      <w:bodyDiv w:val="1"/>
      <w:marLeft w:val="0"/>
      <w:marRight w:val="0"/>
      <w:marTop w:val="0"/>
      <w:marBottom w:val="0"/>
      <w:divBdr>
        <w:top w:val="none" w:sz="0" w:space="0" w:color="auto"/>
        <w:left w:val="none" w:sz="0" w:space="0" w:color="auto"/>
        <w:bottom w:val="none" w:sz="0" w:space="0" w:color="auto"/>
        <w:right w:val="none" w:sz="0" w:space="0" w:color="auto"/>
      </w:divBdr>
    </w:div>
    <w:div w:id="92941882">
      <w:bodyDiv w:val="1"/>
      <w:marLeft w:val="0"/>
      <w:marRight w:val="0"/>
      <w:marTop w:val="0"/>
      <w:marBottom w:val="0"/>
      <w:divBdr>
        <w:top w:val="none" w:sz="0" w:space="0" w:color="auto"/>
        <w:left w:val="none" w:sz="0" w:space="0" w:color="auto"/>
        <w:bottom w:val="none" w:sz="0" w:space="0" w:color="auto"/>
        <w:right w:val="none" w:sz="0" w:space="0" w:color="auto"/>
      </w:divBdr>
    </w:div>
    <w:div w:id="93329659">
      <w:bodyDiv w:val="1"/>
      <w:marLeft w:val="0"/>
      <w:marRight w:val="0"/>
      <w:marTop w:val="0"/>
      <w:marBottom w:val="0"/>
      <w:divBdr>
        <w:top w:val="none" w:sz="0" w:space="0" w:color="auto"/>
        <w:left w:val="none" w:sz="0" w:space="0" w:color="auto"/>
        <w:bottom w:val="none" w:sz="0" w:space="0" w:color="auto"/>
        <w:right w:val="none" w:sz="0" w:space="0" w:color="auto"/>
      </w:divBdr>
    </w:div>
    <w:div w:id="94253697">
      <w:bodyDiv w:val="1"/>
      <w:marLeft w:val="0"/>
      <w:marRight w:val="0"/>
      <w:marTop w:val="0"/>
      <w:marBottom w:val="0"/>
      <w:divBdr>
        <w:top w:val="none" w:sz="0" w:space="0" w:color="auto"/>
        <w:left w:val="none" w:sz="0" w:space="0" w:color="auto"/>
        <w:bottom w:val="none" w:sz="0" w:space="0" w:color="auto"/>
        <w:right w:val="none" w:sz="0" w:space="0" w:color="auto"/>
      </w:divBdr>
    </w:div>
    <w:div w:id="94444389">
      <w:bodyDiv w:val="1"/>
      <w:marLeft w:val="0"/>
      <w:marRight w:val="0"/>
      <w:marTop w:val="0"/>
      <w:marBottom w:val="0"/>
      <w:divBdr>
        <w:top w:val="none" w:sz="0" w:space="0" w:color="auto"/>
        <w:left w:val="none" w:sz="0" w:space="0" w:color="auto"/>
        <w:bottom w:val="none" w:sz="0" w:space="0" w:color="auto"/>
        <w:right w:val="none" w:sz="0" w:space="0" w:color="auto"/>
      </w:divBdr>
    </w:div>
    <w:div w:id="95492421">
      <w:bodyDiv w:val="1"/>
      <w:marLeft w:val="0"/>
      <w:marRight w:val="0"/>
      <w:marTop w:val="0"/>
      <w:marBottom w:val="0"/>
      <w:divBdr>
        <w:top w:val="none" w:sz="0" w:space="0" w:color="auto"/>
        <w:left w:val="none" w:sz="0" w:space="0" w:color="auto"/>
        <w:bottom w:val="none" w:sz="0" w:space="0" w:color="auto"/>
        <w:right w:val="none" w:sz="0" w:space="0" w:color="auto"/>
      </w:divBdr>
    </w:div>
    <w:div w:id="96295384">
      <w:bodyDiv w:val="1"/>
      <w:marLeft w:val="0"/>
      <w:marRight w:val="0"/>
      <w:marTop w:val="0"/>
      <w:marBottom w:val="0"/>
      <w:divBdr>
        <w:top w:val="none" w:sz="0" w:space="0" w:color="auto"/>
        <w:left w:val="none" w:sz="0" w:space="0" w:color="auto"/>
        <w:bottom w:val="none" w:sz="0" w:space="0" w:color="auto"/>
        <w:right w:val="none" w:sz="0" w:space="0" w:color="auto"/>
      </w:divBdr>
    </w:div>
    <w:div w:id="97023383">
      <w:bodyDiv w:val="1"/>
      <w:marLeft w:val="0"/>
      <w:marRight w:val="0"/>
      <w:marTop w:val="0"/>
      <w:marBottom w:val="0"/>
      <w:divBdr>
        <w:top w:val="none" w:sz="0" w:space="0" w:color="auto"/>
        <w:left w:val="none" w:sz="0" w:space="0" w:color="auto"/>
        <w:bottom w:val="none" w:sz="0" w:space="0" w:color="auto"/>
        <w:right w:val="none" w:sz="0" w:space="0" w:color="auto"/>
      </w:divBdr>
    </w:div>
    <w:div w:id="97338959">
      <w:bodyDiv w:val="1"/>
      <w:marLeft w:val="0"/>
      <w:marRight w:val="0"/>
      <w:marTop w:val="0"/>
      <w:marBottom w:val="0"/>
      <w:divBdr>
        <w:top w:val="none" w:sz="0" w:space="0" w:color="auto"/>
        <w:left w:val="none" w:sz="0" w:space="0" w:color="auto"/>
        <w:bottom w:val="none" w:sz="0" w:space="0" w:color="auto"/>
        <w:right w:val="none" w:sz="0" w:space="0" w:color="auto"/>
      </w:divBdr>
    </w:div>
    <w:div w:id="97914892">
      <w:bodyDiv w:val="1"/>
      <w:marLeft w:val="0"/>
      <w:marRight w:val="0"/>
      <w:marTop w:val="0"/>
      <w:marBottom w:val="0"/>
      <w:divBdr>
        <w:top w:val="none" w:sz="0" w:space="0" w:color="auto"/>
        <w:left w:val="none" w:sz="0" w:space="0" w:color="auto"/>
        <w:bottom w:val="none" w:sz="0" w:space="0" w:color="auto"/>
        <w:right w:val="none" w:sz="0" w:space="0" w:color="auto"/>
      </w:divBdr>
    </w:div>
    <w:div w:id="98381595">
      <w:bodyDiv w:val="1"/>
      <w:marLeft w:val="0"/>
      <w:marRight w:val="0"/>
      <w:marTop w:val="0"/>
      <w:marBottom w:val="0"/>
      <w:divBdr>
        <w:top w:val="none" w:sz="0" w:space="0" w:color="auto"/>
        <w:left w:val="none" w:sz="0" w:space="0" w:color="auto"/>
        <w:bottom w:val="none" w:sz="0" w:space="0" w:color="auto"/>
        <w:right w:val="none" w:sz="0" w:space="0" w:color="auto"/>
      </w:divBdr>
    </w:div>
    <w:div w:id="99181439">
      <w:bodyDiv w:val="1"/>
      <w:marLeft w:val="0"/>
      <w:marRight w:val="0"/>
      <w:marTop w:val="0"/>
      <w:marBottom w:val="0"/>
      <w:divBdr>
        <w:top w:val="none" w:sz="0" w:space="0" w:color="auto"/>
        <w:left w:val="none" w:sz="0" w:space="0" w:color="auto"/>
        <w:bottom w:val="none" w:sz="0" w:space="0" w:color="auto"/>
        <w:right w:val="none" w:sz="0" w:space="0" w:color="auto"/>
      </w:divBdr>
    </w:div>
    <w:div w:id="99301274">
      <w:bodyDiv w:val="1"/>
      <w:marLeft w:val="0"/>
      <w:marRight w:val="0"/>
      <w:marTop w:val="0"/>
      <w:marBottom w:val="0"/>
      <w:divBdr>
        <w:top w:val="none" w:sz="0" w:space="0" w:color="auto"/>
        <w:left w:val="none" w:sz="0" w:space="0" w:color="auto"/>
        <w:bottom w:val="none" w:sz="0" w:space="0" w:color="auto"/>
        <w:right w:val="none" w:sz="0" w:space="0" w:color="auto"/>
      </w:divBdr>
    </w:div>
    <w:div w:id="99567478">
      <w:bodyDiv w:val="1"/>
      <w:marLeft w:val="0"/>
      <w:marRight w:val="0"/>
      <w:marTop w:val="0"/>
      <w:marBottom w:val="0"/>
      <w:divBdr>
        <w:top w:val="none" w:sz="0" w:space="0" w:color="auto"/>
        <w:left w:val="none" w:sz="0" w:space="0" w:color="auto"/>
        <w:bottom w:val="none" w:sz="0" w:space="0" w:color="auto"/>
        <w:right w:val="none" w:sz="0" w:space="0" w:color="auto"/>
      </w:divBdr>
    </w:div>
    <w:div w:id="100421571">
      <w:bodyDiv w:val="1"/>
      <w:marLeft w:val="0"/>
      <w:marRight w:val="0"/>
      <w:marTop w:val="0"/>
      <w:marBottom w:val="0"/>
      <w:divBdr>
        <w:top w:val="none" w:sz="0" w:space="0" w:color="auto"/>
        <w:left w:val="none" w:sz="0" w:space="0" w:color="auto"/>
        <w:bottom w:val="none" w:sz="0" w:space="0" w:color="auto"/>
        <w:right w:val="none" w:sz="0" w:space="0" w:color="auto"/>
      </w:divBdr>
    </w:div>
    <w:div w:id="100686958">
      <w:bodyDiv w:val="1"/>
      <w:marLeft w:val="0"/>
      <w:marRight w:val="0"/>
      <w:marTop w:val="0"/>
      <w:marBottom w:val="0"/>
      <w:divBdr>
        <w:top w:val="none" w:sz="0" w:space="0" w:color="auto"/>
        <w:left w:val="none" w:sz="0" w:space="0" w:color="auto"/>
        <w:bottom w:val="none" w:sz="0" w:space="0" w:color="auto"/>
        <w:right w:val="none" w:sz="0" w:space="0" w:color="auto"/>
      </w:divBdr>
    </w:div>
    <w:div w:id="101538908">
      <w:bodyDiv w:val="1"/>
      <w:marLeft w:val="0"/>
      <w:marRight w:val="0"/>
      <w:marTop w:val="0"/>
      <w:marBottom w:val="0"/>
      <w:divBdr>
        <w:top w:val="none" w:sz="0" w:space="0" w:color="auto"/>
        <w:left w:val="none" w:sz="0" w:space="0" w:color="auto"/>
        <w:bottom w:val="none" w:sz="0" w:space="0" w:color="auto"/>
        <w:right w:val="none" w:sz="0" w:space="0" w:color="auto"/>
      </w:divBdr>
    </w:div>
    <w:div w:id="102461406">
      <w:bodyDiv w:val="1"/>
      <w:marLeft w:val="0"/>
      <w:marRight w:val="0"/>
      <w:marTop w:val="0"/>
      <w:marBottom w:val="0"/>
      <w:divBdr>
        <w:top w:val="none" w:sz="0" w:space="0" w:color="auto"/>
        <w:left w:val="none" w:sz="0" w:space="0" w:color="auto"/>
        <w:bottom w:val="none" w:sz="0" w:space="0" w:color="auto"/>
        <w:right w:val="none" w:sz="0" w:space="0" w:color="auto"/>
      </w:divBdr>
    </w:div>
    <w:div w:id="102574120">
      <w:bodyDiv w:val="1"/>
      <w:marLeft w:val="0"/>
      <w:marRight w:val="0"/>
      <w:marTop w:val="0"/>
      <w:marBottom w:val="0"/>
      <w:divBdr>
        <w:top w:val="none" w:sz="0" w:space="0" w:color="auto"/>
        <w:left w:val="none" w:sz="0" w:space="0" w:color="auto"/>
        <w:bottom w:val="none" w:sz="0" w:space="0" w:color="auto"/>
        <w:right w:val="none" w:sz="0" w:space="0" w:color="auto"/>
      </w:divBdr>
    </w:div>
    <w:div w:id="103427291">
      <w:bodyDiv w:val="1"/>
      <w:marLeft w:val="0"/>
      <w:marRight w:val="0"/>
      <w:marTop w:val="0"/>
      <w:marBottom w:val="0"/>
      <w:divBdr>
        <w:top w:val="none" w:sz="0" w:space="0" w:color="auto"/>
        <w:left w:val="none" w:sz="0" w:space="0" w:color="auto"/>
        <w:bottom w:val="none" w:sz="0" w:space="0" w:color="auto"/>
        <w:right w:val="none" w:sz="0" w:space="0" w:color="auto"/>
      </w:divBdr>
    </w:div>
    <w:div w:id="103697297">
      <w:bodyDiv w:val="1"/>
      <w:marLeft w:val="0"/>
      <w:marRight w:val="0"/>
      <w:marTop w:val="0"/>
      <w:marBottom w:val="0"/>
      <w:divBdr>
        <w:top w:val="none" w:sz="0" w:space="0" w:color="auto"/>
        <w:left w:val="none" w:sz="0" w:space="0" w:color="auto"/>
        <w:bottom w:val="none" w:sz="0" w:space="0" w:color="auto"/>
        <w:right w:val="none" w:sz="0" w:space="0" w:color="auto"/>
      </w:divBdr>
    </w:div>
    <w:div w:id="104084576">
      <w:bodyDiv w:val="1"/>
      <w:marLeft w:val="0"/>
      <w:marRight w:val="0"/>
      <w:marTop w:val="0"/>
      <w:marBottom w:val="0"/>
      <w:divBdr>
        <w:top w:val="none" w:sz="0" w:space="0" w:color="auto"/>
        <w:left w:val="none" w:sz="0" w:space="0" w:color="auto"/>
        <w:bottom w:val="none" w:sz="0" w:space="0" w:color="auto"/>
        <w:right w:val="none" w:sz="0" w:space="0" w:color="auto"/>
      </w:divBdr>
    </w:div>
    <w:div w:id="104159673">
      <w:bodyDiv w:val="1"/>
      <w:marLeft w:val="0"/>
      <w:marRight w:val="0"/>
      <w:marTop w:val="0"/>
      <w:marBottom w:val="0"/>
      <w:divBdr>
        <w:top w:val="none" w:sz="0" w:space="0" w:color="auto"/>
        <w:left w:val="none" w:sz="0" w:space="0" w:color="auto"/>
        <w:bottom w:val="none" w:sz="0" w:space="0" w:color="auto"/>
        <w:right w:val="none" w:sz="0" w:space="0" w:color="auto"/>
      </w:divBdr>
    </w:div>
    <w:div w:id="104496452">
      <w:bodyDiv w:val="1"/>
      <w:marLeft w:val="0"/>
      <w:marRight w:val="0"/>
      <w:marTop w:val="0"/>
      <w:marBottom w:val="0"/>
      <w:divBdr>
        <w:top w:val="none" w:sz="0" w:space="0" w:color="auto"/>
        <w:left w:val="none" w:sz="0" w:space="0" w:color="auto"/>
        <w:bottom w:val="none" w:sz="0" w:space="0" w:color="auto"/>
        <w:right w:val="none" w:sz="0" w:space="0" w:color="auto"/>
      </w:divBdr>
    </w:div>
    <w:div w:id="104543705">
      <w:bodyDiv w:val="1"/>
      <w:marLeft w:val="0"/>
      <w:marRight w:val="0"/>
      <w:marTop w:val="0"/>
      <w:marBottom w:val="0"/>
      <w:divBdr>
        <w:top w:val="none" w:sz="0" w:space="0" w:color="auto"/>
        <w:left w:val="none" w:sz="0" w:space="0" w:color="auto"/>
        <w:bottom w:val="none" w:sz="0" w:space="0" w:color="auto"/>
        <w:right w:val="none" w:sz="0" w:space="0" w:color="auto"/>
      </w:divBdr>
    </w:div>
    <w:div w:id="105006853">
      <w:bodyDiv w:val="1"/>
      <w:marLeft w:val="0"/>
      <w:marRight w:val="0"/>
      <w:marTop w:val="0"/>
      <w:marBottom w:val="0"/>
      <w:divBdr>
        <w:top w:val="none" w:sz="0" w:space="0" w:color="auto"/>
        <w:left w:val="none" w:sz="0" w:space="0" w:color="auto"/>
        <w:bottom w:val="none" w:sz="0" w:space="0" w:color="auto"/>
        <w:right w:val="none" w:sz="0" w:space="0" w:color="auto"/>
      </w:divBdr>
    </w:div>
    <w:div w:id="105320813">
      <w:bodyDiv w:val="1"/>
      <w:marLeft w:val="0"/>
      <w:marRight w:val="0"/>
      <w:marTop w:val="0"/>
      <w:marBottom w:val="0"/>
      <w:divBdr>
        <w:top w:val="none" w:sz="0" w:space="0" w:color="auto"/>
        <w:left w:val="none" w:sz="0" w:space="0" w:color="auto"/>
        <w:bottom w:val="none" w:sz="0" w:space="0" w:color="auto"/>
        <w:right w:val="none" w:sz="0" w:space="0" w:color="auto"/>
      </w:divBdr>
    </w:div>
    <w:div w:id="106315609">
      <w:bodyDiv w:val="1"/>
      <w:marLeft w:val="0"/>
      <w:marRight w:val="0"/>
      <w:marTop w:val="0"/>
      <w:marBottom w:val="0"/>
      <w:divBdr>
        <w:top w:val="none" w:sz="0" w:space="0" w:color="auto"/>
        <w:left w:val="none" w:sz="0" w:space="0" w:color="auto"/>
        <w:bottom w:val="none" w:sz="0" w:space="0" w:color="auto"/>
        <w:right w:val="none" w:sz="0" w:space="0" w:color="auto"/>
      </w:divBdr>
    </w:div>
    <w:div w:id="106507658">
      <w:bodyDiv w:val="1"/>
      <w:marLeft w:val="0"/>
      <w:marRight w:val="0"/>
      <w:marTop w:val="0"/>
      <w:marBottom w:val="0"/>
      <w:divBdr>
        <w:top w:val="none" w:sz="0" w:space="0" w:color="auto"/>
        <w:left w:val="none" w:sz="0" w:space="0" w:color="auto"/>
        <w:bottom w:val="none" w:sz="0" w:space="0" w:color="auto"/>
        <w:right w:val="none" w:sz="0" w:space="0" w:color="auto"/>
      </w:divBdr>
    </w:div>
    <w:div w:id="106853340">
      <w:bodyDiv w:val="1"/>
      <w:marLeft w:val="0"/>
      <w:marRight w:val="0"/>
      <w:marTop w:val="0"/>
      <w:marBottom w:val="0"/>
      <w:divBdr>
        <w:top w:val="none" w:sz="0" w:space="0" w:color="auto"/>
        <w:left w:val="none" w:sz="0" w:space="0" w:color="auto"/>
        <w:bottom w:val="none" w:sz="0" w:space="0" w:color="auto"/>
        <w:right w:val="none" w:sz="0" w:space="0" w:color="auto"/>
      </w:divBdr>
    </w:div>
    <w:div w:id="107118065">
      <w:bodyDiv w:val="1"/>
      <w:marLeft w:val="0"/>
      <w:marRight w:val="0"/>
      <w:marTop w:val="0"/>
      <w:marBottom w:val="0"/>
      <w:divBdr>
        <w:top w:val="none" w:sz="0" w:space="0" w:color="auto"/>
        <w:left w:val="none" w:sz="0" w:space="0" w:color="auto"/>
        <w:bottom w:val="none" w:sz="0" w:space="0" w:color="auto"/>
        <w:right w:val="none" w:sz="0" w:space="0" w:color="auto"/>
      </w:divBdr>
    </w:div>
    <w:div w:id="107549368">
      <w:bodyDiv w:val="1"/>
      <w:marLeft w:val="0"/>
      <w:marRight w:val="0"/>
      <w:marTop w:val="0"/>
      <w:marBottom w:val="0"/>
      <w:divBdr>
        <w:top w:val="none" w:sz="0" w:space="0" w:color="auto"/>
        <w:left w:val="none" w:sz="0" w:space="0" w:color="auto"/>
        <w:bottom w:val="none" w:sz="0" w:space="0" w:color="auto"/>
        <w:right w:val="none" w:sz="0" w:space="0" w:color="auto"/>
      </w:divBdr>
    </w:div>
    <w:div w:id="107553504">
      <w:bodyDiv w:val="1"/>
      <w:marLeft w:val="0"/>
      <w:marRight w:val="0"/>
      <w:marTop w:val="0"/>
      <w:marBottom w:val="0"/>
      <w:divBdr>
        <w:top w:val="none" w:sz="0" w:space="0" w:color="auto"/>
        <w:left w:val="none" w:sz="0" w:space="0" w:color="auto"/>
        <w:bottom w:val="none" w:sz="0" w:space="0" w:color="auto"/>
        <w:right w:val="none" w:sz="0" w:space="0" w:color="auto"/>
      </w:divBdr>
    </w:div>
    <w:div w:id="107942700">
      <w:bodyDiv w:val="1"/>
      <w:marLeft w:val="0"/>
      <w:marRight w:val="0"/>
      <w:marTop w:val="0"/>
      <w:marBottom w:val="0"/>
      <w:divBdr>
        <w:top w:val="none" w:sz="0" w:space="0" w:color="auto"/>
        <w:left w:val="none" w:sz="0" w:space="0" w:color="auto"/>
        <w:bottom w:val="none" w:sz="0" w:space="0" w:color="auto"/>
        <w:right w:val="none" w:sz="0" w:space="0" w:color="auto"/>
      </w:divBdr>
    </w:div>
    <w:div w:id="108090535">
      <w:bodyDiv w:val="1"/>
      <w:marLeft w:val="0"/>
      <w:marRight w:val="0"/>
      <w:marTop w:val="0"/>
      <w:marBottom w:val="0"/>
      <w:divBdr>
        <w:top w:val="none" w:sz="0" w:space="0" w:color="auto"/>
        <w:left w:val="none" w:sz="0" w:space="0" w:color="auto"/>
        <w:bottom w:val="none" w:sz="0" w:space="0" w:color="auto"/>
        <w:right w:val="none" w:sz="0" w:space="0" w:color="auto"/>
      </w:divBdr>
    </w:div>
    <w:div w:id="108356599">
      <w:bodyDiv w:val="1"/>
      <w:marLeft w:val="0"/>
      <w:marRight w:val="0"/>
      <w:marTop w:val="0"/>
      <w:marBottom w:val="0"/>
      <w:divBdr>
        <w:top w:val="none" w:sz="0" w:space="0" w:color="auto"/>
        <w:left w:val="none" w:sz="0" w:space="0" w:color="auto"/>
        <w:bottom w:val="none" w:sz="0" w:space="0" w:color="auto"/>
        <w:right w:val="none" w:sz="0" w:space="0" w:color="auto"/>
      </w:divBdr>
    </w:div>
    <w:div w:id="108547873">
      <w:bodyDiv w:val="1"/>
      <w:marLeft w:val="0"/>
      <w:marRight w:val="0"/>
      <w:marTop w:val="0"/>
      <w:marBottom w:val="0"/>
      <w:divBdr>
        <w:top w:val="none" w:sz="0" w:space="0" w:color="auto"/>
        <w:left w:val="none" w:sz="0" w:space="0" w:color="auto"/>
        <w:bottom w:val="none" w:sz="0" w:space="0" w:color="auto"/>
        <w:right w:val="none" w:sz="0" w:space="0" w:color="auto"/>
      </w:divBdr>
    </w:div>
    <w:div w:id="109251175">
      <w:bodyDiv w:val="1"/>
      <w:marLeft w:val="0"/>
      <w:marRight w:val="0"/>
      <w:marTop w:val="0"/>
      <w:marBottom w:val="0"/>
      <w:divBdr>
        <w:top w:val="none" w:sz="0" w:space="0" w:color="auto"/>
        <w:left w:val="none" w:sz="0" w:space="0" w:color="auto"/>
        <w:bottom w:val="none" w:sz="0" w:space="0" w:color="auto"/>
        <w:right w:val="none" w:sz="0" w:space="0" w:color="auto"/>
      </w:divBdr>
    </w:div>
    <w:div w:id="109713257">
      <w:bodyDiv w:val="1"/>
      <w:marLeft w:val="0"/>
      <w:marRight w:val="0"/>
      <w:marTop w:val="0"/>
      <w:marBottom w:val="0"/>
      <w:divBdr>
        <w:top w:val="none" w:sz="0" w:space="0" w:color="auto"/>
        <w:left w:val="none" w:sz="0" w:space="0" w:color="auto"/>
        <w:bottom w:val="none" w:sz="0" w:space="0" w:color="auto"/>
        <w:right w:val="none" w:sz="0" w:space="0" w:color="auto"/>
      </w:divBdr>
    </w:div>
    <w:div w:id="110325599">
      <w:bodyDiv w:val="1"/>
      <w:marLeft w:val="0"/>
      <w:marRight w:val="0"/>
      <w:marTop w:val="0"/>
      <w:marBottom w:val="0"/>
      <w:divBdr>
        <w:top w:val="none" w:sz="0" w:space="0" w:color="auto"/>
        <w:left w:val="none" w:sz="0" w:space="0" w:color="auto"/>
        <w:bottom w:val="none" w:sz="0" w:space="0" w:color="auto"/>
        <w:right w:val="none" w:sz="0" w:space="0" w:color="auto"/>
      </w:divBdr>
    </w:div>
    <w:div w:id="110394236">
      <w:bodyDiv w:val="1"/>
      <w:marLeft w:val="0"/>
      <w:marRight w:val="0"/>
      <w:marTop w:val="0"/>
      <w:marBottom w:val="0"/>
      <w:divBdr>
        <w:top w:val="none" w:sz="0" w:space="0" w:color="auto"/>
        <w:left w:val="none" w:sz="0" w:space="0" w:color="auto"/>
        <w:bottom w:val="none" w:sz="0" w:space="0" w:color="auto"/>
        <w:right w:val="none" w:sz="0" w:space="0" w:color="auto"/>
      </w:divBdr>
    </w:div>
    <w:div w:id="110563507">
      <w:bodyDiv w:val="1"/>
      <w:marLeft w:val="0"/>
      <w:marRight w:val="0"/>
      <w:marTop w:val="0"/>
      <w:marBottom w:val="0"/>
      <w:divBdr>
        <w:top w:val="none" w:sz="0" w:space="0" w:color="auto"/>
        <w:left w:val="none" w:sz="0" w:space="0" w:color="auto"/>
        <w:bottom w:val="none" w:sz="0" w:space="0" w:color="auto"/>
        <w:right w:val="none" w:sz="0" w:space="0" w:color="auto"/>
      </w:divBdr>
    </w:div>
    <w:div w:id="110831300">
      <w:bodyDiv w:val="1"/>
      <w:marLeft w:val="0"/>
      <w:marRight w:val="0"/>
      <w:marTop w:val="0"/>
      <w:marBottom w:val="0"/>
      <w:divBdr>
        <w:top w:val="none" w:sz="0" w:space="0" w:color="auto"/>
        <w:left w:val="none" w:sz="0" w:space="0" w:color="auto"/>
        <w:bottom w:val="none" w:sz="0" w:space="0" w:color="auto"/>
        <w:right w:val="none" w:sz="0" w:space="0" w:color="auto"/>
      </w:divBdr>
    </w:div>
    <w:div w:id="110904893">
      <w:bodyDiv w:val="1"/>
      <w:marLeft w:val="0"/>
      <w:marRight w:val="0"/>
      <w:marTop w:val="0"/>
      <w:marBottom w:val="0"/>
      <w:divBdr>
        <w:top w:val="none" w:sz="0" w:space="0" w:color="auto"/>
        <w:left w:val="none" w:sz="0" w:space="0" w:color="auto"/>
        <w:bottom w:val="none" w:sz="0" w:space="0" w:color="auto"/>
        <w:right w:val="none" w:sz="0" w:space="0" w:color="auto"/>
      </w:divBdr>
    </w:div>
    <w:div w:id="110983274">
      <w:bodyDiv w:val="1"/>
      <w:marLeft w:val="0"/>
      <w:marRight w:val="0"/>
      <w:marTop w:val="0"/>
      <w:marBottom w:val="0"/>
      <w:divBdr>
        <w:top w:val="none" w:sz="0" w:space="0" w:color="auto"/>
        <w:left w:val="none" w:sz="0" w:space="0" w:color="auto"/>
        <w:bottom w:val="none" w:sz="0" w:space="0" w:color="auto"/>
        <w:right w:val="none" w:sz="0" w:space="0" w:color="auto"/>
      </w:divBdr>
    </w:div>
    <w:div w:id="111675799">
      <w:bodyDiv w:val="1"/>
      <w:marLeft w:val="0"/>
      <w:marRight w:val="0"/>
      <w:marTop w:val="0"/>
      <w:marBottom w:val="0"/>
      <w:divBdr>
        <w:top w:val="none" w:sz="0" w:space="0" w:color="auto"/>
        <w:left w:val="none" w:sz="0" w:space="0" w:color="auto"/>
        <w:bottom w:val="none" w:sz="0" w:space="0" w:color="auto"/>
        <w:right w:val="none" w:sz="0" w:space="0" w:color="auto"/>
      </w:divBdr>
    </w:div>
    <w:div w:id="112066700">
      <w:bodyDiv w:val="1"/>
      <w:marLeft w:val="0"/>
      <w:marRight w:val="0"/>
      <w:marTop w:val="0"/>
      <w:marBottom w:val="0"/>
      <w:divBdr>
        <w:top w:val="none" w:sz="0" w:space="0" w:color="auto"/>
        <w:left w:val="none" w:sz="0" w:space="0" w:color="auto"/>
        <w:bottom w:val="none" w:sz="0" w:space="0" w:color="auto"/>
        <w:right w:val="none" w:sz="0" w:space="0" w:color="auto"/>
      </w:divBdr>
    </w:div>
    <w:div w:id="112211323">
      <w:bodyDiv w:val="1"/>
      <w:marLeft w:val="0"/>
      <w:marRight w:val="0"/>
      <w:marTop w:val="0"/>
      <w:marBottom w:val="0"/>
      <w:divBdr>
        <w:top w:val="none" w:sz="0" w:space="0" w:color="auto"/>
        <w:left w:val="none" w:sz="0" w:space="0" w:color="auto"/>
        <w:bottom w:val="none" w:sz="0" w:space="0" w:color="auto"/>
        <w:right w:val="none" w:sz="0" w:space="0" w:color="auto"/>
      </w:divBdr>
    </w:div>
    <w:div w:id="112218423">
      <w:bodyDiv w:val="1"/>
      <w:marLeft w:val="0"/>
      <w:marRight w:val="0"/>
      <w:marTop w:val="0"/>
      <w:marBottom w:val="0"/>
      <w:divBdr>
        <w:top w:val="none" w:sz="0" w:space="0" w:color="auto"/>
        <w:left w:val="none" w:sz="0" w:space="0" w:color="auto"/>
        <w:bottom w:val="none" w:sz="0" w:space="0" w:color="auto"/>
        <w:right w:val="none" w:sz="0" w:space="0" w:color="auto"/>
      </w:divBdr>
    </w:div>
    <w:div w:id="113525788">
      <w:bodyDiv w:val="1"/>
      <w:marLeft w:val="0"/>
      <w:marRight w:val="0"/>
      <w:marTop w:val="0"/>
      <w:marBottom w:val="0"/>
      <w:divBdr>
        <w:top w:val="none" w:sz="0" w:space="0" w:color="auto"/>
        <w:left w:val="none" w:sz="0" w:space="0" w:color="auto"/>
        <w:bottom w:val="none" w:sz="0" w:space="0" w:color="auto"/>
        <w:right w:val="none" w:sz="0" w:space="0" w:color="auto"/>
      </w:divBdr>
    </w:div>
    <w:div w:id="113717928">
      <w:bodyDiv w:val="1"/>
      <w:marLeft w:val="0"/>
      <w:marRight w:val="0"/>
      <w:marTop w:val="0"/>
      <w:marBottom w:val="0"/>
      <w:divBdr>
        <w:top w:val="none" w:sz="0" w:space="0" w:color="auto"/>
        <w:left w:val="none" w:sz="0" w:space="0" w:color="auto"/>
        <w:bottom w:val="none" w:sz="0" w:space="0" w:color="auto"/>
        <w:right w:val="none" w:sz="0" w:space="0" w:color="auto"/>
      </w:divBdr>
    </w:div>
    <w:div w:id="113790377">
      <w:bodyDiv w:val="1"/>
      <w:marLeft w:val="0"/>
      <w:marRight w:val="0"/>
      <w:marTop w:val="0"/>
      <w:marBottom w:val="0"/>
      <w:divBdr>
        <w:top w:val="none" w:sz="0" w:space="0" w:color="auto"/>
        <w:left w:val="none" w:sz="0" w:space="0" w:color="auto"/>
        <w:bottom w:val="none" w:sz="0" w:space="0" w:color="auto"/>
        <w:right w:val="none" w:sz="0" w:space="0" w:color="auto"/>
      </w:divBdr>
    </w:div>
    <w:div w:id="114257138">
      <w:bodyDiv w:val="1"/>
      <w:marLeft w:val="0"/>
      <w:marRight w:val="0"/>
      <w:marTop w:val="0"/>
      <w:marBottom w:val="0"/>
      <w:divBdr>
        <w:top w:val="none" w:sz="0" w:space="0" w:color="auto"/>
        <w:left w:val="none" w:sz="0" w:space="0" w:color="auto"/>
        <w:bottom w:val="none" w:sz="0" w:space="0" w:color="auto"/>
        <w:right w:val="none" w:sz="0" w:space="0" w:color="auto"/>
      </w:divBdr>
    </w:div>
    <w:div w:id="115218910">
      <w:bodyDiv w:val="1"/>
      <w:marLeft w:val="0"/>
      <w:marRight w:val="0"/>
      <w:marTop w:val="0"/>
      <w:marBottom w:val="0"/>
      <w:divBdr>
        <w:top w:val="none" w:sz="0" w:space="0" w:color="auto"/>
        <w:left w:val="none" w:sz="0" w:space="0" w:color="auto"/>
        <w:bottom w:val="none" w:sz="0" w:space="0" w:color="auto"/>
        <w:right w:val="none" w:sz="0" w:space="0" w:color="auto"/>
      </w:divBdr>
    </w:div>
    <w:div w:id="115299144">
      <w:bodyDiv w:val="1"/>
      <w:marLeft w:val="0"/>
      <w:marRight w:val="0"/>
      <w:marTop w:val="0"/>
      <w:marBottom w:val="0"/>
      <w:divBdr>
        <w:top w:val="none" w:sz="0" w:space="0" w:color="auto"/>
        <w:left w:val="none" w:sz="0" w:space="0" w:color="auto"/>
        <w:bottom w:val="none" w:sz="0" w:space="0" w:color="auto"/>
        <w:right w:val="none" w:sz="0" w:space="0" w:color="auto"/>
      </w:divBdr>
    </w:div>
    <w:div w:id="116679286">
      <w:bodyDiv w:val="1"/>
      <w:marLeft w:val="0"/>
      <w:marRight w:val="0"/>
      <w:marTop w:val="0"/>
      <w:marBottom w:val="0"/>
      <w:divBdr>
        <w:top w:val="none" w:sz="0" w:space="0" w:color="auto"/>
        <w:left w:val="none" w:sz="0" w:space="0" w:color="auto"/>
        <w:bottom w:val="none" w:sz="0" w:space="0" w:color="auto"/>
        <w:right w:val="none" w:sz="0" w:space="0" w:color="auto"/>
      </w:divBdr>
    </w:div>
    <w:div w:id="117064934">
      <w:bodyDiv w:val="1"/>
      <w:marLeft w:val="0"/>
      <w:marRight w:val="0"/>
      <w:marTop w:val="0"/>
      <w:marBottom w:val="0"/>
      <w:divBdr>
        <w:top w:val="none" w:sz="0" w:space="0" w:color="auto"/>
        <w:left w:val="none" w:sz="0" w:space="0" w:color="auto"/>
        <w:bottom w:val="none" w:sz="0" w:space="0" w:color="auto"/>
        <w:right w:val="none" w:sz="0" w:space="0" w:color="auto"/>
      </w:divBdr>
    </w:div>
    <w:div w:id="117842644">
      <w:bodyDiv w:val="1"/>
      <w:marLeft w:val="0"/>
      <w:marRight w:val="0"/>
      <w:marTop w:val="0"/>
      <w:marBottom w:val="0"/>
      <w:divBdr>
        <w:top w:val="none" w:sz="0" w:space="0" w:color="auto"/>
        <w:left w:val="none" w:sz="0" w:space="0" w:color="auto"/>
        <w:bottom w:val="none" w:sz="0" w:space="0" w:color="auto"/>
        <w:right w:val="none" w:sz="0" w:space="0" w:color="auto"/>
      </w:divBdr>
    </w:div>
    <w:div w:id="117846161">
      <w:bodyDiv w:val="1"/>
      <w:marLeft w:val="0"/>
      <w:marRight w:val="0"/>
      <w:marTop w:val="0"/>
      <w:marBottom w:val="0"/>
      <w:divBdr>
        <w:top w:val="none" w:sz="0" w:space="0" w:color="auto"/>
        <w:left w:val="none" w:sz="0" w:space="0" w:color="auto"/>
        <w:bottom w:val="none" w:sz="0" w:space="0" w:color="auto"/>
        <w:right w:val="none" w:sz="0" w:space="0" w:color="auto"/>
      </w:divBdr>
    </w:div>
    <w:div w:id="118305084">
      <w:bodyDiv w:val="1"/>
      <w:marLeft w:val="0"/>
      <w:marRight w:val="0"/>
      <w:marTop w:val="0"/>
      <w:marBottom w:val="0"/>
      <w:divBdr>
        <w:top w:val="none" w:sz="0" w:space="0" w:color="auto"/>
        <w:left w:val="none" w:sz="0" w:space="0" w:color="auto"/>
        <w:bottom w:val="none" w:sz="0" w:space="0" w:color="auto"/>
        <w:right w:val="none" w:sz="0" w:space="0" w:color="auto"/>
      </w:divBdr>
    </w:div>
    <w:div w:id="118839443">
      <w:bodyDiv w:val="1"/>
      <w:marLeft w:val="0"/>
      <w:marRight w:val="0"/>
      <w:marTop w:val="0"/>
      <w:marBottom w:val="0"/>
      <w:divBdr>
        <w:top w:val="none" w:sz="0" w:space="0" w:color="auto"/>
        <w:left w:val="none" w:sz="0" w:space="0" w:color="auto"/>
        <w:bottom w:val="none" w:sz="0" w:space="0" w:color="auto"/>
        <w:right w:val="none" w:sz="0" w:space="0" w:color="auto"/>
      </w:divBdr>
    </w:div>
    <w:div w:id="120147781">
      <w:bodyDiv w:val="1"/>
      <w:marLeft w:val="0"/>
      <w:marRight w:val="0"/>
      <w:marTop w:val="0"/>
      <w:marBottom w:val="0"/>
      <w:divBdr>
        <w:top w:val="none" w:sz="0" w:space="0" w:color="auto"/>
        <w:left w:val="none" w:sz="0" w:space="0" w:color="auto"/>
        <w:bottom w:val="none" w:sz="0" w:space="0" w:color="auto"/>
        <w:right w:val="none" w:sz="0" w:space="0" w:color="auto"/>
      </w:divBdr>
    </w:div>
    <w:div w:id="120462674">
      <w:bodyDiv w:val="1"/>
      <w:marLeft w:val="0"/>
      <w:marRight w:val="0"/>
      <w:marTop w:val="0"/>
      <w:marBottom w:val="0"/>
      <w:divBdr>
        <w:top w:val="none" w:sz="0" w:space="0" w:color="auto"/>
        <w:left w:val="none" w:sz="0" w:space="0" w:color="auto"/>
        <w:bottom w:val="none" w:sz="0" w:space="0" w:color="auto"/>
        <w:right w:val="none" w:sz="0" w:space="0" w:color="auto"/>
      </w:divBdr>
    </w:div>
    <w:div w:id="120535165">
      <w:bodyDiv w:val="1"/>
      <w:marLeft w:val="0"/>
      <w:marRight w:val="0"/>
      <w:marTop w:val="0"/>
      <w:marBottom w:val="0"/>
      <w:divBdr>
        <w:top w:val="none" w:sz="0" w:space="0" w:color="auto"/>
        <w:left w:val="none" w:sz="0" w:space="0" w:color="auto"/>
        <w:bottom w:val="none" w:sz="0" w:space="0" w:color="auto"/>
        <w:right w:val="none" w:sz="0" w:space="0" w:color="auto"/>
      </w:divBdr>
    </w:div>
    <w:div w:id="120614690">
      <w:bodyDiv w:val="1"/>
      <w:marLeft w:val="0"/>
      <w:marRight w:val="0"/>
      <w:marTop w:val="0"/>
      <w:marBottom w:val="0"/>
      <w:divBdr>
        <w:top w:val="none" w:sz="0" w:space="0" w:color="auto"/>
        <w:left w:val="none" w:sz="0" w:space="0" w:color="auto"/>
        <w:bottom w:val="none" w:sz="0" w:space="0" w:color="auto"/>
        <w:right w:val="none" w:sz="0" w:space="0" w:color="auto"/>
      </w:divBdr>
    </w:div>
    <w:div w:id="120920908">
      <w:bodyDiv w:val="1"/>
      <w:marLeft w:val="0"/>
      <w:marRight w:val="0"/>
      <w:marTop w:val="0"/>
      <w:marBottom w:val="0"/>
      <w:divBdr>
        <w:top w:val="none" w:sz="0" w:space="0" w:color="auto"/>
        <w:left w:val="none" w:sz="0" w:space="0" w:color="auto"/>
        <w:bottom w:val="none" w:sz="0" w:space="0" w:color="auto"/>
        <w:right w:val="none" w:sz="0" w:space="0" w:color="auto"/>
      </w:divBdr>
    </w:div>
    <w:div w:id="121048096">
      <w:bodyDiv w:val="1"/>
      <w:marLeft w:val="0"/>
      <w:marRight w:val="0"/>
      <w:marTop w:val="0"/>
      <w:marBottom w:val="0"/>
      <w:divBdr>
        <w:top w:val="none" w:sz="0" w:space="0" w:color="auto"/>
        <w:left w:val="none" w:sz="0" w:space="0" w:color="auto"/>
        <w:bottom w:val="none" w:sz="0" w:space="0" w:color="auto"/>
        <w:right w:val="none" w:sz="0" w:space="0" w:color="auto"/>
      </w:divBdr>
    </w:div>
    <w:div w:id="121113999">
      <w:bodyDiv w:val="1"/>
      <w:marLeft w:val="0"/>
      <w:marRight w:val="0"/>
      <w:marTop w:val="0"/>
      <w:marBottom w:val="0"/>
      <w:divBdr>
        <w:top w:val="none" w:sz="0" w:space="0" w:color="auto"/>
        <w:left w:val="none" w:sz="0" w:space="0" w:color="auto"/>
        <w:bottom w:val="none" w:sz="0" w:space="0" w:color="auto"/>
        <w:right w:val="none" w:sz="0" w:space="0" w:color="auto"/>
      </w:divBdr>
    </w:div>
    <w:div w:id="121120584">
      <w:bodyDiv w:val="1"/>
      <w:marLeft w:val="0"/>
      <w:marRight w:val="0"/>
      <w:marTop w:val="0"/>
      <w:marBottom w:val="0"/>
      <w:divBdr>
        <w:top w:val="none" w:sz="0" w:space="0" w:color="auto"/>
        <w:left w:val="none" w:sz="0" w:space="0" w:color="auto"/>
        <w:bottom w:val="none" w:sz="0" w:space="0" w:color="auto"/>
        <w:right w:val="none" w:sz="0" w:space="0" w:color="auto"/>
      </w:divBdr>
    </w:div>
    <w:div w:id="121924470">
      <w:bodyDiv w:val="1"/>
      <w:marLeft w:val="0"/>
      <w:marRight w:val="0"/>
      <w:marTop w:val="0"/>
      <w:marBottom w:val="0"/>
      <w:divBdr>
        <w:top w:val="none" w:sz="0" w:space="0" w:color="auto"/>
        <w:left w:val="none" w:sz="0" w:space="0" w:color="auto"/>
        <w:bottom w:val="none" w:sz="0" w:space="0" w:color="auto"/>
        <w:right w:val="none" w:sz="0" w:space="0" w:color="auto"/>
      </w:divBdr>
    </w:div>
    <w:div w:id="122772251">
      <w:bodyDiv w:val="1"/>
      <w:marLeft w:val="0"/>
      <w:marRight w:val="0"/>
      <w:marTop w:val="0"/>
      <w:marBottom w:val="0"/>
      <w:divBdr>
        <w:top w:val="none" w:sz="0" w:space="0" w:color="auto"/>
        <w:left w:val="none" w:sz="0" w:space="0" w:color="auto"/>
        <w:bottom w:val="none" w:sz="0" w:space="0" w:color="auto"/>
        <w:right w:val="none" w:sz="0" w:space="0" w:color="auto"/>
      </w:divBdr>
    </w:div>
    <w:div w:id="123042662">
      <w:bodyDiv w:val="1"/>
      <w:marLeft w:val="0"/>
      <w:marRight w:val="0"/>
      <w:marTop w:val="0"/>
      <w:marBottom w:val="0"/>
      <w:divBdr>
        <w:top w:val="none" w:sz="0" w:space="0" w:color="auto"/>
        <w:left w:val="none" w:sz="0" w:space="0" w:color="auto"/>
        <w:bottom w:val="none" w:sz="0" w:space="0" w:color="auto"/>
        <w:right w:val="none" w:sz="0" w:space="0" w:color="auto"/>
      </w:divBdr>
    </w:div>
    <w:div w:id="123502227">
      <w:bodyDiv w:val="1"/>
      <w:marLeft w:val="0"/>
      <w:marRight w:val="0"/>
      <w:marTop w:val="0"/>
      <w:marBottom w:val="0"/>
      <w:divBdr>
        <w:top w:val="none" w:sz="0" w:space="0" w:color="auto"/>
        <w:left w:val="none" w:sz="0" w:space="0" w:color="auto"/>
        <w:bottom w:val="none" w:sz="0" w:space="0" w:color="auto"/>
        <w:right w:val="none" w:sz="0" w:space="0" w:color="auto"/>
      </w:divBdr>
    </w:div>
    <w:div w:id="123542808">
      <w:bodyDiv w:val="1"/>
      <w:marLeft w:val="0"/>
      <w:marRight w:val="0"/>
      <w:marTop w:val="0"/>
      <w:marBottom w:val="0"/>
      <w:divBdr>
        <w:top w:val="none" w:sz="0" w:space="0" w:color="auto"/>
        <w:left w:val="none" w:sz="0" w:space="0" w:color="auto"/>
        <w:bottom w:val="none" w:sz="0" w:space="0" w:color="auto"/>
        <w:right w:val="none" w:sz="0" w:space="0" w:color="auto"/>
      </w:divBdr>
    </w:div>
    <w:div w:id="123935424">
      <w:bodyDiv w:val="1"/>
      <w:marLeft w:val="0"/>
      <w:marRight w:val="0"/>
      <w:marTop w:val="0"/>
      <w:marBottom w:val="0"/>
      <w:divBdr>
        <w:top w:val="none" w:sz="0" w:space="0" w:color="auto"/>
        <w:left w:val="none" w:sz="0" w:space="0" w:color="auto"/>
        <w:bottom w:val="none" w:sz="0" w:space="0" w:color="auto"/>
        <w:right w:val="none" w:sz="0" w:space="0" w:color="auto"/>
      </w:divBdr>
    </w:div>
    <w:div w:id="124397627">
      <w:bodyDiv w:val="1"/>
      <w:marLeft w:val="0"/>
      <w:marRight w:val="0"/>
      <w:marTop w:val="0"/>
      <w:marBottom w:val="0"/>
      <w:divBdr>
        <w:top w:val="none" w:sz="0" w:space="0" w:color="auto"/>
        <w:left w:val="none" w:sz="0" w:space="0" w:color="auto"/>
        <w:bottom w:val="none" w:sz="0" w:space="0" w:color="auto"/>
        <w:right w:val="none" w:sz="0" w:space="0" w:color="auto"/>
      </w:divBdr>
    </w:div>
    <w:div w:id="124783376">
      <w:bodyDiv w:val="1"/>
      <w:marLeft w:val="0"/>
      <w:marRight w:val="0"/>
      <w:marTop w:val="0"/>
      <w:marBottom w:val="0"/>
      <w:divBdr>
        <w:top w:val="none" w:sz="0" w:space="0" w:color="auto"/>
        <w:left w:val="none" w:sz="0" w:space="0" w:color="auto"/>
        <w:bottom w:val="none" w:sz="0" w:space="0" w:color="auto"/>
        <w:right w:val="none" w:sz="0" w:space="0" w:color="auto"/>
      </w:divBdr>
    </w:div>
    <w:div w:id="125318712">
      <w:bodyDiv w:val="1"/>
      <w:marLeft w:val="0"/>
      <w:marRight w:val="0"/>
      <w:marTop w:val="0"/>
      <w:marBottom w:val="0"/>
      <w:divBdr>
        <w:top w:val="none" w:sz="0" w:space="0" w:color="auto"/>
        <w:left w:val="none" w:sz="0" w:space="0" w:color="auto"/>
        <w:bottom w:val="none" w:sz="0" w:space="0" w:color="auto"/>
        <w:right w:val="none" w:sz="0" w:space="0" w:color="auto"/>
      </w:divBdr>
    </w:div>
    <w:div w:id="125440591">
      <w:bodyDiv w:val="1"/>
      <w:marLeft w:val="0"/>
      <w:marRight w:val="0"/>
      <w:marTop w:val="0"/>
      <w:marBottom w:val="0"/>
      <w:divBdr>
        <w:top w:val="none" w:sz="0" w:space="0" w:color="auto"/>
        <w:left w:val="none" w:sz="0" w:space="0" w:color="auto"/>
        <w:bottom w:val="none" w:sz="0" w:space="0" w:color="auto"/>
        <w:right w:val="none" w:sz="0" w:space="0" w:color="auto"/>
      </w:divBdr>
    </w:div>
    <w:div w:id="125516197">
      <w:bodyDiv w:val="1"/>
      <w:marLeft w:val="0"/>
      <w:marRight w:val="0"/>
      <w:marTop w:val="0"/>
      <w:marBottom w:val="0"/>
      <w:divBdr>
        <w:top w:val="none" w:sz="0" w:space="0" w:color="auto"/>
        <w:left w:val="none" w:sz="0" w:space="0" w:color="auto"/>
        <w:bottom w:val="none" w:sz="0" w:space="0" w:color="auto"/>
        <w:right w:val="none" w:sz="0" w:space="0" w:color="auto"/>
      </w:divBdr>
    </w:div>
    <w:div w:id="126434248">
      <w:bodyDiv w:val="1"/>
      <w:marLeft w:val="0"/>
      <w:marRight w:val="0"/>
      <w:marTop w:val="0"/>
      <w:marBottom w:val="0"/>
      <w:divBdr>
        <w:top w:val="none" w:sz="0" w:space="0" w:color="auto"/>
        <w:left w:val="none" w:sz="0" w:space="0" w:color="auto"/>
        <w:bottom w:val="none" w:sz="0" w:space="0" w:color="auto"/>
        <w:right w:val="none" w:sz="0" w:space="0" w:color="auto"/>
      </w:divBdr>
    </w:div>
    <w:div w:id="126896122">
      <w:bodyDiv w:val="1"/>
      <w:marLeft w:val="0"/>
      <w:marRight w:val="0"/>
      <w:marTop w:val="0"/>
      <w:marBottom w:val="0"/>
      <w:divBdr>
        <w:top w:val="none" w:sz="0" w:space="0" w:color="auto"/>
        <w:left w:val="none" w:sz="0" w:space="0" w:color="auto"/>
        <w:bottom w:val="none" w:sz="0" w:space="0" w:color="auto"/>
        <w:right w:val="none" w:sz="0" w:space="0" w:color="auto"/>
      </w:divBdr>
    </w:div>
    <w:div w:id="127012256">
      <w:bodyDiv w:val="1"/>
      <w:marLeft w:val="0"/>
      <w:marRight w:val="0"/>
      <w:marTop w:val="0"/>
      <w:marBottom w:val="0"/>
      <w:divBdr>
        <w:top w:val="none" w:sz="0" w:space="0" w:color="auto"/>
        <w:left w:val="none" w:sz="0" w:space="0" w:color="auto"/>
        <w:bottom w:val="none" w:sz="0" w:space="0" w:color="auto"/>
        <w:right w:val="none" w:sz="0" w:space="0" w:color="auto"/>
      </w:divBdr>
    </w:div>
    <w:div w:id="127355194">
      <w:bodyDiv w:val="1"/>
      <w:marLeft w:val="0"/>
      <w:marRight w:val="0"/>
      <w:marTop w:val="0"/>
      <w:marBottom w:val="0"/>
      <w:divBdr>
        <w:top w:val="none" w:sz="0" w:space="0" w:color="auto"/>
        <w:left w:val="none" w:sz="0" w:space="0" w:color="auto"/>
        <w:bottom w:val="none" w:sz="0" w:space="0" w:color="auto"/>
        <w:right w:val="none" w:sz="0" w:space="0" w:color="auto"/>
      </w:divBdr>
    </w:div>
    <w:div w:id="127943549">
      <w:bodyDiv w:val="1"/>
      <w:marLeft w:val="0"/>
      <w:marRight w:val="0"/>
      <w:marTop w:val="0"/>
      <w:marBottom w:val="0"/>
      <w:divBdr>
        <w:top w:val="none" w:sz="0" w:space="0" w:color="auto"/>
        <w:left w:val="none" w:sz="0" w:space="0" w:color="auto"/>
        <w:bottom w:val="none" w:sz="0" w:space="0" w:color="auto"/>
        <w:right w:val="none" w:sz="0" w:space="0" w:color="auto"/>
      </w:divBdr>
    </w:div>
    <w:div w:id="128206860">
      <w:bodyDiv w:val="1"/>
      <w:marLeft w:val="0"/>
      <w:marRight w:val="0"/>
      <w:marTop w:val="0"/>
      <w:marBottom w:val="0"/>
      <w:divBdr>
        <w:top w:val="none" w:sz="0" w:space="0" w:color="auto"/>
        <w:left w:val="none" w:sz="0" w:space="0" w:color="auto"/>
        <w:bottom w:val="none" w:sz="0" w:space="0" w:color="auto"/>
        <w:right w:val="none" w:sz="0" w:space="0" w:color="auto"/>
      </w:divBdr>
    </w:div>
    <w:div w:id="128743792">
      <w:bodyDiv w:val="1"/>
      <w:marLeft w:val="0"/>
      <w:marRight w:val="0"/>
      <w:marTop w:val="0"/>
      <w:marBottom w:val="0"/>
      <w:divBdr>
        <w:top w:val="none" w:sz="0" w:space="0" w:color="auto"/>
        <w:left w:val="none" w:sz="0" w:space="0" w:color="auto"/>
        <w:bottom w:val="none" w:sz="0" w:space="0" w:color="auto"/>
        <w:right w:val="none" w:sz="0" w:space="0" w:color="auto"/>
      </w:divBdr>
    </w:div>
    <w:div w:id="128941563">
      <w:bodyDiv w:val="1"/>
      <w:marLeft w:val="0"/>
      <w:marRight w:val="0"/>
      <w:marTop w:val="0"/>
      <w:marBottom w:val="0"/>
      <w:divBdr>
        <w:top w:val="none" w:sz="0" w:space="0" w:color="auto"/>
        <w:left w:val="none" w:sz="0" w:space="0" w:color="auto"/>
        <w:bottom w:val="none" w:sz="0" w:space="0" w:color="auto"/>
        <w:right w:val="none" w:sz="0" w:space="0" w:color="auto"/>
      </w:divBdr>
    </w:div>
    <w:div w:id="129177365">
      <w:bodyDiv w:val="1"/>
      <w:marLeft w:val="0"/>
      <w:marRight w:val="0"/>
      <w:marTop w:val="0"/>
      <w:marBottom w:val="0"/>
      <w:divBdr>
        <w:top w:val="none" w:sz="0" w:space="0" w:color="auto"/>
        <w:left w:val="none" w:sz="0" w:space="0" w:color="auto"/>
        <w:bottom w:val="none" w:sz="0" w:space="0" w:color="auto"/>
        <w:right w:val="none" w:sz="0" w:space="0" w:color="auto"/>
      </w:divBdr>
    </w:div>
    <w:div w:id="129830126">
      <w:bodyDiv w:val="1"/>
      <w:marLeft w:val="0"/>
      <w:marRight w:val="0"/>
      <w:marTop w:val="0"/>
      <w:marBottom w:val="0"/>
      <w:divBdr>
        <w:top w:val="none" w:sz="0" w:space="0" w:color="auto"/>
        <w:left w:val="none" w:sz="0" w:space="0" w:color="auto"/>
        <w:bottom w:val="none" w:sz="0" w:space="0" w:color="auto"/>
        <w:right w:val="none" w:sz="0" w:space="0" w:color="auto"/>
      </w:divBdr>
    </w:div>
    <w:div w:id="130370006">
      <w:bodyDiv w:val="1"/>
      <w:marLeft w:val="0"/>
      <w:marRight w:val="0"/>
      <w:marTop w:val="0"/>
      <w:marBottom w:val="0"/>
      <w:divBdr>
        <w:top w:val="none" w:sz="0" w:space="0" w:color="auto"/>
        <w:left w:val="none" w:sz="0" w:space="0" w:color="auto"/>
        <w:bottom w:val="none" w:sz="0" w:space="0" w:color="auto"/>
        <w:right w:val="none" w:sz="0" w:space="0" w:color="auto"/>
      </w:divBdr>
    </w:div>
    <w:div w:id="130564143">
      <w:bodyDiv w:val="1"/>
      <w:marLeft w:val="0"/>
      <w:marRight w:val="0"/>
      <w:marTop w:val="0"/>
      <w:marBottom w:val="0"/>
      <w:divBdr>
        <w:top w:val="none" w:sz="0" w:space="0" w:color="auto"/>
        <w:left w:val="none" w:sz="0" w:space="0" w:color="auto"/>
        <w:bottom w:val="none" w:sz="0" w:space="0" w:color="auto"/>
        <w:right w:val="none" w:sz="0" w:space="0" w:color="auto"/>
      </w:divBdr>
    </w:div>
    <w:div w:id="130708071">
      <w:bodyDiv w:val="1"/>
      <w:marLeft w:val="0"/>
      <w:marRight w:val="0"/>
      <w:marTop w:val="0"/>
      <w:marBottom w:val="0"/>
      <w:divBdr>
        <w:top w:val="none" w:sz="0" w:space="0" w:color="auto"/>
        <w:left w:val="none" w:sz="0" w:space="0" w:color="auto"/>
        <w:bottom w:val="none" w:sz="0" w:space="0" w:color="auto"/>
        <w:right w:val="none" w:sz="0" w:space="0" w:color="auto"/>
      </w:divBdr>
    </w:div>
    <w:div w:id="131294714">
      <w:bodyDiv w:val="1"/>
      <w:marLeft w:val="0"/>
      <w:marRight w:val="0"/>
      <w:marTop w:val="0"/>
      <w:marBottom w:val="0"/>
      <w:divBdr>
        <w:top w:val="none" w:sz="0" w:space="0" w:color="auto"/>
        <w:left w:val="none" w:sz="0" w:space="0" w:color="auto"/>
        <w:bottom w:val="none" w:sz="0" w:space="0" w:color="auto"/>
        <w:right w:val="none" w:sz="0" w:space="0" w:color="auto"/>
      </w:divBdr>
    </w:div>
    <w:div w:id="131560880">
      <w:bodyDiv w:val="1"/>
      <w:marLeft w:val="0"/>
      <w:marRight w:val="0"/>
      <w:marTop w:val="0"/>
      <w:marBottom w:val="0"/>
      <w:divBdr>
        <w:top w:val="none" w:sz="0" w:space="0" w:color="auto"/>
        <w:left w:val="none" w:sz="0" w:space="0" w:color="auto"/>
        <w:bottom w:val="none" w:sz="0" w:space="0" w:color="auto"/>
        <w:right w:val="none" w:sz="0" w:space="0" w:color="auto"/>
      </w:divBdr>
    </w:div>
    <w:div w:id="131600661">
      <w:bodyDiv w:val="1"/>
      <w:marLeft w:val="0"/>
      <w:marRight w:val="0"/>
      <w:marTop w:val="0"/>
      <w:marBottom w:val="0"/>
      <w:divBdr>
        <w:top w:val="none" w:sz="0" w:space="0" w:color="auto"/>
        <w:left w:val="none" w:sz="0" w:space="0" w:color="auto"/>
        <w:bottom w:val="none" w:sz="0" w:space="0" w:color="auto"/>
        <w:right w:val="none" w:sz="0" w:space="0" w:color="auto"/>
      </w:divBdr>
    </w:div>
    <w:div w:id="131793977">
      <w:bodyDiv w:val="1"/>
      <w:marLeft w:val="0"/>
      <w:marRight w:val="0"/>
      <w:marTop w:val="0"/>
      <w:marBottom w:val="0"/>
      <w:divBdr>
        <w:top w:val="none" w:sz="0" w:space="0" w:color="auto"/>
        <w:left w:val="none" w:sz="0" w:space="0" w:color="auto"/>
        <w:bottom w:val="none" w:sz="0" w:space="0" w:color="auto"/>
        <w:right w:val="none" w:sz="0" w:space="0" w:color="auto"/>
      </w:divBdr>
    </w:div>
    <w:div w:id="131868299">
      <w:bodyDiv w:val="1"/>
      <w:marLeft w:val="0"/>
      <w:marRight w:val="0"/>
      <w:marTop w:val="0"/>
      <w:marBottom w:val="0"/>
      <w:divBdr>
        <w:top w:val="none" w:sz="0" w:space="0" w:color="auto"/>
        <w:left w:val="none" w:sz="0" w:space="0" w:color="auto"/>
        <w:bottom w:val="none" w:sz="0" w:space="0" w:color="auto"/>
        <w:right w:val="none" w:sz="0" w:space="0" w:color="auto"/>
      </w:divBdr>
    </w:div>
    <w:div w:id="132018028">
      <w:bodyDiv w:val="1"/>
      <w:marLeft w:val="0"/>
      <w:marRight w:val="0"/>
      <w:marTop w:val="0"/>
      <w:marBottom w:val="0"/>
      <w:divBdr>
        <w:top w:val="none" w:sz="0" w:space="0" w:color="auto"/>
        <w:left w:val="none" w:sz="0" w:space="0" w:color="auto"/>
        <w:bottom w:val="none" w:sz="0" w:space="0" w:color="auto"/>
        <w:right w:val="none" w:sz="0" w:space="0" w:color="auto"/>
      </w:divBdr>
    </w:div>
    <w:div w:id="132060736">
      <w:bodyDiv w:val="1"/>
      <w:marLeft w:val="0"/>
      <w:marRight w:val="0"/>
      <w:marTop w:val="0"/>
      <w:marBottom w:val="0"/>
      <w:divBdr>
        <w:top w:val="none" w:sz="0" w:space="0" w:color="auto"/>
        <w:left w:val="none" w:sz="0" w:space="0" w:color="auto"/>
        <w:bottom w:val="none" w:sz="0" w:space="0" w:color="auto"/>
        <w:right w:val="none" w:sz="0" w:space="0" w:color="auto"/>
      </w:divBdr>
    </w:div>
    <w:div w:id="133303207">
      <w:bodyDiv w:val="1"/>
      <w:marLeft w:val="0"/>
      <w:marRight w:val="0"/>
      <w:marTop w:val="0"/>
      <w:marBottom w:val="0"/>
      <w:divBdr>
        <w:top w:val="none" w:sz="0" w:space="0" w:color="auto"/>
        <w:left w:val="none" w:sz="0" w:space="0" w:color="auto"/>
        <w:bottom w:val="none" w:sz="0" w:space="0" w:color="auto"/>
        <w:right w:val="none" w:sz="0" w:space="0" w:color="auto"/>
      </w:divBdr>
    </w:div>
    <w:div w:id="133648101">
      <w:bodyDiv w:val="1"/>
      <w:marLeft w:val="0"/>
      <w:marRight w:val="0"/>
      <w:marTop w:val="0"/>
      <w:marBottom w:val="0"/>
      <w:divBdr>
        <w:top w:val="none" w:sz="0" w:space="0" w:color="auto"/>
        <w:left w:val="none" w:sz="0" w:space="0" w:color="auto"/>
        <w:bottom w:val="none" w:sz="0" w:space="0" w:color="auto"/>
        <w:right w:val="none" w:sz="0" w:space="0" w:color="auto"/>
      </w:divBdr>
    </w:div>
    <w:div w:id="133716865">
      <w:bodyDiv w:val="1"/>
      <w:marLeft w:val="0"/>
      <w:marRight w:val="0"/>
      <w:marTop w:val="0"/>
      <w:marBottom w:val="0"/>
      <w:divBdr>
        <w:top w:val="none" w:sz="0" w:space="0" w:color="auto"/>
        <w:left w:val="none" w:sz="0" w:space="0" w:color="auto"/>
        <w:bottom w:val="none" w:sz="0" w:space="0" w:color="auto"/>
        <w:right w:val="none" w:sz="0" w:space="0" w:color="auto"/>
      </w:divBdr>
    </w:div>
    <w:div w:id="134880469">
      <w:bodyDiv w:val="1"/>
      <w:marLeft w:val="0"/>
      <w:marRight w:val="0"/>
      <w:marTop w:val="0"/>
      <w:marBottom w:val="0"/>
      <w:divBdr>
        <w:top w:val="none" w:sz="0" w:space="0" w:color="auto"/>
        <w:left w:val="none" w:sz="0" w:space="0" w:color="auto"/>
        <w:bottom w:val="none" w:sz="0" w:space="0" w:color="auto"/>
        <w:right w:val="none" w:sz="0" w:space="0" w:color="auto"/>
      </w:divBdr>
    </w:div>
    <w:div w:id="135297417">
      <w:bodyDiv w:val="1"/>
      <w:marLeft w:val="0"/>
      <w:marRight w:val="0"/>
      <w:marTop w:val="0"/>
      <w:marBottom w:val="0"/>
      <w:divBdr>
        <w:top w:val="none" w:sz="0" w:space="0" w:color="auto"/>
        <w:left w:val="none" w:sz="0" w:space="0" w:color="auto"/>
        <w:bottom w:val="none" w:sz="0" w:space="0" w:color="auto"/>
        <w:right w:val="none" w:sz="0" w:space="0" w:color="auto"/>
      </w:divBdr>
    </w:div>
    <w:div w:id="135875291">
      <w:bodyDiv w:val="1"/>
      <w:marLeft w:val="0"/>
      <w:marRight w:val="0"/>
      <w:marTop w:val="0"/>
      <w:marBottom w:val="0"/>
      <w:divBdr>
        <w:top w:val="none" w:sz="0" w:space="0" w:color="auto"/>
        <w:left w:val="none" w:sz="0" w:space="0" w:color="auto"/>
        <w:bottom w:val="none" w:sz="0" w:space="0" w:color="auto"/>
        <w:right w:val="none" w:sz="0" w:space="0" w:color="auto"/>
      </w:divBdr>
    </w:div>
    <w:div w:id="135950848">
      <w:bodyDiv w:val="1"/>
      <w:marLeft w:val="0"/>
      <w:marRight w:val="0"/>
      <w:marTop w:val="0"/>
      <w:marBottom w:val="0"/>
      <w:divBdr>
        <w:top w:val="none" w:sz="0" w:space="0" w:color="auto"/>
        <w:left w:val="none" w:sz="0" w:space="0" w:color="auto"/>
        <w:bottom w:val="none" w:sz="0" w:space="0" w:color="auto"/>
        <w:right w:val="none" w:sz="0" w:space="0" w:color="auto"/>
      </w:divBdr>
    </w:div>
    <w:div w:id="135993403">
      <w:bodyDiv w:val="1"/>
      <w:marLeft w:val="0"/>
      <w:marRight w:val="0"/>
      <w:marTop w:val="0"/>
      <w:marBottom w:val="0"/>
      <w:divBdr>
        <w:top w:val="none" w:sz="0" w:space="0" w:color="auto"/>
        <w:left w:val="none" w:sz="0" w:space="0" w:color="auto"/>
        <w:bottom w:val="none" w:sz="0" w:space="0" w:color="auto"/>
        <w:right w:val="none" w:sz="0" w:space="0" w:color="auto"/>
      </w:divBdr>
    </w:div>
    <w:div w:id="137000144">
      <w:bodyDiv w:val="1"/>
      <w:marLeft w:val="0"/>
      <w:marRight w:val="0"/>
      <w:marTop w:val="0"/>
      <w:marBottom w:val="0"/>
      <w:divBdr>
        <w:top w:val="none" w:sz="0" w:space="0" w:color="auto"/>
        <w:left w:val="none" w:sz="0" w:space="0" w:color="auto"/>
        <w:bottom w:val="none" w:sz="0" w:space="0" w:color="auto"/>
        <w:right w:val="none" w:sz="0" w:space="0" w:color="auto"/>
      </w:divBdr>
    </w:div>
    <w:div w:id="137262817">
      <w:bodyDiv w:val="1"/>
      <w:marLeft w:val="0"/>
      <w:marRight w:val="0"/>
      <w:marTop w:val="0"/>
      <w:marBottom w:val="0"/>
      <w:divBdr>
        <w:top w:val="none" w:sz="0" w:space="0" w:color="auto"/>
        <w:left w:val="none" w:sz="0" w:space="0" w:color="auto"/>
        <w:bottom w:val="none" w:sz="0" w:space="0" w:color="auto"/>
        <w:right w:val="none" w:sz="0" w:space="0" w:color="auto"/>
      </w:divBdr>
    </w:div>
    <w:div w:id="137263325">
      <w:bodyDiv w:val="1"/>
      <w:marLeft w:val="0"/>
      <w:marRight w:val="0"/>
      <w:marTop w:val="0"/>
      <w:marBottom w:val="0"/>
      <w:divBdr>
        <w:top w:val="none" w:sz="0" w:space="0" w:color="auto"/>
        <w:left w:val="none" w:sz="0" w:space="0" w:color="auto"/>
        <w:bottom w:val="none" w:sz="0" w:space="0" w:color="auto"/>
        <w:right w:val="none" w:sz="0" w:space="0" w:color="auto"/>
      </w:divBdr>
    </w:div>
    <w:div w:id="137961110">
      <w:bodyDiv w:val="1"/>
      <w:marLeft w:val="0"/>
      <w:marRight w:val="0"/>
      <w:marTop w:val="0"/>
      <w:marBottom w:val="0"/>
      <w:divBdr>
        <w:top w:val="none" w:sz="0" w:space="0" w:color="auto"/>
        <w:left w:val="none" w:sz="0" w:space="0" w:color="auto"/>
        <w:bottom w:val="none" w:sz="0" w:space="0" w:color="auto"/>
        <w:right w:val="none" w:sz="0" w:space="0" w:color="auto"/>
      </w:divBdr>
    </w:div>
    <w:div w:id="138959549">
      <w:bodyDiv w:val="1"/>
      <w:marLeft w:val="0"/>
      <w:marRight w:val="0"/>
      <w:marTop w:val="0"/>
      <w:marBottom w:val="0"/>
      <w:divBdr>
        <w:top w:val="none" w:sz="0" w:space="0" w:color="auto"/>
        <w:left w:val="none" w:sz="0" w:space="0" w:color="auto"/>
        <w:bottom w:val="none" w:sz="0" w:space="0" w:color="auto"/>
        <w:right w:val="none" w:sz="0" w:space="0" w:color="auto"/>
      </w:divBdr>
    </w:div>
    <w:div w:id="139079843">
      <w:bodyDiv w:val="1"/>
      <w:marLeft w:val="0"/>
      <w:marRight w:val="0"/>
      <w:marTop w:val="0"/>
      <w:marBottom w:val="0"/>
      <w:divBdr>
        <w:top w:val="none" w:sz="0" w:space="0" w:color="auto"/>
        <w:left w:val="none" w:sz="0" w:space="0" w:color="auto"/>
        <w:bottom w:val="none" w:sz="0" w:space="0" w:color="auto"/>
        <w:right w:val="none" w:sz="0" w:space="0" w:color="auto"/>
      </w:divBdr>
    </w:div>
    <w:div w:id="139349862">
      <w:bodyDiv w:val="1"/>
      <w:marLeft w:val="0"/>
      <w:marRight w:val="0"/>
      <w:marTop w:val="0"/>
      <w:marBottom w:val="0"/>
      <w:divBdr>
        <w:top w:val="none" w:sz="0" w:space="0" w:color="auto"/>
        <w:left w:val="none" w:sz="0" w:space="0" w:color="auto"/>
        <w:bottom w:val="none" w:sz="0" w:space="0" w:color="auto"/>
        <w:right w:val="none" w:sz="0" w:space="0" w:color="auto"/>
      </w:divBdr>
    </w:div>
    <w:div w:id="139420845">
      <w:bodyDiv w:val="1"/>
      <w:marLeft w:val="0"/>
      <w:marRight w:val="0"/>
      <w:marTop w:val="0"/>
      <w:marBottom w:val="0"/>
      <w:divBdr>
        <w:top w:val="none" w:sz="0" w:space="0" w:color="auto"/>
        <w:left w:val="none" w:sz="0" w:space="0" w:color="auto"/>
        <w:bottom w:val="none" w:sz="0" w:space="0" w:color="auto"/>
        <w:right w:val="none" w:sz="0" w:space="0" w:color="auto"/>
      </w:divBdr>
    </w:div>
    <w:div w:id="139467548">
      <w:bodyDiv w:val="1"/>
      <w:marLeft w:val="0"/>
      <w:marRight w:val="0"/>
      <w:marTop w:val="0"/>
      <w:marBottom w:val="0"/>
      <w:divBdr>
        <w:top w:val="none" w:sz="0" w:space="0" w:color="auto"/>
        <w:left w:val="none" w:sz="0" w:space="0" w:color="auto"/>
        <w:bottom w:val="none" w:sz="0" w:space="0" w:color="auto"/>
        <w:right w:val="none" w:sz="0" w:space="0" w:color="auto"/>
      </w:divBdr>
    </w:div>
    <w:div w:id="139618346">
      <w:bodyDiv w:val="1"/>
      <w:marLeft w:val="0"/>
      <w:marRight w:val="0"/>
      <w:marTop w:val="0"/>
      <w:marBottom w:val="0"/>
      <w:divBdr>
        <w:top w:val="none" w:sz="0" w:space="0" w:color="auto"/>
        <w:left w:val="none" w:sz="0" w:space="0" w:color="auto"/>
        <w:bottom w:val="none" w:sz="0" w:space="0" w:color="auto"/>
        <w:right w:val="none" w:sz="0" w:space="0" w:color="auto"/>
      </w:divBdr>
    </w:div>
    <w:div w:id="139809321">
      <w:bodyDiv w:val="1"/>
      <w:marLeft w:val="0"/>
      <w:marRight w:val="0"/>
      <w:marTop w:val="0"/>
      <w:marBottom w:val="0"/>
      <w:divBdr>
        <w:top w:val="none" w:sz="0" w:space="0" w:color="auto"/>
        <w:left w:val="none" w:sz="0" w:space="0" w:color="auto"/>
        <w:bottom w:val="none" w:sz="0" w:space="0" w:color="auto"/>
        <w:right w:val="none" w:sz="0" w:space="0" w:color="auto"/>
      </w:divBdr>
    </w:div>
    <w:div w:id="139923474">
      <w:bodyDiv w:val="1"/>
      <w:marLeft w:val="0"/>
      <w:marRight w:val="0"/>
      <w:marTop w:val="0"/>
      <w:marBottom w:val="0"/>
      <w:divBdr>
        <w:top w:val="none" w:sz="0" w:space="0" w:color="auto"/>
        <w:left w:val="none" w:sz="0" w:space="0" w:color="auto"/>
        <w:bottom w:val="none" w:sz="0" w:space="0" w:color="auto"/>
        <w:right w:val="none" w:sz="0" w:space="0" w:color="auto"/>
      </w:divBdr>
    </w:div>
    <w:div w:id="139927678">
      <w:bodyDiv w:val="1"/>
      <w:marLeft w:val="0"/>
      <w:marRight w:val="0"/>
      <w:marTop w:val="0"/>
      <w:marBottom w:val="0"/>
      <w:divBdr>
        <w:top w:val="none" w:sz="0" w:space="0" w:color="auto"/>
        <w:left w:val="none" w:sz="0" w:space="0" w:color="auto"/>
        <w:bottom w:val="none" w:sz="0" w:space="0" w:color="auto"/>
        <w:right w:val="none" w:sz="0" w:space="0" w:color="auto"/>
      </w:divBdr>
    </w:div>
    <w:div w:id="140001039">
      <w:bodyDiv w:val="1"/>
      <w:marLeft w:val="0"/>
      <w:marRight w:val="0"/>
      <w:marTop w:val="0"/>
      <w:marBottom w:val="0"/>
      <w:divBdr>
        <w:top w:val="none" w:sz="0" w:space="0" w:color="auto"/>
        <w:left w:val="none" w:sz="0" w:space="0" w:color="auto"/>
        <w:bottom w:val="none" w:sz="0" w:space="0" w:color="auto"/>
        <w:right w:val="none" w:sz="0" w:space="0" w:color="auto"/>
      </w:divBdr>
    </w:div>
    <w:div w:id="140123767">
      <w:bodyDiv w:val="1"/>
      <w:marLeft w:val="0"/>
      <w:marRight w:val="0"/>
      <w:marTop w:val="0"/>
      <w:marBottom w:val="0"/>
      <w:divBdr>
        <w:top w:val="none" w:sz="0" w:space="0" w:color="auto"/>
        <w:left w:val="none" w:sz="0" w:space="0" w:color="auto"/>
        <w:bottom w:val="none" w:sz="0" w:space="0" w:color="auto"/>
        <w:right w:val="none" w:sz="0" w:space="0" w:color="auto"/>
      </w:divBdr>
    </w:div>
    <w:div w:id="140932071">
      <w:bodyDiv w:val="1"/>
      <w:marLeft w:val="0"/>
      <w:marRight w:val="0"/>
      <w:marTop w:val="0"/>
      <w:marBottom w:val="0"/>
      <w:divBdr>
        <w:top w:val="none" w:sz="0" w:space="0" w:color="auto"/>
        <w:left w:val="none" w:sz="0" w:space="0" w:color="auto"/>
        <w:bottom w:val="none" w:sz="0" w:space="0" w:color="auto"/>
        <w:right w:val="none" w:sz="0" w:space="0" w:color="auto"/>
      </w:divBdr>
    </w:div>
    <w:div w:id="140972516">
      <w:bodyDiv w:val="1"/>
      <w:marLeft w:val="0"/>
      <w:marRight w:val="0"/>
      <w:marTop w:val="0"/>
      <w:marBottom w:val="0"/>
      <w:divBdr>
        <w:top w:val="none" w:sz="0" w:space="0" w:color="auto"/>
        <w:left w:val="none" w:sz="0" w:space="0" w:color="auto"/>
        <w:bottom w:val="none" w:sz="0" w:space="0" w:color="auto"/>
        <w:right w:val="none" w:sz="0" w:space="0" w:color="auto"/>
      </w:divBdr>
    </w:div>
    <w:div w:id="141702306">
      <w:bodyDiv w:val="1"/>
      <w:marLeft w:val="0"/>
      <w:marRight w:val="0"/>
      <w:marTop w:val="0"/>
      <w:marBottom w:val="0"/>
      <w:divBdr>
        <w:top w:val="none" w:sz="0" w:space="0" w:color="auto"/>
        <w:left w:val="none" w:sz="0" w:space="0" w:color="auto"/>
        <w:bottom w:val="none" w:sz="0" w:space="0" w:color="auto"/>
        <w:right w:val="none" w:sz="0" w:space="0" w:color="auto"/>
      </w:divBdr>
    </w:div>
    <w:div w:id="142240929">
      <w:bodyDiv w:val="1"/>
      <w:marLeft w:val="0"/>
      <w:marRight w:val="0"/>
      <w:marTop w:val="0"/>
      <w:marBottom w:val="0"/>
      <w:divBdr>
        <w:top w:val="none" w:sz="0" w:space="0" w:color="auto"/>
        <w:left w:val="none" w:sz="0" w:space="0" w:color="auto"/>
        <w:bottom w:val="none" w:sz="0" w:space="0" w:color="auto"/>
        <w:right w:val="none" w:sz="0" w:space="0" w:color="auto"/>
      </w:divBdr>
    </w:div>
    <w:div w:id="142477651">
      <w:bodyDiv w:val="1"/>
      <w:marLeft w:val="0"/>
      <w:marRight w:val="0"/>
      <w:marTop w:val="0"/>
      <w:marBottom w:val="0"/>
      <w:divBdr>
        <w:top w:val="none" w:sz="0" w:space="0" w:color="auto"/>
        <w:left w:val="none" w:sz="0" w:space="0" w:color="auto"/>
        <w:bottom w:val="none" w:sz="0" w:space="0" w:color="auto"/>
        <w:right w:val="none" w:sz="0" w:space="0" w:color="auto"/>
      </w:divBdr>
    </w:div>
    <w:div w:id="142897701">
      <w:bodyDiv w:val="1"/>
      <w:marLeft w:val="0"/>
      <w:marRight w:val="0"/>
      <w:marTop w:val="0"/>
      <w:marBottom w:val="0"/>
      <w:divBdr>
        <w:top w:val="none" w:sz="0" w:space="0" w:color="auto"/>
        <w:left w:val="none" w:sz="0" w:space="0" w:color="auto"/>
        <w:bottom w:val="none" w:sz="0" w:space="0" w:color="auto"/>
        <w:right w:val="none" w:sz="0" w:space="0" w:color="auto"/>
      </w:divBdr>
    </w:div>
    <w:div w:id="143083050">
      <w:bodyDiv w:val="1"/>
      <w:marLeft w:val="0"/>
      <w:marRight w:val="0"/>
      <w:marTop w:val="0"/>
      <w:marBottom w:val="0"/>
      <w:divBdr>
        <w:top w:val="none" w:sz="0" w:space="0" w:color="auto"/>
        <w:left w:val="none" w:sz="0" w:space="0" w:color="auto"/>
        <w:bottom w:val="none" w:sz="0" w:space="0" w:color="auto"/>
        <w:right w:val="none" w:sz="0" w:space="0" w:color="auto"/>
      </w:divBdr>
    </w:div>
    <w:div w:id="143354425">
      <w:bodyDiv w:val="1"/>
      <w:marLeft w:val="0"/>
      <w:marRight w:val="0"/>
      <w:marTop w:val="0"/>
      <w:marBottom w:val="0"/>
      <w:divBdr>
        <w:top w:val="none" w:sz="0" w:space="0" w:color="auto"/>
        <w:left w:val="none" w:sz="0" w:space="0" w:color="auto"/>
        <w:bottom w:val="none" w:sz="0" w:space="0" w:color="auto"/>
        <w:right w:val="none" w:sz="0" w:space="0" w:color="auto"/>
      </w:divBdr>
    </w:div>
    <w:div w:id="143746496">
      <w:bodyDiv w:val="1"/>
      <w:marLeft w:val="0"/>
      <w:marRight w:val="0"/>
      <w:marTop w:val="0"/>
      <w:marBottom w:val="0"/>
      <w:divBdr>
        <w:top w:val="none" w:sz="0" w:space="0" w:color="auto"/>
        <w:left w:val="none" w:sz="0" w:space="0" w:color="auto"/>
        <w:bottom w:val="none" w:sz="0" w:space="0" w:color="auto"/>
        <w:right w:val="none" w:sz="0" w:space="0" w:color="auto"/>
      </w:divBdr>
    </w:div>
    <w:div w:id="144468393">
      <w:bodyDiv w:val="1"/>
      <w:marLeft w:val="0"/>
      <w:marRight w:val="0"/>
      <w:marTop w:val="0"/>
      <w:marBottom w:val="0"/>
      <w:divBdr>
        <w:top w:val="none" w:sz="0" w:space="0" w:color="auto"/>
        <w:left w:val="none" w:sz="0" w:space="0" w:color="auto"/>
        <w:bottom w:val="none" w:sz="0" w:space="0" w:color="auto"/>
        <w:right w:val="none" w:sz="0" w:space="0" w:color="auto"/>
      </w:divBdr>
    </w:div>
    <w:div w:id="144784051">
      <w:bodyDiv w:val="1"/>
      <w:marLeft w:val="0"/>
      <w:marRight w:val="0"/>
      <w:marTop w:val="0"/>
      <w:marBottom w:val="0"/>
      <w:divBdr>
        <w:top w:val="none" w:sz="0" w:space="0" w:color="auto"/>
        <w:left w:val="none" w:sz="0" w:space="0" w:color="auto"/>
        <w:bottom w:val="none" w:sz="0" w:space="0" w:color="auto"/>
        <w:right w:val="none" w:sz="0" w:space="0" w:color="auto"/>
      </w:divBdr>
    </w:div>
    <w:div w:id="144980451">
      <w:bodyDiv w:val="1"/>
      <w:marLeft w:val="0"/>
      <w:marRight w:val="0"/>
      <w:marTop w:val="0"/>
      <w:marBottom w:val="0"/>
      <w:divBdr>
        <w:top w:val="none" w:sz="0" w:space="0" w:color="auto"/>
        <w:left w:val="none" w:sz="0" w:space="0" w:color="auto"/>
        <w:bottom w:val="none" w:sz="0" w:space="0" w:color="auto"/>
        <w:right w:val="none" w:sz="0" w:space="0" w:color="auto"/>
      </w:divBdr>
    </w:div>
    <w:div w:id="145056724">
      <w:bodyDiv w:val="1"/>
      <w:marLeft w:val="0"/>
      <w:marRight w:val="0"/>
      <w:marTop w:val="0"/>
      <w:marBottom w:val="0"/>
      <w:divBdr>
        <w:top w:val="none" w:sz="0" w:space="0" w:color="auto"/>
        <w:left w:val="none" w:sz="0" w:space="0" w:color="auto"/>
        <w:bottom w:val="none" w:sz="0" w:space="0" w:color="auto"/>
        <w:right w:val="none" w:sz="0" w:space="0" w:color="auto"/>
      </w:divBdr>
    </w:div>
    <w:div w:id="146283147">
      <w:bodyDiv w:val="1"/>
      <w:marLeft w:val="0"/>
      <w:marRight w:val="0"/>
      <w:marTop w:val="0"/>
      <w:marBottom w:val="0"/>
      <w:divBdr>
        <w:top w:val="none" w:sz="0" w:space="0" w:color="auto"/>
        <w:left w:val="none" w:sz="0" w:space="0" w:color="auto"/>
        <w:bottom w:val="none" w:sz="0" w:space="0" w:color="auto"/>
        <w:right w:val="none" w:sz="0" w:space="0" w:color="auto"/>
      </w:divBdr>
    </w:div>
    <w:div w:id="146361761">
      <w:bodyDiv w:val="1"/>
      <w:marLeft w:val="0"/>
      <w:marRight w:val="0"/>
      <w:marTop w:val="0"/>
      <w:marBottom w:val="0"/>
      <w:divBdr>
        <w:top w:val="none" w:sz="0" w:space="0" w:color="auto"/>
        <w:left w:val="none" w:sz="0" w:space="0" w:color="auto"/>
        <w:bottom w:val="none" w:sz="0" w:space="0" w:color="auto"/>
        <w:right w:val="none" w:sz="0" w:space="0" w:color="auto"/>
      </w:divBdr>
    </w:div>
    <w:div w:id="147481982">
      <w:bodyDiv w:val="1"/>
      <w:marLeft w:val="0"/>
      <w:marRight w:val="0"/>
      <w:marTop w:val="0"/>
      <w:marBottom w:val="0"/>
      <w:divBdr>
        <w:top w:val="none" w:sz="0" w:space="0" w:color="auto"/>
        <w:left w:val="none" w:sz="0" w:space="0" w:color="auto"/>
        <w:bottom w:val="none" w:sz="0" w:space="0" w:color="auto"/>
        <w:right w:val="none" w:sz="0" w:space="0" w:color="auto"/>
      </w:divBdr>
    </w:div>
    <w:div w:id="147484763">
      <w:bodyDiv w:val="1"/>
      <w:marLeft w:val="0"/>
      <w:marRight w:val="0"/>
      <w:marTop w:val="0"/>
      <w:marBottom w:val="0"/>
      <w:divBdr>
        <w:top w:val="none" w:sz="0" w:space="0" w:color="auto"/>
        <w:left w:val="none" w:sz="0" w:space="0" w:color="auto"/>
        <w:bottom w:val="none" w:sz="0" w:space="0" w:color="auto"/>
        <w:right w:val="none" w:sz="0" w:space="0" w:color="auto"/>
      </w:divBdr>
    </w:div>
    <w:div w:id="147793652">
      <w:bodyDiv w:val="1"/>
      <w:marLeft w:val="0"/>
      <w:marRight w:val="0"/>
      <w:marTop w:val="0"/>
      <w:marBottom w:val="0"/>
      <w:divBdr>
        <w:top w:val="none" w:sz="0" w:space="0" w:color="auto"/>
        <w:left w:val="none" w:sz="0" w:space="0" w:color="auto"/>
        <w:bottom w:val="none" w:sz="0" w:space="0" w:color="auto"/>
        <w:right w:val="none" w:sz="0" w:space="0" w:color="auto"/>
      </w:divBdr>
    </w:div>
    <w:div w:id="147795387">
      <w:bodyDiv w:val="1"/>
      <w:marLeft w:val="0"/>
      <w:marRight w:val="0"/>
      <w:marTop w:val="0"/>
      <w:marBottom w:val="0"/>
      <w:divBdr>
        <w:top w:val="none" w:sz="0" w:space="0" w:color="auto"/>
        <w:left w:val="none" w:sz="0" w:space="0" w:color="auto"/>
        <w:bottom w:val="none" w:sz="0" w:space="0" w:color="auto"/>
        <w:right w:val="none" w:sz="0" w:space="0" w:color="auto"/>
      </w:divBdr>
    </w:div>
    <w:div w:id="147868803">
      <w:bodyDiv w:val="1"/>
      <w:marLeft w:val="0"/>
      <w:marRight w:val="0"/>
      <w:marTop w:val="0"/>
      <w:marBottom w:val="0"/>
      <w:divBdr>
        <w:top w:val="none" w:sz="0" w:space="0" w:color="auto"/>
        <w:left w:val="none" w:sz="0" w:space="0" w:color="auto"/>
        <w:bottom w:val="none" w:sz="0" w:space="0" w:color="auto"/>
        <w:right w:val="none" w:sz="0" w:space="0" w:color="auto"/>
      </w:divBdr>
    </w:div>
    <w:div w:id="147869374">
      <w:bodyDiv w:val="1"/>
      <w:marLeft w:val="0"/>
      <w:marRight w:val="0"/>
      <w:marTop w:val="0"/>
      <w:marBottom w:val="0"/>
      <w:divBdr>
        <w:top w:val="none" w:sz="0" w:space="0" w:color="auto"/>
        <w:left w:val="none" w:sz="0" w:space="0" w:color="auto"/>
        <w:bottom w:val="none" w:sz="0" w:space="0" w:color="auto"/>
        <w:right w:val="none" w:sz="0" w:space="0" w:color="auto"/>
      </w:divBdr>
    </w:div>
    <w:div w:id="148058039">
      <w:bodyDiv w:val="1"/>
      <w:marLeft w:val="0"/>
      <w:marRight w:val="0"/>
      <w:marTop w:val="0"/>
      <w:marBottom w:val="0"/>
      <w:divBdr>
        <w:top w:val="none" w:sz="0" w:space="0" w:color="auto"/>
        <w:left w:val="none" w:sz="0" w:space="0" w:color="auto"/>
        <w:bottom w:val="none" w:sz="0" w:space="0" w:color="auto"/>
        <w:right w:val="none" w:sz="0" w:space="0" w:color="auto"/>
      </w:divBdr>
    </w:div>
    <w:div w:id="149181085">
      <w:bodyDiv w:val="1"/>
      <w:marLeft w:val="0"/>
      <w:marRight w:val="0"/>
      <w:marTop w:val="0"/>
      <w:marBottom w:val="0"/>
      <w:divBdr>
        <w:top w:val="none" w:sz="0" w:space="0" w:color="auto"/>
        <w:left w:val="none" w:sz="0" w:space="0" w:color="auto"/>
        <w:bottom w:val="none" w:sz="0" w:space="0" w:color="auto"/>
        <w:right w:val="none" w:sz="0" w:space="0" w:color="auto"/>
      </w:divBdr>
    </w:div>
    <w:div w:id="149255534">
      <w:bodyDiv w:val="1"/>
      <w:marLeft w:val="0"/>
      <w:marRight w:val="0"/>
      <w:marTop w:val="0"/>
      <w:marBottom w:val="0"/>
      <w:divBdr>
        <w:top w:val="none" w:sz="0" w:space="0" w:color="auto"/>
        <w:left w:val="none" w:sz="0" w:space="0" w:color="auto"/>
        <w:bottom w:val="none" w:sz="0" w:space="0" w:color="auto"/>
        <w:right w:val="none" w:sz="0" w:space="0" w:color="auto"/>
      </w:divBdr>
    </w:div>
    <w:div w:id="149955384">
      <w:bodyDiv w:val="1"/>
      <w:marLeft w:val="0"/>
      <w:marRight w:val="0"/>
      <w:marTop w:val="0"/>
      <w:marBottom w:val="0"/>
      <w:divBdr>
        <w:top w:val="none" w:sz="0" w:space="0" w:color="auto"/>
        <w:left w:val="none" w:sz="0" w:space="0" w:color="auto"/>
        <w:bottom w:val="none" w:sz="0" w:space="0" w:color="auto"/>
        <w:right w:val="none" w:sz="0" w:space="0" w:color="auto"/>
      </w:divBdr>
    </w:div>
    <w:div w:id="150171982">
      <w:bodyDiv w:val="1"/>
      <w:marLeft w:val="0"/>
      <w:marRight w:val="0"/>
      <w:marTop w:val="0"/>
      <w:marBottom w:val="0"/>
      <w:divBdr>
        <w:top w:val="none" w:sz="0" w:space="0" w:color="auto"/>
        <w:left w:val="none" w:sz="0" w:space="0" w:color="auto"/>
        <w:bottom w:val="none" w:sz="0" w:space="0" w:color="auto"/>
        <w:right w:val="none" w:sz="0" w:space="0" w:color="auto"/>
      </w:divBdr>
    </w:div>
    <w:div w:id="150566691">
      <w:bodyDiv w:val="1"/>
      <w:marLeft w:val="0"/>
      <w:marRight w:val="0"/>
      <w:marTop w:val="0"/>
      <w:marBottom w:val="0"/>
      <w:divBdr>
        <w:top w:val="none" w:sz="0" w:space="0" w:color="auto"/>
        <w:left w:val="none" w:sz="0" w:space="0" w:color="auto"/>
        <w:bottom w:val="none" w:sz="0" w:space="0" w:color="auto"/>
        <w:right w:val="none" w:sz="0" w:space="0" w:color="auto"/>
      </w:divBdr>
    </w:div>
    <w:div w:id="151987449">
      <w:bodyDiv w:val="1"/>
      <w:marLeft w:val="0"/>
      <w:marRight w:val="0"/>
      <w:marTop w:val="0"/>
      <w:marBottom w:val="0"/>
      <w:divBdr>
        <w:top w:val="none" w:sz="0" w:space="0" w:color="auto"/>
        <w:left w:val="none" w:sz="0" w:space="0" w:color="auto"/>
        <w:bottom w:val="none" w:sz="0" w:space="0" w:color="auto"/>
        <w:right w:val="none" w:sz="0" w:space="0" w:color="auto"/>
      </w:divBdr>
    </w:div>
    <w:div w:id="152839886">
      <w:bodyDiv w:val="1"/>
      <w:marLeft w:val="0"/>
      <w:marRight w:val="0"/>
      <w:marTop w:val="0"/>
      <w:marBottom w:val="0"/>
      <w:divBdr>
        <w:top w:val="none" w:sz="0" w:space="0" w:color="auto"/>
        <w:left w:val="none" w:sz="0" w:space="0" w:color="auto"/>
        <w:bottom w:val="none" w:sz="0" w:space="0" w:color="auto"/>
        <w:right w:val="none" w:sz="0" w:space="0" w:color="auto"/>
      </w:divBdr>
    </w:div>
    <w:div w:id="153108255">
      <w:bodyDiv w:val="1"/>
      <w:marLeft w:val="0"/>
      <w:marRight w:val="0"/>
      <w:marTop w:val="0"/>
      <w:marBottom w:val="0"/>
      <w:divBdr>
        <w:top w:val="none" w:sz="0" w:space="0" w:color="auto"/>
        <w:left w:val="none" w:sz="0" w:space="0" w:color="auto"/>
        <w:bottom w:val="none" w:sz="0" w:space="0" w:color="auto"/>
        <w:right w:val="none" w:sz="0" w:space="0" w:color="auto"/>
      </w:divBdr>
    </w:div>
    <w:div w:id="153228008">
      <w:bodyDiv w:val="1"/>
      <w:marLeft w:val="0"/>
      <w:marRight w:val="0"/>
      <w:marTop w:val="0"/>
      <w:marBottom w:val="0"/>
      <w:divBdr>
        <w:top w:val="none" w:sz="0" w:space="0" w:color="auto"/>
        <w:left w:val="none" w:sz="0" w:space="0" w:color="auto"/>
        <w:bottom w:val="none" w:sz="0" w:space="0" w:color="auto"/>
        <w:right w:val="none" w:sz="0" w:space="0" w:color="auto"/>
      </w:divBdr>
    </w:div>
    <w:div w:id="153497537">
      <w:bodyDiv w:val="1"/>
      <w:marLeft w:val="0"/>
      <w:marRight w:val="0"/>
      <w:marTop w:val="0"/>
      <w:marBottom w:val="0"/>
      <w:divBdr>
        <w:top w:val="none" w:sz="0" w:space="0" w:color="auto"/>
        <w:left w:val="none" w:sz="0" w:space="0" w:color="auto"/>
        <w:bottom w:val="none" w:sz="0" w:space="0" w:color="auto"/>
        <w:right w:val="none" w:sz="0" w:space="0" w:color="auto"/>
      </w:divBdr>
    </w:div>
    <w:div w:id="153572548">
      <w:bodyDiv w:val="1"/>
      <w:marLeft w:val="0"/>
      <w:marRight w:val="0"/>
      <w:marTop w:val="0"/>
      <w:marBottom w:val="0"/>
      <w:divBdr>
        <w:top w:val="none" w:sz="0" w:space="0" w:color="auto"/>
        <w:left w:val="none" w:sz="0" w:space="0" w:color="auto"/>
        <w:bottom w:val="none" w:sz="0" w:space="0" w:color="auto"/>
        <w:right w:val="none" w:sz="0" w:space="0" w:color="auto"/>
      </w:divBdr>
    </w:div>
    <w:div w:id="154493995">
      <w:bodyDiv w:val="1"/>
      <w:marLeft w:val="0"/>
      <w:marRight w:val="0"/>
      <w:marTop w:val="0"/>
      <w:marBottom w:val="0"/>
      <w:divBdr>
        <w:top w:val="none" w:sz="0" w:space="0" w:color="auto"/>
        <w:left w:val="none" w:sz="0" w:space="0" w:color="auto"/>
        <w:bottom w:val="none" w:sz="0" w:space="0" w:color="auto"/>
        <w:right w:val="none" w:sz="0" w:space="0" w:color="auto"/>
      </w:divBdr>
    </w:div>
    <w:div w:id="154956645">
      <w:bodyDiv w:val="1"/>
      <w:marLeft w:val="0"/>
      <w:marRight w:val="0"/>
      <w:marTop w:val="0"/>
      <w:marBottom w:val="0"/>
      <w:divBdr>
        <w:top w:val="none" w:sz="0" w:space="0" w:color="auto"/>
        <w:left w:val="none" w:sz="0" w:space="0" w:color="auto"/>
        <w:bottom w:val="none" w:sz="0" w:space="0" w:color="auto"/>
        <w:right w:val="none" w:sz="0" w:space="0" w:color="auto"/>
      </w:divBdr>
    </w:div>
    <w:div w:id="155076405">
      <w:bodyDiv w:val="1"/>
      <w:marLeft w:val="0"/>
      <w:marRight w:val="0"/>
      <w:marTop w:val="0"/>
      <w:marBottom w:val="0"/>
      <w:divBdr>
        <w:top w:val="none" w:sz="0" w:space="0" w:color="auto"/>
        <w:left w:val="none" w:sz="0" w:space="0" w:color="auto"/>
        <w:bottom w:val="none" w:sz="0" w:space="0" w:color="auto"/>
        <w:right w:val="none" w:sz="0" w:space="0" w:color="auto"/>
      </w:divBdr>
    </w:div>
    <w:div w:id="155416047">
      <w:bodyDiv w:val="1"/>
      <w:marLeft w:val="0"/>
      <w:marRight w:val="0"/>
      <w:marTop w:val="0"/>
      <w:marBottom w:val="0"/>
      <w:divBdr>
        <w:top w:val="none" w:sz="0" w:space="0" w:color="auto"/>
        <w:left w:val="none" w:sz="0" w:space="0" w:color="auto"/>
        <w:bottom w:val="none" w:sz="0" w:space="0" w:color="auto"/>
        <w:right w:val="none" w:sz="0" w:space="0" w:color="auto"/>
      </w:divBdr>
    </w:div>
    <w:div w:id="155852364">
      <w:bodyDiv w:val="1"/>
      <w:marLeft w:val="0"/>
      <w:marRight w:val="0"/>
      <w:marTop w:val="0"/>
      <w:marBottom w:val="0"/>
      <w:divBdr>
        <w:top w:val="none" w:sz="0" w:space="0" w:color="auto"/>
        <w:left w:val="none" w:sz="0" w:space="0" w:color="auto"/>
        <w:bottom w:val="none" w:sz="0" w:space="0" w:color="auto"/>
        <w:right w:val="none" w:sz="0" w:space="0" w:color="auto"/>
      </w:divBdr>
    </w:div>
    <w:div w:id="155876911">
      <w:bodyDiv w:val="1"/>
      <w:marLeft w:val="0"/>
      <w:marRight w:val="0"/>
      <w:marTop w:val="0"/>
      <w:marBottom w:val="0"/>
      <w:divBdr>
        <w:top w:val="none" w:sz="0" w:space="0" w:color="auto"/>
        <w:left w:val="none" w:sz="0" w:space="0" w:color="auto"/>
        <w:bottom w:val="none" w:sz="0" w:space="0" w:color="auto"/>
        <w:right w:val="none" w:sz="0" w:space="0" w:color="auto"/>
      </w:divBdr>
    </w:div>
    <w:div w:id="156118401">
      <w:bodyDiv w:val="1"/>
      <w:marLeft w:val="0"/>
      <w:marRight w:val="0"/>
      <w:marTop w:val="0"/>
      <w:marBottom w:val="0"/>
      <w:divBdr>
        <w:top w:val="none" w:sz="0" w:space="0" w:color="auto"/>
        <w:left w:val="none" w:sz="0" w:space="0" w:color="auto"/>
        <w:bottom w:val="none" w:sz="0" w:space="0" w:color="auto"/>
        <w:right w:val="none" w:sz="0" w:space="0" w:color="auto"/>
      </w:divBdr>
    </w:div>
    <w:div w:id="157116106">
      <w:bodyDiv w:val="1"/>
      <w:marLeft w:val="0"/>
      <w:marRight w:val="0"/>
      <w:marTop w:val="0"/>
      <w:marBottom w:val="0"/>
      <w:divBdr>
        <w:top w:val="none" w:sz="0" w:space="0" w:color="auto"/>
        <w:left w:val="none" w:sz="0" w:space="0" w:color="auto"/>
        <w:bottom w:val="none" w:sz="0" w:space="0" w:color="auto"/>
        <w:right w:val="none" w:sz="0" w:space="0" w:color="auto"/>
      </w:divBdr>
    </w:div>
    <w:div w:id="157310315">
      <w:bodyDiv w:val="1"/>
      <w:marLeft w:val="0"/>
      <w:marRight w:val="0"/>
      <w:marTop w:val="0"/>
      <w:marBottom w:val="0"/>
      <w:divBdr>
        <w:top w:val="none" w:sz="0" w:space="0" w:color="auto"/>
        <w:left w:val="none" w:sz="0" w:space="0" w:color="auto"/>
        <w:bottom w:val="none" w:sz="0" w:space="0" w:color="auto"/>
        <w:right w:val="none" w:sz="0" w:space="0" w:color="auto"/>
      </w:divBdr>
    </w:div>
    <w:div w:id="157501621">
      <w:bodyDiv w:val="1"/>
      <w:marLeft w:val="0"/>
      <w:marRight w:val="0"/>
      <w:marTop w:val="0"/>
      <w:marBottom w:val="0"/>
      <w:divBdr>
        <w:top w:val="none" w:sz="0" w:space="0" w:color="auto"/>
        <w:left w:val="none" w:sz="0" w:space="0" w:color="auto"/>
        <w:bottom w:val="none" w:sz="0" w:space="0" w:color="auto"/>
        <w:right w:val="none" w:sz="0" w:space="0" w:color="auto"/>
      </w:divBdr>
    </w:div>
    <w:div w:id="157699752">
      <w:bodyDiv w:val="1"/>
      <w:marLeft w:val="0"/>
      <w:marRight w:val="0"/>
      <w:marTop w:val="0"/>
      <w:marBottom w:val="0"/>
      <w:divBdr>
        <w:top w:val="none" w:sz="0" w:space="0" w:color="auto"/>
        <w:left w:val="none" w:sz="0" w:space="0" w:color="auto"/>
        <w:bottom w:val="none" w:sz="0" w:space="0" w:color="auto"/>
        <w:right w:val="none" w:sz="0" w:space="0" w:color="auto"/>
      </w:divBdr>
    </w:div>
    <w:div w:id="157815509">
      <w:bodyDiv w:val="1"/>
      <w:marLeft w:val="0"/>
      <w:marRight w:val="0"/>
      <w:marTop w:val="0"/>
      <w:marBottom w:val="0"/>
      <w:divBdr>
        <w:top w:val="none" w:sz="0" w:space="0" w:color="auto"/>
        <w:left w:val="none" w:sz="0" w:space="0" w:color="auto"/>
        <w:bottom w:val="none" w:sz="0" w:space="0" w:color="auto"/>
        <w:right w:val="none" w:sz="0" w:space="0" w:color="auto"/>
      </w:divBdr>
    </w:div>
    <w:div w:id="158346720">
      <w:bodyDiv w:val="1"/>
      <w:marLeft w:val="0"/>
      <w:marRight w:val="0"/>
      <w:marTop w:val="0"/>
      <w:marBottom w:val="0"/>
      <w:divBdr>
        <w:top w:val="none" w:sz="0" w:space="0" w:color="auto"/>
        <w:left w:val="none" w:sz="0" w:space="0" w:color="auto"/>
        <w:bottom w:val="none" w:sz="0" w:space="0" w:color="auto"/>
        <w:right w:val="none" w:sz="0" w:space="0" w:color="auto"/>
      </w:divBdr>
    </w:div>
    <w:div w:id="158810482">
      <w:bodyDiv w:val="1"/>
      <w:marLeft w:val="0"/>
      <w:marRight w:val="0"/>
      <w:marTop w:val="0"/>
      <w:marBottom w:val="0"/>
      <w:divBdr>
        <w:top w:val="none" w:sz="0" w:space="0" w:color="auto"/>
        <w:left w:val="none" w:sz="0" w:space="0" w:color="auto"/>
        <w:bottom w:val="none" w:sz="0" w:space="0" w:color="auto"/>
        <w:right w:val="none" w:sz="0" w:space="0" w:color="auto"/>
      </w:divBdr>
    </w:div>
    <w:div w:id="158813225">
      <w:bodyDiv w:val="1"/>
      <w:marLeft w:val="0"/>
      <w:marRight w:val="0"/>
      <w:marTop w:val="0"/>
      <w:marBottom w:val="0"/>
      <w:divBdr>
        <w:top w:val="none" w:sz="0" w:space="0" w:color="auto"/>
        <w:left w:val="none" w:sz="0" w:space="0" w:color="auto"/>
        <w:bottom w:val="none" w:sz="0" w:space="0" w:color="auto"/>
        <w:right w:val="none" w:sz="0" w:space="0" w:color="auto"/>
      </w:divBdr>
    </w:div>
    <w:div w:id="158935205">
      <w:bodyDiv w:val="1"/>
      <w:marLeft w:val="0"/>
      <w:marRight w:val="0"/>
      <w:marTop w:val="0"/>
      <w:marBottom w:val="0"/>
      <w:divBdr>
        <w:top w:val="none" w:sz="0" w:space="0" w:color="auto"/>
        <w:left w:val="none" w:sz="0" w:space="0" w:color="auto"/>
        <w:bottom w:val="none" w:sz="0" w:space="0" w:color="auto"/>
        <w:right w:val="none" w:sz="0" w:space="0" w:color="auto"/>
      </w:divBdr>
    </w:div>
    <w:div w:id="159929813">
      <w:bodyDiv w:val="1"/>
      <w:marLeft w:val="0"/>
      <w:marRight w:val="0"/>
      <w:marTop w:val="0"/>
      <w:marBottom w:val="0"/>
      <w:divBdr>
        <w:top w:val="none" w:sz="0" w:space="0" w:color="auto"/>
        <w:left w:val="none" w:sz="0" w:space="0" w:color="auto"/>
        <w:bottom w:val="none" w:sz="0" w:space="0" w:color="auto"/>
        <w:right w:val="none" w:sz="0" w:space="0" w:color="auto"/>
      </w:divBdr>
    </w:div>
    <w:div w:id="160201333">
      <w:bodyDiv w:val="1"/>
      <w:marLeft w:val="0"/>
      <w:marRight w:val="0"/>
      <w:marTop w:val="0"/>
      <w:marBottom w:val="0"/>
      <w:divBdr>
        <w:top w:val="none" w:sz="0" w:space="0" w:color="auto"/>
        <w:left w:val="none" w:sz="0" w:space="0" w:color="auto"/>
        <w:bottom w:val="none" w:sz="0" w:space="0" w:color="auto"/>
        <w:right w:val="none" w:sz="0" w:space="0" w:color="auto"/>
      </w:divBdr>
    </w:div>
    <w:div w:id="160511205">
      <w:bodyDiv w:val="1"/>
      <w:marLeft w:val="0"/>
      <w:marRight w:val="0"/>
      <w:marTop w:val="0"/>
      <w:marBottom w:val="0"/>
      <w:divBdr>
        <w:top w:val="none" w:sz="0" w:space="0" w:color="auto"/>
        <w:left w:val="none" w:sz="0" w:space="0" w:color="auto"/>
        <w:bottom w:val="none" w:sz="0" w:space="0" w:color="auto"/>
        <w:right w:val="none" w:sz="0" w:space="0" w:color="auto"/>
      </w:divBdr>
    </w:div>
    <w:div w:id="161744180">
      <w:bodyDiv w:val="1"/>
      <w:marLeft w:val="0"/>
      <w:marRight w:val="0"/>
      <w:marTop w:val="0"/>
      <w:marBottom w:val="0"/>
      <w:divBdr>
        <w:top w:val="none" w:sz="0" w:space="0" w:color="auto"/>
        <w:left w:val="none" w:sz="0" w:space="0" w:color="auto"/>
        <w:bottom w:val="none" w:sz="0" w:space="0" w:color="auto"/>
        <w:right w:val="none" w:sz="0" w:space="0" w:color="auto"/>
      </w:divBdr>
    </w:div>
    <w:div w:id="162159830">
      <w:bodyDiv w:val="1"/>
      <w:marLeft w:val="0"/>
      <w:marRight w:val="0"/>
      <w:marTop w:val="0"/>
      <w:marBottom w:val="0"/>
      <w:divBdr>
        <w:top w:val="none" w:sz="0" w:space="0" w:color="auto"/>
        <w:left w:val="none" w:sz="0" w:space="0" w:color="auto"/>
        <w:bottom w:val="none" w:sz="0" w:space="0" w:color="auto"/>
        <w:right w:val="none" w:sz="0" w:space="0" w:color="auto"/>
      </w:divBdr>
    </w:div>
    <w:div w:id="162548741">
      <w:bodyDiv w:val="1"/>
      <w:marLeft w:val="0"/>
      <w:marRight w:val="0"/>
      <w:marTop w:val="0"/>
      <w:marBottom w:val="0"/>
      <w:divBdr>
        <w:top w:val="none" w:sz="0" w:space="0" w:color="auto"/>
        <w:left w:val="none" w:sz="0" w:space="0" w:color="auto"/>
        <w:bottom w:val="none" w:sz="0" w:space="0" w:color="auto"/>
        <w:right w:val="none" w:sz="0" w:space="0" w:color="auto"/>
      </w:divBdr>
    </w:div>
    <w:div w:id="163253175">
      <w:bodyDiv w:val="1"/>
      <w:marLeft w:val="0"/>
      <w:marRight w:val="0"/>
      <w:marTop w:val="0"/>
      <w:marBottom w:val="0"/>
      <w:divBdr>
        <w:top w:val="none" w:sz="0" w:space="0" w:color="auto"/>
        <w:left w:val="none" w:sz="0" w:space="0" w:color="auto"/>
        <w:bottom w:val="none" w:sz="0" w:space="0" w:color="auto"/>
        <w:right w:val="none" w:sz="0" w:space="0" w:color="auto"/>
      </w:divBdr>
    </w:div>
    <w:div w:id="163666378">
      <w:bodyDiv w:val="1"/>
      <w:marLeft w:val="0"/>
      <w:marRight w:val="0"/>
      <w:marTop w:val="0"/>
      <w:marBottom w:val="0"/>
      <w:divBdr>
        <w:top w:val="none" w:sz="0" w:space="0" w:color="auto"/>
        <w:left w:val="none" w:sz="0" w:space="0" w:color="auto"/>
        <w:bottom w:val="none" w:sz="0" w:space="0" w:color="auto"/>
        <w:right w:val="none" w:sz="0" w:space="0" w:color="auto"/>
      </w:divBdr>
    </w:div>
    <w:div w:id="164825567">
      <w:bodyDiv w:val="1"/>
      <w:marLeft w:val="0"/>
      <w:marRight w:val="0"/>
      <w:marTop w:val="0"/>
      <w:marBottom w:val="0"/>
      <w:divBdr>
        <w:top w:val="none" w:sz="0" w:space="0" w:color="auto"/>
        <w:left w:val="none" w:sz="0" w:space="0" w:color="auto"/>
        <w:bottom w:val="none" w:sz="0" w:space="0" w:color="auto"/>
        <w:right w:val="none" w:sz="0" w:space="0" w:color="auto"/>
      </w:divBdr>
    </w:div>
    <w:div w:id="164907079">
      <w:bodyDiv w:val="1"/>
      <w:marLeft w:val="0"/>
      <w:marRight w:val="0"/>
      <w:marTop w:val="0"/>
      <w:marBottom w:val="0"/>
      <w:divBdr>
        <w:top w:val="none" w:sz="0" w:space="0" w:color="auto"/>
        <w:left w:val="none" w:sz="0" w:space="0" w:color="auto"/>
        <w:bottom w:val="none" w:sz="0" w:space="0" w:color="auto"/>
        <w:right w:val="none" w:sz="0" w:space="0" w:color="auto"/>
      </w:divBdr>
    </w:div>
    <w:div w:id="165365431">
      <w:bodyDiv w:val="1"/>
      <w:marLeft w:val="0"/>
      <w:marRight w:val="0"/>
      <w:marTop w:val="0"/>
      <w:marBottom w:val="0"/>
      <w:divBdr>
        <w:top w:val="none" w:sz="0" w:space="0" w:color="auto"/>
        <w:left w:val="none" w:sz="0" w:space="0" w:color="auto"/>
        <w:bottom w:val="none" w:sz="0" w:space="0" w:color="auto"/>
        <w:right w:val="none" w:sz="0" w:space="0" w:color="auto"/>
      </w:divBdr>
    </w:div>
    <w:div w:id="165437685">
      <w:bodyDiv w:val="1"/>
      <w:marLeft w:val="0"/>
      <w:marRight w:val="0"/>
      <w:marTop w:val="0"/>
      <w:marBottom w:val="0"/>
      <w:divBdr>
        <w:top w:val="none" w:sz="0" w:space="0" w:color="auto"/>
        <w:left w:val="none" w:sz="0" w:space="0" w:color="auto"/>
        <w:bottom w:val="none" w:sz="0" w:space="0" w:color="auto"/>
        <w:right w:val="none" w:sz="0" w:space="0" w:color="auto"/>
      </w:divBdr>
    </w:div>
    <w:div w:id="166138149">
      <w:bodyDiv w:val="1"/>
      <w:marLeft w:val="0"/>
      <w:marRight w:val="0"/>
      <w:marTop w:val="0"/>
      <w:marBottom w:val="0"/>
      <w:divBdr>
        <w:top w:val="none" w:sz="0" w:space="0" w:color="auto"/>
        <w:left w:val="none" w:sz="0" w:space="0" w:color="auto"/>
        <w:bottom w:val="none" w:sz="0" w:space="0" w:color="auto"/>
        <w:right w:val="none" w:sz="0" w:space="0" w:color="auto"/>
      </w:divBdr>
    </w:div>
    <w:div w:id="166285023">
      <w:bodyDiv w:val="1"/>
      <w:marLeft w:val="0"/>
      <w:marRight w:val="0"/>
      <w:marTop w:val="0"/>
      <w:marBottom w:val="0"/>
      <w:divBdr>
        <w:top w:val="none" w:sz="0" w:space="0" w:color="auto"/>
        <w:left w:val="none" w:sz="0" w:space="0" w:color="auto"/>
        <w:bottom w:val="none" w:sz="0" w:space="0" w:color="auto"/>
        <w:right w:val="none" w:sz="0" w:space="0" w:color="auto"/>
      </w:divBdr>
    </w:div>
    <w:div w:id="167253691">
      <w:bodyDiv w:val="1"/>
      <w:marLeft w:val="0"/>
      <w:marRight w:val="0"/>
      <w:marTop w:val="0"/>
      <w:marBottom w:val="0"/>
      <w:divBdr>
        <w:top w:val="none" w:sz="0" w:space="0" w:color="auto"/>
        <w:left w:val="none" w:sz="0" w:space="0" w:color="auto"/>
        <w:bottom w:val="none" w:sz="0" w:space="0" w:color="auto"/>
        <w:right w:val="none" w:sz="0" w:space="0" w:color="auto"/>
      </w:divBdr>
    </w:div>
    <w:div w:id="167984276">
      <w:bodyDiv w:val="1"/>
      <w:marLeft w:val="0"/>
      <w:marRight w:val="0"/>
      <w:marTop w:val="0"/>
      <w:marBottom w:val="0"/>
      <w:divBdr>
        <w:top w:val="none" w:sz="0" w:space="0" w:color="auto"/>
        <w:left w:val="none" w:sz="0" w:space="0" w:color="auto"/>
        <w:bottom w:val="none" w:sz="0" w:space="0" w:color="auto"/>
        <w:right w:val="none" w:sz="0" w:space="0" w:color="auto"/>
      </w:divBdr>
    </w:div>
    <w:div w:id="168714453">
      <w:bodyDiv w:val="1"/>
      <w:marLeft w:val="0"/>
      <w:marRight w:val="0"/>
      <w:marTop w:val="0"/>
      <w:marBottom w:val="0"/>
      <w:divBdr>
        <w:top w:val="none" w:sz="0" w:space="0" w:color="auto"/>
        <w:left w:val="none" w:sz="0" w:space="0" w:color="auto"/>
        <w:bottom w:val="none" w:sz="0" w:space="0" w:color="auto"/>
        <w:right w:val="none" w:sz="0" w:space="0" w:color="auto"/>
      </w:divBdr>
    </w:div>
    <w:div w:id="169175691">
      <w:bodyDiv w:val="1"/>
      <w:marLeft w:val="0"/>
      <w:marRight w:val="0"/>
      <w:marTop w:val="0"/>
      <w:marBottom w:val="0"/>
      <w:divBdr>
        <w:top w:val="none" w:sz="0" w:space="0" w:color="auto"/>
        <w:left w:val="none" w:sz="0" w:space="0" w:color="auto"/>
        <w:bottom w:val="none" w:sz="0" w:space="0" w:color="auto"/>
        <w:right w:val="none" w:sz="0" w:space="0" w:color="auto"/>
      </w:divBdr>
    </w:div>
    <w:div w:id="169681791">
      <w:bodyDiv w:val="1"/>
      <w:marLeft w:val="0"/>
      <w:marRight w:val="0"/>
      <w:marTop w:val="0"/>
      <w:marBottom w:val="0"/>
      <w:divBdr>
        <w:top w:val="none" w:sz="0" w:space="0" w:color="auto"/>
        <w:left w:val="none" w:sz="0" w:space="0" w:color="auto"/>
        <w:bottom w:val="none" w:sz="0" w:space="0" w:color="auto"/>
        <w:right w:val="none" w:sz="0" w:space="0" w:color="auto"/>
      </w:divBdr>
    </w:div>
    <w:div w:id="170219556">
      <w:bodyDiv w:val="1"/>
      <w:marLeft w:val="0"/>
      <w:marRight w:val="0"/>
      <w:marTop w:val="0"/>
      <w:marBottom w:val="0"/>
      <w:divBdr>
        <w:top w:val="none" w:sz="0" w:space="0" w:color="auto"/>
        <w:left w:val="none" w:sz="0" w:space="0" w:color="auto"/>
        <w:bottom w:val="none" w:sz="0" w:space="0" w:color="auto"/>
        <w:right w:val="none" w:sz="0" w:space="0" w:color="auto"/>
      </w:divBdr>
    </w:div>
    <w:div w:id="171725994">
      <w:bodyDiv w:val="1"/>
      <w:marLeft w:val="0"/>
      <w:marRight w:val="0"/>
      <w:marTop w:val="0"/>
      <w:marBottom w:val="0"/>
      <w:divBdr>
        <w:top w:val="none" w:sz="0" w:space="0" w:color="auto"/>
        <w:left w:val="none" w:sz="0" w:space="0" w:color="auto"/>
        <w:bottom w:val="none" w:sz="0" w:space="0" w:color="auto"/>
        <w:right w:val="none" w:sz="0" w:space="0" w:color="auto"/>
      </w:divBdr>
    </w:div>
    <w:div w:id="171728604">
      <w:bodyDiv w:val="1"/>
      <w:marLeft w:val="0"/>
      <w:marRight w:val="0"/>
      <w:marTop w:val="0"/>
      <w:marBottom w:val="0"/>
      <w:divBdr>
        <w:top w:val="none" w:sz="0" w:space="0" w:color="auto"/>
        <w:left w:val="none" w:sz="0" w:space="0" w:color="auto"/>
        <w:bottom w:val="none" w:sz="0" w:space="0" w:color="auto"/>
        <w:right w:val="none" w:sz="0" w:space="0" w:color="auto"/>
      </w:divBdr>
    </w:div>
    <w:div w:id="171841603">
      <w:bodyDiv w:val="1"/>
      <w:marLeft w:val="0"/>
      <w:marRight w:val="0"/>
      <w:marTop w:val="0"/>
      <w:marBottom w:val="0"/>
      <w:divBdr>
        <w:top w:val="none" w:sz="0" w:space="0" w:color="auto"/>
        <w:left w:val="none" w:sz="0" w:space="0" w:color="auto"/>
        <w:bottom w:val="none" w:sz="0" w:space="0" w:color="auto"/>
        <w:right w:val="none" w:sz="0" w:space="0" w:color="auto"/>
      </w:divBdr>
    </w:div>
    <w:div w:id="172233984">
      <w:bodyDiv w:val="1"/>
      <w:marLeft w:val="0"/>
      <w:marRight w:val="0"/>
      <w:marTop w:val="0"/>
      <w:marBottom w:val="0"/>
      <w:divBdr>
        <w:top w:val="none" w:sz="0" w:space="0" w:color="auto"/>
        <w:left w:val="none" w:sz="0" w:space="0" w:color="auto"/>
        <w:bottom w:val="none" w:sz="0" w:space="0" w:color="auto"/>
        <w:right w:val="none" w:sz="0" w:space="0" w:color="auto"/>
      </w:divBdr>
    </w:div>
    <w:div w:id="172763757">
      <w:bodyDiv w:val="1"/>
      <w:marLeft w:val="0"/>
      <w:marRight w:val="0"/>
      <w:marTop w:val="0"/>
      <w:marBottom w:val="0"/>
      <w:divBdr>
        <w:top w:val="none" w:sz="0" w:space="0" w:color="auto"/>
        <w:left w:val="none" w:sz="0" w:space="0" w:color="auto"/>
        <w:bottom w:val="none" w:sz="0" w:space="0" w:color="auto"/>
        <w:right w:val="none" w:sz="0" w:space="0" w:color="auto"/>
      </w:divBdr>
    </w:div>
    <w:div w:id="173033913">
      <w:bodyDiv w:val="1"/>
      <w:marLeft w:val="0"/>
      <w:marRight w:val="0"/>
      <w:marTop w:val="0"/>
      <w:marBottom w:val="0"/>
      <w:divBdr>
        <w:top w:val="none" w:sz="0" w:space="0" w:color="auto"/>
        <w:left w:val="none" w:sz="0" w:space="0" w:color="auto"/>
        <w:bottom w:val="none" w:sz="0" w:space="0" w:color="auto"/>
        <w:right w:val="none" w:sz="0" w:space="0" w:color="auto"/>
      </w:divBdr>
    </w:div>
    <w:div w:id="173544050">
      <w:bodyDiv w:val="1"/>
      <w:marLeft w:val="0"/>
      <w:marRight w:val="0"/>
      <w:marTop w:val="0"/>
      <w:marBottom w:val="0"/>
      <w:divBdr>
        <w:top w:val="none" w:sz="0" w:space="0" w:color="auto"/>
        <w:left w:val="none" w:sz="0" w:space="0" w:color="auto"/>
        <w:bottom w:val="none" w:sz="0" w:space="0" w:color="auto"/>
        <w:right w:val="none" w:sz="0" w:space="0" w:color="auto"/>
      </w:divBdr>
    </w:div>
    <w:div w:id="174423350">
      <w:bodyDiv w:val="1"/>
      <w:marLeft w:val="0"/>
      <w:marRight w:val="0"/>
      <w:marTop w:val="0"/>
      <w:marBottom w:val="0"/>
      <w:divBdr>
        <w:top w:val="none" w:sz="0" w:space="0" w:color="auto"/>
        <w:left w:val="none" w:sz="0" w:space="0" w:color="auto"/>
        <w:bottom w:val="none" w:sz="0" w:space="0" w:color="auto"/>
        <w:right w:val="none" w:sz="0" w:space="0" w:color="auto"/>
      </w:divBdr>
    </w:div>
    <w:div w:id="174808686">
      <w:bodyDiv w:val="1"/>
      <w:marLeft w:val="0"/>
      <w:marRight w:val="0"/>
      <w:marTop w:val="0"/>
      <w:marBottom w:val="0"/>
      <w:divBdr>
        <w:top w:val="none" w:sz="0" w:space="0" w:color="auto"/>
        <w:left w:val="none" w:sz="0" w:space="0" w:color="auto"/>
        <w:bottom w:val="none" w:sz="0" w:space="0" w:color="auto"/>
        <w:right w:val="none" w:sz="0" w:space="0" w:color="auto"/>
      </w:divBdr>
    </w:div>
    <w:div w:id="174810076">
      <w:bodyDiv w:val="1"/>
      <w:marLeft w:val="0"/>
      <w:marRight w:val="0"/>
      <w:marTop w:val="0"/>
      <w:marBottom w:val="0"/>
      <w:divBdr>
        <w:top w:val="none" w:sz="0" w:space="0" w:color="auto"/>
        <w:left w:val="none" w:sz="0" w:space="0" w:color="auto"/>
        <w:bottom w:val="none" w:sz="0" w:space="0" w:color="auto"/>
        <w:right w:val="none" w:sz="0" w:space="0" w:color="auto"/>
      </w:divBdr>
    </w:div>
    <w:div w:id="175652181">
      <w:bodyDiv w:val="1"/>
      <w:marLeft w:val="0"/>
      <w:marRight w:val="0"/>
      <w:marTop w:val="0"/>
      <w:marBottom w:val="0"/>
      <w:divBdr>
        <w:top w:val="none" w:sz="0" w:space="0" w:color="auto"/>
        <w:left w:val="none" w:sz="0" w:space="0" w:color="auto"/>
        <w:bottom w:val="none" w:sz="0" w:space="0" w:color="auto"/>
        <w:right w:val="none" w:sz="0" w:space="0" w:color="auto"/>
      </w:divBdr>
    </w:div>
    <w:div w:id="175848134">
      <w:bodyDiv w:val="1"/>
      <w:marLeft w:val="0"/>
      <w:marRight w:val="0"/>
      <w:marTop w:val="0"/>
      <w:marBottom w:val="0"/>
      <w:divBdr>
        <w:top w:val="none" w:sz="0" w:space="0" w:color="auto"/>
        <w:left w:val="none" w:sz="0" w:space="0" w:color="auto"/>
        <w:bottom w:val="none" w:sz="0" w:space="0" w:color="auto"/>
        <w:right w:val="none" w:sz="0" w:space="0" w:color="auto"/>
      </w:divBdr>
    </w:div>
    <w:div w:id="176383155">
      <w:bodyDiv w:val="1"/>
      <w:marLeft w:val="0"/>
      <w:marRight w:val="0"/>
      <w:marTop w:val="0"/>
      <w:marBottom w:val="0"/>
      <w:divBdr>
        <w:top w:val="none" w:sz="0" w:space="0" w:color="auto"/>
        <w:left w:val="none" w:sz="0" w:space="0" w:color="auto"/>
        <w:bottom w:val="none" w:sz="0" w:space="0" w:color="auto"/>
        <w:right w:val="none" w:sz="0" w:space="0" w:color="auto"/>
      </w:divBdr>
    </w:div>
    <w:div w:id="176628015">
      <w:bodyDiv w:val="1"/>
      <w:marLeft w:val="0"/>
      <w:marRight w:val="0"/>
      <w:marTop w:val="0"/>
      <w:marBottom w:val="0"/>
      <w:divBdr>
        <w:top w:val="none" w:sz="0" w:space="0" w:color="auto"/>
        <w:left w:val="none" w:sz="0" w:space="0" w:color="auto"/>
        <w:bottom w:val="none" w:sz="0" w:space="0" w:color="auto"/>
        <w:right w:val="none" w:sz="0" w:space="0" w:color="auto"/>
      </w:divBdr>
    </w:div>
    <w:div w:id="177082220">
      <w:bodyDiv w:val="1"/>
      <w:marLeft w:val="0"/>
      <w:marRight w:val="0"/>
      <w:marTop w:val="0"/>
      <w:marBottom w:val="0"/>
      <w:divBdr>
        <w:top w:val="none" w:sz="0" w:space="0" w:color="auto"/>
        <w:left w:val="none" w:sz="0" w:space="0" w:color="auto"/>
        <w:bottom w:val="none" w:sz="0" w:space="0" w:color="auto"/>
        <w:right w:val="none" w:sz="0" w:space="0" w:color="auto"/>
      </w:divBdr>
    </w:div>
    <w:div w:id="177428074">
      <w:bodyDiv w:val="1"/>
      <w:marLeft w:val="0"/>
      <w:marRight w:val="0"/>
      <w:marTop w:val="0"/>
      <w:marBottom w:val="0"/>
      <w:divBdr>
        <w:top w:val="none" w:sz="0" w:space="0" w:color="auto"/>
        <w:left w:val="none" w:sz="0" w:space="0" w:color="auto"/>
        <w:bottom w:val="none" w:sz="0" w:space="0" w:color="auto"/>
        <w:right w:val="none" w:sz="0" w:space="0" w:color="auto"/>
      </w:divBdr>
    </w:div>
    <w:div w:id="178201079">
      <w:bodyDiv w:val="1"/>
      <w:marLeft w:val="0"/>
      <w:marRight w:val="0"/>
      <w:marTop w:val="0"/>
      <w:marBottom w:val="0"/>
      <w:divBdr>
        <w:top w:val="none" w:sz="0" w:space="0" w:color="auto"/>
        <w:left w:val="none" w:sz="0" w:space="0" w:color="auto"/>
        <w:bottom w:val="none" w:sz="0" w:space="0" w:color="auto"/>
        <w:right w:val="none" w:sz="0" w:space="0" w:color="auto"/>
      </w:divBdr>
    </w:div>
    <w:div w:id="178396653">
      <w:bodyDiv w:val="1"/>
      <w:marLeft w:val="0"/>
      <w:marRight w:val="0"/>
      <w:marTop w:val="0"/>
      <w:marBottom w:val="0"/>
      <w:divBdr>
        <w:top w:val="none" w:sz="0" w:space="0" w:color="auto"/>
        <w:left w:val="none" w:sz="0" w:space="0" w:color="auto"/>
        <w:bottom w:val="none" w:sz="0" w:space="0" w:color="auto"/>
        <w:right w:val="none" w:sz="0" w:space="0" w:color="auto"/>
      </w:divBdr>
    </w:div>
    <w:div w:id="178933181">
      <w:bodyDiv w:val="1"/>
      <w:marLeft w:val="0"/>
      <w:marRight w:val="0"/>
      <w:marTop w:val="0"/>
      <w:marBottom w:val="0"/>
      <w:divBdr>
        <w:top w:val="none" w:sz="0" w:space="0" w:color="auto"/>
        <w:left w:val="none" w:sz="0" w:space="0" w:color="auto"/>
        <w:bottom w:val="none" w:sz="0" w:space="0" w:color="auto"/>
        <w:right w:val="none" w:sz="0" w:space="0" w:color="auto"/>
      </w:divBdr>
    </w:div>
    <w:div w:id="179204378">
      <w:bodyDiv w:val="1"/>
      <w:marLeft w:val="0"/>
      <w:marRight w:val="0"/>
      <w:marTop w:val="0"/>
      <w:marBottom w:val="0"/>
      <w:divBdr>
        <w:top w:val="none" w:sz="0" w:space="0" w:color="auto"/>
        <w:left w:val="none" w:sz="0" w:space="0" w:color="auto"/>
        <w:bottom w:val="none" w:sz="0" w:space="0" w:color="auto"/>
        <w:right w:val="none" w:sz="0" w:space="0" w:color="auto"/>
      </w:divBdr>
    </w:div>
    <w:div w:id="179469609">
      <w:bodyDiv w:val="1"/>
      <w:marLeft w:val="0"/>
      <w:marRight w:val="0"/>
      <w:marTop w:val="0"/>
      <w:marBottom w:val="0"/>
      <w:divBdr>
        <w:top w:val="none" w:sz="0" w:space="0" w:color="auto"/>
        <w:left w:val="none" w:sz="0" w:space="0" w:color="auto"/>
        <w:bottom w:val="none" w:sz="0" w:space="0" w:color="auto"/>
        <w:right w:val="none" w:sz="0" w:space="0" w:color="auto"/>
      </w:divBdr>
    </w:div>
    <w:div w:id="179511751">
      <w:bodyDiv w:val="1"/>
      <w:marLeft w:val="0"/>
      <w:marRight w:val="0"/>
      <w:marTop w:val="0"/>
      <w:marBottom w:val="0"/>
      <w:divBdr>
        <w:top w:val="none" w:sz="0" w:space="0" w:color="auto"/>
        <w:left w:val="none" w:sz="0" w:space="0" w:color="auto"/>
        <w:bottom w:val="none" w:sz="0" w:space="0" w:color="auto"/>
        <w:right w:val="none" w:sz="0" w:space="0" w:color="auto"/>
      </w:divBdr>
    </w:div>
    <w:div w:id="179783621">
      <w:bodyDiv w:val="1"/>
      <w:marLeft w:val="0"/>
      <w:marRight w:val="0"/>
      <w:marTop w:val="0"/>
      <w:marBottom w:val="0"/>
      <w:divBdr>
        <w:top w:val="none" w:sz="0" w:space="0" w:color="auto"/>
        <w:left w:val="none" w:sz="0" w:space="0" w:color="auto"/>
        <w:bottom w:val="none" w:sz="0" w:space="0" w:color="auto"/>
        <w:right w:val="none" w:sz="0" w:space="0" w:color="auto"/>
      </w:divBdr>
    </w:div>
    <w:div w:id="180553738">
      <w:bodyDiv w:val="1"/>
      <w:marLeft w:val="0"/>
      <w:marRight w:val="0"/>
      <w:marTop w:val="0"/>
      <w:marBottom w:val="0"/>
      <w:divBdr>
        <w:top w:val="none" w:sz="0" w:space="0" w:color="auto"/>
        <w:left w:val="none" w:sz="0" w:space="0" w:color="auto"/>
        <w:bottom w:val="none" w:sz="0" w:space="0" w:color="auto"/>
        <w:right w:val="none" w:sz="0" w:space="0" w:color="auto"/>
      </w:divBdr>
    </w:div>
    <w:div w:id="181094327">
      <w:bodyDiv w:val="1"/>
      <w:marLeft w:val="0"/>
      <w:marRight w:val="0"/>
      <w:marTop w:val="0"/>
      <w:marBottom w:val="0"/>
      <w:divBdr>
        <w:top w:val="none" w:sz="0" w:space="0" w:color="auto"/>
        <w:left w:val="none" w:sz="0" w:space="0" w:color="auto"/>
        <w:bottom w:val="none" w:sz="0" w:space="0" w:color="auto"/>
        <w:right w:val="none" w:sz="0" w:space="0" w:color="auto"/>
      </w:divBdr>
    </w:div>
    <w:div w:id="181359863">
      <w:bodyDiv w:val="1"/>
      <w:marLeft w:val="0"/>
      <w:marRight w:val="0"/>
      <w:marTop w:val="0"/>
      <w:marBottom w:val="0"/>
      <w:divBdr>
        <w:top w:val="none" w:sz="0" w:space="0" w:color="auto"/>
        <w:left w:val="none" w:sz="0" w:space="0" w:color="auto"/>
        <w:bottom w:val="none" w:sz="0" w:space="0" w:color="auto"/>
        <w:right w:val="none" w:sz="0" w:space="0" w:color="auto"/>
      </w:divBdr>
    </w:div>
    <w:div w:id="181408187">
      <w:bodyDiv w:val="1"/>
      <w:marLeft w:val="0"/>
      <w:marRight w:val="0"/>
      <w:marTop w:val="0"/>
      <w:marBottom w:val="0"/>
      <w:divBdr>
        <w:top w:val="none" w:sz="0" w:space="0" w:color="auto"/>
        <w:left w:val="none" w:sz="0" w:space="0" w:color="auto"/>
        <w:bottom w:val="none" w:sz="0" w:space="0" w:color="auto"/>
        <w:right w:val="none" w:sz="0" w:space="0" w:color="auto"/>
      </w:divBdr>
    </w:div>
    <w:div w:id="181629053">
      <w:bodyDiv w:val="1"/>
      <w:marLeft w:val="0"/>
      <w:marRight w:val="0"/>
      <w:marTop w:val="0"/>
      <w:marBottom w:val="0"/>
      <w:divBdr>
        <w:top w:val="none" w:sz="0" w:space="0" w:color="auto"/>
        <w:left w:val="none" w:sz="0" w:space="0" w:color="auto"/>
        <w:bottom w:val="none" w:sz="0" w:space="0" w:color="auto"/>
        <w:right w:val="none" w:sz="0" w:space="0" w:color="auto"/>
      </w:divBdr>
    </w:div>
    <w:div w:id="181668860">
      <w:bodyDiv w:val="1"/>
      <w:marLeft w:val="0"/>
      <w:marRight w:val="0"/>
      <w:marTop w:val="0"/>
      <w:marBottom w:val="0"/>
      <w:divBdr>
        <w:top w:val="none" w:sz="0" w:space="0" w:color="auto"/>
        <w:left w:val="none" w:sz="0" w:space="0" w:color="auto"/>
        <w:bottom w:val="none" w:sz="0" w:space="0" w:color="auto"/>
        <w:right w:val="none" w:sz="0" w:space="0" w:color="auto"/>
      </w:divBdr>
    </w:div>
    <w:div w:id="181942437">
      <w:bodyDiv w:val="1"/>
      <w:marLeft w:val="0"/>
      <w:marRight w:val="0"/>
      <w:marTop w:val="0"/>
      <w:marBottom w:val="0"/>
      <w:divBdr>
        <w:top w:val="none" w:sz="0" w:space="0" w:color="auto"/>
        <w:left w:val="none" w:sz="0" w:space="0" w:color="auto"/>
        <w:bottom w:val="none" w:sz="0" w:space="0" w:color="auto"/>
        <w:right w:val="none" w:sz="0" w:space="0" w:color="auto"/>
      </w:divBdr>
    </w:div>
    <w:div w:id="182212845">
      <w:bodyDiv w:val="1"/>
      <w:marLeft w:val="0"/>
      <w:marRight w:val="0"/>
      <w:marTop w:val="0"/>
      <w:marBottom w:val="0"/>
      <w:divBdr>
        <w:top w:val="none" w:sz="0" w:space="0" w:color="auto"/>
        <w:left w:val="none" w:sz="0" w:space="0" w:color="auto"/>
        <w:bottom w:val="none" w:sz="0" w:space="0" w:color="auto"/>
        <w:right w:val="none" w:sz="0" w:space="0" w:color="auto"/>
      </w:divBdr>
    </w:div>
    <w:div w:id="182667445">
      <w:bodyDiv w:val="1"/>
      <w:marLeft w:val="0"/>
      <w:marRight w:val="0"/>
      <w:marTop w:val="0"/>
      <w:marBottom w:val="0"/>
      <w:divBdr>
        <w:top w:val="none" w:sz="0" w:space="0" w:color="auto"/>
        <w:left w:val="none" w:sz="0" w:space="0" w:color="auto"/>
        <w:bottom w:val="none" w:sz="0" w:space="0" w:color="auto"/>
        <w:right w:val="none" w:sz="0" w:space="0" w:color="auto"/>
      </w:divBdr>
    </w:div>
    <w:div w:id="183517211">
      <w:bodyDiv w:val="1"/>
      <w:marLeft w:val="0"/>
      <w:marRight w:val="0"/>
      <w:marTop w:val="0"/>
      <w:marBottom w:val="0"/>
      <w:divBdr>
        <w:top w:val="none" w:sz="0" w:space="0" w:color="auto"/>
        <w:left w:val="none" w:sz="0" w:space="0" w:color="auto"/>
        <w:bottom w:val="none" w:sz="0" w:space="0" w:color="auto"/>
        <w:right w:val="none" w:sz="0" w:space="0" w:color="auto"/>
      </w:divBdr>
    </w:div>
    <w:div w:id="183567106">
      <w:bodyDiv w:val="1"/>
      <w:marLeft w:val="0"/>
      <w:marRight w:val="0"/>
      <w:marTop w:val="0"/>
      <w:marBottom w:val="0"/>
      <w:divBdr>
        <w:top w:val="none" w:sz="0" w:space="0" w:color="auto"/>
        <w:left w:val="none" w:sz="0" w:space="0" w:color="auto"/>
        <w:bottom w:val="none" w:sz="0" w:space="0" w:color="auto"/>
        <w:right w:val="none" w:sz="0" w:space="0" w:color="auto"/>
      </w:divBdr>
    </w:div>
    <w:div w:id="183787236">
      <w:bodyDiv w:val="1"/>
      <w:marLeft w:val="0"/>
      <w:marRight w:val="0"/>
      <w:marTop w:val="0"/>
      <w:marBottom w:val="0"/>
      <w:divBdr>
        <w:top w:val="none" w:sz="0" w:space="0" w:color="auto"/>
        <w:left w:val="none" w:sz="0" w:space="0" w:color="auto"/>
        <w:bottom w:val="none" w:sz="0" w:space="0" w:color="auto"/>
        <w:right w:val="none" w:sz="0" w:space="0" w:color="auto"/>
      </w:divBdr>
    </w:div>
    <w:div w:id="184095810">
      <w:bodyDiv w:val="1"/>
      <w:marLeft w:val="0"/>
      <w:marRight w:val="0"/>
      <w:marTop w:val="0"/>
      <w:marBottom w:val="0"/>
      <w:divBdr>
        <w:top w:val="none" w:sz="0" w:space="0" w:color="auto"/>
        <w:left w:val="none" w:sz="0" w:space="0" w:color="auto"/>
        <w:bottom w:val="none" w:sz="0" w:space="0" w:color="auto"/>
        <w:right w:val="none" w:sz="0" w:space="0" w:color="auto"/>
      </w:divBdr>
    </w:div>
    <w:div w:id="185876610">
      <w:bodyDiv w:val="1"/>
      <w:marLeft w:val="0"/>
      <w:marRight w:val="0"/>
      <w:marTop w:val="0"/>
      <w:marBottom w:val="0"/>
      <w:divBdr>
        <w:top w:val="none" w:sz="0" w:space="0" w:color="auto"/>
        <w:left w:val="none" w:sz="0" w:space="0" w:color="auto"/>
        <w:bottom w:val="none" w:sz="0" w:space="0" w:color="auto"/>
        <w:right w:val="none" w:sz="0" w:space="0" w:color="auto"/>
      </w:divBdr>
    </w:div>
    <w:div w:id="187644305">
      <w:bodyDiv w:val="1"/>
      <w:marLeft w:val="0"/>
      <w:marRight w:val="0"/>
      <w:marTop w:val="0"/>
      <w:marBottom w:val="0"/>
      <w:divBdr>
        <w:top w:val="none" w:sz="0" w:space="0" w:color="auto"/>
        <w:left w:val="none" w:sz="0" w:space="0" w:color="auto"/>
        <w:bottom w:val="none" w:sz="0" w:space="0" w:color="auto"/>
        <w:right w:val="none" w:sz="0" w:space="0" w:color="auto"/>
      </w:divBdr>
    </w:div>
    <w:div w:id="187644615">
      <w:bodyDiv w:val="1"/>
      <w:marLeft w:val="0"/>
      <w:marRight w:val="0"/>
      <w:marTop w:val="0"/>
      <w:marBottom w:val="0"/>
      <w:divBdr>
        <w:top w:val="none" w:sz="0" w:space="0" w:color="auto"/>
        <w:left w:val="none" w:sz="0" w:space="0" w:color="auto"/>
        <w:bottom w:val="none" w:sz="0" w:space="0" w:color="auto"/>
        <w:right w:val="none" w:sz="0" w:space="0" w:color="auto"/>
      </w:divBdr>
    </w:div>
    <w:div w:id="188105204">
      <w:bodyDiv w:val="1"/>
      <w:marLeft w:val="0"/>
      <w:marRight w:val="0"/>
      <w:marTop w:val="0"/>
      <w:marBottom w:val="0"/>
      <w:divBdr>
        <w:top w:val="none" w:sz="0" w:space="0" w:color="auto"/>
        <w:left w:val="none" w:sz="0" w:space="0" w:color="auto"/>
        <w:bottom w:val="none" w:sz="0" w:space="0" w:color="auto"/>
        <w:right w:val="none" w:sz="0" w:space="0" w:color="auto"/>
      </w:divBdr>
    </w:div>
    <w:div w:id="188422059">
      <w:bodyDiv w:val="1"/>
      <w:marLeft w:val="0"/>
      <w:marRight w:val="0"/>
      <w:marTop w:val="0"/>
      <w:marBottom w:val="0"/>
      <w:divBdr>
        <w:top w:val="none" w:sz="0" w:space="0" w:color="auto"/>
        <w:left w:val="none" w:sz="0" w:space="0" w:color="auto"/>
        <w:bottom w:val="none" w:sz="0" w:space="0" w:color="auto"/>
        <w:right w:val="none" w:sz="0" w:space="0" w:color="auto"/>
      </w:divBdr>
    </w:div>
    <w:div w:id="188759623">
      <w:bodyDiv w:val="1"/>
      <w:marLeft w:val="0"/>
      <w:marRight w:val="0"/>
      <w:marTop w:val="0"/>
      <w:marBottom w:val="0"/>
      <w:divBdr>
        <w:top w:val="none" w:sz="0" w:space="0" w:color="auto"/>
        <w:left w:val="none" w:sz="0" w:space="0" w:color="auto"/>
        <w:bottom w:val="none" w:sz="0" w:space="0" w:color="auto"/>
        <w:right w:val="none" w:sz="0" w:space="0" w:color="auto"/>
      </w:divBdr>
    </w:div>
    <w:div w:id="188763282">
      <w:bodyDiv w:val="1"/>
      <w:marLeft w:val="0"/>
      <w:marRight w:val="0"/>
      <w:marTop w:val="0"/>
      <w:marBottom w:val="0"/>
      <w:divBdr>
        <w:top w:val="none" w:sz="0" w:space="0" w:color="auto"/>
        <w:left w:val="none" w:sz="0" w:space="0" w:color="auto"/>
        <w:bottom w:val="none" w:sz="0" w:space="0" w:color="auto"/>
        <w:right w:val="none" w:sz="0" w:space="0" w:color="auto"/>
      </w:divBdr>
    </w:div>
    <w:div w:id="188951117">
      <w:bodyDiv w:val="1"/>
      <w:marLeft w:val="0"/>
      <w:marRight w:val="0"/>
      <w:marTop w:val="0"/>
      <w:marBottom w:val="0"/>
      <w:divBdr>
        <w:top w:val="none" w:sz="0" w:space="0" w:color="auto"/>
        <w:left w:val="none" w:sz="0" w:space="0" w:color="auto"/>
        <w:bottom w:val="none" w:sz="0" w:space="0" w:color="auto"/>
        <w:right w:val="none" w:sz="0" w:space="0" w:color="auto"/>
      </w:divBdr>
    </w:div>
    <w:div w:id="189805883">
      <w:bodyDiv w:val="1"/>
      <w:marLeft w:val="0"/>
      <w:marRight w:val="0"/>
      <w:marTop w:val="0"/>
      <w:marBottom w:val="0"/>
      <w:divBdr>
        <w:top w:val="none" w:sz="0" w:space="0" w:color="auto"/>
        <w:left w:val="none" w:sz="0" w:space="0" w:color="auto"/>
        <w:bottom w:val="none" w:sz="0" w:space="0" w:color="auto"/>
        <w:right w:val="none" w:sz="0" w:space="0" w:color="auto"/>
      </w:divBdr>
    </w:div>
    <w:div w:id="190579950">
      <w:bodyDiv w:val="1"/>
      <w:marLeft w:val="0"/>
      <w:marRight w:val="0"/>
      <w:marTop w:val="0"/>
      <w:marBottom w:val="0"/>
      <w:divBdr>
        <w:top w:val="none" w:sz="0" w:space="0" w:color="auto"/>
        <w:left w:val="none" w:sz="0" w:space="0" w:color="auto"/>
        <w:bottom w:val="none" w:sz="0" w:space="0" w:color="auto"/>
        <w:right w:val="none" w:sz="0" w:space="0" w:color="auto"/>
      </w:divBdr>
    </w:div>
    <w:div w:id="190610824">
      <w:bodyDiv w:val="1"/>
      <w:marLeft w:val="0"/>
      <w:marRight w:val="0"/>
      <w:marTop w:val="0"/>
      <w:marBottom w:val="0"/>
      <w:divBdr>
        <w:top w:val="none" w:sz="0" w:space="0" w:color="auto"/>
        <w:left w:val="none" w:sz="0" w:space="0" w:color="auto"/>
        <w:bottom w:val="none" w:sz="0" w:space="0" w:color="auto"/>
        <w:right w:val="none" w:sz="0" w:space="0" w:color="auto"/>
      </w:divBdr>
    </w:div>
    <w:div w:id="190723144">
      <w:bodyDiv w:val="1"/>
      <w:marLeft w:val="0"/>
      <w:marRight w:val="0"/>
      <w:marTop w:val="0"/>
      <w:marBottom w:val="0"/>
      <w:divBdr>
        <w:top w:val="none" w:sz="0" w:space="0" w:color="auto"/>
        <w:left w:val="none" w:sz="0" w:space="0" w:color="auto"/>
        <w:bottom w:val="none" w:sz="0" w:space="0" w:color="auto"/>
        <w:right w:val="none" w:sz="0" w:space="0" w:color="auto"/>
      </w:divBdr>
    </w:div>
    <w:div w:id="190841971">
      <w:bodyDiv w:val="1"/>
      <w:marLeft w:val="0"/>
      <w:marRight w:val="0"/>
      <w:marTop w:val="0"/>
      <w:marBottom w:val="0"/>
      <w:divBdr>
        <w:top w:val="none" w:sz="0" w:space="0" w:color="auto"/>
        <w:left w:val="none" w:sz="0" w:space="0" w:color="auto"/>
        <w:bottom w:val="none" w:sz="0" w:space="0" w:color="auto"/>
        <w:right w:val="none" w:sz="0" w:space="0" w:color="auto"/>
      </w:divBdr>
    </w:div>
    <w:div w:id="190918091">
      <w:bodyDiv w:val="1"/>
      <w:marLeft w:val="0"/>
      <w:marRight w:val="0"/>
      <w:marTop w:val="0"/>
      <w:marBottom w:val="0"/>
      <w:divBdr>
        <w:top w:val="none" w:sz="0" w:space="0" w:color="auto"/>
        <w:left w:val="none" w:sz="0" w:space="0" w:color="auto"/>
        <w:bottom w:val="none" w:sz="0" w:space="0" w:color="auto"/>
        <w:right w:val="none" w:sz="0" w:space="0" w:color="auto"/>
      </w:divBdr>
    </w:div>
    <w:div w:id="191037954">
      <w:bodyDiv w:val="1"/>
      <w:marLeft w:val="0"/>
      <w:marRight w:val="0"/>
      <w:marTop w:val="0"/>
      <w:marBottom w:val="0"/>
      <w:divBdr>
        <w:top w:val="none" w:sz="0" w:space="0" w:color="auto"/>
        <w:left w:val="none" w:sz="0" w:space="0" w:color="auto"/>
        <w:bottom w:val="none" w:sz="0" w:space="0" w:color="auto"/>
        <w:right w:val="none" w:sz="0" w:space="0" w:color="auto"/>
      </w:divBdr>
    </w:div>
    <w:div w:id="191453752">
      <w:bodyDiv w:val="1"/>
      <w:marLeft w:val="0"/>
      <w:marRight w:val="0"/>
      <w:marTop w:val="0"/>
      <w:marBottom w:val="0"/>
      <w:divBdr>
        <w:top w:val="none" w:sz="0" w:space="0" w:color="auto"/>
        <w:left w:val="none" w:sz="0" w:space="0" w:color="auto"/>
        <w:bottom w:val="none" w:sz="0" w:space="0" w:color="auto"/>
        <w:right w:val="none" w:sz="0" w:space="0" w:color="auto"/>
      </w:divBdr>
    </w:div>
    <w:div w:id="191847944">
      <w:bodyDiv w:val="1"/>
      <w:marLeft w:val="0"/>
      <w:marRight w:val="0"/>
      <w:marTop w:val="0"/>
      <w:marBottom w:val="0"/>
      <w:divBdr>
        <w:top w:val="none" w:sz="0" w:space="0" w:color="auto"/>
        <w:left w:val="none" w:sz="0" w:space="0" w:color="auto"/>
        <w:bottom w:val="none" w:sz="0" w:space="0" w:color="auto"/>
        <w:right w:val="none" w:sz="0" w:space="0" w:color="auto"/>
      </w:divBdr>
    </w:div>
    <w:div w:id="192577084">
      <w:bodyDiv w:val="1"/>
      <w:marLeft w:val="0"/>
      <w:marRight w:val="0"/>
      <w:marTop w:val="0"/>
      <w:marBottom w:val="0"/>
      <w:divBdr>
        <w:top w:val="none" w:sz="0" w:space="0" w:color="auto"/>
        <w:left w:val="none" w:sz="0" w:space="0" w:color="auto"/>
        <w:bottom w:val="none" w:sz="0" w:space="0" w:color="auto"/>
        <w:right w:val="none" w:sz="0" w:space="0" w:color="auto"/>
      </w:divBdr>
    </w:div>
    <w:div w:id="192809246">
      <w:bodyDiv w:val="1"/>
      <w:marLeft w:val="0"/>
      <w:marRight w:val="0"/>
      <w:marTop w:val="0"/>
      <w:marBottom w:val="0"/>
      <w:divBdr>
        <w:top w:val="none" w:sz="0" w:space="0" w:color="auto"/>
        <w:left w:val="none" w:sz="0" w:space="0" w:color="auto"/>
        <w:bottom w:val="none" w:sz="0" w:space="0" w:color="auto"/>
        <w:right w:val="none" w:sz="0" w:space="0" w:color="auto"/>
      </w:divBdr>
    </w:div>
    <w:div w:id="193005670">
      <w:bodyDiv w:val="1"/>
      <w:marLeft w:val="0"/>
      <w:marRight w:val="0"/>
      <w:marTop w:val="0"/>
      <w:marBottom w:val="0"/>
      <w:divBdr>
        <w:top w:val="none" w:sz="0" w:space="0" w:color="auto"/>
        <w:left w:val="none" w:sz="0" w:space="0" w:color="auto"/>
        <w:bottom w:val="none" w:sz="0" w:space="0" w:color="auto"/>
        <w:right w:val="none" w:sz="0" w:space="0" w:color="auto"/>
      </w:divBdr>
    </w:div>
    <w:div w:id="193079989">
      <w:bodyDiv w:val="1"/>
      <w:marLeft w:val="0"/>
      <w:marRight w:val="0"/>
      <w:marTop w:val="0"/>
      <w:marBottom w:val="0"/>
      <w:divBdr>
        <w:top w:val="none" w:sz="0" w:space="0" w:color="auto"/>
        <w:left w:val="none" w:sz="0" w:space="0" w:color="auto"/>
        <w:bottom w:val="none" w:sz="0" w:space="0" w:color="auto"/>
        <w:right w:val="none" w:sz="0" w:space="0" w:color="auto"/>
      </w:divBdr>
    </w:div>
    <w:div w:id="193463483">
      <w:bodyDiv w:val="1"/>
      <w:marLeft w:val="0"/>
      <w:marRight w:val="0"/>
      <w:marTop w:val="0"/>
      <w:marBottom w:val="0"/>
      <w:divBdr>
        <w:top w:val="none" w:sz="0" w:space="0" w:color="auto"/>
        <w:left w:val="none" w:sz="0" w:space="0" w:color="auto"/>
        <w:bottom w:val="none" w:sz="0" w:space="0" w:color="auto"/>
        <w:right w:val="none" w:sz="0" w:space="0" w:color="auto"/>
      </w:divBdr>
    </w:div>
    <w:div w:id="193932489">
      <w:bodyDiv w:val="1"/>
      <w:marLeft w:val="0"/>
      <w:marRight w:val="0"/>
      <w:marTop w:val="0"/>
      <w:marBottom w:val="0"/>
      <w:divBdr>
        <w:top w:val="none" w:sz="0" w:space="0" w:color="auto"/>
        <w:left w:val="none" w:sz="0" w:space="0" w:color="auto"/>
        <w:bottom w:val="none" w:sz="0" w:space="0" w:color="auto"/>
        <w:right w:val="none" w:sz="0" w:space="0" w:color="auto"/>
      </w:divBdr>
    </w:div>
    <w:div w:id="194469157">
      <w:bodyDiv w:val="1"/>
      <w:marLeft w:val="0"/>
      <w:marRight w:val="0"/>
      <w:marTop w:val="0"/>
      <w:marBottom w:val="0"/>
      <w:divBdr>
        <w:top w:val="none" w:sz="0" w:space="0" w:color="auto"/>
        <w:left w:val="none" w:sz="0" w:space="0" w:color="auto"/>
        <w:bottom w:val="none" w:sz="0" w:space="0" w:color="auto"/>
        <w:right w:val="none" w:sz="0" w:space="0" w:color="auto"/>
      </w:divBdr>
    </w:div>
    <w:div w:id="194658384">
      <w:bodyDiv w:val="1"/>
      <w:marLeft w:val="0"/>
      <w:marRight w:val="0"/>
      <w:marTop w:val="0"/>
      <w:marBottom w:val="0"/>
      <w:divBdr>
        <w:top w:val="none" w:sz="0" w:space="0" w:color="auto"/>
        <w:left w:val="none" w:sz="0" w:space="0" w:color="auto"/>
        <w:bottom w:val="none" w:sz="0" w:space="0" w:color="auto"/>
        <w:right w:val="none" w:sz="0" w:space="0" w:color="auto"/>
      </w:divBdr>
    </w:div>
    <w:div w:id="195239391">
      <w:bodyDiv w:val="1"/>
      <w:marLeft w:val="0"/>
      <w:marRight w:val="0"/>
      <w:marTop w:val="0"/>
      <w:marBottom w:val="0"/>
      <w:divBdr>
        <w:top w:val="none" w:sz="0" w:space="0" w:color="auto"/>
        <w:left w:val="none" w:sz="0" w:space="0" w:color="auto"/>
        <w:bottom w:val="none" w:sz="0" w:space="0" w:color="auto"/>
        <w:right w:val="none" w:sz="0" w:space="0" w:color="auto"/>
      </w:divBdr>
    </w:div>
    <w:div w:id="195314367">
      <w:bodyDiv w:val="1"/>
      <w:marLeft w:val="0"/>
      <w:marRight w:val="0"/>
      <w:marTop w:val="0"/>
      <w:marBottom w:val="0"/>
      <w:divBdr>
        <w:top w:val="none" w:sz="0" w:space="0" w:color="auto"/>
        <w:left w:val="none" w:sz="0" w:space="0" w:color="auto"/>
        <w:bottom w:val="none" w:sz="0" w:space="0" w:color="auto"/>
        <w:right w:val="none" w:sz="0" w:space="0" w:color="auto"/>
      </w:divBdr>
    </w:div>
    <w:div w:id="196042230">
      <w:bodyDiv w:val="1"/>
      <w:marLeft w:val="0"/>
      <w:marRight w:val="0"/>
      <w:marTop w:val="0"/>
      <w:marBottom w:val="0"/>
      <w:divBdr>
        <w:top w:val="none" w:sz="0" w:space="0" w:color="auto"/>
        <w:left w:val="none" w:sz="0" w:space="0" w:color="auto"/>
        <w:bottom w:val="none" w:sz="0" w:space="0" w:color="auto"/>
        <w:right w:val="none" w:sz="0" w:space="0" w:color="auto"/>
      </w:divBdr>
    </w:div>
    <w:div w:id="197015827">
      <w:bodyDiv w:val="1"/>
      <w:marLeft w:val="0"/>
      <w:marRight w:val="0"/>
      <w:marTop w:val="0"/>
      <w:marBottom w:val="0"/>
      <w:divBdr>
        <w:top w:val="none" w:sz="0" w:space="0" w:color="auto"/>
        <w:left w:val="none" w:sz="0" w:space="0" w:color="auto"/>
        <w:bottom w:val="none" w:sz="0" w:space="0" w:color="auto"/>
        <w:right w:val="none" w:sz="0" w:space="0" w:color="auto"/>
      </w:divBdr>
    </w:div>
    <w:div w:id="197089628">
      <w:bodyDiv w:val="1"/>
      <w:marLeft w:val="0"/>
      <w:marRight w:val="0"/>
      <w:marTop w:val="0"/>
      <w:marBottom w:val="0"/>
      <w:divBdr>
        <w:top w:val="none" w:sz="0" w:space="0" w:color="auto"/>
        <w:left w:val="none" w:sz="0" w:space="0" w:color="auto"/>
        <w:bottom w:val="none" w:sz="0" w:space="0" w:color="auto"/>
        <w:right w:val="none" w:sz="0" w:space="0" w:color="auto"/>
      </w:divBdr>
    </w:div>
    <w:div w:id="197476974">
      <w:bodyDiv w:val="1"/>
      <w:marLeft w:val="0"/>
      <w:marRight w:val="0"/>
      <w:marTop w:val="0"/>
      <w:marBottom w:val="0"/>
      <w:divBdr>
        <w:top w:val="none" w:sz="0" w:space="0" w:color="auto"/>
        <w:left w:val="none" w:sz="0" w:space="0" w:color="auto"/>
        <w:bottom w:val="none" w:sz="0" w:space="0" w:color="auto"/>
        <w:right w:val="none" w:sz="0" w:space="0" w:color="auto"/>
      </w:divBdr>
    </w:div>
    <w:div w:id="197623503">
      <w:bodyDiv w:val="1"/>
      <w:marLeft w:val="0"/>
      <w:marRight w:val="0"/>
      <w:marTop w:val="0"/>
      <w:marBottom w:val="0"/>
      <w:divBdr>
        <w:top w:val="none" w:sz="0" w:space="0" w:color="auto"/>
        <w:left w:val="none" w:sz="0" w:space="0" w:color="auto"/>
        <w:bottom w:val="none" w:sz="0" w:space="0" w:color="auto"/>
        <w:right w:val="none" w:sz="0" w:space="0" w:color="auto"/>
      </w:divBdr>
    </w:div>
    <w:div w:id="197936277">
      <w:bodyDiv w:val="1"/>
      <w:marLeft w:val="0"/>
      <w:marRight w:val="0"/>
      <w:marTop w:val="0"/>
      <w:marBottom w:val="0"/>
      <w:divBdr>
        <w:top w:val="none" w:sz="0" w:space="0" w:color="auto"/>
        <w:left w:val="none" w:sz="0" w:space="0" w:color="auto"/>
        <w:bottom w:val="none" w:sz="0" w:space="0" w:color="auto"/>
        <w:right w:val="none" w:sz="0" w:space="0" w:color="auto"/>
      </w:divBdr>
    </w:div>
    <w:div w:id="198053527">
      <w:bodyDiv w:val="1"/>
      <w:marLeft w:val="0"/>
      <w:marRight w:val="0"/>
      <w:marTop w:val="0"/>
      <w:marBottom w:val="0"/>
      <w:divBdr>
        <w:top w:val="none" w:sz="0" w:space="0" w:color="auto"/>
        <w:left w:val="none" w:sz="0" w:space="0" w:color="auto"/>
        <w:bottom w:val="none" w:sz="0" w:space="0" w:color="auto"/>
        <w:right w:val="none" w:sz="0" w:space="0" w:color="auto"/>
      </w:divBdr>
    </w:div>
    <w:div w:id="200017496">
      <w:bodyDiv w:val="1"/>
      <w:marLeft w:val="0"/>
      <w:marRight w:val="0"/>
      <w:marTop w:val="0"/>
      <w:marBottom w:val="0"/>
      <w:divBdr>
        <w:top w:val="none" w:sz="0" w:space="0" w:color="auto"/>
        <w:left w:val="none" w:sz="0" w:space="0" w:color="auto"/>
        <w:bottom w:val="none" w:sz="0" w:space="0" w:color="auto"/>
        <w:right w:val="none" w:sz="0" w:space="0" w:color="auto"/>
      </w:divBdr>
    </w:div>
    <w:div w:id="200243311">
      <w:bodyDiv w:val="1"/>
      <w:marLeft w:val="0"/>
      <w:marRight w:val="0"/>
      <w:marTop w:val="0"/>
      <w:marBottom w:val="0"/>
      <w:divBdr>
        <w:top w:val="none" w:sz="0" w:space="0" w:color="auto"/>
        <w:left w:val="none" w:sz="0" w:space="0" w:color="auto"/>
        <w:bottom w:val="none" w:sz="0" w:space="0" w:color="auto"/>
        <w:right w:val="none" w:sz="0" w:space="0" w:color="auto"/>
      </w:divBdr>
    </w:div>
    <w:div w:id="200366952">
      <w:bodyDiv w:val="1"/>
      <w:marLeft w:val="0"/>
      <w:marRight w:val="0"/>
      <w:marTop w:val="0"/>
      <w:marBottom w:val="0"/>
      <w:divBdr>
        <w:top w:val="none" w:sz="0" w:space="0" w:color="auto"/>
        <w:left w:val="none" w:sz="0" w:space="0" w:color="auto"/>
        <w:bottom w:val="none" w:sz="0" w:space="0" w:color="auto"/>
        <w:right w:val="none" w:sz="0" w:space="0" w:color="auto"/>
      </w:divBdr>
    </w:div>
    <w:div w:id="201214244">
      <w:bodyDiv w:val="1"/>
      <w:marLeft w:val="0"/>
      <w:marRight w:val="0"/>
      <w:marTop w:val="0"/>
      <w:marBottom w:val="0"/>
      <w:divBdr>
        <w:top w:val="none" w:sz="0" w:space="0" w:color="auto"/>
        <w:left w:val="none" w:sz="0" w:space="0" w:color="auto"/>
        <w:bottom w:val="none" w:sz="0" w:space="0" w:color="auto"/>
        <w:right w:val="none" w:sz="0" w:space="0" w:color="auto"/>
      </w:divBdr>
    </w:div>
    <w:div w:id="201528126">
      <w:bodyDiv w:val="1"/>
      <w:marLeft w:val="0"/>
      <w:marRight w:val="0"/>
      <w:marTop w:val="0"/>
      <w:marBottom w:val="0"/>
      <w:divBdr>
        <w:top w:val="none" w:sz="0" w:space="0" w:color="auto"/>
        <w:left w:val="none" w:sz="0" w:space="0" w:color="auto"/>
        <w:bottom w:val="none" w:sz="0" w:space="0" w:color="auto"/>
        <w:right w:val="none" w:sz="0" w:space="0" w:color="auto"/>
      </w:divBdr>
    </w:div>
    <w:div w:id="201794969">
      <w:bodyDiv w:val="1"/>
      <w:marLeft w:val="0"/>
      <w:marRight w:val="0"/>
      <w:marTop w:val="0"/>
      <w:marBottom w:val="0"/>
      <w:divBdr>
        <w:top w:val="none" w:sz="0" w:space="0" w:color="auto"/>
        <w:left w:val="none" w:sz="0" w:space="0" w:color="auto"/>
        <w:bottom w:val="none" w:sz="0" w:space="0" w:color="auto"/>
        <w:right w:val="none" w:sz="0" w:space="0" w:color="auto"/>
      </w:divBdr>
    </w:div>
    <w:div w:id="201871166">
      <w:bodyDiv w:val="1"/>
      <w:marLeft w:val="0"/>
      <w:marRight w:val="0"/>
      <w:marTop w:val="0"/>
      <w:marBottom w:val="0"/>
      <w:divBdr>
        <w:top w:val="none" w:sz="0" w:space="0" w:color="auto"/>
        <w:left w:val="none" w:sz="0" w:space="0" w:color="auto"/>
        <w:bottom w:val="none" w:sz="0" w:space="0" w:color="auto"/>
        <w:right w:val="none" w:sz="0" w:space="0" w:color="auto"/>
      </w:divBdr>
    </w:div>
    <w:div w:id="202910875">
      <w:bodyDiv w:val="1"/>
      <w:marLeft w:val="0"/>
      <w:marRight w:val="0"/>
      <w:marTop w:val="0"/>
      <w:marBottom w:val="0"/>
      <w:divBdr>
        <w:top w:val="none" w:sz="0" w:space="0" w:color="auto"/>
        <w:left w:val="none" w:sz="0" w:space="0" w:color="auto"/>
        <w:bottom w:val="none" w:sz="0" w:space="0" w:color="auto"/>
        <w:right w:val="none" w:sz="0" w:space="0" w:color="auto"/>
      </w:divBdr>
    </w:div>
    <w:div w:id="203101932">
      <w:bodyDiv w:val="1"/>
      <w:marLeft w:val="0"/>
      <w:marRight w:val="0"/>
      <w:marTop w:val="0"/>
      <w:marBottom w:val="0"/>
      <w:divBdr>
        <w:top w:val="none" w:sz="0" w:space="0" w:color="auto"/>
        <w:left w:val="none" w:sz="0" w:space="0" w:color="auto"/>
        <w:bottom w:val="none" w:sz="0" w:space="0" w:color="auto"/>
        <w:right w:val="none" w:sz="0" w:space="0" w:color="auto"/>
      </w:divBdr>
    </w:div>
    <w:div w:id="204100988">
      <w:bodyDiv w:val="1"/>
      <w:marLeft w:val="0"/>
      <w:marRight w:val="0"/>
      <w:marTop w:val="0"/>
      <w:marBottom w:val="0"/>
      <w:divBdr>
        <w:top w:val="none" w:sz="0" w:space="0" w:color="auto"/>
        <w:left w:val="none" w:sz="0" w:space="0" w:color="auto"/>
        <w:bottom w:val="none" w:sz="0" w:space="0" w:color="auto"/>
        <w:right w:val="none" w:sz="0" w:space="0" w:color="auto"/>
      </w:divBdr>
    </w:div>
    <w:div w:id="204946920">
      <w:bodyDiv w:val="1"/>
      <w:marLeft w:val="0"/>
      <w:marRight w:val="0"/>
      <w:marTop w:val="0"/>
      <w:marBottom w:val="0"/>
      <w:divBdr>
        <w:top w:val="none" w:sz="0" w:space="0" w:color="auto"/>
        <w:left w:val="none" w:sz="0" w:space="0" w:color="auto"/>
        <w:bottom w:val="none" w:sz="0" w:space="0" w:color="auto"/>
        <w:right w:val="none" w:sz="0" w:space="0" w:color="auto"/>
      </w:divBdr>
    </w:div>
    <w:div w:id="205021614">
      <w:bodyDiv w:val="1"/>
      <w:marLeft w:val="0"/>
      <w:marRight w:val="0"/>
      <w:marTop w:val="0"/>
      <w:marBottom w:val="0"/>
      <w:divBdr>
        <w:top w:val="none" w:sz="0" w:space="0" w:color="auto"/>
        <w:left w:val="none" w:sz="0" w:space="0" w:color="auto"/>
        <w:bottom w:val="none" w:sz="0" w:space="0" w:color="auto"/>
        <w:right w:val="none" w:sz="0" w:space="0" w:color="auto"/>
      </w:divBdr>
    </w:div>
    <w:div w:id="205066590">
      <w:bodyDiv w:val="1"/>
      <w:marLeft w:val="0"/>
      <w:marRight w:val="0"/>
      <w:marTop w:val="0"/>
      <w:marBottom w:val="0"/>
      <w:divBdr>
        <w:top w:val="none" w:sz="0" w:space="0" w:color="auto"/>
        <w:left w:val="none" w:sz="0" w:space="0" w:color="auto"/>
        <w:bottom w:val="none" w:sz="0" w:space="0" w:color="auto"/>
        <w:right w:val="none" w:sz="0" w:space="0" w:color="auto"/>
      </w:divBdr>
    </w:div>
    <w:div w:id="205217962">
      <w:bodyDiv w:val="1"/>
      <w:marLeft w:val="0"/>
      <w:marRight w:val="0"/>
      <w:marTop w:val="0"/>
      <w:marBottom w:val="0"/>
      <w:divBdr>
        <w:top w:val="none" w:sz="0" w:space="0" w:color="auto"/>
        <w:left w:val="none" w:sz="0" w:space="0" w:color="auto"/>
        <w:bottom w:val="none" w:sz="0" w:space="0" w:color="auto"/>
        <w:right w:val="none" w:sz="0" w:space="0" w:color="auto"/>
      </w:divBdr>
    </w:div>
    <w:div w:id="205341460">
      <w:bodyDiv w:val="1"/>
      <w:marLeft w:val="0"/>
      <w:marRight w:val="0"/>
      <w:marTop w:val="0"/>
      <w:marBottom w:val="0"/>
      <w:divBdr>
        <w:top w:val="none" w:sz="0" w:space="0" w:color="auto"/>
        <w:left w:val="none" w:sz="0" w:space="0" w:color="auto"/>
        <w:bottom w:val="none" w:sz="0" w:space="0" w:color="auto"/>
        <w:right w:val="none" w:sz="0" w:space="0" w:color="auto"/>
      </w:divBdr>
    </w:div>
    <w:div w:id="205681620">
      <w:bodyDiv w:val="1"/>
      <w:marLeft w:val="0"/>
      <w:marRight w:val="0"/>
      <w:marTop w:val="0"/>
      <w:marBottom w:val="0"/>
      <w:divBdr>
        <w:top w:val="none" w:sz="0" w:space="0" w:color="auto"/>
        <w:left w:val="none" w:sz="0" w:space="0" w:color="auto"/>
        <w:bottom w:val="none" w:sz="0" w:space="0" w:color="auto"/>
        <w:right w:val="none" w:sz="0" w:space="0" w:color="auto"/>
      </w:divBdr>
    </w:div>
    <w:div w:id="206185530">
      <w:bodyDiv w:val="1"/>
      <w:marLeft w:val="0"/>
      <w:marRight w:val="0"/>
      <w:marTop w:val="0"/>
      <w:marBottom w:val="0"/>
      <w:divBdr>
        <w:top w:val="none" w:sz="0" w:space="0" w:color="auto"/>
        <w:left w:val="none" w:sz="0" w:space="0" w:color="auto"/>
        <w:bottom w:val="none" w:sz="0" w:space="0" w:color="auto"/>
        <w:right w:val="none" w:sz="0" w:space="0" w:color="auto"/>
      </w:divBdr>
    </w:div>
    <w:div w:id="206600542">
      <w:bodyDiv w:val="1"/>
      <w:marLeft w:val="0"/>
      <w:marRight w:val="0"/>
      <w:marTop w:val="0"/>
      <w:marBottom w:val="0"/>
      <w:divBdr>
        <w:top w:val="none" w:sz="0" w:space="0" w:color="auto"/>
        <w:left w:val="none" w:sz="0" w:space="0" w:color="auto"/>
        <w:bottom w:val="none" w:sz="0" w:space="0" w:color="auto"/>
        <w:right w:val="none" w:sz="0" w:space="0" w:color="auto"/>
      </w:divBdr>
    </w:div>
    <w:div w:id="207685148">
      <w:bodyDiv w:val="1"/>
      <w:marLeft w:val="0"/>
      <w:marRight w:val="0"/>
      <w:marTop w:val="0"/>
      <w:marBottom w:val="0"/>
      <w:divBdr>
        <w:top w:val="none" w:sz="0" w:space="0" w:color="auto"/>
        <w:left w:val="none" w:sz="0" w:space="0" w:color="auto"/>
        <w:bottom w:val="none" w:sz="0" w:space="0" w:color="auto"/>
        <w:right w:val="none" w:sz="0" w:space="0" w:color="auto"/>
      </w:divBdr>
    </w:div>
    <w:div w:id="208147574">
      <w:bodyDiv w:val="1"/>
      <w:marLeft w:val="0"/>
      <w:marRight w:val="0"/>
      <w:marTop w:val="0"/>
      <w:marBottom w:val="0"/>
      <w:divBdr>
        <w:top w:val="none" w:sz="0" w:space="0" w:color="auto"/>
        <w:left w:val="none" w:sz="0" w:space="0" w:color="auto"/>
        <w:bottom w:val="none" w:sz="0" w:space="0" w:color="auto"/>
        <w:right w:val="none" w:sz="0" w:space="0" w:color="auto"/>
      </w:divBdr>
    </w:div>
    <w:div w:id="208229628">
      <w:bodyDiv w:val="1"/>
      <w:marLeft w:val="0"/>
      <w:marRight w:val="0"/>
      <w:marTop w:val="0"/>
      <w:marBottom w:val="0"/>
      <w:divBdr>
        <w:top w:val="none" w:sz="0" w:space="0" w:color="auto"/>
        <w:left w:val="none" w:sz="0" w:space="0" w:color="auto"/>
        <w:bottom w:val="none" w:sz="0" w:space="0" w:color="auto"/>
        <w:right w:val="none" w:sz="0" w:space="0" w:color="auto"/>
      </w:divBdr>
    </w:div>
    <w:div w:id="209079600">
      <w:bodyDiv w:val="1"/>
      <w:marLeft w:val="0"/>
      <w:marRight w:val="0"/>
      <w:marTop w:val="0"/>
      <w:marBottom w:val="0"/>
      <w:divBdr>
        <w:top w:val="none" w:sz="0" w:space="0" w:color="auto"/>
        <w:left w:val="none" w:sz="0" w:space="0" w:color="auto"/>
        <w:bottom w:val="none" w:sz="0" w:space="0" w:color="auto"/>
        <w:right w:val="none" w:sz="0" w:space="0" w:color="auto"/>
      </w:divBdr>
    </w:div>
    <w:div w:id="209153806">
      <w:bodyDiv w:val="1"/>
      <w:marLeft w:val="0"/>
      <w:marRight w:val="0"/>
      <w:marTop w:val="0"/>
      <w:marBottom w:val="0"/>
      <w:divBdr>
        <w:top w:val="none" w:sz="0" w:space="0" w:color="auto"/>
        <w:left w:val="none" w:sz="0" w:space="0" w:color="auto"/>
        <w:bottom w:val="none" w:sz="0" w:space="0" w:color="auto"/>
        <w:right w:val="none" w:sz="0" w:space="0" w:color="auto"/>
      </w:divBdr>
    </w:div>
    <w:div w:id="209267286">
      <w:bodyDiv w:val="1"/>
      <w:marLeft w:val="0"/>
      <w:marRight w:val="0"/>
      <w:marTop w:val="0"/>
      <w:marBottom w:val="0"/>
      <w:divBdr>
        <w:top w:val="none" w:sz="0" w:space="0" w:color="auto"/>
        <w:left w:val="none" w:sz="0" w:space="0" w:color="auto"/>
        <w:bottom w:val="none" w:sz="0" w:space="0" w:color="auto"/>
        <w:right w:val="none" w:sz="0" w:space="0" w:color="auto"/>
      </w:divBdr>
    </w:div>
    <w:div w:id="209733880">
      <w:bodyDiv w:val="1"/>
      <w:marLeft w:val="0"/>
      <w:marRight w:val="0"/>
      <w:marTop w:val="0"/>
      <w:marBottom w:val="0"/>
      <w:divBdr>
        <w:top w:val="none" w:sz="0" w:space="0" w:color="auto"/>
        <w:left w:val="none" w:sz="0" w:space="0" w:color="auto"/>
        <w:bottom w:val="none" w:sz="0" w:space="0" w:color="auto"/>
        <w:right w:val="none" w:sz="0" w:space="0" w:color="auto"/>
      </w:divBdr>
    </w:div>
    <w:div w:id="209848481">
      <w:bodyDiv w:val="1"/>
      <w:marLeft w:val="0"/>
      <w:marRight w:val="0"/>
      <w:marTop w:val="0"/>
      <w:marBottom w:val="0"/>
      <w:divBdr>
        <w:top w:val="none" w:sz="0" w:space="0" w:color="auto"/>
        <w:left w:val="none" w:sz="0" w:space="0" w:color="auto"/>
        <w:bottom w:val="none" w:sz="0" w:space="0" w:color="auto"/>
        <w:right w:val="none" w:sz="0" w:space="0" w:color="auto"/>
      </w:divBdr>
    </w:div>
    <w:div w:id="210267548">
      <w:bodyDiv w:val="1"/>
      <w:marLeft w:val="0"/>
      <w:marRight w:val="0"/>
      <w:marTop w:val="0"/>
      <w:marBottom w:val="0"/>
      <w:divBdr>
        <w:top w:val="none" w:sz="0" w:space="0" w:color="auto"/>
        <w:left w:val="none" w:sz="0" w:space="0" w:color="auto"/>
        <w:bottom w:val="none" w:sz="0" w:space="0" w:color="auto"/>
        <w:right w:val="none" w:sz="0" w:space="0" w:color="auto"/>
      </w:divBdr>
    </w:div>
    <w:div w:id="210575087">
      <w:bodyDiv w:val="1"/>
      <w:marLeft w:val="0"/>
      <w:marRight w:val="0"/>
      <w:marTop w:val="0"/>
      <w:marBottom w:val="0"/>
      <w:divBdr>
        <w:top w:val="none" w:sz="0" w:space="0" w:color="auto"/>
        <w:left w:val="none" w:sz="0" w:space="0" w:color="auto"/>
        <w:bottom w:val="none" w:sz="0" w:space="0" w:color="auto"/>
        <w:right w:val="none" w:sz="0" w:space="0" w:color="auto"/>
      </w:divBdr>
    </w:div>
    <w:div w:id="211158735">
      <w:bodyDiv w:val="1"/>
      <w:marLeft w:val="0"/>
      <w:marRight w:val="0"/>
      <w:marTop w:val="0"/>
      <w:marBottom w:val="0"/>
      <w:divBdr>
        <w:top w:val="none" w:sz="0" w:space="0" w:color="auto"/>
        <w:left w:val="none" w:sz="0" w:space="0" w:color="auto"/>
        <w:bottom w:val="none" w:sz="0" w:space="0" w:color="auto"/>
        <w:right w:val="none" w:sz="0" w:space="0" w:color="auto"/>
      </w:divBdr>
    </w:div>
    <w:div w:id="211159629">
      <w:bodyDiv w:val="1"/>
      <w:marLeft w:val="0"/>
      <w:marRight w:val="0"/>
      <w:marTop w:val="0"/>
      <w:marBottom w:val="0"/>
      <w:divBdr>
        <w:top w:val="none" w:sz="0" w:space="0" w:color="auto"/>
        <w:left w:val="none" w:sz="0" w:space="0" w:color="auto"/>
        <w:bottom w:val="none" w:sz="0" w:space="0" w:color="auto"/>
        <w:right w:val="none" w:sz="0" w:space="0" w:color="auto"/>
      </w:divBdr>
    </w:div>
    <w:div w:id="211161888">
      <w:bodyDiv w:val="1"/>
      <w:marLeft w:val="0"/>
      <w:marRight w:val="0"/>
      <w:marTop w:val="0"/>
      <w:marBottom w:val="0"/>
      <w:divBdr>
        <w:top w:val="none" w:sz="0" w:space="0" w:color="auto"/>
        <w:left w:val="none" w:sz="0" w:space="0" w:color="auto"/>
        <w:bottom w:val="none" w:sz="0" w:space="0" w:color="auto"/>
        <w:right w:val="none" w:sz="0" w:space="0" w:color="auto"/>
      </w:divBdr>
    </w:div>
    <w:div w:id="211966198">
      <w:bodyDiv w:val="1"/>
      <w:marLeft w:val="0"/>
      <w:marRight w:val="0"/>
      <w:marTop w:val="0"/>
      <w:marBottom w:val="0"/>
      <w:divBdr>
        <w:top w:val="none" w:sz="0" w:space="0" w:color="auto"/>
        <w:left w:val="none" w:sz="0" w:space="0" w:color="auto"/>
        <w:bottom w:val="none" w:sz="0" w:space="0" w:color="auto"/>
        <w:right w:val="none" w:sz="0" w:space="0" w:color="auto"/>
      </w:divBdr>
    </w:div>
    <w:div w:id="212280451">
      <w:bodyDiv w:val="1"/>
      <w:marLeft w:val="0"/>
      <w:marRight w:val="0"/>
      <w:marTop w:val="0"/>
      <w:marBottom w:val="0"/>
      <w:divBdr>
        <w:top w:val="none" w:sz="0" w:space="0" w:color="auto"/>
        <w:left w:val="none" w:sz="0" w:space="0" w:color="auto"/>
        <w:bottom w:val="none" w:sz="0" w:space="0" w:color="auto"/>
        <w:right w:val="none" w:sz="0" w:space="0" w:color="auto"/>
      </w:divBdr>
    </w:div>
    <w:div w:id="212737341">
      <w:bodyDiv w:val="1"/>
      <w:marLeft w:val="0"/>
      <w:marRight w:val="0"/>
      <w:marTop w:val="0"/>
      <w:marBottom w:val="0"/>
      <w:divBdr>
        <w:top w:val="none" w:sz="0" w:space="0" w:color="auto"/>
        <w:left w:val="none" w:sz="0" w:space="0" w:color="auto"/>
        <w:bottom w:val="none" w:sz="0" w:space="0" w:color="auto"/>
        <w:right w:val="none" w:sz="0" w:space="0" w:color="auto"/>
      </w:divBdr>
    </w:div>
    <w:div w:id="212741050">
      <w:bodyDiv w:val="1"/>
      <w:marLeft w:val="0"/>
      <w:marRight w:val="0"/>
      <w:marTop w:val="0"/>
      <w:marBottom w:val="0"/>
      <w:divBdr>
        <w:top w:val="none" w:sz="0" w:space="0" w:color="auto"/>
        <w:left w:val="none" w:sz="0" w:space="0" w:color="auto"/>
        <w:bottom w:val="none" w:sz="0" w:space="0" w:color="auto"/>
        <w:right w:val="none" w:sz="0" w:space="0" w:color="auto"/>
      </w:divBdr>
    </w:div>
    <w:div w:id="212885582">
      <w:bodyDiv w:val="1"/>
      <w:marLeft w:val="0"/>
      <w:marRight w:val="0"/>
      <w:marTop w:val="0"/>
      <w:marBottom w:val="0"/>
      <w:divBdr>
        <w:top w:val="none" w:sz="0" w:space="0" w:color="auto"/>
        <w:left w:val="none" w:sz="0" w:space="0" w:color="auto"/>
        <w:bottom w:val="none" w:sz="0" w:space="0" w:color="auto"/>
        <w:right w:val="none" w:sz="0" w:space="0" w:color="auto"/>
      </w:divBdr>
    </w:div>
    <w:div w:id="213196551">
      <w:bodyDiv w:val="1"/>
      <w:marLeft w:val="0"/>
      <w:marRight w:val="0"/>
      <w:marTop w:val="0"/>
      <w:marBottom w:val="0"/>
      <w:divBdr>
        <w:top w:val="none" w:sz="0" w:space="0" w:color="auto"/>
        <w:left w:val="none" w:sz="0" w:space="0" w:color="auto"/>
        <w:bottom w:val="none" w:sz="0" w:space="0" w:color="auto"/>
        <w:right w:val="none" w:sz="0" w:space="0" w:color="auto"/>
      </w:divBdr>
    </w:div>
    <w:div w:id="213204701">
      <w:bodyDiv w:val="1"/>
      <w:marLeft w:val="0"/>
      <w:marRight w:val="0"/>
      <w:marTop w:val="0"/>
      <w:marBottom w:val="0"/>
      <w:divBdr>
        <w:top w:val="none" w:sz="0" w:space="0" w:color="auto"/>
        <w:left w:val="none" w:sz="0" w:space="0" w:color="auto"/>
        <w:bottom w:val="none" w:sz="0" w:space="0" w:color="auto"/>
        <w:right w:val="none" w:sz="0" w:space="0" w:color="auto"/>
      </w:divBdr>
    </w:div>
    <w:div w:id="213349717">
      <w:bodyDiv w:val="1"/>
      <w:marLeft w:val="0"/>
      <w:marRight w:val="0"/>
      <w:marTop w:val="0"/>
      <w:marBottom w:val="0"/>
      <w:divBdr>
        <w:top w:val="none" w:sz="0" w:space="0" w:color="auto"/>
        <w:left w:val="none" w:sz="0" w:space="0" w:color="auto"/>
        <w:bottom w:val="none" w:sz="0" w:space="0" w:color="auto"/>
        <w:right w:val="none" w:sz="0" w:space="0" w:color="auto"/>
      </w:divBdr>
    </w:div>
    <w:div w:id="213784499">
      <w:bodyDiv w:val="1"/>
      <w:marLeft w:val="0"/>
      <w:marRight w:val="0"/>
      <w:marTop w:val="0"/>
      <w:marBottom w:val="0"/>
      <w:divBdr>
        <w:top w:val="none" w:sz="0" w:space="0" w:color="auto"/>
        <w:left w:val="none" w:sz="0" w:space="0" w:color="auto"/>
        <w:bottom w:val="none" w:sz="0" w:space="0" w:color="auto"/>
        <w:right w:val="none" w:sz="0" w:space="0" w:color="auto"/>
      </w:divBdr>
    </w:div>
    <w:div w:id="213935194">
      <w:bodyDiv w:val="1"/>
      <w:marLeft w:val="0"/>
      <w:marRight w:val="0"/>
      <w:marTop w:val="0"/>
      <w:marBottom w:val="0"/>
      <w:divBdr>
        <w:top w:val="none" w:sz="0" w:space="0" w:color="auto"/>
        <w:left w:val="none" w:sz="0" w:space="0" w:color="auto"/>
        <w:bottom w:val="none" w:sz="0" w:space="0" w:color="auto"/>
        <w:right w:val="none" w:sz="0" w:space="0" w:color="auto"/>
      </w:divBdr>
    </w:div>
    <w:div w:id="214510424">
      <w:bodyDiv w:val="1"/>
      <w:marLeft w:val="0"/>
      <w:marRight w:val="0"/>
      <w:marTop w:val="0"/>
      <w:marBottom w:val="0"/>
      <w:divBdr>
        <w:top w:val="none" w:sz="0" w:space="0" w:color="auto"/>
        <w:left w:val="none" w:sz="0" w:space="0" w:color="auto"/>
        <w:bottom w:val="none" w:sz="0" w:space="0" w:color="auto"/>
        <w:right w:val="none" w:sz="0" w:space="0" w:color="auto"/>
      </w:divBdr>
    </w:div>
    <w:div w:id="214850612">
      <w:bodyDiv w:val="1"/>
      <w:marLeft w:val="0"/>
      <w:marRight w:val="0"/>
      <w:marTop w:val="0"/>
      <w:marBottom w:val="0"/>
      <w:divBdr>
        <w:top w:val="none" w:sz="0" w:space="0" w:color="auto"/>
        <w:left w:val="none" w:sz="0" w:space="0" w:color="auto"/>
        <w:bottom w:val="none" w:sz="0" w:space="0" w:color="auto"/>
        <w:right w:val="none" w:sz="0" w:space="0" w:color="auto"/>
      </w:divBdr>
    </w:div>
    <w:div w:id="214968043">
      <w:bodyDiv w:val="1"/>
      <w:marLeft w:val="0"/>
      <w:marRight w:val="0"/>
      <w:marTop w:val="0"/>
      <w:marBottom w:val="0"/>
      <w:divBdr>
        <w:top w:val="none" w:sz="0" w:space="0" w:color="auto"/>
        <w:left w:val="none" w:sz="0" w:space="0" w:color="auto"/>
        <w:bottom w:val="none" w:sz="0" w:space="0" w:color="auto"/>
        <w:right w:val="none" w:sz="0" w:space="0" w:color="auto"/>
      </w:divBdr>
    </w:div>
    <w:div w:id="215169509">
      <w:bodyDiv w:val="1"/>
      <w:marLeft w:val="0"/>
      <w:marRight w:val="0"/>
      <w:marTop w:val="0"/>
      <w:marBottom w:val="0"/>
      <w:divBdr>
        <w:top w:val="none" w:sz="0" w:space="0" w:color="auto"/>
        <w:left w:val="none" w:sz="0" w:space="0" w:color="auto"/>
        <w:bottom w:val="none" w:sz="0" w:space="0" w:color="auto"/>
        <w:right w:val="none" w:sz="0" w:space="0" w:color="auto"/>
      </w:divBdr>
    </w:div>
    <w:div w:id="215548062">
      <w:bodyDiv w:val="1"/>
      <w:marLeft w:val="0"/>
      <w:marRight w:val="0"/>
      <w:marTop w:val="0"/>
      <w:marBottom w:val="0"/>
      <w:divBdr>
        <w:top w:val="none" w:sz="0" w:space="0" w:color="auto"/>
        <w:left w:val="none" w:sz="0" w:space="0" w:color="auto"/>
        <w:bottom w:val="none" w:sz="0" w:space="0" w:color="auto"/>
        <w:right w:val="none" w:sz="0" w:space="0" w:color="auto"/>
      </w:divBdr>
    </w:div>
    <w:div w:id="215701805">
      <w:bodyDiv w:val="1"/>
      <w:marLeft w:val="0"/>
      <w:marRight w:val="0"/>
      <w:marTop w:val="0"/>
      <w:marBottom w:val="0"/>
      <w:divBdr>
        <w:top w:val="none" w:sz="0" w:space="0" w:color="auto"/>
        <w:left w:val="none" w:sz="0" w:space="0" w:color="auto"/>
        <w:bottom w:val="none" w:sz="0" w:space="0" w:color="auto"/>
        <w:right w:val="none" w:sz="0" w:space="0" w:color="auto"/>
      </w:divBdr>
    </w:div>
    <w:div w:id="216355199">
      <w:bodyDiv w:val="1"/>
      <w:marLeft w:val="0"/>
      <w:marRight w:val="0"/>
      <w:marTop w:val="0"/>
      <w:marBottom w:val="0"/>
      <w:divBdr>
        <w:top w:val="none" w:sz="0" w:space="0" w:color="auto"/>
        <w:left w:val="none" w:sz="0" w:space="0" w:color="auto"/>
        <w:bottom w:val="none" w:sz="0" w:space="0" w:color="auto"/>
        <w:right w:val="none" w:sz="0" w:space="0" w:color="auto"/>
      </w:divBdr>
    </w:div>
    <w:div w:id="216473650">
      <w:bodyDiv w:val="1"/>
      <w:marLeft w:val="0"/>
      <w:marRight w:val="0"/>
      <w:marTop w:val="0"/>
      <w:marBottom w:val="0"/>
      <w:divBdr>
        <w:top w:val="none" w:sz="0" w:space="0" w:color="auto"/>
        <w:left w:val="none" w:sz="0" w:space="0" w:color="auto"/>
        <w:bottom w:val="none" w:sz="0" w:space="0" w:color="auto"/>
        <w:right w:val="none" w:sz="0" w:space="0" w:color="auto"/>
      </w:divBdr>
    </w:div>
    <w:div w:id="216667531">
      <w:bodyDiv w:val="1"/>
      <w:marLeft w:val="0"/>
      <w:marRight w:val="0"/>
      <w:marTop w:val="0"/>
      <w:marBottom w:val="0"/>
      <w:divBdr>
        <w:top w:val="none" w:sz="0" w:space="0" w:color="auto"/>
        <w:left w:val="none" w:sz="0" w:space="0" w:color="auto"/>
        <w:bottom w:val="none" w:sz="0" w:space="0" w:color="auto"/>
        <w:right w:val="none" w:sz="0" w:space="0" w:color="auto"/>
      </w:divBdr>
    </w:div>
    <w:div w:id="216938528">
      <w:bodyDiv w:val="1"/>
      <w:marLeft w:val="0"/>
      <w:marRight w:val="0"/>
      <w:marTop w:val="0"/>
      <w:marBottom w:val="0"/>
      <w:divBdr>
        <w:top w:val="none" w:sz="0" w:space="0" w:color="auto"/>
        <w:left w:val="none" w:sz="0" w:space="0" w:color="auto"/>
        <w:bottom w:val="none" w:sz="0" w:space="0" w:color="auto"/>
        <w:right w:val="none" w:sz="0" w:space="0" w:color="auto"/>
      </w:divBdr>
    </w:div>
    <w:div w:id="216942631">
      <w:bodyDiv w:val="1"/>
      <w:marLeft w:val="0"/>
      <w:marRight w:val="0"/>
      <w:marTop w:val="0"/>
      <w:marBottom w:val="0"/>
      <w:divBdr>
        <w:top w:val="none" w:sz="0" w:space="0" w:color="auto"/>
        <w:left w:val="none" w:sz="0" w:space="0" w:color="auto"/>
        <w:bottom w:val="none" w:sz="0" w:space="0" w:color="auto"/>
        <w:right w:val="none" w:sz="0" w:space="0" w:color="auto"/>
      </w:divBdr>
    </w:div>
    <w:div w:id="217741016">
      <w:bodyDiv w:val="1"/>
      <w:marLeft w:val="0"/>
      <w:marRight w:val="0"/>
      <w:marTop w:val="0"/>
      <w:marBottom w:val="0"/>
      <w:divBdr>
        <w:top w:val="none" w:sz="0" w:space="0" w:color="auto"/>
        <w:left w:val="none" w:sz="0" w:space="0" w:color="auto"/>
        <w:bottom w:val="none" w:sz="0" w:space="0" w:color="auto"/>
        <w:right w:val="none" w:sz="0" w:space="0" w:color="auto"/>
      </w:divBdr>
    </w:div>
    <w:div w:id="218789811">
      <w:bodyDiv w:val="1"/>
      <w:marLeft w:val="0"/>
      <w:marRight w:val="0"/>
      <w:marTop w:val="0"/>
      <w:marBottom w:val="0"/>
      <w:divBdr>
        <w:top w:val="none" w:sz="0" w:space="0" w:color="auto"/>
        <w:left w:val="none" w:sz="0" w:space="0" w:color="auto"/>
        <w:bottom w:val="none" w:sz="0" w:space="0" w:color="auto"/>
        <w:right w:val="none" w:sz="0" w:space="0" w:color="auto"/>
      </w:divBdr>
    </w:div>
    <w:div w:id="219053196">
      <w:bodyDiv w:val="1"/>
      <w:marLeft w:val="0"/>
      <w:marRight w:val="0"/>
      <w:marTop w:val="0"/>
      <w:marBottom w:val="0"/>
      <w:divBdr>
        <w:top w:val="none" w:sz="0" w:space="0" w:color="auto"/>
        <w:left w:val="none" w:sz="0" w:space="0" w:color="auto"/>
        <w:bottom w:val="none" w:sz="0" w:space="0" w:color="auto"/>
        <w:right w:val="none" w:sz="0" w:space="0" w:color="auto"/>
      </w:divBdr>
    </w:div>
    <w:div w:id="219441042">
      <w:bodyDiv w:val="1"/>
      <w:marLeft w:val="0"/>
      <w:marRight w:val="0"/>
      <w:marTop w:val="0"/>
      <w:marBottom w:val="0"/>
      <w:divBdr>
        <w:top w:val="none" w:sz="0" w:space="0" w:color="auto"/>
        <w:left w:val="none" w:sz="0" w:space="0" w:color="auto"/>
        <w:bottom w:val="none" w:sz="0" w:space="0" w:color="auto"/>
        <w:right w:val="none" w:sz="0" w:space="0" w:color="auto"/>
      </w:divBdr>
    </w:div>
    <w:div w:id="219832677">
      <w:bodyDiv w:val="1"/>
      <w:marLeft w:val="0"/>
      <w:marRight w:val="0"/>
      <w:marTop w:val="0"/>
      <w:marBottom w:val="0"/>
      <w:divBdr>
        <w:top w:val="none" w:sz="0" w:space="0" w:color="auto"/>
        <w:left w:val="none" w:sz="0" w:space="0" w:color="auto"/>
        <w:bottom w:val="none" w:sz="0" w:space="0" w:color="auto"/>
        <w:right w:val="none" w:sz="0" w:space="0" w:color="auto"/>
      </w:divBdr>
    </w:div>
    <w:div w:id="220137117">
      <w:bodyDiv w:val="1"/>
      <w:marLeft w:val="0"/>
      <w:marRight w:val="0"/>
      <w:marTop w:val="0"/>
      <w:marBottom w:val="0"/>
      <w:divBdr>
        <w:top w:val="none" w:sz="0" w:space="0" w:color="auto"/>
        <w:left w:val="none" w:sz="0" w:space="0" w:color="auto"/>
        <w:bottom w:val="none" w:sz="0" w:space="0" w:color="auto"/>
        <w:right w:val="none" w:sz="0" w:space="0" w:color="auto"/>
      </w:divBdr>
    </w:div>
    <w:div w:id="220218887">
      <w:bodyDiv w:val="1"/>
      <w:marLeft w:val="0"/>
      <w:marRight w:val="0"/>
      <w:marTop w:val="0"/>
      <w:marBottom w:val="0"/>
      <w:divBdr>
        <w:top w:val="none" w:sz="0" w:space="0" w:color="auto"/>
        <w:left w:val="none" w:sz="0" w:space="0" w:color="auto"/>
        <w:bottom w:val="none" w:sz="0" w:space="0" w:color="auto"/>
        <w:right w:val="none" w:sz="0" w:space="0" w:color="auto"/>
      </w:divBdr>
    </w:div>
    <w:div w:id="220411707">
      <w:bodyDiv w:val="1"/>
      <w:marLeft w:val="0"/>
      <w:marRight w:val="0"/>
      <w:marTop w:val="0"/>
      <w:marBottom w:val="0"/>
      <w:divBdr>
        <w:top w:val="none" w:sz="0" w:space="0" w:color="auto"/>
        <w:left w:val="none" w:sz="0" w:space="0" w:color="auto"/>
        <w:bottom w:val="none" w:sz="0" w:space="0" w:color="auto"/>
        <w:right w:val="none" w:sz="0" w:space="0" w:color="auto"/>
      </w:divBdr>
    </w:div>
    <w:div w:id="220598678">
      <w:bodyDiv w:val="1"/>
      <w:marLeft w:val="0"/>
      <w:marRight w:val="0"/>
      <w:marTop w:val="0"/>
      <w:marBottom w:val="0"/>
      <w:divBdr>
        <w:top w:val="none" w:sz="0" w:space="0" w:color="auto"/>
        <w:left w:val="none" w:sz="0" w:space="0" w:color="auto"/>
        <w:bottom w:val="none" w:sz="0" w:space="0" w:color="auto"/>
        <w:right w:val="none" w:sz="0" w:space="0" w:color="auto"/>
      </w:divBdr>
    </w:div>
    <w:div w:id="221867643">
      <w:bodyDiv w:val="1"/>
      <w:marLeft w:val="0"/>
      <w:marRight w:val="0"/>
      <w:marTop w:val="0"/>
      <w:marBottom w:val="0"/>
      <w:divBdr>
        <w:top w:val="none" w:sz="0" w:space="0" w:color="auto"/>
        <w:left w:val="none" w:sz="0" w:space="0" w:color="auto"/>
        <w:bottom w:val="none" w:sz="0" w:space="0" w:color="auto"/>
        <w:right w:val="none" w:sz="0" w:space="0" w:color="auto"/>
      </w:divBdr>
    </w:div>
    <w:div w:id="221915112">
      <w:bodyDiv w:val="1"/>
      <w:marLeft w:val="0"/>
      <w:marRight w:val="0"/>
      <w:marTop w:val="0"/>
      <w:marBottom w:val="0"/>
      <w:divBdr>
        <w:top w:val="none" w:sz="0" w:space="0" w:color="auto"/>
        <w:left w:val="none" w:sz="0" w:space="0" w:color="auto"/>
        <w:bottom w:val="none" w:sz="0" w:space="0" w:color="auto"/>
        <w:right w:val="none" w:sz="0" w:space="0" w:color="auto"/>
      </w:divBdr>
    </w:div>
    <w:div w:id="222720933">
      <w:bodyDiv w:val="1"/>
      <w:marLeft w:val="0"/>
      <w:marRight w:val="0"/>
      <w:marTop w:val="0"/>
      <w:marBottom w:val="0"/>
      <w:divBdr>
        <w:top w:val="none" w:sz="0" w:space="0" w:color="auto"/>
        <w:left w:val="none" w:sz="0" w:space="0" w:color="auto"/>
        <w:bottom w:val="none" w:sz="0" w:space="0" w:color="auto"/>
        <w:right w:val="none" w:sz="0" w:space="0" w:color="auto"/>
      </w:divBdr>
    </w:div>
    <w:div w:id="223102714">
      <w:bodyDiv w:val="1"/>
      <w:marLeft w:val="0"/>
      <w:marRight w:val="0"/>
      <w:marTop w:val="0"/>
      <w:marBottom w:val="0"/>
      <w:divBdr>
        <w:top w:val="none" w:sz="0" w:space="0" w:color="auto"/>
        <w:left w:val="none" w:sz="0" w:space="0" w:color="auto"/>
        <w:bottom w:val="none" w:sz="0" w:space="0" w:color="auto"/>
        <w:right w:val="none" w:sz="0" w:space="0" w:color="auto"/>
      </w:divBdr>
    </w:div>
    <w:div w:id="223179188">
      <w:bodyDiv w:val="1"/>
      <w:marLeft w:val="0"/>
      <w:marRight w:val="0"/>
      <w:marTop w:val="0"/>
      <w:marBottom w:val="0"/>
      <w:divBdr>
        <w:top w:val="none" w:sz="0" w:space="0" w:color="auto"/>
        <w:left w:val="none" w:sz="0" w:space="0" w:color="auto"/>
        <w:bottom w:val="none" w:sz="0" w:space="0" w:color="auto"/>
        <w:right w:val="none" w:sz="0" w:space="0" w:color="auto"/>
      </w:divBdr>
    </w:div>
    <w:div w:id="223222310">
      <w:bodyDiv w:val="1"/>
      <w:marLeft w:val="0"/>
      <w:marRight w:val="0"/>
      <w:marTop w:val="0"/>
      <w:marBottom w:val="0"/>
      <w:divBdr>
        <w:top w:val="none" w:sz="0" w:space="0" w:color="auto"/>
        <w:left w:val="none" w:sz="0" w:space="0" w:color="auto"/>
        <w:bottom w:val="none" w:sz="0" w:space="0" w:color="auto"/>
        <w:right w:val="none" w:sz="0" w:space="0" w:color="auto"/>
      </w:divBdr>
    </w:div>
    <w:div w:id="223372083">
      <w:bodyDiv w:val="1"/>
      <w:marLeft w:val="0"/>
      <w:marRight w:val="0"/>
      <w:marTop w:val="0"/>
      <w:marBottom w:val="0"/>
      <w:divBdr>
        <w:top w:val="none" w:sz="0" w:space="0" w:color="auto"/>
        <w:left w:val="none" w:sz="0" w:space="0" w:color="auto"/>
        <w:bottom w:val="none" w:sz="0" w:space="0" w:color="auto"/>
        <w:right w:val="none" w:sz="0" w:space="0" w:color="auto"/>
      </w:divBdr>
    </w:div>
    <w:div w:id="223375157">
      <w:bodyDiv w:val="1"/>
      <w:marLeft w:val="0"/>
      <w:marRight w:val="0"/>
      <w:marTop w:val="0"/>
      <w:marBottom w:val="0"/>
      <w:divBdr>
        <w:top w:val="none" w:sz="0" w:space="0" w:color="auto"/>
        <w:left w:val="none" w:sz="0" w:space="0" w:color="auto"/>
        <w:bottom w:val="none" w:sz="0" w:space="0" w:color="auto"/>
        <w:right w:val="none" w:sz="0" w:space="0" w:color="auto"/>
      </w:divBdr>
    </w:div>
    <w:div w:id="224490279">
      <w:bodyDiv w:val="1"/>
      <w:marLeft w:val="0"/>
      <w:marRight w:val="0"/>
      <w:marTop w:val="0"/>
      <w:marBottom w:val="0"/>
      <w:divBdr>
        <w:top w:val="none" w:sz="0" w:space="0" w:color="auto"/>
        <w:left w:val="none" w:sz="0" w:space="0" w:color="auto"/>
        <w:bottom w:val="none" w:sz="0" w:space="0" w:color="auto"/>
        <w:right w:val="none" w:sz="0" w:space="0" w:color="auto"/>
      </w:divBdr>
    </w:div>
    <w:div w:id="224490496">
      <w:bodyDiv w:val="1"/>
      <w:marLeft w:val="0"/>
      <w:marRight w:val="0"/>
      <w:marTop w:val="0"/>
      <w:marBottom w:val="0"/>
      <w:divBdr>
        <w:top w:val="none" w:sz="0" w:space="0" w:color="auto"/>
        <w:left w:val="none" w:sz="0" w:space="0" w:color="auto"/>
        <w:bottom w:val="none" w:sz="0" w:space="0" w:color="auto"/>
        <w:right w:val="none" w:sz="0" w:space="0" w:color="auto"/>
      </w:divBdr>
    </w:div>
    <w:div w:id="224604728">
      <w:bodyDiv w:val="1"/>
      <w:marLeft w:val="0"/>
      <w:marRight w:val="0"/>
      <w:marTop w:val="0"/>
      <w:marBottom w:val="0"/>
      <w:divBdr>
        <w:top w:val="none" w:sz="0" w:space="0" w:color="auto"/>
        <w:left w:val="none" w:sz="0" w:space="0" w:color="auto"/>
        <w:bottom w:val="none" w:sz="0" w:space="0" w:color="auto"/>
        <w:right w:val="none" w:sz="0" w:space="0" w:color="auto"/>
      </w:divBdr>
    </w:div>
    <w:div w:id="225724170">
      <w:bodyDiv w:val="1"/>
      <w:marLeft w:val="0"/>
      <w:marRight w:val="0"/>
      <w:marTop w:val="0"/>
      <w:marBottom w:val="0"/>
      <w:divBdr>
        <w:top w:val="none" w:sz="0" w:space="0" w:color="auto"/>
        <w:left w:val="none" w:sz="0" w:space="0" w:color="auto"/>
        <w:bottom w:val="none" w:sz="0" w:space="0" w:color="auto"/>
        <w:right w:val="none" w:sz="0" w:space="0" w:color="auto"/>
      </w:divBdr>
    </w:div>
    <w:div w:id="225726115">
      <w:bodyDiv w:val="1"/>
      <w:marLeft w:val="0"/>
      <w:marRight w:val="0"/>
      <w:marTop w:val="0"/>
      <w:marBottom w:val="0"/>
      <w:divBdr>
        <w:top w:val="none" w:sz="0" w:space="0" w:color="auto"/>
        <w:left w:val="none" w:sz="0" w:space="0" w:color="auto"/>
        <w:bottom w:val="none" w:sz="0" w:space="0" w:color="auto"/>
        <w:right w:val="none" w:sz="0" w:space="0" w:color="auto"/>
      </w:divBdr>
    </w:div>
    <w:div w:id="226653039">
      <w:bodyDiv w:val="1"/>
      <w:marLeft w:val="0"/>
      <w:marRight w:val="0"/>
      <w:marTop w:val="0"/>
      <w:marBottom w:val="0"/>
      <w:divBdr>
        <w:top w:val="none" w:sz="0" w:space="0" w:color="auto"/>
        <w:left w:val="none" w:sz="0" w:space="0" w:color="auto"/>
        <w:bottom w:val="none" w:sz="0" w:space="0" w:color="auto"/>
        <w:right w:val="none" w:sz="0" w:space="0" w:color="auto"/>
      </w:divBdr>
    </w:div>
    <w:div w:id="227032081">
      <w:bodyDiv w:val="1"/>
      <w:marLeft w:val="0"/>
      <w:marRight w:val="0"/>
      <w:marTop w:val="0"/>
      <w:marBottom w:val="0"/>
      <w:divBdr>
        <w:top w:val="none" w:sz="0" w:space="0" w:color="auto"/>
        <w:left w:val="none" w:sz="0" w:space="0" w:color="auto"/>
        <w:bottom w:val="none" w:sz="0" w:space="0" w:color="auto"/>
        <w:right w:val="none" w:sz="0" w:space="0" w:color="auto"/>
      </w:divBdr>
    </w:div>
    <w:div w:id="227738138">
      <w:bodyDiv w:val="1"/>
      <w:marLeft w:val="0"/>
      <w:marRight w:val="0"/>
      <w:marTop w:val="0"/>
      <w:marBottom w:val="0"/>
      <w:divBdr>
        <w:top w:val="none" w:sz="0" w:space="0" w:color="auto"/>
        <w:left w:val="none" w:sz="0" w:space="0" w:color="auto"/>
        <w:bottom w:val="none" w:sz="0" w:space="0" w:color="auto"/>
        <w:right w:val="none" w:sz="0" w:space="0" w:color="auto"/>
      </w:divBdr>
    </w:div>
    <w:div w:id="227764687">
      <w:bodyDiv w:val="1"/>
      <w:marLeft w:val="0"/>
      <w:marRight w:val="0"/>
      <w:marTop w:val="0"/>
      <w:marBottom w:val="0"/>
      <w:divBdr>
        <w:top w:val="none" w:sz="0" w:space="0" w:color="auto"/>
        <w:left w:val="none" w:sz="0" w:space="0" w:color="auto"/>
        <w:bottom w:val="none" w:sz="0" w:space="0" w:color="auto"/>
        <w:right w:val="none" w:sz="0" w:space="0" w:color="auto"/>
      </w:divBdr>
    </w:div>
    <w:div w:id="228197508">
      <w:bodyDiv w:val="1"/>
      <w:marLeft w:val="0"/>
      <w:marRight w:val="0"/>
      <w:marTop w:val="0"/>
      <w:marBottom w:val="0"/>
      <w:divBdr>
        <w:top w:val="none" w:sz="0" w:space="0" w:color="auto"/>
        <w:left w:val="none" w:sz="0" w:space="0" w:color="auto"/>
        <w:bottom w:val="none" w:sz="0" w:space="0" w:color="auto"/>
        <w:right w:val="none" w:sz="0" w:space="0" w:color="auto"/>
      </w:divBdr>
    </w:div>
    <w:div w:id="228463627">
      <w:bodyDiv w:val="1"/>
      <w:marLeft w:val="0"/>
      <w:marRight w:val="0"/>
      <w:marTop w:val="0"/>
      <w:marBottom w:val="0"/>
      <w:divBdr>
        <w:top w:val="none" w:sz="0" w:space="0" w:color="auto"/>
        <w:left w:val="none" w:sz="0" w:space="0" w:color="auto"/>
        <w:bottom w:val="none" w:sz="0" w:space="0" w:color="auto"/>
        <w:right w:val="none" w:sz="0" w:space="0" w:color="auto"/>
      </w:divBdr>
    </w:div>
    <w:div w:id="230115414">
      <w:bodyDiv w:val="1"/>
      <w:marLeft w:val="0"/>
      <w:marRight w:val="0"/>
      <w:marTop w:val="0"/>
      <w:marBottom w:val="0"/>
      <w:divBdr>
        <w:top w:val="none" w:sz="0" w:space="0" w:color="auto"/>
        <w:left w:val="none" w:sz="0" w:space="0" w:color="auto"/>
        <w:bottom w:val="none" w:sz="0" w:space="0" w:color="auto"/>
        <w:right w:val="none" w:sz="0" w:space="0" w:color="auto"/>
      </w:divBdr>
    </w:div>
    <w:div w:id="231045088">
      <w:bodyDiv w:val="1"/>
      <w:marLeft w:val="0"/>
      <w:marRight w:val="0"/>
      <w:marTop w:val="0"/>
      <w:marBottom w:val="0"/>
      <w:divBdr>
        <w:top w:val="none" w:sz="0" w:space="0" w:color="auto"/>
        <w:left w:val="none" w:sz="0" w:space="0" w:color="auto"/>
        <w:bottom w:val="none" w:sz="0" w:space="0" w:color="auto"/>
        <w:right w:val="none" w:sz="0" w:space="0" w:color="auto"/>
      </w:divBdr>
    </w:div>
    <w:div w:id="231740234">
      <w:bodyDiv w:val="1"/>
      <w:marLeft w:val="0"/>
      <w:marRight w:val="0"/>
      <w:marTop w:val="0"/>
      <w:marBottom w:val="0"/>
      <w:divBdr>
        <w:top w:val="none" w:sz="0" w:space="0" w:color="auto"/>
        <w:left w:val="none" w:sz="0" w:space="0" w:color="auto"/>
        <w:bottom w:val="none" w:sz="0" w:space="0" w:color="auto"/>
        <w:right w:val="none" w:sz="0" w:space="0" w:color="auto"/>
      </w:divBdr>
    </w:div>
    <w:div w:id="232590081">
      <w:bodyDiv w:val="1"/>
      <w:marLeft w:val="0"/>
      <w:marRight w:val="0"/>
      <w:marTop w:val="0"/>
      <w:marBottom w:val="0"/>
      <w:divBdr>
        <w:top w:val="none" w:sz="0" w:space="0" w:color="auto"/>
        <w:left w:val="none" w:sz="0" w:space="0" w:color="auto"/>
        <w:bottom w:val="none" w:sz="0" w:space="0" w:color="auto"/>
        <w:right w:val="none" w:sz="0" w:space="0" w:color="auto"/>
      </w:divBdr>
    </w:div>
    <w:div w:id="232937557">
      <w:bodyDiv w:val="1"/>
      <w:marLeft w:val="0"/>
      <w:marRight w:val="0"/>
      <w:marTop w:val="0"/>
      <w:marBottom w:val="0"/>
      <w:divBdr>
        <w:top w:val="none" w:sz="0" w:space="0" w:color="auto"/>
        <w:left w:val="none" w:sz="0" w:space="0" w:color="auto"/>
        <w:bottom w:val="none" w:sz="0" w:space="0" w:color="auto"/>
        <w:right w:val="none" w:sz="0" w:space="0" w:color="auto"/>
      </w:divBdr>
    </w:div>
    <w:div w:id="233123865">
      <w:bodyDiv w:val="1"/>
      <w:marLeft w:val="0"/>
      <w:marRight w:val="0"/>
      <w:marTop w:val="0"/>
      <w:marBottom w:val="0"/>
      <w:divBdr>
        <w:top w:val="none" w:sz="0" w:space="0" w:color="auto"/>
        <w:left w:val="none" w:sz="0" w:space="0" w:color="auto"/>
        <w:bottom w:val="none" w:sz="0" w:space="0" w:color="auto"/>
        <w:right w:val="none" w:sz="0" w:space="0" w:color="auto"/>
      </w:divBdr>
    </w:div>
    <w:div w:id="233785833">
      <w:bodyDiv w:val="1"/>
      <w:marLeft w:val="0"/>
      <w:marRight w:val="0"/>
      <w:marTop w:val="0"/>
      <w:marBottom w:val="0"/>
      <w:divBdr>
        <w:top w:val="none" w:sz="0" w:space="0" w:color="auto"/>
        <w:left w:val="none" w:sz="0" w:space="0" w:color="auto"/>
        <w:bottom w:val="none" w:sz="0" w:space="0" w:color="auto"/>
        <w:right w:val="none" w:sz="0" w:space="0" w:color="auto"/>
      </w:divBdr>
    </w:div>
    <w:div w:id="234441049">
      <w:bodyDiv w:val="1"/>
      <w:marLeft w:val="0"/>
      <w:marRight w:val="0"/>
      <w:marTop w:val="0"/>
      <w:marBottom w:val="0"/>
      <w:divBdr>
        <w:top w:val="none" w:sz="0" w:space="0" w:color="auto"/>
        <w:left w:val="none" w:sz="0" w:space="0" w:color="auto"/>
        <w:bottom w:val="none" w:sz="0" w:space="0" w:color="auto"/>
        <w:right w:val="none" w:sz="0" w:space="0" w:color="auto"/>
      </w:divBdr>
    </w:div>
    <w:div w:id="234823579">
      <w:bodyDiv w:val="1"/>
      <w:marLeft w:val="0"/>
      <w:marRight w:val="0"/>
      <w:marTop w:val="0"/>
      <w:marBottom w:val="0"/>
      <w:divBdr>
        <w:top w:val="none" w:sz="0" w:space="0" w:color="auto"/>
        <w:left w:val="none" w:sz="0" w:space="0" w:color="auto"/>
        <w:bottom w:val="none" w:sz="0" w:space="0" w:color="auto"/>
        <w:right w:val="none" w:sz="0" w:space="0" w:color="auto"/>
      </w:divBdr>
    </w:div>
    <w:div w:id="235483757">
      <w:bodyDiv w:val="1"/>
      <w:marLeft w:val="0"/>
      <w:marRight w:val="0"/>
      <w:marTop w:val="0"/>
      <w:marBottom w:val="0"/>
      <w:divBdr>
        <w:top w:val="none" w:sz="0" w:space="0" w:color="auto"/>
        <w:left w:val="none" w:sz="0" w:space="0" w:color="auto"/>
        <w:bottom w:val="none" w:sz="0" w:space="0" w:color="auto"/>
        <w:right w:val="none" w:sz="0" w:space="0" w:color="auto"/>
      </w:divBdr>
    </w:div>
    <w:div w:id="236020678">
      <w:bodyDiv w:val="1"/>
      <w:marLeft w:val="0"/>
      <w:marRight w:val="0"/>
      <w:marTop w:val="0"/>
      <w:marBottom w:val="0"/>
      <w:divBdr>
        <w:top w:val="none" w:sz="0" w:space="0" w:color="auto"/>
        <w:left w:val="none" w:sz="0" w:space="0" w:color="auto"/>
        <w:bottom w:val="none" w:sz="0" w:space="0" w:color="auto"/>
        <w:right w:val="none" w:sz="0" w:space="0" w:color="auto"/>
      </w:divBdr>
    </w:div>
    <w:div w:id="237063423">
      <w:bodyDiv w:val="1"/>
      <w:marLeft w:val="0"/>
      <w:marRight w:val="0"/>
      <w:marTop w:val="0"/>
      <w:marBottom w:val="0"/>
      <w:divBdr>
        <w:top w:val="none" w:sz="0" w:space="0" w:color="auto"/>
        <w:left w:val="none" w:sz="0" w:space="0" w:color="auto"/>
        <w:bottom w:val="none" w:sz="0" w:space="0" w:color="auto"/>
        <w:right w:val="none" w:sz="0" w:space="0" w:color="auto"/>
      </w:divBdr>
    </w:div>
    <w:div w:id="237833547">
      <w:bodyDiv w:val="1"/>
      <w:marLeft w:val="0"/>
      <w:marRight w:val="0"/>
      <w:marTop w:val="0"/>
      <w:marBottom w:val="0"/>
      <w:divBdr>
        <w:top w:val="none" w:sz="0" w:space="0" w:color="auto"/>
        <w:left w:val="none" w:sz="0" w:space="0" w:color="auto"/>
        <w:bottom w:val="none" w:sz="0" w:space="0" w:color="auto"/>
        <w:right w:val="none" w:sz="0" w:space="0" w:color="auto"/>
      </w:divBdr>
    </w:div>
    <w:div w:id="238952387">
      <w:bodyDiv w:val="1"/>
      <w:marLeft w:val="0"/>
      <w:marRight w:val="0"/>
      <w:marTop w:val="0"/>
      <w:marBottom w:val="0"/>
      <w:divBdr>
        <w:top w:val="none" w:sz="0" w:space="0" w:color="auto"/>
        <w:left w:val="none" w:sz="0" w:space="0" w:color="auto"/>
        <w:bottom w:val="none" w:sz="0" w:space="0" w:color="auto"/>
        <w:right w:val="none" w:sz="0" w:space="0" w:color="auto"/>
      </w:divBdr>
    </w:div>
    <w:div w:id="239949316">
      <w:bodyDiv w:val="1"/>
      <w:marLeft w:val="0"/>
      <w:marRight w:val="0"/>
      <w:marTop w:val="0"/>
      <w:marBottom w:val="0"/>
      <w:divBdr>
        <w:top w:val="none" w:sz="0" w:space="0" w:color="auto"/>
        <w:left w:val="none" w:sz="0" w:space="0" w:color="auto"/>
        <w:bottom w:val="none" w:sz="0" w:space="0" w:color="auto"/>
        <w:right w:val="none" w:sz="0" w:space="0" w:color="auto"/>
      </w:divBdr>
    </w:div>
    <w:div w:id="241110170">
      <w:bodyDiv w:val="1"/>
      <w:marLeft w:val="0"/>
      <w:marRight w:val="0"/>
      <w:marTop w:val="0"/>
      <w:marBottom w:val="0"/>
      <w:divBdr>
        <w:top w:val="none" w:sz="0" w:space="0" w:color="auto"/>
        <w:left w:val="none" w:sz="0" w:space="0" w:color="auto"/>
        <w:bottom w:val="none" w:sz="0" w:space="0" w:color="auto"/>
        <w:right w:val="none" w:sz="0" w:space="0" w:color="auto"/>
      </w:divBdr>
    </w:div>
    <w:div w:id="241335930">
      <w:bodyDiv w:val="1"/>
      <w:marLeft w:val="0"/>
      <w:marRight w:val="0"/>
      <w:marTop w:val="0"/>
      <w:marBottom w:val="0"/>
      <w:divBdr>
        <w:top w:val="none" w:sz="0" w:space="0" w:color="auto"/>
        <w:left w:val="none" w:sz="0" w:space="0" w:color="auto"/>
        <w:bottom w:val="none" w:sz="0" w:space="0" w:color="auto"/>
        <w:right w:val="none" w:sz="0" w:space="0" w:color="auto"/>
      </w:divBdr>
    </w:div>
    <w:div w:id="241378751">
      <w:bodyDiv w:val="1"/>
      <w:marLeft w:val="0"/>
      <w:marRight w:val="0"/>
      <w:marTop w:val="0"/>
      <w:marBottom w:val="0"/>
      <w:divBdr>
        <w:top w:val="none" w:sz="0" w:space="0" w:color="auto"/>
        <w:left w:val="none" w:sz="0" w:space="0" w:color="auto"/>
        <w:bottom w:val="none" w:sz="0" w:space="0" w:color="auto"/>
        <w:right w:val="none" w:sz="0" w:space="0" w:color="auto"/>
      </w:divBdr>
    </w:div>
    <w:div w:id="242490716">
      <w:bodyDiv w:val="1"/>
      <w:marLeft w:val="0"/>
      <w:marRight w:val="0"/>
      <w:marTop w:val="0"/>
      <w:marBottom w:val="0"/>
      <w:divBdr>
        <w:top w:val="none" w:sz="0" w:space="0" w:color="auto"/>
        <w:left w:val="none" w:sz="0" w:space="0" w:color="auto"/>
        <w:bottom w:val="none" w:sz="0" w:space="0" w:color="auto"/>
        <w:right w:val="none" w:sz="0" w:space="0" w:color="auto"/>
      </w:divBdr>
    </w:div>
    <w:div w:id="242835098">
      <w:bodyDiv w:val="1"/>
      <w:marLeft w:val="0"/>
      <w:marRight w:val="0"/>
      <w:marTop w:val="0"/>
      <w:marBottom w:val="0"/>
      <w:divBdr>
        <w:top w:val="none" w:sz="0" w:space="0" w:color="auto"/>
        <w:left w:val="none" w:sz="0" w:space="0" w:color="auto"/>
        <w:bottom w:val="none" w:sz="0" w:space="0" w:color="auto"/>
        <w:right w:val="none" w:sz="0" w:space="0" w:color="auto"/>
      </w:divBdr>
    </w:div>
    <w:div w:id="242884869">
      <w:bodyDiv w:val="1"/>
      <w:marLeft w:val="0"/>
      <w:marRight w:val="0"/>
      <w:marTop w:val="0"/>
      <w:marBottom w:val="0"/>
      <w:divBdr>
        <w:top w:val="none" w:sz="0" w:space="0" w:color="auto"/>
        <w:left w:val="none" w:sz="0" w:space="0" w:color="auto"/>
        <w:bottom w:val="none" w:sz="0" w:space="0" w:color="auto"/>
        <w:right w:val="none" w:sz="0" w:space="0" w:color="auto"/>
      </w:divBdr>
    </w:div>
    <w:div w:id="243685114">
      <w:bodyDiv w:val="1"/>
      <w:marLeft w:val="0"/>
      <w:marRight w:val="0"/>
      <w:marTop w:val="0"/>
      <w:marBottom w:val="0"/>
      <w:divBdr>
        <w:top w:val="none" w:sz="0" w:space="0" w:color="auto"/>
        <w:left w:val="none" w:sz="0" w:space="0" w:color="auto"/>
        <w:bottom w:val="none" w:sz="0" w:space="0" w:color="auto"/>
        <w:right w:val="none" w:sz="0" w:space="0" w:color="auto"/>
      </w:divBdr>
    </w:div>
    <w:div w:id="244606596">
      <w:bodyDiv w:val="1"/>
      <w:marLeft w:val="0"/>
      <w:marRight w:val="0"/>
      <w:marTop w:val="0"/>
      <w:marBottom w:val="0"/>
      <w:divBdr>
        <w:top w:val="none" w:sz="0" w:space="0" w:color="auto"/>
        <w:left w:val="none" w:sz="0" w:space="0" w:color="auto"/>
        <w:bottom w:val="none" w:sz="0" w:space="0" w:color="auto"/>
        <w:right w:val="none" w:sz="0" w:space="0" w:color="auto"/>
      </w:divBdr>
    </w:div>
    <w:div w:id="245579371">
      <w:bodyDiv w:val="1"/>
      <w:marLeft w:val="0"/>
      <w:marRight w:val="0"/>
      <w:marTop w:val="0"/>
      <w:marBottom w:val="0"/>
      <w:divBdr>
        <w:top w:val="none" w:sz="0" w:space="0" w:color="auto"/>
        <w:left w:val="none" w:sz="0" w:space="0" w:color="auto"/>
        <w:bottom w:val="none" w:sz="0" w:space="0" w:color="auto"/>
        <w:right w:val="none" w:sz="0" w:space="0" w:color="auto"/>
      </w:divBdr>
    </w:div>
    <w:div w:id="246185498">
      <w:bodyDiv w:val="1"/>
      <w:marLeft w:val="0"/>
      <w:marRight w:val="0"/>
      <w:marTop w:val="0"/>
      <w:marBottom w:val="0"/>
      <w:divBdr>
        <w:top w:val="none" w:sz="0" w:space="0" w:color="auto"/>
        <w:left w:val="none" w:sz="0" w:space="0" w:color="auto"/>
        <w:bottom w:val="none" w:sz="0" w:space="0" w:color="auto"/>
        <w:right w:val="none" w:sz="0" w:space="0" w:color="auto"/>
      </w:divBdr>
    </w:div>
    <w:div w:id="247615682">
      <w:bodyDiv w:val="1"/>
      <w:marLeft w:val="0"/>
      <w:marRight w:val="0"/>
      <w:marTop w:val="0"/>
      <w:marBottom w:val="0"/>
      <w:divBdr>
        <w:top w:val="none" w:sz="0" w:space="0" w:color="auto"/>
        <w:left w:val="none" w:sz="0" w:space="0" w:color="auto"/>
        <w:bottom w:val="none" w:sz="0" w:space="0" w:color="auto"/>
        <w:right w:val="none" w:sz="0" w:space="0" w:color="auto"/>
      </w:divBdr>
    </w:div>
    <w:div w:id="248543220">
      <w:bodyDiv w:val="1"/>
      <w:marLeft w:val="0"/>
      <w:marRight w:val="0"/>
      <w:marTop w:val="0"/>
      <w:marBottom w:val="0"/>
      <w:divBdr>
        <w:top w:val="none" w:sz="0" w:space="0" w:color="auto"/>
        <w:left w:val="none" w:sz="0" w:space="0" w:color="auto"/>
        <w:bottom w:val="none" w:sz="0" w:space="0" w:color="auto"/>
        <w:right w:val="none" w:sz="0" w:space="0" w:color="auto"/>
      </w:divBdr>
    </w:div>
    <w:div w:id="248849988">
      <w:bodyDiv w:val="1"/>
      <w:marLeft w:val="0"/>
      <w:marRight w:val="0"/>
      <w:marTop w:val="0"/>
      <w:marBottom w:val="0"/>
      <w:divBdr>
        <w:top w:val="none" w:sz="0" w:space="0" w:color="auto"/>
        <w:left w:val="none" w:sz="0" w:space="0" w:color="auto"/>
        <w:bottom w:val="none" w:sz="0" w:space="0" w:color="auto"/>
        <w:right w:val="none" w:sz="0" w:space="0" w:color="auto"/>
      </w:divBdr>
    </w:div>
    <w:div w:id="249239648">
      <w:bodyDiv w:val="1"/>
      <w:marLeft w:val="0"/>
      <w:marRight w:val="0"/>
      <w:marTop w:val="0"/>
      <w:marBottom w:val="0"/>
      <w:divBdr>
        <w:top w:val="none" w:sz="0" w:space="0" w:color="auto"/>
        <w:left w:val="none" w:sz="0" w:space="0" w:color="auto"/>
        <w:bottom w:val="none" w:sz="0" w:space="0" w:color="auto"/>
        <w:right w:val="none" w:sz="0" w:space="0" w:color="auto"/>
      </w:divBdr>
    </w:div>
    <w:div w:id="249437033">
      <w:bodyDiv w:val="1"/>
      <w:marLeft w:val="0"/>
      <w:marRight w:val="0"/>
      <w:marTop w:val="0"/>
      <w:marBottom w:val="0"/>
      <w:divBdr>
        <w:top w:val="none" w:sz="0" w:space="0" w:color="auto"/>
        <w:left w:val="none" w:sz="0" w:space="0" w:color="auto"/>
        <w:bottom w:val="none" w:sz="0" w:space="0" w:color="auto"/>
        <w:right w:val="none" w:sz="0" w:space="0" w:color="auto"/>
      </w:divBdr>
    </w:div>
    <w:div w:id="249505337">
      <w:bodyDiv w:val="1"/>
      <w:marLeft w:val="0"/>
      <w:marRight w:val="0"/>
      <w:marTop w:val="0"/>
      <w:marBottom w:val="0"/>
      <w:divBdr>
        <w:top w:val="none" w:sz="0" w:space="0" w:color="auto"/>
        <w:left w:val="none" w:sz="0" w:space="0" w:color="auto"/>
        <w:bottom w:val="none" w:sz="0" w:space="0" w:color="auto"/>
        <w:right w:val="none" w:sz="0" w:space="0" w:color="auto"/>
      </w:divBdr>
    </w:div>
    <w:div w:id="249586408">
      <w:bodyDiv w:val="1"/>
      <w:marLeft w:val="0"/>
      <w:marRight w:val="0"/>
      <w:marTop w:val="0"/>
      <w:marBottom w:val="0"/>
      <w:divBdr>
        <w:top w:val="none" w:sz="0" w:space="0" w:color="auto"/>
        <w:left w:val="none" w:sz="0" w:space="0" w:color="auto"/>
        <w:bottom w:val="none" w:sz="0" w:space="0" w:color="auto"/>
        <w:right w:val="none" w:sz="0" w:space="0" w:color="auto"/>
      </w:divBdr>
    </w:div>
    <w:div w:id="249897728">
      <w:bodyDiv w:val="1"/>
      <w:marLeft w:val="0"/>
      <w:marRight w:val="0"/>
      <w:marTop w:val="0"/>
      <w:marBottom w:val="0"/>
      <w:divBdr>
        <w:top w:val="none" w:sz="0" w:space="0" w:color="auto"/>
        <w:left w:val="none" w:sz="0" w:space="0" w:color="auto"/>
        <w:bottom w:val="none" w:sz="0" w:space="0" w:color="auto"/>
        <w:right w:val="none" w:sz="0" w:space="0" w:color="auto"/>
      </w:divBdr>
    </w:div>
    <w:div w:id="249970617">
      <w:bodyDiv w:val="1"/>
      <w:marLeft w:val="0"/>
      <w:marRight w:val="0"/>
      <w:marTop w:val="0"/>
      <w:marBottom w:val="0"/>
      <w:divBdr>
        <w:top w:val="none" w:sz="0" w:space="0" w:color="auto"/>
        <w:left w:val="none" w:sz="0" w:space="0" w:color="auto"/>
        <w:bottom w:val="none" w:sz="0" w:space="0" w:color="auto"/>
        <w:right w:val="none" w:sz="0" w:space="0" w:color="auto"/>
      </w:divBdr>
    </w:div>
    <w:div w:id="250092459">
      <w:bodyDiv w:val="1"/>
      <w:marLeft w:val="0"/>
      <w:marRight w:val="0"/>
      <w:marTop w:val="0"/>
      <w:marBottom w:val="0"/>
      <w:divBdr>
        <w:top w:val="none" w:sz="0" w:space="0" w:color="auto"/>
        <w:left w:val="none" w:sz="0" w:space="0" w:color="auto"/>
        <w:bottom w:val="none" w:sz="0" w:space="0" w:color="auto"/>
        <w:right w:val="none" w:sz="0" w:space="0" w:color="auto"/>
      </w:divBdr>
    </w:div>
    <w:div w:id="250551660">
      <w:bodyDiv w:val="1"/>
      <w:marLeft w:val="0"/>
      <w:marRight w:val="0"/>
      <w:marTop w:val="0"/>
      <w:marBottom w:val="0"/>
      <w:divBdr>
        <w:top w:val="none" w:sz="0" w:space="0" w:color="auto"/>
        <w:left w:val="none" w:sz="0" w:space="0" w:color="auto"/>
        <w:bottom w:val="none" w:sz="0" w:space="0" w:color="auto"/>
        <w:right w:val="none" w:sz="0" w:space="0" w:color="auto"/>
      </w:divBdr>
    </w:div>
    <w:div w:id="251090197">
      <w:bodyDiv w:val="1"/>
      <w:marLeft w:val="0"/>
      <w:marRight w:val="0"/>
      <w:marTop w:val="0"/>
      <w:marBottom w:val="0"/>
      <w:divBdr>
        <w:top w:val="none" w:sz="0" w:space="0" w:color="auto"/>
        <w:left w:val="none" w:sz="0" w:space="0" w:color="auto"/>
        <w:bottom w:val="none" w:sz="0" w:space="0" w:color="auto"/>
        <w:right w:val="none" w:sz="0" w:space="0" w:color="auto"/>
      </w:divBdr>
    </w:div>
    <w:div w:id="251357491">
      <w:bodyDiv w:val="1"/>
      <w:marLeft w:val="0"/>
      <w:marRight w:val="0"/>
      <w:marTop w:val="0"/>
      <w:marBottom w:val="0"/>
      <w:divBdr>
        <w:top w:val="none" w:sz="0" w:space="0" w:color="auto"/>
        <w:left w:val="none" w:sz="0" w:space="0" w:color="auto"/>
        <w:bottom w:val="none" w:sz="0" w:space="0" w:color="auto"/>
        <w:right w:val="none" w:sz="0" w:space="0" w:color="auto"/>
      </w:divBdr>
    </w:div>
    <w:div w:id="252473533">
      <w:bodyDiv w:val="1"/>
      <w:marLeft w:val="0"/>
      <w:marRight w:val="0"/>
      <w:marTop w:val="0"/>
      <w:marBottom w:val="0"/>
      <w:divBdr>
        <w:top w:val="none" w:sz="0" w:space="0" w:color="auto"/>
        <w:left w:val="none" w:sz="0" w:space="0" w:color="auto"/>
        <w:bottom w:val="none" w:sz="0" w:space="0" w:color="auto"/>
        <w:right w:val="none" w:sz="0" w:space="0" w:color="auto"/>
      </w:divBdr>
    </w:div>
    <w:div w:id="252475489">
      <w:bodyDiv w:val="1"/>
      <w:marLeft w:val="0"/>
      <w:marRight w:val="0"/>
      <w:marTop w:val="0"/>
      <w:marBottom w:val="0"/>
      <w:divBdr>
        <w:top w:val="none" w:sz="0" w:space="0" w:color="auto"/>
        <w:left w:val="none" w:sz="0" w:space="0" w:color="auto"/>
        <w:bottom w:val="none" w:sz="0" w:space="0" w:color="auto"/>
        <w:right w:val="none" w:sz="0" w:space="0" w:color="auto"/>
      </w:divBdr>
    </w:div>
    <w:div w:id="252861467">
      <w:bodyDiv w:val="1"/>
      <w:marLeft w:val="0"/>
      <w:marRight w:val="0"/>
      <w:marTop w:val="0"/>
      <w:marBottom w:val="0"/>
      <w:divBdr>
        <w:top w:val="none" w:sz="0" w:space="0" w:color="auto"/>
        <w:left w:val="none" w:sz="0" w:space="0" w:color="auto"/>
        <w:bottom w:val="none" w:sz="0" w:space="0" w:color="auto"/>
        <w:right w:val="none" w:sz="0" w:space="0" w:color="auto"/>
      </w:divBdr>
    </w:div>
    <w:div w:id="254018065">
      <w:bodyDiv w:val="1"/>
      <w:marLeft w:val="0"/>
      <w:marRight w:val="0"/>
      <w:marTop w:val="0"/>
      <w:marBottom w:val="0"/>
      <w:divBdr>
        <w:top w:val="none" w:sz="0" w:space="0" w:color="auto"/>
        <w:left w:val="none" w:sz="0" w:space="0" w:color="auto"/>
        <w:bottom w:val="none" w:sz="0" w:space="0" w:color="auto"/>
        <w:right w:val="none" w:sz="0" w:space="0" w:color="auto"/>
      </w:divBdr>
    </w:div>
    <w:div w:id="254167863">
      <w:bodyDiv w:val="1"/>
      <w:marLeft w:val="0"/>
      <w:marRight w:val="0"/>
      <w:marTop w:val="0"/>
      <w:marBottom w:val="0"/>
      <w:divBdr>
        <w:top w:val="none" w:sz="0" w:space="0" w:color="auto"/>
        <w:left w:val="none" w:sz="0" w:space="0" w:color="auto"/>
        <w:bottom w:val="none" w:sz="0" w:space="0" w:color="auto"/>
        <w:right w:val="none" w:sz="0" w:space="0" w:color="auto"/>
      </w:divBdr>
    </w:div>
    <w:div w:id="254364706">
      <w:bodyDiv w:val="1"/>
      <w:marLeft w:val="0"/>
      <w:marRight w:val="0"/>
      <w:marTop w:val="0"/>
      <w:marBottom w:val="0"/>
      <w:divBdr>
        <w:top w:val="none" w:sz="0" w:space="0" w:color="auto"/>
        <w:left w:val="none" w:sz="0" w:space="0" w:color="auto"/>
        <w:bottom w:val="none" w:sz="0" w:space="0" w:color="auto"/>
        <w:right w:val="none" w:sz="0" w:space="0" w:color="auto"/>
      </w:divBdr>
    </w:div>
    <w:div w:id="254672937">
      <w:bodyDiv w:val="1"/>
      <w:marLeft w:val="0"/>
      <w:marRight w:val="0"/>
      <w:marTop w:val="0"/>
      <w:marBottom w:val="0"/>
      <w:divBdr>
        <w:top w:val="none" w:sz="0" w:space="0" w:color="auto"/>
        <w:left w:val="none" w:sz="0" w:space="0" w:color="auto"/>
        <w:bottom w:val="none" w:sz="0" w:space="0" w:color="auto"/>
        <w:right w:val="none" w:sz="0" w:space="0" w:color="auto"/>
      </w:divBdr>
    </w:div>
    <w:div w:id="254825817">
      <w:bodyDiv w:val="1"/>
      <w:marLeft w:val="0"/>
      <w:marRight w:val="0"/>
      <w:marTop w:val="0"/>
      <w:marBottom w:val="0"/>
      <w:divBdr>
        <w:top w:val="none" w:sz="0" w:space="0" w:color="auto"/>
        <w:left w:val="none" w:sz="0" w:space="0" w:color="auto"/>
        <w:bottom w:val="none" w:sz="0" w:space="0" w:color="auto"/>
        <w:right w:val="none" w:sz="0" w:space="0" w:color="auto"/>
      </w:divBdr>
    </w:div>
    <w:div w:id="255093391">
      <w:bodyDiv w:val="1"/>
      <w:marLeft w:val="0"/>
      <w:marRight w:val="0"/>
      <w:marTop w:val="0"/>
      <w:marBottom w:val="0"/>
      <w:divBdr>
        <w:top w:val="none" w:sz="0" w:space="0" w:color="auto"/>
        <w:left w:val="none" w:sz="0" w:space="0" w:color="auto"/>
        <w:bottom w:val="none" w:sz="0" w:space="0" w:color="auto"/>
        <w:right w:val="none" w:sz="0" w:space="0" w:color="auto"/>
      </w:divBdr>
    </w:div>
    <w:div w:id="255095982">
      <w:bodyDiv w:val="1"/>
      <w:marLeft w:val="0"/>
      <w:marRight w:val="0"/>
      <w:marTop w:val="0"/>
      <w:marBottom w:val="0"/>
      <w:divBdr>
        <w:top w:val="none" w:sz="0" w:space="0" w:color="auto"/>
        <w:left w:val="none" w:sz="0" w:space="0" w:color="auto"/>
        <w:bottom w:val="none" w:sz="0" w:space="0" w:color="auto"/>
        <w:right w:val="none" w:sz="0" w:space="0" w:color="auto"/>
      </w:divBdr>
    </w:div>
    <w:div w:id="255292913">
      <w:bodyDiv w:val="1"/>
      <w:marLeft w:val="0"/>
      <w:marRight w:val="0"/>
      <w:marTop w:val="0"/>
      <w:marBottom w:val="0"/>
      <w:divBdr>
        <w:top w:val="none" w:sz="0" w:space="0" w:color="auto"/>
        <w:left w:val="none" w:sz="0" w:space="0" w:color="auto"/>
        <w:bottom w:val="none" w:sz="0" w:space="0" w:color="auto"/>
        <w:right w:val="none" w:sz="0" w:space="0" w:color="auto"/>
      </w:divBdr>
    </w:div>
    <w:div w:id="255333842">
      <w:bodyDiv w:val="1"/>
      <w:marLeft w:val="0"/>
      <w:marRight w:val="0"/>
      <w:marTop w:val="0"/>
      <w:marBottom w:val="0"/>
      <w:divBdr>
        <w:top w:val="none" w:sz="0" w:space="0" w:color="auto"/>
        <w:left w:val="none" w:sz="0" w:space="0" w:color="auto"/>
        <w:bottom w:val="none" w:sz="0" w:space="0" w:color="auto"/>
        <w:right w:val="none" w:sz="0" w:space="0" w:color="auto"/>
      </w:divBdr>
    </w:div>
    <w:div w:id="255480673">
      <w:bodyDiv w:val="1"/>
      <w:marLeft w:val="0"/>
      <w:marRight w:val="0"/>
      <w:marTop w:val="0"/>
      <w:marBottom w:val="0"/>
      <w:divBdr>
        <w:top w:val="none" w:sz="0" w:space="0" w:color="auto"/>
        <w:left w:val="none" w:sz="0" w:space="0" w:color="auto"/>
        <w:bottom w:val="none" w:sz="0" w:space="0" w:color="auto"/>
        <w:right w:val="none" w:sz="0" w:space="0" w:color="auto"/>
      </w:divBdr>
    </w:div>
    <w:div w:id="255528511">
      <w:bodyDiv w:val="1"/>
      <w:marLeft w:val="0"/>
      <w:marRight w:val="0"/>
      <w:marTop w:val="0"/>
      <w:marBottom w:val="0"/>
      <w:divBdr>
        <w:top w:val="none" w:sz="0" w:space="0" w:color="auto"/>
        <w:left w:val="none" w:sz="0" w:space="0" w:color="auto"/>
        <w:bottom w:val="none" w:sz="0" w:space="0" w:color="auto"/>
        <w:right w:val="none" w:sz="0" w:space="0" w:color="auto"/>
      </w:divBdr>
    </w:div>
    <w:div w:id="255600228">
      <w:bodyDiv w:val="1"/>
      <w:marLeft w:val="0"/>
      <w:marRight w:val="0"/>
      <w:marTop w:val="0"/>
      <w:marBottom w:val="0"/>
      <w:divBdr>
        <w:top w:val="none" w:sz="0" w:space="0" w:color="auto"/>
        <w:left w:val="none" w:sz="0" w:space="0" w:color="auto"/>
        <w:bottom w:val="none" w:sz="0" w:space="0" w:color="auto"/>
        <w:right w:val="none" w:sz="0" w:space="0" w:color="auto"/>
      </w:divBdr>
    </w:div>
    <w:div w:id="256403254">
      <w:bodyDiv w:val="1"/>
      <w:marLeft w:val="0"/>
      <w:marRight w:val="0"/>
      <w:marTop w:val="0"/>
      <w:marBottom w:val="0"/>
      <w:divBdr>
        <w:top w:val="none" w:sz="0" w:space="0" w:color="auto"/>
        <w:left w:val="none" w:sz="0" w:space="0" w:color="auto"/>
        <w:bottom w:val="none" w:sz="0" w:space="0" w:color="auto"/>
        <w:right w:val="none" w:sz="0" w:space="0" w:color="auto"/>
      </w:divBdr>
    </w:div>
    <w:div w:id="256408354">
      <w:bodyDiv w:val="1"/>
      <w:marLeft w:val="0"/>
      <w:marRight w:val="0"/>
      <w:marTop w:val="0"/>
      <w:marBottom w:val="0"/>
      <w:divBdr>
        <w:top w:val="none" w:sz="0" w:space="0" w:color="auto"/>
        <w:left w:val="none" w:sz="0" w:space="0" w:color="auto"/>
        <w:bottom w:val="none" w:sz="0" w:space="0" w:color="auto"/>
        <w:right w:val="none" w:sz="0" w:space="0" w:color="auto"/>
      </w:divBdr>
    </w:div>
    <w:div w:id="256446051">
      <w:bodyDiv w:val="1"/>
      <w:marLeft w:val="0"/>
      <w:marRight w:val="0"/>
      <w:marTop w:val="0"/>
      <w:marBottom w:val="0"/>
      <w:divBdr>
        <w:top w:val="none" w:sz="0" w:space="0" w:color="auto"/>
        <w:left w:val="none" w:sz="0" w:space="0" w:color="auto"/>
        <w:bottom w:val="none" w:sz="0" w:space="0" w:color="auto"/>
        <w:right w:val="none" w:sz="0" w:space="0" w:color="auto"/>
      </w:divBdr>
    </w:div>
    <w:div w:id="256600921">
      <w:bodyDiv w:val="1"/>
      <w:marLeft w:val="0"/>
      <w:marRight w:val="0"/>
      <w:marTop w:val="0"/>
      <w:marBottom w:val="0"/>
      <w:divBdr>
        <w:top w:val="none" w:sz="0" w:space="0" w:color="auto"/>
        <w:left w:val="none" w:sz="0" w:space="0" w:color="auto"/>
        <w:bottom w:val="none" w:sz="0" w:space="0" w:color="auto"/>
        <w:right w:val="none" w:sz="0" w:space="0" w:color="auto"/>
      </w:divBdr>
    </w:div>
    <w:div w:id="256987886">
      <w:bodyDiv w:val="1"/>
      <w:marLeft w:val="0"/>
      <w:marRight w:val="0"/>
      <w:marTop w:val="0"/>
      <w:marBottom w:val="0"/>
      <w:divBdr>
        <w:top w:val="none" w:sz="0" w:space="0" w:color="auto"/>
        <w:left w:val="none" w:sz="0" w:space="0" w:color="auto"/>
        <w:bottom w:val="none" w:sz="0" w:space="0" w:color="auto"/>
        <w:right w:val="none" w:sz="0" w:space="0" w:color="auto"/>
      </w:divBdr>
    </w:div>
    <w:div w:id="257177394">
      <w:bodyDiv w:val="1"/>
      <w:marLeft w:val="0"/>
      <w:marRight w:val="0"/>
      <w:marTop w:val="0"/>
      <w:marBottom w:val="0"/>
      <w:divBdr>
        <w:top w:val="none" w:sz="0" w:space="0" w:color="auto"/>
        <w:left w:val="none" w:sz="0" w:space="0" w:color="auto"/>
        <w:bottom w:val="none" w:sz="0" w:space="0" w:color="auto"/>
        <w:right w:val="none" w:sz="0" w:space="0" w:color="auto"/>
      </w:divBdr>
    </w:div>
    <w:div w:id="257258594">
      <w:bodyDiv w:val="1"/>
      <w:marLeft w:val="0"/>
      <w:marRight w:val="0"/>
      <w:marTop w:val="0"/>
      <w:marBottom w:val="0"/>
      <w:divBdr>
        <w:top w:val="none" w:sz="0" w:space="0" w:color="auto"/>
        <w:left w:val="none" w:sz="0" w:space="0" w:color="auto"/>
        <w:bottom w:val="none" w:sz="0" w:space="0" w:color="auto"/>
        <w:right w:val="none" w:sz="0" w:space="0" w:color="auto"/>
      </w:divBdr>
    </w:div>
    <w:div w:id="257639203">
      <w:bodyDiv w:val="1"/>
      <w:marLeft w:val="0"/>
      <w:marRight w:val="0"/>
      <w:marTop w:val="0"/>
      <w:marBottom w:val="0"/>
      <w:divBdr>
        <w:top w:val="none" w:sz="0" w:space="0" w:color="auto"/>
        <w:left w:val="none" w:sz="0" w:space="0" w:color="auto"/>
        <w:bottom w:val="none" w:sz="0" w:space="0" w:color="auto"/>
        <w:right w:val="none" w:sz="0" w:space="0" w:color="auto"/>
      </w:divBdr>
    </w:div>
    <w:div w:id="258366954">
      <w:bodyDiv w:val="1"/>
      <w:marLeft w:val="0"/>
      <w:marRight w:val="0"/>
      <w:marTop w:val="0"/>
      <w:marBottom w:val="0"/>
      <w:divBdr>
        <w:top w:val="none" w:sz="0" w:space="0" w:color="auto"/>
        <w:left w:val="none" w:sz="0" w:space="0" w:color="auto"/>
        <w:bottom w:val="none" w:sz="0" w:space="0" w:color="auto"/>
        <w:right w:val="none" w:sz="0" w:space="0" w:color="auto"/>
      </w:divBdr>
    </w:div>
    <w:div w:id="258488696">
      <w:bodyDiv w:val="1"/>
      <w:marLeft w:val="0"/>
      <w:marRight w:val="0"/>
      <w:marTop w:val="0"/>
      <w:marBottom w:val="0"/>
      <w:divBdr>
        <w:top w:val="none" w:sz="0" w:space="0" w:color="auto"/>
        <w:left w:val="none" w:sz="0" w:space="0" w:color="auto"/>
        <w:bottom w:val="none" w:sz="0" w:space="0" w:color="auto"/>
        <w:right w:val="none" w:sz="0" w:space="0" w:color="auto"/>
      </w:divBdr>
    </w:div>
    <w:div w:id="258952904">
      <w:bodyDiv w:val="1"/>
      <w:marLeft w:val="0"/>
      <w:marRight w:val="0"/>
      <w:marTop w:val="0"/>
      <w:marBottom w:val="0"/>
      <w:divBdr>
        <w:top w:val="none" w:sz="0" w:space="0" w:color="auto"/>
        <w:left w:val="none" w:sz="0" w:space="0" w:color="auto"/>
        <w:bottom w:val="none" w:sz="0" w:space="0" w:color="auto"/>
        <w:right w:val="none" w:sz="0" w:space="0" w:color="auto"/>
      </w:divBdr>
    </w:div>
    <w:div w:id="259605309">
      <w:bodyDiv w:val="1"/>
      <w:marLeft w:val="0"/>
      <w:marRight w:val="0"/>
      <w:marTop w:val="0"/>
      <w:marBottom w:val="0"/>
      <w:divBdr>
        <w:top w:val="none" w:sz="0" w:space="0" w:color="auto"/>
        <w:left w:val="none" w:sz="0" w:space="0" w:color="auto"/>
        <w:bottom w:val="none" w:sz="0" w:space="0" w:color="auto"/>
        <w:right w:val="none" w:sz="0" w:space="0" w:color="auto"/>
      </w:divBdr>
    </w:div>
    <w:div w:id="259684362">
      <w:bodyDiv w:val="1"/>
      <w:marLeft w:val="0"/>
      <w:marRight w:val="0"/>
      <w:marTop w:val="0"/>
      <w:marBottom w:val="0"/>
      <w:divBdr>
        <w:top w:val="none" w:sz="0" w:space="0" w:color="auto"/>
        <w:left w:val="none" w:sz="0" w:space="0" w:color="auto"/>
        <w:bottom w:val="none" w:sz="0" w:space="0" w:color="auto"/>
        <w:right w:val="none" w:sz="0" w:space="0" w:color="auto"/>
      </w:divBdr>
    </w:div>
    <w:div w:id="259720727">
      <w:bodyDiv w:val="1"/>
      <w:marLeft w:val="0"/>
      <w:marRight w:val="0"/>
      <w:marTop w:val="0"/>
      <w:marBottom w:val="0"/>
      <w:divBdr>
        <w:top w:val="none" w:sz="0" w:space="0" w:color="auto"/>
        <w:left w:val="none" w:sz="0" w:space="0" w:color="auto"/>
        <w:bottom w:val="none" w:sz="0" w:space="0" w:color="auto"/>
        <w:right w:val="none" w:sz="0" w:space="0" w:color="auto"/>
      </w:divBdr>
    </w:div>
    <w:div w:id="259725405">
      <w:bodyDiv w:val="1"/>
      <w:marLeft w:val="0"/>
      <w:marRight w:val="0"/>
      <w:marTop w:val="0"/>
      <w:marBottom w:val="0"/>
      <w:divBdr>
        <w:top w:val="none" w:sz="0" w:space="0" w:color="auto"/>
        <w:left w:val="none" w:sz="0" w:space="0" w:color="auto"/>
        <w:bottom w:val="none" w:sz="0" w:space="0" w:color="auto"/>
        <w:right w:val="none" w:sz="0" w:space="0" w:color="auto"/>
      </w:divBdr>
    </w:div>
    <w:div w:id="260114995">
      <w:bodyDiv w:val="1"/>
      <w:marLeft w:val="0"/>
      <w:marRight w:val="0"/>
      <w:marTop w:val="0"/>
      <w:marBottom w:val="0"/>
      <w:divBdr>
        <w:top w:val="none" w:sz="0" w:space="0" w:color="auto"/>
        <w:left w:val="none" w:sz="0" w:space="0" w:color="auto"/>
        <w:bottom w:val="none" w:sz="0" w:space="0" w:color="auto"/>
        <w:right w:val="none" w:sz="0" w:space="0" w:color="auto"/>
      </w:divBdr>
    </w:div>
    <w:div w:id="260332515">
      <w:bodyDiv w:val="1"/>
      <w:marLeft w:val="0"/>
      <w:marRight w:val="0"/>
      <w:marTop w:val="0"/>
      <w:marBottom w:val="0"/>
      <w:divBdr>
        <w:top w:val="none" w:sz="0" w:space="0" w:color="auto"/>
        <w:left w:val="none" w:sz="0" w:space="0" w:color="auto"/>
        <w:bottom w:val="none" w:sz="0" w:space="0" w:color="auto"/>
        <w:right w:val="none" w:sz="0" w:space="0" w:color="auto"/>
      </w:divBdr>
    </w:div>
    <w:div w:id="260335292">
      <w:bodyDiv w:val="1"/>
      <w:marLeft w:val="0"/>
      <w:marRight w:val="0"/>
      <w:marTop w:val="0"/>
      <w:marBottom w:val="0"/>
      <w:divBdr>
        <w:top w:val="none" w:sz="0" w:space="0" w:color="auto"/>
        <w:left w:val="none" w:sz="0" w:space="0" w:color="auto"/>
        <w:bottom w:val="none" w:sz="0" w:space="0" w:color="auto"/>
        <w:right w:val="none" w:sz="0" w:space="0" w:color="auto"/>
      </w:divBdr>
    </w:div>
    <w:div w:id="260794523">
      <w:bodyDiv w:val="1"/>
      <w:marLeft w:val="0"/>
      <w:marRight w:val="0"/>
      <w:marTop w:val="0"/>
      <w:marBottom w:val="0"/>
      <w:divBdr>
        <w:top w:val="none" w:sz="0" w:space="0" w:color="auto"/>
        <w:left w:val="none" w:sz="0" w:space="0" w:color="auto"/>
        <w:bottom w:val="none" w:sz="0" w:space="0" w:color="auto"/>
        <w:right w:val="none" w:sz="0" w:space="0" w:color="auto"/>
      </w:divBdr>
    </w:div>
    <w:div w:id="261690468">
      <w:bodyDiv w:val="1"/>
      <w:marLeft w:val="0"/>
      <w:marRight w:val="0"/>
      <w:marTop w:val="0"/>
      <w:marBottom w:val="0"/>
      <w:divBdr>
        <w:top w:val="none" w:sz="0" w:space="0" w:color="auto"/>
        <w:left w:val="none" w:sz="0" w:space="0" w:color="auto"/>
        <w:bottom w:val="none" w:sz="0" w:space="0" w:color="auto"/>
        <w:right w:val="none" w:sz="0" w:space="0" w:color="auto"/>
      </w:divBdr>
    </w:div>
    <w:div w:id="261884296">
      <w:bodyDiv w:val="1"/>
      <w:marLeft w:val="0"/>
      <w:marRight w:val="0"/>
      <w:marTop w:val="0"/>
      <w:marBottom w:val="0"/>
      <w:divBdr>
        <w:top w:val="none" w:sz="0" w:space="0" w:color="auto"/>
        <w:left w:val="none" w:sz="0" w:space="0" w:color="auto"/>
        <w:bottom w:val="none" w:sz="0" w:space="0" w:color="auto"/>
        <w:right w:val="none" w:sz="0" w:space="0" w:color="auto"/>
      </w:divBdr>
    </w:div>
    <w:div w:id="261961407">
      <w:bodyDiv w:val="1"/>
      <w:marLeft w:val="0"/>
      <w:marRight w:val="0"/>
      <w:marTop w:val="0"/>
      <w:marBottom w:val="0"/>
      <w:divBdr>
        <w:top w:val="none" w:sz="0" w:space="0" w:color="auto"/>
        <w:left w:val="none" w:sz="0" w:space="0" w:color="auto"/>
        <w:bottom w:val="none" w:sz="0" w:space="0" w:color="auto"/>
        <w:right w:val="none" w:sz="0" w:space="0" w:color="auto"/>
      </w:divBdr>
    </w:div>
    <w:div w:id="262106773">
      <w:bodyDiv w:val="1"/>
      <w:marLeft w:val="0"/>
      <w:marRight w:val="0"/>
      <w:marTop w:val="0"/>
      <w:marBottom w:val="0"/>
      <w:divBdr>
        <w:top w:val="none" w:sz="0" w:space="0" w:color="auto"/>
        <w:left w:val="none" w:sz="0" w:space="0" w:color="auto"/>
        <w:bottom w:val="none" w:sz="0" w:space="0" w:color="auto"/>
        <w:right w:val="none" w:sz="0" w:space="0" w:color="auto"/>
      </w:divBdr>
    </w:div>
    <w:div w:id="262498490">
      <w:bodyDiv w:val="1"/>
      <w:marLeft w:val="0"/>
      <w:marRight w:val="0"/>
      <w:marTop w:val="0"/>
      <w:marBottom w:val="0"/>
      <w:divBdr>
        <w:top w:val="none" w:sz="0" w:space="0" w:color="auto"/>
        <w:left w:val="none" w:sz="0" w:space="0" w:color="auto"/>
        <w:bottom w:val="none" w:sz="0" w:space="0" w:color="auto"/>
        <w:right w:val="none" w:sz="0" w:space="0" w:color="auto"/>
      </w:divBdr>
    </w:div>
    <w:div w:id="262735856">
      <w:bodyDiv w:val="1"/>
      <w:marLeft w:val="0"/>
      <w:marRight w:val="0"/>
      <w:marTop w:val="0"/>
      <w:marBottom w:val="0"/>
      <w:divBdr>
        <w:top w:val="none" w:sz="0" w:space="0" w:color="auto"/>
        <w:left w:val="none" w:sz="0" w:space="0" w:color="auto"/>
        <w:bottom w:val="none" w:sz="0" w:space="0" w:color="auto"/>
        <w:right w:val="none" w:sz="0" w:space="0" w:color="auto"/>
      </w:divBdr>
    </w:div>
    <w:div w:id="262811149">
      <w:bodyDiv w:val="1"/>
      <w:marLeft w:val="0"/>
      <w:marRight w:val="0"/>
      <w:marTop w:val="0"/>
      <w:marBottom w:val="0"/>
      <w:divBdr>
        <w:top w:val="none" w:sz="0" w:space="0" w:color="auto"/>
        <w:left w:val="none" w:sz="0" w:space="0" w:color="auto"/>
        <w:bottom w:val="none" w:sz="0" w:space="0" w:color="auto"/>
        <w:right w:val="none" w:sz="0" w:space="0" w:color="auto"/>
      </w:divBdr>
    </w:div>
    <w:div w:id="262961092">
      <w:bodyDiv w:val="1"/>
      <w:marLeft w:val="0"/>
      <w:marRight w:val="0"/>
      <w:marTop w:val="0"/>
      <w:marBottom w:val="0"/>
      <w:divBdr>
        <w:top w:val="none" w:sz="0" w:space="0" w:color="auto"/>
        <w:left w:val="none" w:sz="0" w:space="0" w:color="auto"/>
        <w:bottom w:val="none" w:sz="0" w:space="0" w:color="auto"/>
        <w:right w:val="none" w:sz="0" w:space="0" w:color="auto"/>
      </w:divBdr>
    </w:div>
    <w:div w:id="263340008">
      <w:bodyDiv w:val="1"/>
      <w:marLeft w:val="0"/>
      <w:marRight w:val="0"/>
      <w:marTop w:val="0"/>
      <w:marBottom w:val="0"/>
      <w:divBdr>
        <w:top w:val="none" w:sz="0" w:space="0" w:color="auto"/>
        <w:left w:val="none" w:sz="0" w:space="0" w:color="auto"/>
        <w:bottom w:val="none" w:sz="0" w:space="0" w:color="auto"/>
        <w:right w:val="none" w:sz="0" w:space="0" w:color="auto"/>
      </w:divBdr>
    </w:div>
    <w:div w:id="263345351">
      <w:bodyDiv w:val="1"/>
      <w:marLeft w:val="0"/>
      <w:marRight w:val="0"/>
      <w:marTop w:val="0"/>
      <w:marBottom w:val="0"/>
      <w:divBdr>
        <w:top w:val="none" w:sz="0" w:space="0" w:color="auto"/>
        <w:left w:val="none" w:sz="0" w:space="0" w:color="auto"/>
        <w:bottom w:val="none" w:sz="0" w:space="0" w:color="auto"/>
        <w:right w:val="none" w:sz="0" w:space="0" w:color="auto"/>
      </w:divBdr>
    </w:div>
    <w:div w:id="263733814">
      <w:bodyDiv w:val="1"/>
      <w:marLeft w:val="0"/>
      <w:marRight w:val="0"/>
      <w:marTop w:val="0"/>
      <w:marBottom w:val="0"/>
      <w:divBdr>
        <w:top w:val="none" w:sz="0" w:space="0" w:color="auto"/>
        <w:left w:val="none" w:sz="0" w:space="0" w:color="auto"/>
        <w:bottom w:val="none" w:sz="0" w:space="0" w:color="auto"/>
        <w:right w:val="none" w:sz="0" w:space="0" w:color="auto"/>
      </w:divBdr>
    </w:div>
    <w:div w:id="263928045">
      <w:bodyDiv w:val="1"/>
      <w:marLeft w:val="0"/>
      <w:marRight w:val="0"/>
      <w:marTop w:val="0"/>
      <w:marBottom w:val="0"/>
      <w:divBdr>
        <w:top w:val="none" w:sz="0" w:space="0" w:color="auto"/>
        <w:left w:val="none" w:sz="0" w:space="0" w:color="auto"/>
        <w:bottom w:val="none" w:sz="0" w:space="0" w:color="auto"/>
        <w:right w:val="none" w:sz="0" w:space="0" w:color="auto"/>
      </w:divBdr>
    </w:div>
    <w:div w:id="264047154">
      <w:bodyDiv w:val="1"/>
      <w:marLeft w:val="0"/>
      <w:marRight w:val="0"/>
      <w:marTop w:val="0"/>
      <w:marBottom w:val="0"/>
      <w:divBdr>
        <w:top w:val="none" w:sz="0" w:space="0" w:color="auto"/>
        <w:left w:val="none" w:sz="0" w:space="0" w:color="auto"/>
        <w:bottom w:val="none" w:sz="0" w:space="0" w:color="auto"/>
        <w:right w:val="none" w:sz="0" w:space="0" w:color="auto"/>
      </w:divBdr>
    </w:div>
    <w:div w:id="264507228">
      <w:bodyDiv w:val="1"/>
      <w:marLeft w:val="0"/>
      <w:marRight w:val="0"/>
      <w:marTop w:val="0"/>
      <w:marBottom w:val="0"/>
      <w:divBdr>
        <w:top w:val="none" w:sz="0" w:space="0" w:color="auto"/>
        <w:left w:val="none" w:sz="0" w:space="0" w:color="auto"/>
        <w:bottom w:val="none" w:sz="0" w:space="0" w:color="auto"/>
        <w:right w:val="none" w:sz="0" w:space="0" w:color="auto"/>
      </w:divBdr>
    </w:div>
    <w:div w:id="264701048">
      <w:bodyDiv w:val="1"/>
      <w:marLeft w:val="0"/>
      <w:marRight w:val="0"/>
      <w:marTop w:val="0"/>
      <w:marBottom w:val="0"/>
      <w:divBdr>
        <w:top w:val="none" w:sz="0" w:space="0" w:color="auto"/>
        <w:left w:val="none" w:sz="0" w:space="0" w:color="auto"/>
        <w:bottom w:val="none" w:sz="0" w:space="0" w:color="auto"/>
        <w:right w:val="none" w:sz="0" w:space="0" w:color="auto"/>
      </w:divBdr>
    </w:div>
    <w:div w:id="264726360">
      <w:bodyDiv w:val="1"/>
      <w:marLeft w:val="0"/>
      <w:marRight w:val="0"/>
      <w:marTop w:val="0"/>
      <w:marBottom w:val="0"/>
      <w:divBdr>
        <w:top w:val="none" w:sz="0" w:space="0" w:color="auto"/>
        <w:left w:val="none" w:sz="0" w:space="0" w:color="auto"/>
        <w:bottom w:val="none" w:sz="0" w:space="0" w:color="auto"/>
        <w:right w:val="none" w:sz="0" w:space="0" w:color="auto"/>
      </w:divBdr>
    </w:div>
    <w:div w:id="265116756">
      <w:bodyDiv w:val="1"/>
      <w:marLeft w:val="0"/>
      <w:marRight w:val="0"/>
      <w:marTop w:val="0"/>
      <w:marBottom w:val="0"/>
      <w:divBdr>
        <w:top w:val="none" w:sz="0" w:space="0" w:color="auto"/>
        <w:left w:val="none" w:sz="0" w:space="0" w:color="auto"/>
        <w:bottom w:val="none" w:sz="0" w:space="0" w:color="auto"/>
        <w:right w:val="none" w:sz="0" w:space="0" w:color="auto"/>
      </w:divBdr>
    </w:div>
    <w:div w:id="265314965">
      <w:bodyDiv w:val="1"/>
      <w:marLeft w:val="0"/>
      <w:marRight w:val="0"/>
      <w:marTop w:val="0"/>
      <w:marBottom w:val="0"/>
      <w:divBdr>
        <w:top w:val="none" w:sz="0" w:space="0" w:color="auto"/>
        <w:left w:val="none" w:sz="0" w:space="0" w:color="auto"/>
        <w:bottom w:val="none" w:sz="0" w:space="0" w:color="auto"/>
        <w:right w:val="none" w:sz="0" w:space="0" w:color="auto"/>
      </w:divBdr>
    </w:div>
    <w:div w:id="265620952">
      <w:bodyDiv w:val="1"/>
      <w:marLeft w:val="0"/>
      <w:marRight w:val="0"/>
      <w:marTop w:val="0"/>
      <w:marBottom w:val="0"/>
      <w:divBdr>
        <w:top w:val="none" w:sz="0" w:space="0" w:color="auto"/>
        <w:left w:val="none" w:sz="0" w:space="0" w:color="auto"/>
        <w:bottom w:val="none" w:sz="0" w:space="0" w:color="auto"/>
        <w:right w:val="none" w:sz="0" w:space="0" w:color="auto"/>
      </w:divBdr>
    </w:div>
    <w:div w:id="266229697">
      <w:bodyDiv w:val="1"/>
      <w:marLeft w:val="0"/>
      <w:marRight w:val="0"/>
      <w:marTop w:val="0"/>
      <w:marBottom w:val="0"/>
      <w:divBdr>
        <w:top w:val="none" w:sz="0" w:space="0" w:color="auto"/>
        <w:left w:val="none" w:sz="0" w:space="0" w:color="auto"/>
        <w:bottom w:val="none" w:sz="0" w:space="0" w:color="auto"/>
        <w:right w:val="none" w:sz="0" w:space="0" w:color="auto"/>
      </w:divBdr>
    </w:div>
    <w:div w:id="266276934">
      <w:bodyDiv w:val="1"/>
      <w:marLeft w:val="0"/>
      <w:marRight w:val="0"/>
      <w:marTop w:val="0"/>
      <w:marBottom w:val="0"/>
      <w:divBdr>
        <w:top w:val="none" w:sz="0" w:space="0" w:color="auto"/>
        <w:left w:val="none" w:sz="0" w:space="0" w:color="auto"/>
        <w:bottom w:val="none" w:sz="0" w:space="0" w:color="auto"/>
        <w:right w:val="none" w:sz="0" w:space="0" w:color="auto"/>
      </w:divBdr>
    </w:div>
    <w:div w:id="268051912">
      <w:bodyDiv w:val="1"/>
      <w:marLeft w:val="0"/>
      <w:marRight w:val="0"/>
      <w:marTop w:val="0"/>
      <w:marBottom w:val="0"/>
      <w:divBdr>
        <w:top w:val="none" w:sz="0" w:space="0" w:color="auto"/>
        <w:left w:val="none" w:sz="0" w:space="0" w:color="auto"/>
        <w:bottom w:val="none" w:sz="0" w:space="0" w:color="auto"/>
        <w:right w:val="none" w:sz="0" w:space="0" w:color="auto"/>
      </w:divBdr>
    </w:div>
    <w:div w:id="269093720">
      <w:bodyDiv w:val="1"/>
      <w:marLeft w:val="0"/>
      <w:marRight w:val="0"/>
      <w:marTop w:val="0"/>
      <w:marBottom w:val="0"/>
      <w:divBdr>
        <w:top w:val="none" w:sz="0" w:space="0" w:color="auto"/>
        <w:left w:val="none" w:sz="0" w:space="0" w:color="auto"/>
        <w:bottom w:val="none" w:sz="0" w:space="0" w:color="auto"/>
        <w:right w:val="none" w:sz="0" w:space="0" w:color="auto"/>
      </w:divBdr>
    </w:div>
    <w:div w:id="269169828">
      <w:bodyDiv w:val="1"/>
      <w:marLeft w:val="0"/>
      <w:marRight w:val="0"/>
      <w:marTop w:val="0"/>
      <w:marBottom w:val="0"/>
      <w:divBdr>
        <w:top w:val="none" w:sz="0" w:space="0" w:color="auto"/>
        <w:left w:val="none" w:sz="0" w:space="0" w:color="auto"/>
        <w:bottom w:val="none" w:sz="0" w:space="0" w:color="auto"/>
        <w:right w:val="none" w:sz="0" w:space="0" w:color="auto"/>
      </w:divBdr>
    </w:div>
    <w:div w:id="270207584">
      <w:bodyDiv w:val="1"/>
      <w:marLeft w:val="0"/>
      <w:marRight w:val="0"/>
      <w:marTop w:val="0"/>
      <w:marBottom w:val="0"/>
      <w:divBdr>
        <w:top w:val="none" w:sz="0" w:space="0" w:color="auto"/>
        <w:left w:val="none" w:sz="0" w:space="0" w:color="auto"/>
        <w:bottom w:val="none" w:sz="0" w:space="0" w:color="auto"/>
        <w:right w:val="none" w:sz="0" w:space="0" w:color="auto"/>
      </w:divBdr>
    </w:div>
    <w:div w:id="270862121">
      <w:bodyDiv w:val="1"/>
      <w:marLeft w:val="0"/>
      <w:marRight w:val="0"/>
      <w:marTop w:val="0"/>
      <w:marBottom w:val="0"/>
      <w:divBdr>
        <w:top w:val="none" w:sz="0" w:space="0" w:color="auto"/>
        <w:left w:val="none" w:sz="0" w:space="0" w:color="auto"/>
        <w:bottom w:val="none" w:sz="0" w:space="0" w:color="auto"/>
        <w:right w:val="none" w:sz="0" w:space="0" w:color="auto"/>
      </w:divBdr>
    </w:div>
    <w:div w:id="271088856">
      <w:bodyDiv w:val="1"/>
      <w:marLeft w:val="0"/>
      <w:marRight w:val="0"/>
      <w:marTop w:val="0"/>
      <w:marBottom w:val="0"/>
      <w:divBdr>
        <w:top w:val="none" w:sz="0" w:space="0" w:color="auto"/>
        <w:left w:val="none" w:sz="0" w:space="0" w:color="auto"/>
        <w:bottom w:val="none" w:sz="0" w:space="0" w:color="auto"/>
        <w:right w:val="none" w:sz="0" w:space="0" w:color="auto"/>
      </w:divBdr>
    </w:div>
    <w:div w:id="271135043">
      <w:bodyDiv w:val="1"/>
      <w:marLeft w:val="0"/>
      <w:marRight w:val="0"/>
      <w:marTop w:val="0"/>
      <w:marBottom w:val="0"/>
      <w:divBdr>
        <w:top w:val="none" w:sz="0" w:space="0" w:color="auto"/>
        <w:left w:val="none" w:sz="0" w:space="0" w:color="auto"/>
        <w:bottom w:val="none" w:sz="0" w:space="0" w:color="auto"/>
        <w:right w:val="none" w:sz="0" w:space="0" w:color="auto"/>
      </w:divBdr>
    </w:div>
    <w:div w:id="271980422">
      <w:bodyDiv w:val="1"/>
      <w:marLeft w:val="0"/>
      <w:marRight w:val="0"/>
      <w:marTop w:val="0"/>
      <w:marBottom w:val="0"/>
      <w:divBdr>
        <w:top w:val="none" w:sz="0" w:space="0" w:color="auto"/>
        <w:left w:val="none" w:sz="0" w:space="0" w:color="auto"/>
        <w:bottom w:val="none" w:sz="0" w:space="0" w:color="auto"/>
        <w:right w:val="none" w:sz="0" w:space="0" w:color="auto"/>
      </w:divBdr>
    </w:div>
    <w:div w:id="272447364">
      <w:bodyDiv w:val="1"/>
      <w:marLeft w:val="0"/>
      <w:marRight w:val="0"/>
      <w:marTop w:val="0"/>
      <w:marBottom w:val="0"/>
      <w:divBdr>
        <w:top w:val="none" w:sz="0" w:space="0" w:color="auto"/>
        <w:left w:val="none" w:sz="0" w:space="0" w:color="auto"/>
        <w:bottom w:val="none" w:sz="0" w:space="0" w:color="auto"/>
        <w:right w:val="none" w:sz="0" w:space="0" w:color="auto"/>
      </w:divBdr>
    </w:div>
    <w:div w:id="272829184">
      <w:bodyDiv w:val="1"/>
      <w:marLeft w:val="0"/>
      <w:marRight w:val="0"/>
      <w:marTop w:val="0"/>
      <w:marBottom w:val="0"/>
      <w:divBdr>
        <w:top w:val="none" w:sz="0" w:space="0" w:color="auto"/>
        <w:left w:val="none" w:sz="0" w:space="0" w:color="auto"/>
        <w:bottom w:val="none" w:sz="0" w:space="0" w:color="auto"/>
        <w:right w:val="none" w:sz="0" w:space="0" w:color="auto"/>
      </w:divBdr>
    </w:div>
    <w:div w:id="273171006">
      <w:bodyDiv w:val="1"/>
      <w:marLeft w:val="0"/>
      <w:marRight w:val="0"/>
      <w:marTop w:val="0"/>
      <w:marBottom w:val="0"/>
      <w:divBdr>
        <w:top w:val="none" w:sz="0" w:space="0" w:color="auto"/>
        <w:left w:val="none" w:sz="0" w:space="0" w:color="auto"/>
        <w:bottom w:val="none" w:sz="0" w:space="0" w:color="auto"/>
        <w:right w:val="none" w:sz="0" w:space="0" w:color="auto"/>
      </w:divBdr>
    </w:div>
    <w:div w:id="273175508">
      <w:bodyDiv w:val="1"/>
      <w:marLeft w:val="0"/>
      <w:marRight w:val="0"/>
      <w:marTop w:val="0"/>
      <w:marBottom w:val="0"/>
      <w:divBdr>
        <w:top w:val="none" w:sz="0" w:space="0" w:color="auto"/>
        <w:left w:val="none" w:sz="0" w:space="0" w:color="auto"/>
        <w:bottom w:val="none" w:sz="0" w:space="0" w:color="auto"/>
        <w:right w:val="none" w:sz="0" w:space="0" w:color="auto"/>
      </w:divBdr>
    </w:div>
    <w:div w:id="273367656">
      <w:bodyDiv w:val="1"/>
      <w:marLeft w:val="0"/>
      <w:marRight w:val="0"/>
      <w:marTop w:val="0"/>
      <w:marBottom w:val="0"/>
      <w:divBdr>
        <w:top w:val="none" w:sz="0" w:space="0" w:color="auto"/>
        <w:left w:val="none" w:sz="0" w:space="0" w:color="auto"/>
        <w:bottom w:val="none" w:sz="0" w:space="0" w:color="auto"/>
        <w:right w:val="none" w:sz="0" w:space="0" w:color="auto"/>
      </w:divBdr>
    </w:div>
    <w:div w:id="273945362">
      <w:bodyDiv w:val="1"/>
      <w:marLeft w:val="0"/>
      <w:marRight w:val="0"/>
      <w:marTop w:val="0"/>
      <w:marBottom w:val="0"/>
      <w:divBdr>
        <w:top w:val="none" w:sz="0" w:space="0" w:color="auto"/>
        <w:left w:val="none" w:sz="0" w:space="0" w:color="auto"/>
        <w:bottom w:val="none" w:sz="0" w:space="0" w:color="auto"/>
        <w:right w:val="none" w:sz="0" w:space="0" w:color="auto"/>
      </w:divBdr>
    </w:div>
    <w:div w:id="274211180">
      <w:bodyDiv w:val="1"/>
      <w:marLeft w:val="0"/>
      <w:marRight w:val="0"/>
      <w:marTop w:val="0"/>
      <w:marBottom w:val="0"/>
      <w:divBdr>
        <w:top w:val="none" w:sz="0" w:space="0" w:color="auto"/>
        <w:left w:val="none" w:sz="0" w:space="0" w:color="auto"/>
        <w:bottom w:val="none" w:sz="0" w:space="0" w:color="auto"/>
        <w:right w:val="none" w:sz="0" w:space="0" w:color="auto"/>
      </w:divBdr>
    </w:div>
    <w:div w:id="274286269">
      <w:bodyDiv w:val="1"/>
      <w:marLeft w:val="0"/>
      <w:marRight w:val="0"/>
      <w:marTop w:val="0"/>
      <w:marBottom w:val="0"/>
      <w:divBdr>
        <w:top w:val="none" w:sz="0" w:space="0" w:color="auto"/>
        <w:left w:val="none" w:sz="0" w:space="0" w:color="auto"/>
        <w:bottom w:val="none" w:sz="0" w:space="0" w:color="auto"/>
        <w:right w:val="none" w:sz="0" w:space="0" w:color="auto"/>
      </w:divBdr>
    </w:div>
    <w:div w:id="274336862">
      <w:bodyDiv w:val="1"/>
      <w:marLeft w:val="0"/>
      <w:marRight w:val="0"/>
      <w:marTop w:val="0"/>
      <w:marBottom w:val="0"/>
      <w:divBdr>
        <w:top w:val="none" w:sz="0" w:space="0" w:color="auto"/>
        <w:left w:val="none" w:sz="0" w:space="0" w:color="auto"/>
        <w:bottom w:val="none" w:sz="0" w:space="0" w:color="auto"/>
        <w:right w:val="none" w:sz="0" w:space="0" w:color="auto"/>
      </w:divBdr>
    </w:div>
    <w:div w:id="275019107">
      <w:bodyDiv w:val="1"/>
      <w:marLeft w:val="0"/>
      <w:marRight w:val="0"/>
      <w:marTop w:val="0"/>
      <w:marBottom w:val="0"/>
      <w:divBdr>
        <w:top w:val="none" w:sz="0" w:space="0" w:color="auto"/>
        <w:left w:val="none" w:sz="0" w:space="0" w:color="auto"/>
        <w:bottom w:val="none" w:sz="0" w:space="0" w:color="auto"/>
        <w:right w:val="none" w:sz="0" w:space="0" w:color="auto"/>
      </w:divBdr>
    </w:div>
    <w:div w:id="275528522">
      <w:bodyDiv w:val="1"/>
      <w:marLeft w:val="0"/>
      <w:marRight w:val="0"/>
      <w:marTop w:val="0"/>
      <w:marBottom w:val="0"/>
      <w:divBdr>
        <w:top w:val="none" w:sz="0" w:space="0" w:color="auto"/>
        <w:left w:val="none" w:sz="0" w:space="0" w:color="auto"/>
        <w:bottom w:val="none" w:sz="0" w:space="0" w:color="auto"/>
        <w:right w:val="none" w:sz="0" w:space="0" w:color="auto"/>
      </w:divBdr>
    </w:div>
    <w:div w:id="275530984">
      <w:bodyDiv w:val="1"/>
      <w:marLeft w:val="0"/>
      <w:marRight w:val="0"/>
      <w:marTop w:val="0"/>
      <w:marBottom w:val="0"/>
      <w:divBdr>
        <w:top w:val="none" w:sz="0" w:space="0" w:color="auto"/>
        <w:left w:val="none" w:sz="0" w:space="0" w:color="auto"/>
        <w:bottom w:val="none" w:sz="0" w:space="0" w:color="auto"/>
        <w:right w:val="none" w:sz="0" w:space="0" w:color="auto"/>
      </w:divBdr>
    </w:div>
    <w:div w:id="277176873">
      <w:bodyDiv w:val="1"/>
      <w:marLeft w:val="0"/>
      <w:marRight w:val="0"/>
      <w:marTop w:val="0"/>
      <w:marBottom w:val="0"/>
      <w:divBdr>
        <w:top w:val="none" w:sz="0" w:space="0" w:color="auto"/>
        <w:left w:val="none" w:sz="0" w:space="0" w:color="auto"/>
        <w:bottom w:val="none" w:sz="0" w:space="0" w:color="auto"/>
        <w:right w:val="none" w:sz="0" w:space="0" w:color="auto"/>
      </w:divBdr>
    </w:div>
    <w:div w:id="278224445">
      <w:bodyDiv w:val="1"/>
      <w:marLeft w:val="0"/>
      <w:marRight w:val="0"/>
      <w:marTop w:val="0"/>
      <w:marBottom w:val="0"/>
      <w:divBdr>
        <w:top w:val="none" w:sz="0" w:space="0" w:color="auto"/>
        <w:left w:val="none" w:sz="0" w:space="0" w:color="auto"/>
        <w:bottom w:val="none" w:sz="0" w:space="0" w:color="auto"/>
        <w:right w:val="none" w:sz="0" w:space="0" w:color="auto"/>
      </w:divBdr>
    </w:div>
    <w:div w:id="278293600">
      <w:bodyDiv w:val="1"/>
      <w:marLeft w:val="0"/>
      <w:marRight w:val="0"/>
      <w:marTop w:val="0"/>
      <w:marBottom w:val="0"/>
      <w:divBdr>
        <w:top w:val="none" w:sz="0" w:space="0" w:color="auto"/>
        <w:left w:val="none" w:sz="0" w:space="0" w:color="auto"/>
        <w:bottom w:val="none" w:sz="0" w:space="0" w:color="auto"/>
        <w:right w:val="none" w:sz="0" w:space="0" w:color="auto"/>
      </w:divBdr>
    </w:div>
    <w:div w:id="278953641">
      <w:bodyDiv w:val="1"/>
      <w:marLeft w:val="0"/>
      <w:marRight w:val="0"/>
      <w:marTop w:val="0"/>
      <w:marBottom w:val="0"/>
      <w:divBdr>
        <w:top w:val="none" w:sz="0" w:space="0" w:color="auto"/>
        <w:left w:val="none" w:sz="0" w:space="0" w:color="auto"/>
        <w:bottom w:val="none" w:sz="0" w:space="0" w:color="auto"/>
        <w:right w:val="none" w:sz="0" w:space="0" w:color="auto"/>
      </w:divBdr>
    </w:div>
    <w:div w:id="279260488">
      <w:bodyDiv w:val="1"/>
      <w:marLeft w:val="0"/>
      <w:marRight w:val="0"/>
      <w:marTop w:val="0"/>
      <w:marBottom w:val="0"/>
      <w:divBdr>
        <w:top w:val="none" w:sz="0" w:space="0" w:color="auto"/>
        <w:left w:val="none" w:sz="0" w:space="0" w:color="auto"/>
        <w:bottom w:val="none" w:sz="0" w:space="0" w:color="auto"/>
        <w:right w:val="none" w:sz="0" w:space="0" w:color="auto"/>
      </w:divBdr>
    </w:div>
    <w:div w:id="279648969">
      <w:bodyDiv w:val="1"/>
      <w:marLeft w:val="0"/>
      <w:marRight w:val="0"/>
      <w:marTop w:val="0"/>
      <w:marBottom w:val="0"/>
      <w:divBdr>
        <w:top w:val="none" w:sz="0" w:space="0" w:color="auto"/>
        <w:left w:val="none" w:sz="0" w:space="0" w:color="auto"/>
        <w:bottom w:val="none" w:sz="0" w:space="0" w:color="auto"/>
        <w:right w:val="none" w:sz="0" w:space="0" w:color="auto"/>
      </w:divBdr>
    </w:div>
    <w:div w:id="280066718">
      <w:bodyDiv w:val="1"/>
      <w:marLeft w:val="0"/>
      <w:marRight w:val="0"/>
      <w:marTop w:val="0"/>
      <w:marBottom w:val="0"/>
      <w:divBdr>
        <w:top w:val="none" w:sz="0" w:space="0" w:color="auto"/>
        <w:left w:val="none" w:sz="0" w:space="0" w:color="auto"/>
        <w:bottom w:val="none" w:sz="0" w:space="0" w:color="auto"/>
        <w:right w:val="none" w:sz="0" w:space="0" w:color="auto"/>
      </w:divBdr>
    </w:div>
    <w:div w:id="281813647">
      <w:bodyDiv w:val="1"/>
      <w:marLeft w:val="0"/>
      <w:marRight w:val="0"/>
      <w:marTop w:val="0"/>
      <w:marBottom w:val="0"/>
      <w:divBdr>
        <w:top w:val="none" w:sz="0" w:space="0" w:color="auto"/>
        <w:left w:val="none" w:sz="0" w:space="0" w:color="auto"/>
        <w:bottom w:val="none" w:sz="0" w:space="0" w:color="auto"/>
        <w:right w:val="none" w:sz="0" w:space="0" w:color="auto"/>
      </w:divBdr>
    </w:div>
    <w:div w:id="282617700">
      <w:bodyDiv w:val="1"/>
      <w:marLeft w:val="0"/>
      <w:marRight w:val="0"/>
      <w:marTop w:val="0"/>
      <w:marBottom w:val="0"/>
      <w:divBdr>
        <w:top w:val="none" w:sz="0" w:space="0" w:color="auto"/>
        <w:left w:val="none" w:sz="0" w:space="0" w:color="auto"/>
        <w:bottom w:val="none" w:sz="0" w:space="0" w:color="auto"/>
        <w:right w:val="none" w:sz="0" w:space="0" w:color="auto"/>
      </w:divBdr>
    </w:div>
    <w:div w:id="283075614">
      <w:bodyDiv w:val="1"/>
      <w:marLeft w:val="0"/>
      <w:marRight w:val="0"/>
      <w:marTop w:val="0"/>
      <w:marBottom w:val="0"/>
      <w:divBdr>
        <w:top w:val="none" w:sz="0" w:space="0" w:color="auto"/>
        <w:left w:val="none" w:sz="0" w:space="0" w:color="auto"/>
        <w:bottom w:val="none" w:sz="0" w:space="0" w:color="auto"/>
        <w:right w:val="none" w:sz="0" w:space="0" w:color="auto"/>
      </w:divBdr>
    </w:div>
    <w:div w:id="283929349">
      <w:bodyDiv w:val="1"/>
      <w:marLeft w:val="0"/>
      <w:marRight w:val="0"/>
      <w:marTop w:val="0"/>
      <w:marBottom w:val="0"/>
      <w:divBdr>
        <w:top w:val="none" w:sz="0" w:space="0" w:color="auto"/>
        <w:left w:val="none" w:sz="0" w:space="0" w:color="auto"/>
        <w:bottom w:val="none" w:sz="0" w:space="0" w:color="auto"/>
        <w:right w:val="none" w:sz="0" w:space="0" w:color="auto"/>
      </w:divBdr>
    </w:div>
    <w:div w:id="284314054">
      <w:bodyDiv w:val="1"/>
      <w:marLeft w:val="0"/>
      <w:marRight w:val="0"/>
      <w:marTop w:val="0"/>
      <w:marBottom w:val="0"/>
      <w:divBdr>
        <w:top w:val="none" w:sz="0" w:space="0" w:color="auto"/>
        <w:left w:val="none" w:sz="0" w:space="0" w:color="auto"/>
        <w:bottom w:val="none" w:sz="0" w:space="0" w:color="auto"/>
        <w:right w:val="none" w:sz="0" w:space="0" w:color="auto"/>
      </w:divBdr>
    </w:div>
    <w:div w:id="284428343">
      <w:bodyDiv w:val="1"/>
      <w:marLeft w:val="0"/>
      <w:marRight w:val="0"/>
      <w:marTop w:val="0"/>
      <w:marBottom w:val="0"/>
      <w:divBdr>
        <w:top w:val="none" w:sz="0" w:space="0" w:color="auto"/>
        <w:left w:val="none" w:sz="0" w:space="0" w:color="auto"/>
        <w:bottom w:val="none" w:sz="0" w:space="0" w:color="auto"/>
        <w:right w:val="none" w:sz="0" w:space="0" w:color="auto"/>
      </w:divBdr>
    </w:div>
    <w:div w:id="284703218">
      <w:bodyDiv w:val="1"/>
      <w:marLeft w:val="0"/>
      <w:marRight w:val="0"/>
      <w:marTop w:val="0"/>
      <w:marBottom w:val="0"/>
      <w:divBdr>
        <w:top w:val="none" w:sz="0" w:space="0" w:color="auto"/>
        <w:left w:val="none" w:sz="0" w:space="0" w:color="auto"/>
        <w:bottom w:val="none" w:sz="0" w:space="0" w:color="auto"/>
        <w:right w:val="none" w:sz="0" w:space="0" w:color="auto"/>
      </w:divBdr>
    </w:div>
    <w:div w:id="284891465">
      <w:bodyDiv w:val="1"/>
      <w:marLeft w:val="0"/>
      <w:marRight w:val="0"/>
      <w:marTop w:val="0"/>
      <w:marBottom w:val="0"/>
      <w:divBdr>
        <w:top w:val="none" w:sz="0" w:space="0" w:color="auto"/>
        <w:left w:val="none" w:sz="0" w:space="0" w:color="auto"/>
        <w:bottom w:val="none" w:sz="0" w:space="0" w:color="auto"/>
        <w:right w:val="none" w:sz="0" w:space="0" w:color="auto"/>
      </w:divBdr>
    </w:div>
    <w:div w:id="285042062">
      <w:bodyDiv w:val="1"/>
      <w:marLeft w:val="0"/>
      <w:marRight w:val="0"/>
      <w:marTop w:val="0"/>
      <w:marBottom w:val="0"/>
      <w:divBdr>
        <w:top w:val="none" w:sz="0" w:space="0" w:color="auto"/>
        <w:left w:val="none" w:sz="0" w:space="0" w:color="auto"/>
        <w:bottom w:val="none" w:sz="0" w:space="0" w:color="auto"/>
        <w:right w:val="none" w:sz="0" w:space="0" w:color="auto"/>
      </w:divBdr>
    </w:div>
    <w:div w:id="285623358">
      <w:bodyDiv w:val="1"/>
      <w:marLeft w:val="0"/>
      <w:marRight w:val="0"/>
      <w:marTop w:val="0"/>
      <w:marBottom w:val="0"/>
      <w:divBdr>
        <w:top w:val="none" w:sz="0" w:space="0" w:color="auto"/>
        <w:left w:val="none" w:sz="0" w:space="0" w:color="auto"/>
        <w:bottom w:val="none" w:sz="0" w:space="0" w:color="auto"/>
        <w:right w:val="none" w:sz="0" w:space="0" w:color="auto"/>
      </w:divBdr>
    </w:div>
    <w:div w:id="286087531">
      <w:bodyDiv w:val="1"/>
      <w:marLeft w:val="0"/>
      <w:marRight w:val="0"/>
      <w:marTop w:val="0"/>
      <w:marBottom w:val="0"/>
      <w:divBdr>
        <w:top w:val="none" w:sz="0" w:space="0" w:color="auto"/>
        <w:left w:val="none" w:sz="0" w:space="0" w:color="auto"/>
        <w:bottom w:val="none" w:sz="0" w:space="0" w:color="auto"/>
        <w:right w:val="none" w:sz="0" w:space="0" w:color="auto"/>
      </w:divBdr>
    </w:div>
    <w:div w:id="286353906">
      <w:bodyDiv w:val="1"/>
      <w:marLeft w:val="0"/>
      <w:marRight w:val="0"/>
      <w:marTop w:val="0"/>
      <w:marBottom w:val="0"/>
      <w:divBdr>
        <w:top w:val="none" w:sz="0" w:space="0" w:color="auto"/>
        <w:left w:val="none" w:sz="0" w:space="0" w:color="auto"/>
        <w:bottom w:val="none" w:sz="0" w:space="0" w:color="auto"/>
        <w:right w:val="none" w:sz="0" w:space="0" w:color="auto"/>
      </w:divBdr>
    </w:div>
    <w:div w:id="287468396">
      <w:bodyDiv w:val="1"/>
      <w:marLeft w:val="0"/>
      <w:marRight w:val="0"/>
      <w:marTop w:val="0"/>
      <w:marBottom w:val="0"/>
      <w:divBdr>
        <w:top w:val="none" w:sz="0" w:space="0" w:color="auto"/>
        <w:left w:val="none" w:sz="0" w:space="0" w:color="auto"/>
        <w:bottom w:val="none" w:sz="0" w:space="0" w:color="auto"/>
        <w:right w:val="none" w:sz="0" w:space="0" w:color="auto"/>
      </w:divBdr>
    </w:div>
    <w:div w:id="287514204">
      <w:bodyDiv w:val="1"/>
      <w:marLeft w:val="0"/>
      <w:marRight w:val="0"/>
      <w:marTop w:val="0"/>
      <w:marBottom w:val="0"/>
      <w:divBdr>
        <w:top w:val="none" w:sz="0" w:space="0" w:color="auto"/>
        <w:left w:val="none" w:sz="0" w:space="0" w:color="auto"/>
        <w:bottom w:val="none" w:sz="0" w:space="0" w:color="auto"/>
        <w:right w:val="none" w:sz="0" w:space="0" w:color="auto"/>
      </w:divBdr>
    </w:div>
    <w:div w:id="287518577">
      <w:bodyDiv w:val="1"/>
      <w:marLeft w:val="0"/>
      <w:marRight w:val="0"/>
      <w:marTop w:val="0"/>
      <w:marBottom w:val="0"/>
      <w:divBdr>
        <w:top w:val="none" w:sz="0" w:space="0" w:color="auto"/>
        <w:left w:val="none" w:sz="0" w:space="0" w:color="auto"/>
        <w:bottom w:val="none" w:sz="0" w:space="0" w:color="auto"/>
        <w:right w:val="none" w:sz="0" w:space="0" w:color="auto"/>
      </w:divBdr>
    </w:div>
    <w:div w:id="288172853">
      <w:bodyDiv w:val="1"/>
      <w:marLeft w:val="0"/>
      <w:marRight w:val="0"/>
      <w:marTop w:val="0"/>
      <w:marBottom w:val="0"/>
      <w:divBdr>
        <w:top w:val="none" w:sz="0" w:space="0" w:color="auto"/>
        <w:left w:val="none" w:sz="0" w:space="0" w:color="auto"/>
        <w:bottom w:val="none" w:sz="0" w:space="0" w:color="auto"/>
        <w:right w:val="none" w:sz="0" w:space="0" w:color="auto"/>
      </w:divBdr>
    </w:div>
    <w:div w:id="288364431">
      <w:bodyDiv w:val="1"/>
      <w:marLeft w:val="0"/>
      <w:marRight w:val="0"/>
      <w:marTop w:val="0"/>
      <w:marBottom w:val="0"/>
      <w:divBdr>
        <w:top w:val="none" w:sz="0" w:space="0" w:color="auto"/>
        <w:left w:val="none" w:sz="0" w:space="0" w:color="auto"/>
        <w:bottom w:val="none" w:sz="0" w:space="0" w:color="auto"/>
        <w:right w:val="none" w:sz="0" w:space="0" w:color="auto"/>
      </w:divBdr>
    </w:div>
    <w:div w:id="289554551">
      <w:bodyDiv w:val="1"/>
      <w:marLeft w:val="0"/>
      <w:marRight w:val="0"/>
      <w:marTop w:val="0"/>
      <w:marBottom w:val="0"/>
      <w:divBdr>
        <w:top w:val="none" w:sz="0" w:space="0" w:color="auto"/>
        <w:left w:val="none" w:sz="0" w:space="0" w:color="auto"/>
        <w:bottom w:val="none" w:sz="0" w:space="0" w:color="auto"/>
        <w:right w:val="none" w:sz="0" w:space="0" w:color="auto"/>
      </w:divBdr>
    </w:div>
    <w:div w:id="289749827">
      <w:bodyDiv w:val="1"/>
      <w:marLeft w:val="0"/>
      <w:marRight w:val="0"/>
      <w:marTop w:val="0"/>
      <w:marBottom w:val="0"/>
      <w:divBdr>
        <w:top w:val="none" w:sz="0" w:space="0" w:color="auto"/>
        <w:left w:val="none" w:sz="0" w:space="0" w:color="auto"/>
        <w:bottom w:val="none" w:sz="0" w:space="0" w:color="auto"/>
        <w:right w:val="none" w:sz="0" w:space="0" w:color="auto"/>
      </w:divBdr>
    </w:div>
    <w:div w:id="290015180">
      <w:bodyDiv w:val="1"/>
      <w:marLeft w:val="0"/>
      <w:marRight w:val="0"/>
      <w:marTop w:val="0"/>
      <w:marBottom w:val="0"/>
      <w:divBdr>
        <w:top w:val="none" w:sz="0" w:space="0" w:color="auto"/>
        <w:left w:val="none" w:sz="0" w:space="0" w:color="auto"/>
        <w:bottom w:val="none" w:sz="0" w:space="0" w:color="auto"/>
        <w:right w:val="none" w:sz="0" w:space="0" w:color="auto"/>
      </w:divBdr>
    </w:div>
    <w:div w:id="290089871">
      <w:bodyDiv w:val="1"/>
      <w:marLeft w:val="0"/>
      <w:marRight w:val="0"/>
      <w:marTop w:val="0"/>
      <w:marBottom w:val="0"/>
      <w:divBdr>
        <w:top w:val="none" w:sz="0" w:space="0" w:color="auto"/>
        <w:left w:val="none" w:sz="0" w:space="0" w:color="auto"/>
        <w:bottom w:val="none" w:sz="0" w:space="0" w:color="auto"/>
        <w:right w:val="none" w:sz="0" w:space="0" w:color="auto"/>
      </w:divBdr>
    </w:div>
    <w:div w:id="290478002">
      <w:bodyDiv w:val="1"/>
      <w:marLeft w:val="0"/>
      <w:marRight w:val="0"/>
      <w:marTop w:val="0"/>
      <w:marBottom w:val="0"/>
      <w:divBdr>
        <w:top w:val="none" w:sz="0" w:space="0" w:color="auto"/>
        <w:left w:val="none" w:sz="0" w:space="0" w:color="auto"/>
        <w:bottom w:val="none" w:sz="0" w:space="0" w:color="auto"/>
        <w:right w:val="none" w:sz="0" w:space="0" w:color="auto"/>
      </w:divBdr>
    </w:div>
    <w:div w:id="290719171">
      <w:bodyDiv w:val="1"/>
      <w:marLeft w:val="0"/>
      <w:marRight w:val="0"/>
      <w:marTop w:val="0"/>
      <w:marBottom w:val="0"/>
      <w:divBdr>
        <w:top w:val="none" w:sz="0" w:space="0" w:color="auto"/>
        <w:left w:val="none" w:sz="0" w:space="0" w:color="auto"/>
        <w:bottom w:val="none" w:sz="0" w:space="0" w:color="auto"/>
        <w:right w:val="none" w:sz="0" w:space="0" w:color="auto"/>
      </w:divBdr>
    </w:div>
    <w:div w:id="291133333">
      <w:bodyDiv w:val="1"/>
      <w:marLeft w:val="0"/>
      <w:marRight w:val="0"/>
      <w:marTop w:val="0"/>
      <w:marBottom w:val="0"/>
      <w:divBdr>
        <w:top w:val="none" w:sz="0" w:space="0" w:color="auto"/>
        <w:left w:val="none" w:sz="0" w:space="0" w:color="auto"/>
        <w:bottom w:val="none" w:sz="0" w:space="0" w:color="auto"/>
        <w:right w:val="none" w:sz="0" w:space="0" w:color="auto"/>
      </w:divBdr>
    </w:div>
    <w:div w:id="291595336">
      <w:bodyDiv w:val="1"/>
      <w:marLeft w:val="0"/>
      <w:marRight w:val="0"/>
      <w:marTop w:val="0"/>
      <w:marBottom w:val="0"/>
      <w:divBdr>
        <w:top w:val="none" w:sz="0" w:space="0" w:color="auto"/>
        <w:left w:val="none" w:sz="0" w:space="0" w:color="auto"/>
        <w:bottom w:val="none" w:sz="0" w:space="0" w:color="auto"/>
        <w:right w:val="none" w:sz="0" w:space="0" w:color="auto"/>
      </w:divBdr>
    </w:div>
    <w:div w:id="292290895">
      <w:bodyDiv w:val="1"/>
      <w:marLeft w:val="0"/>
      <w:marRight w:val="0"/>
      <w:marTop w:val="0"/>
      <w:marBottom w:val="0"/>
      <w:divBdr>
        <w:top w:val="none" w:sz="0" w:space="0" w:color="auto"/>
        <w:left w:val="none" w:sz="0" w:space="0" w:color="auto"/>
        <w:bottom w:val="none" w:sz="0" w:space="0" w:color="auto"/>
        <w:right w:val="none" w:sz="0" w:space="0" w:color="auto"/>
      </w:divBdr>
    </w:div>
    <w:div w:id="292370287">
      <w:bodyDiv w:val="1"/>
      <w:marLeft w:val="0"/>
      <w:marRight w:val="0"/>
      <w:marTop w:val="0"/>
      <w:marBottom w:val="0"/>
      <w:divBdr>
        <w:top w:val="none" w:sz="0" w:space="0" w:color="auto"/>
        <w:left w:val="none" w:sz="0" w:space="0" w:color="auto"/>
        <w:bottom w:val="none" w:sz="0" w:space="0" w:color="auto"/>
        <w:right w:val="none" w:sz="0" w:space="0" w:color="auto"/>
      </w:divBdr>
    </w:div>
    <w:div w:id="292755658">
      <w:bodyDiv w:val="1"/>
      <w:marLeft w:val="0"/>
      <w:marRight w:val="0"/>
      <w:marTop w:val="0"/>
      <w:marBottom w:val="0"/>
      <w:divBdr>
        <w:top w:val="none" w:sz="0" w:space="0" w:color="auto"/>
        <w:left w:val="none" w:sz="0" w:space="0" w:color="auto"/>
        <w:bottom w:val="none" w:sz="0" w:space="0" w:color="auto"/>
        <w:right w:val="none" w:sz="0" w:space="0" w:color="auto"/>
      </w:divBdr>
    </w:div>
    <w:div w:id="292758762">
      <w:bodyDiv w:val="1"/>
      <w:marLeft w:val="0"/>
      <w:marRight w:val="0"/>
      <w:marTop w:val="0"/>
      <w:marBottom w:val="0"/>
      <w:divBdr>
        <w:top w:val="none" w:sz="0" w:space="0" w:color="auto"/>
        <w:left w:val="none" w:sz="0" w:space="0" w:color="auto"/>
        <w:bottom w:val="none" w:sz="0" w:space="0" w:color="auto"/>
        <w:right w:val="none" w:sz="0" w:space="0" w:color="auto"/>
      </w:divBdr>
    </w:div>
    <w:div w:id="293411286">
      <w:bodyDiv w:val="1"/>
      <w:marLeft w:val="0"/>
      <w:marRight w:val="0"/>
      <w:marTop w:val="0"/>
      <w:marBottom w:val="0"/>
      <w:divBdr>
        <w:top w:val="none" w:sz="0" w:space="0" w:color="auto"/>
        <w:left w:val="none" w:sz="0" w:space="0" w:color="auto"/>
        <w:bottom w:val="none" w:sz="0" w:space="0" w:color="auto"/>
        <w:right w:val="none" w:sz="0" w:space="0" w:color="auto"/>
      </w:divBdr>
    </w:div>
    <w:div w:id="293756998">
      <w:bodyDiv w:val="1"/>
      <w:marLeft w:val="0"/>
      <w:marRight w:val="0"/>
      <w:marTop w:val="0"/>
      <w:marBottom w:val="0"/>
      <w:divBdr>
        <w:top w:val="none" w:sz="0" w:space="0" w:color="auto"/>
        <w:left w:val="none" w:sz="0" w:space="0" w:color="auto"/>
        <w:bottom w:val="none" w:sz="0" w:space="0" w:color="auto"/>
        <w:right w:val="none" w:sz="0" w:space="0" w:color="auto"/>
      </w:divBdr>
    </w:div>
    <w:div w:id="294608123">
      <w:bodyDiv w:val="1"/>
      <w:marLeft w:val="0"/>
      <w:marRight w:val="0"/>
      <w:marTop w:val="0"/>
      <w:marBottom w:val="0"/>
      <w:divBdr>
        <w:top w:val="none" w:sz="0" w:space="0" w:color="auto"/>
        <w:left w:val="none" w:sz="0" w:space="0" w:color="auto"/>
        <w:bottom w:val="none" w:sz="0" w:space="0" w:color="auto"/>
        <w:right w:val="none" w:sz="0" w:space="0" w:color="auto"/>
      </w:divBdr>
    </w:div>
    <w:div w:id="295137913">
      <w:bodyDiv w:val="1"/>
      <w:marLeft w:val="0"/>
      <w:marRight w:val="0"/>
      <w:marTop w:val="0"/>
      <w:marBottom w:val="0"/>
      <w:divBdr>
        <w:top w:val="none" w:sz="0" w:space="0" w:color="auto"/>
        <w:left w:val="none" w:sz="0" w:space="0" w:color="auto"/>
        <w:bottom w:val="none" w:sz="0" w:space="0" w:color="auto"/>
        <w:right w:val="none" w:sz="0" w:space="0" w:color="auto"/>
      </w:divBdr>
    </w:div>
    <w:div w:id="295374500">
      <w:bodyDiv w:val="1"/>
      <w:marLeft w:val="0"/>
      <w:marRight w:val="0"/>
      <w:marTop w:val="0"/>
      <w:marBottom w:val="0"/>
      <w:divBdr>
        <w:top w:val="none" w:sz="0" w:space="0" w:color="auto"/>
        <w:left w:val="none" w:sz="0" w:space="0" w:color="auto"/>
        <w:bottom w:val="none" w:sz="0" w:space="0" w:color="auto"/>
        <w:right w:val="none" w:sz="0" w:space="0" w:color="auto"/>
      </w:divBdr>
    </w:div>
    <w:div w:id="296229169">
      <w:bodyDiv w:val="1"/>
      <w:marLeft w:val="0"/>
      <w:marRight w:val="0"/>
      <w:marTop w:val="0"/>
      <w:marBottom w:val="0"/>
      <w:divBdr>
        <w:top w:val="none" w:sz="0" w:space="0" w:color="auto"/>
        <w:left w:val="none" w:sz="0" w:space="0" w:color="auto"/>
        <w:bottom w:val="none" w:sz="0" w:space="0" w:color="auto"/>
        <w:right w:val="none" w:sz="0" w:space="0" w:color="auto"/>
      </w:divBdr>
    </w:div>
    <w:div w:id="297615116">
      <w:bodyDiv w:val="1"/>
      <w:marLeft w:val="0"/>
      <w:marRight w:val="0"/>
      <w:marTop w:val="0"/>
      <w:marBottom w:val="0"/>
      <w:divBdr>
        <w:top w:val="none" w:sz="0" w:space="0" w:color="auto"/>
        <w:left w:val="none" w:sz="0" w:space="0" w:color="auto"/>
        <w:bottom w:val="none" w:sz="0" w:space="0" w:color="auto"/>
        <w:right w:val="none" w:sz="0" w:space="0" w:color="auto"/>
      </w:divBdr>
    </w:div>
    <w:div w:id="297995233">
      <w:bodyDiv w:val="1"/>
      <w:marLeft w:val="0"/>
      <w:marRight w:val="0"/>
      <w:marTop w:val="0"/>
      <w:marBottom w:val="0"/>
      <w:divBdr>
        <w:top w:val="none" w:sz="0" w:space="0" w:color="auto"/>
        <w:left w:val="none" w:sz="0" w:space="0" w:color="auto"/>
        <w:bottom w:val="none" w:sz="0" w:space="0" w:color="auto"/>
        <w:right w:val="none" w:sz="0" w:space="0" w:color="auto"/>
      </w:divBdr>
    </w:div>
    <w:div w:id="298001594">
      <w:bodyDiv w:val="1"/>
      <w:marLeft w:val="0"/>
      <w:marRight w:val="0"/>
      <w:marTop w:val="0"/>
      <w:marBottom w:val="0"/>
      <w:divBdr>
        <w:top w:val="none" w:sz="0" w:space="0" w:color="auto"/>
        <w:left w:val="none" w:sz="0" w:space="0" w:color="auto"/>
        <w:bottom w:val="none" w:sz="0" w:space="0" w:color="auto"/>
        <w:right w:val="none" w:sz="0" w:space="0" w:color="auto"/>
      </w:divBdr>
    </w:div>
    <w:div w:id="298540716">
      <w:bodyDiv w:val="1"/>
      <w:marLeft w:val="0"/>
      <w:marRight w:val="0"/>
      <w:marTop w:val="0"/>
      <w:marBottom w:val="0"/>
      <w:divBdr>
        <w:top w:val="none" w:sz="0" w:space="0" w:color="auto"/>
        <w:left w:val="none" w:sz="0" w:space="0" w:color="auto"/>
        <w:bottom w:val="none" w:sz="0" w:space="0" w:color="auto"/>
        <w:right w:val="none" w:sz="0" w:space="0" w:color="auto"/>
      </w:divBdr>
    </w:div>
    <w:div w:id="298654885">
      <w:bodyDiv w:val="1"/>
      <w:marLeft w:val="0"/>
      <w:marRight w:val="0"/>
      <w:marTop w:val="0"/>
      <w:marBottom w:val="0"/>
      <w:divBdr>
        <w:top w:val="none" w:sz="0" w:space="0" w:color="auto"/>
        <w:left w:val="none" w:sz="0" w:space="0" w:color="auto"/>
        <w:bottom w:val="none" w:sz="0" w:space="0" w:color="auto"/>
        <w:right w:val="none" w:sz="0" w:space="0" w:color="auto"/>
      </w:divBdr>
    </w:div>
    <w:div w:id="298733751">
      <w:bodyDiv w:val="1"/>
      <w:marLeft w:val="0"/>
      <w:marRight w:val="0"/>
      <w:marTop w:val="0"/>
      <w:marBottom w:val="0"/>
      <w:divBdr>
        <w:top w:val="none" w:sz="0" w:space="0" w:color="auto"/>
        <w:left w:val="none" w:sz="0" w:space="0" w:color="auto"/>
        <w:bottom w:val="none" w:sz="0" w:space="0" w:color="auto"/>
        <w:right w:val="none" w:sz="0" w:space="0" w:color="auto"/>
      </w:divBdr>
    </w:div>
    <w:div w:id="301931010">
      <w:bodyDiv w:val="1"/>
      <w:marLeft w:val="0"/>
      <w:marRight w:val="0"/>
      <w:marTop w:val="0"/>
      <w:marBottom w:val="0"/>
      <w:divBdr>
        <w:top w:val="none" w:sz="0" w:space="0" w:color="auto"/>
        <w:left w:val="none" w:sz="0" w:space="0" w:color="auto"/>
        <w:bottom w:val="none" w:sz="0" w:space="0" w:color="auto"/>
        <w:right w:val="none" w:sz="0" w:space="0" w:color="auto"/>
      </w:divBdr>
    </w:div>
    <w:div w:id="302003331">
      <w:bodyDiv w:val="1"/>
      <w:marLeft w:val="0"/>
      <w:marRight w:val="0"/>
      <w:marTop w:val="0"/>
      <w:marBottom w:val="0"/>
      <w:divBdr>
        <w:top w:val="none" w:sz="0" w:space="0" w:color="auto"/>
        <w:left w:val="none" w:sz="0" w:space="0" w:color="auto"/>
        <w:bottom w:val="none" w:sz="0" w:space="0" w:color="auto"/>
        <w:right w:val="none" w:sz="0" w:space="0" w:color="auto"/>
      </w:divBdr>
    </w:div>
    <w:div w:id="302778057">
      <w:bodyDiv w:val="1"/>
      <w:marLeft w:val="0"/>
      <w:marRight w:val="0"/>
      <w:marTop w:val="0"/>
      <w:marBottom w:val="0"/>
      <w:divBdr>
        <w:top w:val="none" w:sz="0" w:space="0" w:color="auto"/>
        <w:left w:val="none" w:sz="0" w:space="0" w:color="auto"/>
        <w:bottom w:val="none" w:sz="0" w:space="0" w:color="auto"/>
        <w:right w:val="none" w:sz="0" w:space="0" w:color="auto"/>
      </w:divBdr>
    </w:div>
    <w:div w:id="303580245">
      <w:bodyDiv w:val="1"/>
      <w:marLeft w:val="0"/>
      <w:marRight w:val="0"/>
      <w:marTop w:val="0"/>
      <w:marBottom w:val="0"/>
      <w:divBdr>
        <w:top w:val="none" w:sz="0" w:space="0" w:color="auto"/>
        <w:left w:val="none" w:sz="0" w:space="0" w:color="auto"/>
        <w:bottom w:val="none" w:sz="0" w:space="0" w:color="auto"/>
        <w:right w:val="none" w:sz="0" w:space="0" w:color="auto"/>
      </w:divBdr>
    </w:div>
    <w:div w:id="304431501">
      <w:bodyDiv w:val="1"/>
      <w:marLeft w:val="0"/>
      <w:marRight w:val="0"/>
      <w:marTop w:val="0"/>
      <w:marBottom w:val="0"/>
      <w:divBdr>
        <w:top w:val="none" w:sz="0" w:space="0" w:color="auto"/>
        <w:left w:val="none" w:sz="0" w:space="0" w:color="auto"/>
        <w:bottom w:val="none" w:sz="0" w:space="0" w:color="auto"/>
        <w:right w:val="none" w:sz="0" w:space="0" w:color="auto"/>
      </w:divBdr>
    </w:div>
    <w:div w:id="306395356">
      <w:bodyDiv w:val="1"/>
      <w:marLeft w:val="0"/>
      <w:marRight w:val="0"/>
      <w:marTop w:val="0"/>
      <w:marBottom w:val="0"/>
      <w:divBdr>
        <w:top w:val="none" w:sz="0" w:space="0" w:color="auto"/>
        <w:left w:val="none" w:sz="0" w:space="0" w:color="auto"/>
        <w:bottom w:val="none" w:sz="0" w:space="0" w:color="auto"/>
        <w:right w:val="none" w:sz="0" w:space="0" w:color="auto"/>
      </w:divBdr>
    </w:div>
    <w:div w:id="306518605">
      <w:bodyDiv w:val="1"/>
      <w:marLeft w:val="0"/>
      <w:marRight w:val="0"/>
      <w:marTop w:val="0"/>
      <w:marBottom w:val="0"/>
      <w:divBdr>
        <w:top w:val="none" w:sz="0" w:space="0" w:color="auto"/>
        <w:left w:val="none" w:sz="0" w:space="0" w:color="auto"/>
        <w:bottom w:val="none" w:sz="0" w:space="0" w:color="auto"/>
        <w:right w:val="none" w:sz="0" w:space="0" w:color="auto"/>
      </w:divBdr>
    </w:div>
    <w:div w:id="306782971">
      <w:bodyDiv w:val="1"/>
      <w:marLeft w:val="0"/>
      <w:marRight w:val="0"/>
      <w:marTop w:val="0"/>
      <w:marBottom w:val="0"/>
      <w:divBdr>
        <w:top w:val="none" w:sz="0" w:space="0" w:color="auto"/>
        <w:left w:val="none" w:sz="0" w:space="0" w:color="auto"/>
        <w:bottom w:val="none" w:sz="0" w:space="0" w:color="auto"/>
        <w:right w:val="none" w:sz="0" w:space="0" w:color="auto"/>
      </w:divBdr>
    </w:div>
    <w:div w:id="307326565">
      <w:bodyDiv w:val="1"/>
      <w:marLeft w:val="0"/>
      <w:marRight w:val="0"/>
      <w:marTop w:val="0"/>
      <w:marBottom w:val="0"/>
      <w:divBdr>
        <w:top w:val="none" w:sz="0" w:space="0" w:color="auto"/>
        <w:left w:val="none" w:sz="0" w:space="0" w:color="auto"/>
        <w:bottom w:val="none" w:sz="0" w:space="0" w:color="auto"/>
        <w:right w:val="none" w:sz="0" w:space="0" w:color="auto"/>
      </w:divBdr>
    </w:div>
    <w:div w:id="308023556">
      <w:bodyDiv w:val="1"/>
      <w:marLeft w:val="0"/>
      <w:marRight w:val="0"/>
      <w:marTop w:val="0"/>
      <w:marBottom w:val="0"/>
      <w:divBdr>
        <w:top w:val="none" w:sz="0" w:space="0" w:color="auto"/>
        <w:left w:val="none" w:sz="0" w:space="0" w:color="auto"/>
        <w:bottom w:val="none" w:sz="0" w:space="0" w:color="auto"/>
        <w:right w:val="none" w:sz="0" w:space="0" w:color="auto"/>
      </w:divBdr>
    </w:div>
    <w:div w:id="308096930">
      <w:bodyDiv w:val="1"/>
      <w:marLeft w:val="0"/>
      <w:marRight w:val="0"/>
      <w:marTop w:val="0"/>
      <w:marBottom w:val="0"/>
      <w:divBdr>
        <w:top w:val="none" w:sz="0" w:space="0" w:color="auto"/>
        <w:left w:val="none" w:sz="0" w:space="0" w:color="auto"/>
        <w:bottom w:val="none" w:sz="0" w:space="0" w:color="auto"/>
        <w:right w:val="none" w:sz="0" w:space="0" w:color="auto"/>
      </w:divBdr>
    </w:div>
    <w:div w:id="308293857">
      <w:bodyDiv w:val="1"/>
      <w:marLeft w:val="0"/>
      <w:marRight w:val="0"/>
      <w:marTop w:val="0"/>
      <w:marBottom w:val="0"/>
      <w:divBdr>
        <w:top w:val="none" w:sz="0" w:space="0" w:color="auto"/>
        <w:left w:val="none" w:sz="0" w:space="0" w:color="auto"/>
        <w:bottom w:val="none" w:sz="0" w:space="0" w:color="auto"/>
        <w:right w:val="none" w:sz="0" w:space="0" w:color="auto"/>
      </w:divBdr>
    </w:div>
    <w:div w:id="309478770">
      <w:bodyDiv w:val="1"/>
      <w:marLeft w:val="0"/>
      <w:marRight w:val="0"/>
      <w:marTop w:val="0"/>
      <w:marBottom w:val="0"/>
      <w:divBdr>
        <w:top w:val="none" w:sz="0" w:space="0" w:color="auto"/>
        <w:left w:val="none" w:sz="0" w:space="0" w:color="auto"/>
        <w:bottom w:val="none" w:sz="0" w:space="0" w:color="auto"/>
        <w:right w:val="none" w:sz="0" w:space="0" w:color="auto"/>
      </w:divBdr>
    </w:div>
    <w:div w:id="311106198">
      <w:bodyDiv w:val="1"/>
      <w:marLeft w:val="0"/>
      <w:marRight w:val="0"/>
      <w:marTop w:val="0"/>
      <w:marBottom w:val="0"/>
      <w:divBdr>
        <w:top w:val="none" w:sz="0" w:space="0" w:color="auto"/>
        <w:left w:val="none" w:sz="0" w:space="0" w:color="auto"/>
        <w:bottom w:val="none" w:sz="0" w:space="0" w:color="auto"/>
        <w:right w:val="none" w:sz="0" w:space="0" w:color="auto"/>
      </w:divBdr>
    </w:div>
    <w:div w:id="311131946">
      <w:bodyDiv w:val="1"/>
      <w:marLeft w:val="0"/>
      <w:marRight w:val="0"/>
      <w:marTop w:val="0"/>
      <w:marBottom w:val="0"/>
      <w:divBdr>
        <w:top w:val="none" w:sz="0" w:space="0" w:color="auto"/>
        <w:left w:val="none" w:sz="0" w:space="0" w:color="auto"/>
        <w:bottom w:val="none" w:sz="0" w:space="0" w:color="auto"/>
        <w:right w:val="none" w:sz="0" w:space="0" w:color="auto"/>
      </w:divBdr>
    </w:div>
    <w:div w:id="311446664">
      <w:bodyDiv w:val="1"/>
      <w:marLeft w:val="0"/>
      <w:marRight w:val="0"/>
      <w:marTop w:val="0"/>
      <w:marBottom w:val="0"/>
      <w:divBdr>
        <w:top w:val="none" w:sz="0" w:space="0" w:color="auto"/>
        <w:left w:val="none" w:sz="0" w:space="0" w:color="auto"/>
        <w:bottom w:val="none" w:sz="0" w:space="0" w:color="auto"/>
        <w:right w:val="none" w:sz="0" w:space="0" w:color="auto"/>
      </w:divBdr>
    </w:div>
    <w:div w:id="311642115">
      <w:bodyDiv w:val="1"/>
      <w:marLeft w:val="0"/>
      <w:marRight w:val="0"/>
      <w:marTop w:val="0"/>
      <w:marBottom w:val="0"/>
      <w:divBdr>
        <w:top w:val="none" w:sz="0" w:space="0" w:color="auto"/>
        <w:left w:val="none" w:sz="0" w:space="0" w:color="auto"/>
        <w:bottom w:val="none" w:sz="0" w:space="0" w:color="auto"/>
        <w:right w:val="none" w:sz="0" w:space="0" w:color="auto"/>
      </w:divBdr>
    </w:div>
    <w:div w:id="311719841">
      <w:bodyDiv w:val="1"/>
      <w:marLeft w:val="0"/>
      <w:marRight w:val="0"/>
      <w:marTop w:val="0"/>
      <w:marBottom w:val="0"/>
      <w:divBdr>
        <w:top w:val="none" w:sz="0" w:space="0" w:color="auto"/>
        <w:left w:val="none" w:sz="0" w:space="0" w:color="auto"/>
        <w:bottom w:val="none" w:sz="0" w:space="0" w:color="auto"/>
        <w:right w:val="none" w:sz="0" w:space="0" w:color="auto"/>
      </w:divBdr>
    </w:div>
    <w:div w:id="312832243">
      <w:bodyDiv w:val="1"/>
      <w:marLeft w:val="0"/>
      <w:marRight w:val="0"/>
      <w:marTop w:val="0"/>
      <w:marBottom w:val="0"/>
      <w:divBdr>
        <w:top w:val="none" w:sz="0" w:space="0" w:color="auto"/>
        <w:left w:val="none" w:sz="0" w:space="0" w:color="auto"/>
        <w:bottom w:val="none" w:sz="0" w:space="0" w:color="auto"/>
        <w:right w:val="none" w:sz="0" w:space="0" w:color="auto"/>
      </w:divBdr>
    </w:div>
    <w:div w:id="313140684">
      <w:bodyDiv w:val="1"/>
      <w:marLeft w:val="0"/>
      <w:marRight w:val="0"/>
      <w:marTop w:val="0"/>
      <w:marBottom w:val="0"/>
      <w:divBdr>
        <w:top w:val="none" w:sz="0" w:space="0" w:color="auto"/>
        <w:left w:val="none" w:sz="0" w:space="0" w:color="auto"/>
        <w:bottom w:val="none" w:sz="0" w:space="0" w:color="auto"/>
        <w:right w:val="none" w:sz="0" w:space="0" w:color="auto"/>
      </w:divBdr>
    </w:div>
    <w:div w:id="313222774">
      <w:bodyDiv w:val="1"/>
      <w:marLeft w:val="0"/>
      <w:marRight w:val="0"/>
      <w:marTop w:val="0"/>
      <w:marBottom w:val="0"/>
      <w:divBdr>
        <w:top w:val="none" w:sz="0" w:space="0" w:color="auto"/>
        <w:left w:val="none" w:sz="0" w:space="0" w:color="auto"/>
        <w:bottom w:val="none" w:sz="0" w:space="0" w:color="auto"/>
        <w:right w:val="none" w:sz="0" w:space="0" w:color="auto"/>
      </w:divBdr>
    </w:div>
    <w:div w:id="313604734">
      <w:bodyDiv w:val="1"/>
      <w:marLeft w:val="0"/>
      <w:marRight w:val="0"/>
      <w:marTop w:val="0"/>
      <w:marBottom w:val="0"/>
      <w:divBdr>
        <w:top w:val="none" w:sz="0" w:space="0" w:color="auto"/>
        <w:left w:val="none" w:sz="0" w:space="0" w:color="auto"/>
        <w:bottom w:val="none" w:sz="0" w:space="0" w:color="auto"/>
        <w:right w:val="none" w:sz="0" w:space="0" w:color="auto"/>
      </w:divBdr>
    </w:div>
    <w:div w:id="313610631">
      <w:bodyDiv w:val="1"/>
      <w:marLeft w:val="0"/>
      <w:marRight w:val="0"/>
      <w:marTop w:val="0"/>
      <w:marBottom w:val="0"/>
      <w:divBdr>
        <w:top w:val="none" w:sz="0" w:space="0" w:color="auto"/>
        <w:left w:val="none" w:sz="0" w:space="0" w:color="auto"/>
        <w:bottom w:val="none" w:sz="0" w:space="0" w:color="auto"/>
        <w:right w:val="none" w:sz="0" w:space="0" w:color="auto"/>
      </w:divBdr>
    </w:div>
    <w:div w:id="314728757">
      <w:bodyDiv w:val="1"/>
      <w:marLeft w:val="0"/>
      <w:marRight w:val="0"/>
      <w:marTop w:val="0"/>
      <w:marBottom w:val="0"/>
      <w:divBdr>
        <w:top w:val="none" w:sz="0" w:space="0" w:color="auto"/>
        <w:left w:val="none" w:sz="0" w:space="0" w:color="auto"/>
        <w:bottom w:val="none" w:sz="0" w:space="0" w:color="auto"/>
        <w:right w:val="none" w:sz="0" w:space="0" w:color="auto"/>
      </w:divBdr>
    </w:div>
    <w:div w:id="315719142">
      <w:bodyDiv w:val="1"/>
      <w:marLeft w:val="0"/>
      <w:marRight w:val="0"/>
      <w:marTop w:val="0"/>
      <w:marBottom w:val="0"/>
      <w:divBdr>
        <w:top w:val="none" w:sz="0" w:space="0" w:color="auto"/>
        <w:left w:val="none" w:sz="0" w:space="0" w:color="auto"/>
        <w:bottom w:val="none" w:sz="0" w:space="0" w:color="auto"/>
        <w:right w:val="none" w:sz="0" w:space="0" w:color="auto"/>
      </w:divBdr>
    </w:div>
    <w:div w:id="316694723">
      <w:bodyDiv w:val="1"/>
      <w:marLeft w:val="0"/>
      <w:marRight w:val="0"/>
      <w:marTop w:val="0"/>
      <w:marBottom w:val="0"/>
      <w:divBdr>
        <w:top w:val="none" w:sz="0" w:space="0" w:color="auto"/>
        <w:left w:val="none" w:sz="0" w:space="0" w:color="auto"/>
        <w:bottom w:val="none" w:sz="0" w:space="0" w:color="auto"/>
        <w:right w:val="none" w:sz="0" w:space="0" w:color="auto"/>
      </w:divBdr>
    </w:div>
    <w:div w:id="317153916">
      <w:bodyDiv w:val="1"/>
      <w:marLeft w:val="0"/>
      <w:marRight w:val="0"/>
      <w:marTop w:val="0"/>
      <w:marBottom w:val="0"/>
      <w:divBdr>
        <w:top w:val="none" w:sz="0" w:space="0" w:color="auto"/>
        <w:left w:val="none" w:sz="0" w:space="0" w:color="auto"/>
        <w:bottom w:val="none" w:sz="0" w:space="0" w:color="auto"/>
        <w:right w:val="none" w:sz="0" w:space="0" w:color="auto"/>
      </w:divBdr>
    </w:div>
    <w:div w:id="317729659">
      <w:bodyDiv w:val="1"/>
      <w:marLeft w:val="0"/>
      <w:marRight w:val="0"/>
      <w:marTop w:val="0"/>
      <w:marBottom w:val="0"/>
      <w:divBdr>
        <w:top w:val="none" w:sz="0" w:space="0" w:color="auto"/>
        <w:left w:val="none" w:sz="0" w:space="0" w:color="auto"/>
        <w:bottom w:val="none" w:sz="0" w:space="0" w:color="auto"/>
        <w:right w:val="none" w:sz="0" w:space="0" w:color="auto"/>
      </w:divBdr>
    </w:div>
    <w:div w:id="318120706">
      <w:bodyDiv w:val="1"/>
      <w:marLeft w:val="0"/>
      <w:marRight w:val="0"/>
      <w:marTop w:val="0"/>
      <w:marBottom w:val="0"/>
      <w:divBdr>
        <w:top w:val="none" w:sz="0" w:space="0" w:color="auto"/>
        <w:left w:val="none" w:sz="0" w:space="0" w:color="auto"/>
        <w:bottom w:val="none" w:sz="0" w:space="0" w:color="auto"/>
        <w:right w:val="none" w:sz="0" w:space="0" w:color="auto"/>
      </w:divBdr>
    </w:div>
    <w:div w:id="318196173">
      <w:bodyDiv w:val="1"/>
      <w:marLeft w:val="0"/>
      <w:marRight w:val="0"/>
      <w:marTop w:val="0"/>
      <w:marBottom w:val="0"/>
      <w:divBdr>
        <w:top w:val="none" w:sz="0" w:space="0" w:color="auto"/>
        <w:left w:val="none" w:sz="0" w:space="0" w:color="auto"/>
        <w:bottom w:val="none" w:sz="0" w:space="0" w:color="auto"/>
        <w:right w:val="none" w:sz="0" w:space="0" w:color="auto"/>
      </w:divBdr>
    </w:div>
    <w:div w:id="318265113">
      <w:bodyDiv w:val="1"/>
      <w:marLeft w:val="0"/>
      <w:marRight w:val="0"/>
      <w:marTop w:val="0"/>
      <w:marBottom w:val="0"/>
      <w:divBdr>
        <w:top w:val="none" w:sz="0" w:space="0" w:color="auto"/>
        <w:left w:val="none" w:sz="0" w:space="0" w:color="auto"/>
        <w:bottom w:val="none" w:sz="0" w:space="0" w:color="auto"/>
        <w:right w:val="none" w:sz="0" w:space="0" w:color="auto"/>
      </w:divBdr>
    </w:div>
    <w:div w:id="318729062">
      <w:bodyDiv w:val="1"/>
      <w:marLeft w:val="0"/>
      <w:marRight w:val="0"/>
      <w:marTop w:val="0"/>
      <w:marBottom w:val="0"/>
      <w:divBdr>
        <w:top w:val="none" w:sz="0" w:space="0" w:color="auto"/>
        <w:left w:val="none" w:sz="0" w:space="0" w:color="auto"/>
        <w:bottom w:val="none" w:sz="0" w:space="0" w:color="auto"/>
        <w:right w:val="none" w:sz="0" w:space="0" w:color="auto"/>
      </w:divBdr>
    </w:div>
    <w:div w:id="318995529">
      <w:bodyDiv w:val="1"/>
      <w:marLeft w:val="0"/>
      <w:marRight w:val="0"/>
      <w:marTop w:val="0"/>
      <w:marBottom w:val="0"/>
      <w:divBdr>
        <w:top w:val="none" w:sz="0" w:space="0" w:color="auto"/>
        <w:left w:val="none" w:sz="0" w:space="0" w:color="auto"/>
        <w:bottom w:val="none" w:sz="0" w:space="0" w:color="auto"/>
        <w:right w:val="none" w:sz="0" w:space="0" w:color="auto"/>
      </w:divBdr>
    </w:div>
    <w:div w:id="319120017">
      <w:bodyDiv w:val="1"/>
      <w:marLeft w:val="0"/>
      <w:marRight w:val="0"/>
      <w:marTop w:val="0"/>
      <w:marBottom w:val="0"/>
      <w:divBdr>
        <w:top w:val="none" w:sz="0" w:space="0" w:color="auto"/>
        <w:left w:val="none" w:sz="0" w:space="0" w:color="auto"/>
        <w:bottom w:val="none" w:sz="0" w:space="0" w:color="auto"/>
        <w:right w:val="none" w:sz="0" w:space="0" w:color="auto"/>
      </w:divBdr>
    </w:div>
    <w:div w:id="319314315">
      <w:bodyDiv w:val="1"/>
      <w:marLeft w:val="0"/>
      <w:marRight w:val="0"/>
      <w:marTop w:val="0"/>
      <w:marBottom w:val="0"/>
      <w:divBdr>
        <w:top w:val="none" w:sz="0" w:space="0" w:color="auto"/>
        <w:left w:val="none" w:sz="0" w:space="0" w:color="auto"/>
        <w:bottom w:val="none" w:sz="0" w:space="0" w:color="auto"/>
        <w:right w:val="none" w:sz="0" w:space="0" w:color="auto"/>
      </w:divBdr>
    </w:div>
    <w:div w:id="319388281">
      <w:bodyDiv w:val="1"/>
      <w:marLeft w:val="0"/>
      <w:marRight w:val="0"/>
      <w:marTop w:val="0"/>
      <w:marBottom w:val="0"/>
      <w:divBdr>
        <w:top w:val="none" w:sz="0" w:space="0" w:color="auto"/>
        <w:left w:val="none" w:sz="0" w:space="0" w:color="auto"/>
        <w:bottom w:val="none" w:sz="0" w:space="0" w:color="auto"/>
        <w:right w:val="none" w:sz="0" w:space="0" w:color="auto"/>
      </w:divBdr>
    </w:div>
    <w:div w:id="320428726">
      <w:bodyDiv w:val="1"/>
      <w:marLeft w:val="0"/>
      <w:marRight w:val="0"/>
      <w:marTop w:val="0"/>
      <w:marBottom w:val="0"/>
      <w:divBdr>
        <w:top w:val="none" w:sz="0" w:space="0" w:color="auto"/>
        <w:left w:val="none" w:sz="0" w:space="0" w:color="auto"/>
        <w:bottom w:val="none" w:sz="0" w:space="0" w:color="auto"/>
        <w:right w:val="none" w:sz="0" w:space="0" w:color="auto"/>
      </w:divBdr>
    </w:div>
    <w:div w:id="321083857">
      <w:bodyDiv w:val="1"/>
      <w:marLeft w:val="0"/>
      <w:marRight w:val="0"/>
      <w:marTop w:val="0"/>
      <w:marBottom w:val="0"/>
      <w:divBdr>
        <w:top w:val="none" w:sz="0" w:space="0" w:color="auto"/>
        <w:left w:val="none" w:sz="0" w:space="0" w:color="auto"/>
        <w:bottom w:val="none" w:sz="0" w:space="0" w:color="auto"/>
        <w:right w:val="none" w:sz="0" w:space="0" w:color="auto"/>
      </w:divBdr>
    </w:div>
    <w:div w:id="321130369">
      <w:bodyDiv w:val="1"/>
      <w:marLeft w:val="0"/>
      <w:marRight w:val="0"/>
      <w:marTop w:val="0"/>
      <w:marBottom w:val="0"/>
      <w:divBdr>
        <w:top w:val="none" w:sz="0" w:space="0" w:color="auto"/>
        <w:left w:val="none" w:sz="0" w:space="0" w:color="auto"/>
        <w:bottom w:val="none" w:sz="0" w:space="0" w:color="auto"/>
        <w:right w:val="none" w:sz="0" w:space="0" w:color="auto"/>
      </w:divBdr>
    </w:div>
    <w:div w:id="321279954">
      <w:bodyDiv w:val="1"/>
      <w:marLeft w:val="0"/>
      <w:marRight w:val="0"/>
      <w:marTop w:val="0"/>
      <w:marBottom w:val="0"/>
      <w:divBdr>
        <w:top w:val="none" w:sz="0" w:space="0" w:color="auto"/>
        <w:left w:val="none" w:sz="0" w:space="0" w:color="auto"/>
        <w:bottom w:val="none" w:sz="0" w:space="0" w:color="auto"/>
        <w:right w:val="none" w:sz="0" w:space="0" w:color="auto"/>
      </w:divBdr>
    </w:div>
    <w:div w:id="321324343">
      <w:bodyDiv w:val="1"/>
      <w:marLeft w:val="0"/>
      <w:marRight w:val="0"/>
      <w:marTop w:val="0"/>
      <w:marBottom w:val="0"/>
      <w:divBdr>
        <w:top w:val="none" w:sz="0" w:space="0" w:color="auto"/>
        <w:left w:val="none" w:sz="0" w:space="0" w:color="auto"/>
        <w:bottom w:val="none" w:sz="0" w:space="0" w:color="auto"/>
        <w:right w:val="none" w:sz="0" w:space="0" w:color="auto"/>
      </w:divBdr>
    </w:div>
    <w:div w:id="321743208">
      <w:bodyDiv w:val="1"/>
      <w:marLeft w:val="0"/>
      <w:marRight w:val="0"/>
      <w:marTop w:val="0"/>
      <w:marBottom w:val="0"/>
      <w:divBdr>
        <w:top w:val="none" w:sz="0" w:space="0" w:color="auto"/>
        <w:left w:val="none" w:sz="0" w:space="0" w:color="auto"/>
        <w:bottom w:val="none" w:sz="0" w:space="0" w:color="auto"/>
        <w:right w:val="none" w:sz="0" w:space="0" w:color="auto"/>
      </w:divBdr>
    </w:div>
    <w:div w:id="321936792">
      <w:bodyDiv w:val="1"/>
      <w:marLeft w:val="0"/>
      <w:marRight w:val="0"/>
      <w:marTop w:val="0"/>
      <w:marBottom w:val="0"/>
      <w:divBdr>
        <w:top w:val="none" w:sz="0" w:space="0" w:color="auto"/>
        <w:left w:val="none" w:sz="0" w:space="0" w:color="auto"/>
        <w:bottom w:val="none" w:sz="0" w:space="0" w:color="auto"/>
        <w:right w:val="none" w:sz="0" w:space="0" w:color="auto"/>
      </w:divBdr>
    </w:div>
    <w:div w:id="322048708">
      <w:bodyDiv w:val="1"/>
      <w:marLeft w:val="0"/>
      <w:marRight w:val="0"/>
      <w:marTop w:val="0"/>
      <w:marBottom w:val="0"/>
      <w:divBdr>
        <w:top w:val="none" w:sz="0" w:space="0" w:color="auto"/>
        <w:left w:val="none" w:sz="0" w:space="0" w:color="auto"/>
        <w:bottom w:val="none" w:sz="0" w:space="0" w:color="auto"/>
        <w:right w:val="none" w:sz="0" w:space="0" w:color="auto"/>
      </w:divBdr>
    </w:div>
    <w:div w:id="322441623">
      <w:bodyDiv w:val="1"/>
      <w:marLeft w:val="0"/>
      <w:marRight w:val="0"/>
      <w:marTop w:val="0"/>
      <w:marBottom w:val="0"/>
      <w:divBdr>
        <w:top w:val="none" w:sz="0" w:space="0" w:color="auto"/>
        <w:left w:val="none" w:sz="0" w:space="0" w:color="auto"/>
        <w:bottom w:val="none" w:sz="0" w:space="0" w:color="auto"/>
        <w:right w:val="none" w:sz="0" w:space="0" w:color="auto"/>
      </w:divBdr>
    </w:div>
    <w:div w:id="322589754">
      <w:bodyDiv w:val="1"/>
      <w:marLeft w:val="0"/>
      <w:marRight w:val="0"/>
      <w:marTop w:val="0"/>
      <w:marBottom w:val="0"/>
      <w:divBdr>
        <w:top w:val="none" w:sz="0" w:space="0" w:color="auto"/>
        <w:left w:val="none" w:sz="0" w:space="0" w:color="auto"/>
        <w:bottom w:val="none" w:sz="0" w:space="0" w:color="auto"/>
        <w:right w:val="none" w:sz="0" w:space="0" w:color="auto"/>
      </w:divBdr>
    </w:div>
    <w:div w:id="322709637">
      <w:bodyDiv w:val="1"/>
      <w:marLeft w:val="0"/>
      <w:marRight w:val="0"/>
      <w:marTop w:val="0"/>
      <w:marBottom w:val="0"/>
      <w:divBdr>
        <w:top w:val="none" w:sz="0" w:space="0" w:color="auto"/>
        <w:left w:val="none" w:sz="0" w:space="0" w:color="auto"/>
        <w:bottom w:val="none" w:sz="0" w:space="0" w:color="auto"/>
        <w:right w:val="none" w:sz="0" w:space="0" w:color="auto"/>
      </w:divBdr>
    </w:div>
    <w:div w:id="322899000">
      <w:bodyDiv w:val="1"/>
      <w:marLeft w:val="0"/>
      <w:marRight w:val="0"/>
      <w:marTop w:val="0"/>
      <w:marBottom w:val="0"/>
      <w:divBdr>
        <w:top w:val="none" w:sz="0" w:space="0" w:color="auto"/>
        <w:left w:val="none" w:sz="0" w:space="0" w:color="auto"/>
        <w:bottom w:val="none" w:sz="0" w:space="0" w:color="auto"/>
        <w:right w:val="none" w:sz="0" w:space="0" w:color="auto"/>
      </w:divBdr>
    </w:div>
    <w:div w:id="323163195">
      <w:bodyDiv w:val="1"/>
      <w:marLeft w:val="0"/>
      <w:marRight w:val="0"/>
      <w:marTop w:val="0"/>
      <w:marBottom w:val="0"/>
      <w:divBdr>
        <w:top w:val="none" w:sz="0" w:space="0" w:color="auto"/>
        <w:left w:val="none" w:sz="0" w:space="0" w:color="auto"/>
        <w:bottom w:val="none" w:sz="0" w:space="0" w:color="auto"/>
        <w:right w:val="none" w:sz="0" w:space="0" w:color="auto"/>
      </w:divBdr>
    </w:div>
    <w:div w:id="323633497">
      <w:bodyDiv w:val="1"/>
      <w:marLeft w:val="0"/>
      <w:marRight w:val="0"/>
      <w:marTop w:val="0"/>
      <w:marBottom w:val="0"/>
      <w:divBdr>
        <w:top w:val="none" w:sz="0" w:space="0" w:color="auto"/>
        <w:left w:val="none" w:sz="0" w:space="0" w:color="auto"/>
        <w:bottom w:val="none" w:sz="0" w:space="0" w:color="auto"/>
        <w:right w:val="none" w:sz="0" w:space="0" w:color="auto"/>
      </w:divBdr>
    </w:div>
    <w:div w:id="324362439">
      <w:bodyDiv w:val="1"/>
      <w:marLeft w:val="0"/>
      <w:marRight w:val="0"/>
      <w:marTop w:val="0"/>
      <w:marBottom w:val="0"/>
      <w:divBdr>
        <w:top w:val="none" w:sz="0" w:space="0" w:color="auto"/>
        <w:left w:val="none" w:sz="0" w:space="0" w:color="auto"/>
        <w:bottom w:val="none" w:sz="0" w:space="0" w:color="auto"/>
        <w:right w:val="none" w:sz="0" w:space="0" w:color="auto"/>
      </w:divBdr>
    </w:div>
    <w:div w:id="325862605">
      <w:bodyDiv w:val="1"/>
      <w:marLeft w:val="0"/>
      <w:marRight w:val="0"/>
      <w:marTop w:val="0"/>
      <w:marBottom w:val="0"/>
      <w:divBdr>
        <w:top w:val="none" w:sz="0" w:space="0" w:color="auto"/>
        <w:left w:val="none" w:sz="0" w:space="0" w:color="auto"/>
        <w:bottom w:val="none" w:sz="0" w:space="0" w:color="auto"/>
        <w:right w:val="none" w:sz="0" w:space="0" w:color="auto"/>
      </w:divBdr>
    </w:div>
    <w:div w:id="326135921">
      <w:bodyDiv w:val="1"/>
      <w:marLeft w:val="0"/>
      <w:marRight w:val="0"/>
      <w:marTop w:val="0"/>
      <w:marBottom w:val="0"/>
      <w:divBdr>
        <w:top w:val="none" w:sz="0" w:space="0" w:color="auto"/>
        <w:left w:val="none" w:sz="0" w:space="0" w:color="auto"/>
        <w:bottom w:val="none" w:sz="0" w:space="0" w:color="auto"/>
        <w:right w:val="none" w:sz="0" w:space="0" w:color="auto"/>
      </w:divBdr>
    </w:div>
    <w:div w:id="326177070">
      <w:bodyDiv w:val="1"/>
      <w:marLeft w:val="0"/>
      <w:marRight w:val="0"/>
      <w:marTop w:val="0"/>
      <w:marBottom w:val="0"/>
      <w:divBdr>
        <w:top w:val="none" w:sz="0" w:space="0" w:color="auto"/>
        <w:left w:val="none" w:sz="0" w:space="0" w:color="auto"/>
        <w:bottom w:val="none" w:sz="0" w:space="0" w:color="auto"/>
        <w:right w:val="none" w:sz="0" w:space="0" w:color="auto"/>
      </w:divBdr>
    </w:div>
    <w:div w:id="326330171">
      <w:bodyDiv w:val="1"/>
      <w:marLeft w:val="0"/>
      <w:marRight w:val="0"/>
      <w:marTop w:val="0"/>
      <w:marBottom w:val="0"/>
      <w:divBdr>
        <w:top w:val="none" w:sz="0" w:space="0" w:color="auto"/>
        <w:left w:val="none" w:sz="0" w:space="0" w:color="auto"/>
        <w:bottom w:val="none" w:sz="0" w:space="0" w:color="auto"/>
        <w:right w:val="none" w:sz="0" w:space="0" w:color="auto"/>
      </w:divBdr>
    </w:div>
    <w:div w:id="326783534">
      <w:bodyDiv w:val="1"/>
      <w:marLeft w:val="0"/>
      <w:marRight w:val="0"/>
      <w:marTop w:val="0"/>
      <w:marBottom w:val="0"/>
      <w:divBdr>
        <w:top w:val="none" w:sz="0" w:space="0" w:color="auto"/>
        <w:left w:val="none" w:sz="0" w:space="0" w:color="auto"/>
        <w:bottom w:val="none" w:sz="0" w:space="0" w:color="auto"/>
        <w:right w:val="none" w:sz="0" w:space="0" w:color="auto"/>
      </w:divBdr>
    </w:div>
    <w:div w:id="327251776">
      <w:bodyDiv w:val="1"/>
      <w:marLeft w:val="0"/>
      <w:marRight w:val="0"/>
      <w:marTop w:val="0"/>
      <w:marBottom w:val="0"/>
      <w:divBdr>
        <w:top w:val="none" w:sz="0" w:space="0" w:color="auto"/>
        <w:left w:val="none" w:sz="0" w:space="0" w:color="auto"/>
        <w:bottom w:val="none" w:sz="0" w:space="0" w:color="auto"/>
        <w:right w:val="none" w:sz="0" w:space="0" w:color="auto"/>
      </w:divBdr>
    </w:div>
    <w:div w:id="327364453">
      <w:bodyDiv w:val="1"/>
      <w:marLeft w:val="0"/>
      <w:marRight w:val="0"/>
      <w:marTop w:val="0"/>
      <w:marBottom w:val="0"/>
      <w:divBdr>
        <w:top w:val="none" w:sz="0" w:space="0" w:color="auto"/>
        <w:left w:val="none" w:sz="0" w:space="0" w:color="auto"/>
        <w:bottom w:val="none" w:sz="0" w:space="0" w:color="auto"/>
        <w:right w:val="none" w:sz="0" w:space="0" w:color="auto"/>
      </w:divBdr>
    </w:div>
    <w:div w:id="327369630">
      <w:bodyDiv w:val="1"/>
      <w:marLeft w:val="0"/>
      <w:marRight w:val="0"/>
      <w:marTop w:val="0"/>
      <w:marBottom w:val="0"/>
      <w:divBdr>
        <w:top w:val="none" w:sz="0" w:space="0" w:color="auto"/>
        <w:left w:val="none" w:sz="0" w:space="0" w:color="auto"/>
        <w:bottom w:val="none" w:sz="0" w:space="0" w:color="auto"/>
        <w:right w:val="none" w:sz="0" w:space="0" w:color="auto"/>
      </w:divBdr>
    </w:div>
    <w:div w:id="328102556">
      <w:bodyDiv w:val="1"/>
      <w:marLeft w:val="0"/>
      <w:marRight w:val="0"/>
      <w:marTop w:val="0"/>
      <w:marBottom w:val="0"/>
      <w:divBdr>
        <w:top w:val="none" w:sz="0" w:space="0" w:color="auto"/>
        <w:left w:val="none" w:sz="0" w:space="0" w:color="auto"/>
        <w:bottom w:val="none" w:sz="0" w:space="0" w:color="auto"/>
        <w:right w:val="none" w:sz="0" w:space="0" w:color="auto"/>
      </w:divBdr>
    </w:div>
    <w:div w:id="328413774">
      <w:bodyDiv w:val="1"/>
      <w:marLeft w:val="0"/>
      <w:marRight w:val="0"/>
      <w:marTop w:val="0"/>
      <w:marBottom w:val="0"/>
      <w:divBdr>
        <w:top w:val="none" w:sz="0" w:space="0" w:color="auto"/>
        <w:left w:val="none" w:sz="0" w:space="0" w:color="auto"/>
        <w:bottom w:val="none" w:sz="0" w:space="0" w:color="auto"/>
        <w:right w:val="none" w:sz="0" w:space="0" w:color="auto"/>
      </w:divBdr>
    </w:div>
    <w:div w:id="329062103">
      <w:bodyDiv w:val="1"/>
      <w:marLeft w:val="0"/>
      <w:marRight w:val="0"/>
      <w:marTop w:val="0"/>
      <w:marBottom w:val="0"/>
      <w:divBdr>
        <w:top w:val="none" w:sz="0" w:space="0" w:color="auto"/>
        <w:left w:val="none" w:sz="0" w:space="0" w:color="auto"/>
        <w:bottom w:val="none" w:sz="0" w:space="0" w:color="auto"/>
        <w:right w:val="none" w:sz="0" w:space="0" w:color="auto"/>
      </w:divBdr>
    </w:div>
    <w:div w:id="330259943">
      <w:bodyDiv w:val="1"/>
      <w:marLeft w:val="0"/>
      <w:marRight w:val="0"/>
      <w:marTop w:val="0"/>
      <w:marBottom w:val="0"/>
      <w:divBdr>
        <w:top w:val="none" w:sz="0" w:space="0" w:color="auto"/>
        <w:left w:val="none" w:sz="0" w:space="0" w:color="auto"/>
        <w:bottom w:val="none" w:sz="0" w:space="0" w:color="auto"/>
        <w:right w:val="none" w:sz="0" w:space="0" w:color="auto"/>
      </w:divBdr>
    </w:div>
    <w:div w:id="330330935">
      <w:bodyDiv w:val="1"/>
      <w:marLeft w:val="0"/>
      <w:marRight w:val="0"/>
      <w:marTop w:val="0"/>
      <w:marBottom w:val="0"/>
      <w:divBdr>
        <w:top w:val="none" w:sz="0" w:space="0" w:color="auto"/>
        <w:left w:val="none" w:sz="0" w:space="0" w:color="auto"/>
        <w:bottom w:val="none" w:sz="0" w:space="0" w:color="auto"/>
        <w:right w:val="none" w:sz="0" w:space="0" w:color="auto"/>
      </w:divBdr>
    </w:div>
    <w:div w:id="330916129">
      <w:bodyDiv w:val="1"/>
      <w:marLeft w:val="0"/>
      <w:marRight w:val="0"/>
      <w:marTop w:val="0"/>
      <w:marBottom w:val="0"/>
      <w:divBdr>
        <w:top w:val="none" w:sz="0" w:space="0" w:color="auto"/>
        <w:left w:val="none" w:sz="0" w:space="0" w:color="auto"/>
        <w:bottom w:val="none" w:sz="0" w:space="0" w:color="auto"/>
        <w:right w:val="none" w:sz="0" w:space="0" w:color="auto"/>
      </w:divBdr>
    </w:div>
    <w:div w:id="331684133">
      <w:bodyDiv w:val="1"/>
      <w:marLeft w:val="0"/>
      <w:marRight w:val="0"/>
      <w:marTop w:val="0"/>
      <w:marBottom w:val="0"/>
      <w:divBdr>
        <w:top w:val="none" w:sz="0" w:space="0" w:color="auto"/>
        <w:left w:val="none" w:sz="0" w:space="0" w:color="auto"/>
        <w:bottom w:val="none" w:sz="0" w:space="0" w:color="auto"/>
        <w:right w:val="none" w:sz="0" w:space="0" w:color="auto"/>
      </w:divBdr>
    </w:div>
    <w:div w:id="331689085">
      <w:bodyDiv w:val="1"/>
      <w:marLeft w:val="0"/>
      <w:marRight w:val="0"/>
      <w:marTop w:val="0"/>
      <w:marBottom w:val="0"/>
      <w:divBdr>
        <w:top w:val="none" w:sz="0" w:space="0" w:color="auto"/>
        <w:left w:val="none" w:sz="0" w:space="0" w:color="auto"/>
        <w:bottom w:val="none" w:sz="0" w:space="0" w:color="auto"/>
        <w:right w:val="none" w:sz="0" w:space="0" w:color="auto"/>
      </w:divBdr>
    </w:div>
    <w:div w:id="331690238">
      <w:bodyDiv w:val="1"/>
      <w:marLeft w:val="0"/>
      <w:marRight w:val="0"/>
      <w:marTop w:val="0"/>
      <w:marBottom w:val="0"/>
      <w:divBdr>
        <w:top w:val="none" w:sz="0" w:space="0" w:color="auto"/>
        <w:left w:val="none" w:sz="0" w:space="0" w:color="auto"/>
        <w:bottom w:val="none" w:sz="0" w:space="0" w:color="auto"/>
        <w:right w:val="none" w:sz="0" w:space="0" w:color="auto"/>
      </w:divBdr>
    </w:div>
    <w:div w:id="331761026">
      <w:bodyDiv w:val="1"/>
      <w:marLeft w:val="0"/>
      <w:marRight w:val="0"/>
      <w:marTop w:val="0"/>
      <w:marBottom w:val="0"/>
      <w:divBdr>
        <w:top w:val="none" w:sz="0" w:space="0" w:color="auto"/>
        <w:left w:val="none" w:sz="0" w:space="0" w:color="auto"/>
        <w:bottom w:val="none" w:sz="0" w:space="0" w:color="auto"/>
        <w:right w:val="none" w:sz="0" w:space="0" w:color="auto"/>
      </w:divBdr>
    </w:div>
    <w:div w:id="332147083">
      <w:bodyDiv w:val="1"/>
      <w:marLeft w:val="0"/>
      <w:marRight w:val="0"/>
      <w:marTop w:val="0"/>
      <w:marBottom w:val="0"/>
      <w:divBdr>
        <w:top w:val="none" w:sz="0" w:space="0" w:color="auto"/>
        <w:left w:val="none" w:sz="0" w:space="0" w:color="auto"/>
        <w:bottom w:val="none" w:sz="0" w:space="0" w:color="auto"/>
        <w:right w:val="none" w:sz="0" w:space="0" w:color="auto"/>
      </w:divBdr>
    </w:div>
    <w:div w:id="332493212">
      <w:bodyDiv w:val="1"/>
      <w:marLeft w:val="0"/>
      <w:marRight w:val="0"/>
      <w:marTop w:val="0"/>
      <w:marBottom w:val="0"/>
      <w:divBdr>
        <w:top w:val="none" w:sz="0" w:space="0" w:color="auto"/>
        <w:left w:val="none" w:sz="0" w:space="0" w:color="auto"/>
        <w:bottom w:val="none" w:sz="0" w:space="0" w:color="auto"/>
        <w:right w:val="none" w:sz="0" w:space="0" w:color="auto"/>
      </w:divBdr>
    </w:div>
    <w:div w:id="333724759">
      <w:bodyDiv w:val="1"/>
      <w:marLeft w:val="0"/>
      <w:marRight w:val="0"/>
      <w:marTop w:val="0"/>
      <w:marBottom w:val="0"/>
      <w:divBdr>
        <w:top w:val="none" w:sz="0" w:space="0" w:color="auto"/>
        <w:left w:val="none" w:sz="0" w:space="0" w:color="auto"/>
        <w:bottom w:val="none" w:sz="0" w:space="0" w:color="auto"/>
        <w:right w:val="none" w:sz="0" w:space="0" w:color="auto"/>
      </w:divBdr>
    </w:div>
    <w:div w:id="333803653">
      <w:bodyDiv w:val="1"/>
      <w:marLeft w:val="0"/>
      <w:marRight w:val="0"/>
      <w:marTop w:val="0"/>
      <w:marBottom w:val="0"/>
      <w:divBdr>
        <w:top w:val="none" w:sz="0" w:space="0" w:color="auto"/>
        <w:left w:val="none" w:sz="0" w:space="0" w:color="auto"/>
        <w:bottom w:val="none" w:sz="0" w:space="0" w:color="auto"/>
        <w:right w:val="none" w:sz="0" w:space="0" w:color="auto"/>
      </w:divBdr>
    </w:div>
    <w:div w:id="334455668">
      <w:bodyDiv w:val="1"/>
      <w:marLeft w:val="0"/>
      <w:marRight w:val="0"/>
      <w:marTop w:val="0"/>
      <w:marBottom w:val="0"/>
      <w:divBdr>
        <w:top w:val="none" w:sz="0" w:space="0" w:color="auto"/>
        <w:left w:val="none" w:sz="0" w:space="0" w:color="auto"/>
        <w:bottom w:val="none" w:sz="0" w:space="0" w:color="auto"/>
        <w:right w:val="none" w:sz="0" w:space="0" w:color="auto"/>
      </w:divBdr>
    </w:div>
    <w:div w:id="335692226">
      <w:bodyDiv w:val="1"/>
      <w:marLeft w:val="0"/>
      <w:marRight w:val="0"/>
      <w:marTop w:val="0"/>
      <w:marBottom w:val="0"/>
      <w:divBdr>
        <w:top w:val="none" w:sz="0" w:space="0" w:color="auto"/>
        <w:left w:val="none" w:sz="0" w:space="0" w:color="auto"/>
        <w:bottom w:val="none" w:sz="0" w:space="0" w:color="auto"/>
        <w:right w:val="none" w:sz="0" w:space="0" w:color="auto"/>
      </w:divBdr>
    </w:div>
    <w:div w:id="335766048">
      <w:bodyDiv w:val="1"/>
      <w:marLeft w:val="0"/>
      <w:marRight w:val="0"/>
      <w:marTop w:val="0"/>
      <w:marBottom w:val="0"/>
      <w:divBdr>
        <w:top w:val="none" w:sz="0" w:space="0" w:color="auto"/>
        <w:left w:val="none" w:sz="0" w:space="0" w:color="auto"/>
        <w:bottom w:val="none" w:sz="0" w:space="0" w:color="auto"/>
        <w:right w:val="none" w:sz="0" w:space="0" w:color="auto"/>
      </w:divBdr>
    </w:div>
    <w:div w:id="336154049">
      <w:bodyDiv w:val="1"/>
      <w:marLeft w:val="0"/>
      <w:marRight w:val="0"/>
      <w:marTop w:val="0"/>
      <w:marBottom w:val="0"/>
      <w:divBdr>
        <w:top w:val="none" w:sz="0" w:space="0" w:color="auto"/>
        <w:left w:val="none" w:sz="0" w:space="0" w:color="auto"/>
        <w:bottom w:val="none" w:sz="0" w:space="0" w:color="auto"/>
        <w:right w:val="none" w:sz="0" w:space="0" w:color="auto"/>
      </w:divBdr>
    </w:div>
    <w:div w:id="336228563">
      <w:bodyDiv w:val="1"/>
      <w:marLeft w:val="0"/>
      <w:marRight w:val="0"/>
      <w:marTop w:val="0"/>
      <w:marBottom w:val="0"/>
      <w:divBdr>
        <w:top w:val="none" w:sz="0" w:space="0" w:color="auto"/>
        <w:left w:val="none" w:sz="0" w:space="0" w:color="auto"/>
        <w:bottom w:val="none" w:sz="0" w:space="0" w:color="auto"/>
        <w:right w:val="none" w:sz="0" w:space="0" w:color="auto"/>
      </w:divBdr>
    </w:div>
    <w:div w:id="336269784">
      <w:bodyDiv w:val="1"/>
      <w:marLeft w:val="0"/>
      <w:marRight w:val="0"/>
      <w:marTop w:val="0"/>
      <w:marBottom w:val="0"/>
      <w:divBdr>
        <w:top w:val="none" w:sz="0" w:space="0" w:color="auto"/>
        <w:left w:val="none" w:sz="0" w:space="0" w:color="auto"/>
        <w:bottom w:val="none" w:sz="0" w:space="0" w:color="auto"/>
        <w:right w:val="none" w:sz="0" w:space="0" w:color="auto"/>
      </w:divBdr>
    </w:div>
    <w:div w:id="336271059">
      <w:bodyDiv w:val="1"/>
      <w:marLeft w:val="0"/>
      <w:marRight w:val="0"/>
      <w:marTop w:val="0"/>
      <w:marBottom w:val="0"/>
      <w:divBdr>
        <w:top w:val="none" w:sz="0" w:space="0" w:color="auto"/>
        <w:left w:val="none" w:sz="0" w:space="0" w:color="auto"/>
        <w:bottom w:val="none" w:sz="0" w:space="0" w:color="auto"/>
        <w:right w:val="none" w:sz="0" w:space="0" w:color="auto"/>
      </w:divBdr>
    </w:div>
    <w:div w:id="336736088">
      <w:bodyDiv w:val="1"/>
      <w:marLeft w:val="0"/>
      <w:marRight w:val="0"/>
      <w:marTop w:val="0"/>
      <w:marBottom w:val="0"/>
      <w:divBdr>
        <w:top w:val="none" w:sz="0" w:space="0" w:color="auto"/>
        <w:left w:val="none" w:sz="0" w:space="0" w:color="auto"/>
        <w:bottom w:val="none" w:sz="0" w:space="0" w:color="auto"/>
        <w:right w:val="none" w:sz="0" w:space="0" w:color="auto"/>
      </w:divBdr>
    </w:div>
    <w:div w:id="336887651">
      <w:bodyDiv w:val="1"/>
      <w:marLeft w:val="0"/>
      <w:marRight w:val="0"/>
      <w:marTop w:val="0"/>
      <w:marBottom w:val="0"/>
      <w:divBdr>
        <w:top w:val="none" w:sz="0" w:space="0" w:color="auto"/>
        <w:left w:val="none" w:sz="0" w:space="0" w:color="auto"/>
        <w:bottom w:val="none" w:sz="0" w:space="0" w:color="auto"/>
        <w:right w:val="none" w:sz="0" w:space="0" w:color="auto"/>
      </w:divBdr>
    </w:div>
    <w:div w:id="337271519">
      <w:bodyDiv w:val="1"/>
      <w:marLeft w:val="0"/>
      <w:marRight w:val="0"/>
      <w:marTop w:val="0"/>
      <w:marBottom w:val="0"/>
      <w:divBdr>
        <w:top w:val="none" w:sz="0" w:space="0" w:color="auto"/>
        <w:left w:val="none" w:sz="0" w:space="0" w:color="auto"/>
        <w:bottom w:val="none" w:sz="0" w:space="0" w:color="auto"/>
        <w:right w:val="none" w:sz="0" w:space="0" w:color="auto"/>
      </w:divBdr>
    </w:div>
    <w:div w:id="337586142">
      <w:bodyDiv w:val="1"/>
      <w:marLeft w:val="0"/>
      <w:marRight w:val="0"/>
      <w:marTop w:val="0"/>
      <w:marBottom w:val="0"/>
      <w:divBdr>
        <w:top w:val="none" w:sz="0" w:space="0" w:color="auto"/>
        <w:left w:val="none" w:sz="0" w:space="0" w:color="auto"/>
        <w:bottom w:val="none" w:sz="0" w:space="0" w:color="auto"/>
        <w:right w:val="none" w:sz="0" w:space="0" w:color="auto"/>
      </w:divBdr>
    </w:div>
    <w:div w:id="337925853">
      <w:bodyDiv w:val="1"/>
      <w:marLeft w:val="0"/>
      <w:marRight w:val="0"/>
      <w:marTop w:val="0"/>
      <w:marBottom w:val="0"/>
      <w:divBdr>
        <w:top w:val="none" w:sz="0" w:space="0" w:color="auto"/>
        <w:left w:val="none" w:sz="0" w:space="0" w:color="auto"/>
        <w:bottom w:val="none" w:sz="0" w:space="0" w:color="auto"/>
        <w:right w:val="none" w:sz="0" w:space="0" w:color="auto"/>
      </w:divBdr>
    </w:div>
    <w:div w:id="338701203">
      <w:bodyDiv w:val="1"/>
      <w:marLeft w:val="0"/>
      <w:marRight w:val="0"/>
      <w:marTop w:val="0"/>
      <w:marBottom w:val="0"/>
      <w:divBdr>
        <w:top w:val="none" w:sz="0" w:space="0" w:color="auto"/>
        <w:left w:val="none" w:sz="0" w:space="0" w:color="auto"/>
        <w:bottom w:val="none" w:sz="0" w:space="0" w:color="auto"/>
        <w:right w:val="none" w:sz="0" w:space="0" w:color="auto"/>
      </w:divBdr>
    </w:div>
    <w:div w:id="339166952">
      <w:bodyDiv w:val="1"/>
      <w:marLeft w:val="0"/>
      <w:marRight w:val="0"/>
      <w:marTop w:val="0"/>
      <w:marBottom w:val="0"/>
      <w:divBdr>
        <w:top w:val="none" w:sz="0" w:space="0" w:color="auto"/>
        <w:left w:val="none" w:sz="0" w:space="0" w:color="auto"/>
        <w:bottom w:val="none" w:sz="0" w:space="0" w:color="auto"/>
        <w:right w:val="none" w:sz="0" w:space="0" w:color="auto"/>
      </w:divBdr>
    </w:div>
    <w:div w:id="339360800">
      <w:bodyDiv w:val="1"/>
      <w:marLeft w:val="0"/>
      <w:marRight w:val="0"/>
      <w:marTop w:val="0"/>
      <w:marBottom w:val="0"/>
      <w:divBdr>
        <w:top w:val="none" w:sz="0" w:space="0" w:color="auto"/>
        <w:left w:val="none" w:sz="0" w:space="0" w:color="auto"/>
        <w:bottom w:val="none" w:sz="0" w:space="0" w:color="auto"/>
        <w:right w:val="none" w:sz="0" w:space="0" w:color="auto"/>
      </w:divBdr>
    </w:div>
    <w:div w:id="339503613">
      <w:bodyDiv w:val="1"/>
      <w:marLeft w:val="0"/>
      <w:marRight w:val="0"/>
      <w:marTop w:val="0"/>
      <w:marBottom w:val="0"/>
      <w:divBdr>
        <w:top w:val="none" w:sz="0" w:space="0" w:color="auto"/>
        <w:left w:val="none" w:sz="0" w:space="0" w:color="auto"/>
        <w:bottom w:val="none" w:sz="0" w:space="0" w:color="auto"/>
        <w:right w:val="none" w:sz="0" w:space="0" w:color="auto"/>
      </w:divBdr>
    </w:div>
    <w:div w:id="339628105">
      <w:bodyDiv w:val="1"/>
      <w:marLeft w:val="0"/>
      <w:marRight w:val="0"/>
      <w:marTop w:val="0"/>
      <w:marBottom w:val="0"/>
      <w:divBdr>
        <w:top w:val="none" w:sz="0" w:space="0" w:color="auto"/>
        <w:left w:val="none" w:sz="0" w:space="0" w:color="auto"/>
        <w:bottom w:val="none" w:sz="0" w:space="0" w:color="auto"/>
        <w:right w:val="none" w:sz="0" w:space="0" w:color="auto"/>
      </w:divBdr>
    </w:div>
    <w:div w:id="340595706">
      <w:bodyDiv w:val="1"/>
      <w:marLeft w:val="0"/>
      <w:marRight w:val="0"/>
      <w:marTop w:val="0"/>
      <w:marBottom w:val="0"/>
      <w:divBdr>
        <w:top w:val="none" w:sz="0" w:space="0" w:color="auto"/>
        <w:left w:val="none" w:sz="0" w:space="0" w:color="auto"/>
        <w:bottom w:val="none" w:sz="0" w:space="0" w:color="auto"/>
        <w:right w:val="none" w:sz="0" w:space="0" w:color="auto"/>
      </w:divBdr>
    </w:div>
    <w:div w:id="341468304">
      <w:bodyDiv w:val="1"/>
      <w:marLeft w:val="0"/>
      <w:marRight w:val="0"/>
      <w:marTop w:val="0"/>
      <w:marBottom w:val="0"/>
      <w:divBdr>
        <w:top w:val="none" w:sz="0" w:space="0" w:color="auto"/>
        <w:left w:val="none" w:sz="0" w:space="0" w:color="auto"/>
        <w:bottom w:val="none" w:sz="0" w:space="0" w:color="auto"/>
        <w:right w:val="none" w:sz="0" w:space="0" w:color="auto"/>
      </w:divBdr>
    </w:div>
    <w:div w:id="341589968">
      <w:bodyDiv w:val="1"/>
      <w:marLeft w:val="0"/>
      <w:marRight w:val="0"/>
      <w:marTop w:val="0"/>
      <w:marBottom w:val="0"/>
      <w:divBdr>
        <w:top w:val="none" w:sz="0" w:space="0" w:color="auto"/>
        <w:left w:val="none" w:sz="0" w:space="0" w:color="auto"/>
        <w:bottom w:val="none" w:sz="0" w:space="0" w:color="auto"/>
        <w:right w:val="none" w:sz="0" w:space="0" w:color="auto"/>
      </w:divBdr>
    </w:div>
    <w:div w:id="341856471">
      <w:bodyDiv w:val="1"/>
      <w:marLeft w:val="0"/>
      <w:marRight w:val="0"/>
      <w:marTop w:val="0"/>
      <w:marBottom w:val="0"/>
      <w:divBdr>
        <w:top w:val="none" w:sz="0" w:space="0" w:color="auto"/>
        <w:left w:val="none" w:sz="0" w:space="0" w:color="auto"/>
        <w:bottom w:val="none" w:sz="0" w:space="0" w:color="auto"/>
        <w:right w:val="none" w:sz="0" w:space="0" w:color="auto"/>
      </w:divBdr>
    </w:div>
    <w:div w:id="342247980">
      <w:bodyDiv w:val="1"/>
      <w:marLeft w:val="0"/>
      <w:marRight w:val="0"/>
      <w:marTop w:val="0"/>
      <w:marBottom w:val="0"/>
      <w:divBdr>
        <w:top w:val="none" w:sz="0" w:space="0" w:color="auto"/>
        <w:left w:val="none" w:sz="0" w:space="0" w:color="auto"/>
        <w:bottom w:val="none" w:sz="0" w:space="0" w:color="auto"/>
        <w:right w:val="none" w:sz="0" w:space="0" w:color="auto"/>
      </w:divBdr>
    </w:div>
    <w:div w:id="342434886">
      <w:bodyDiv w:val="1"/>
      <w:marLeft w:val="0"/>
      <w:marRight w:val="0"/>
      <w:marTop w:val="0"/>
      <w:marBottom w:val="0"/>
      <w:divBdr>
        <w:top w:val="none" w:sz="0" w:space="0" w:color="auto"/>
        <w:left w:val="none" w:sz="0" w:space="0" w:color="auto"/>
        <w:bottom w:val="none" w:sz="0" w:space="0" w:color="auto"/>
        <w:right w:val="none" w:sz="0" w:space="0" w:color="auto"/>
      </w:divBdr>
    </w:div>
    <w:div w:id="342712199">
      <w:bodyDiv w:val="1"/>
      <w:marLeft w:val="0"/>
      <w:marRight w:val="0"/>
      <w:marTop w:val="0"/>
      <w:marBottom w:val="0"/>
      <w:divBdr>
        <w:top w:val="none" w:sz="0" w:space="0" w:color="auto"/>
        <w:left w:val="none" w:sz="0" w:space="0" w:color="auto"/>
        <w:bottom w:val="none" w:sz="0" w:space="0" w:color="auto"/>
        <w:right w:val="none" w:sz="0" w:space="0" w:color="auto"/>
      </w:divBdr>
    </w:div>
    <w:div w:id="343214175">
      <w:bodyDiv w:val="1"/>
      <w:marLeft w:val="0"/>
      <w:marRight w:val="0"/>
      <w:marTop w:val="0"/>
      <w:marBottom w:val="0"/>
      <w:divBdr>
        <w:top w:val="none" w:sz="0" w:space="0" w:color="auto"/>
        <w:left w:val="none" w:sz="0" w:space="0" w:color="auto"/>
        <w:bottom w:val="none" w:sz="0" w:space="0" w:color="auto"/>
        <w:right w:val="none" w:sz="0" w:space="0" w:color="auto"/>
      </w:divBdr>
    </w:div>
    <w:div w:id="343359222">
      <w:bodyDiv w:val="1"/>
      <w:marLeft w:val="0"/>
      <w:marRight w:val="0"/>
      <w:marTop w:val="0"/>
      <w:marBottom w:val="0"/>
      <w:divBdr>
        <w:top w:val="none" w:sz="0" w:space="0" w:color="auto"/>
        <w:left w:val="none" w:sz="0" w:space="0" w:color="auto"/>
        <w:bottom w:val="none" w:sz="0" w:space="0" w:color="auto"/>
        <w:right w:val="none" w:sz="0" w:space="0" w:color="auto"/>
      </w:divBdr>
    </w:div>
    <w:div w:id="343749250">
      <w:bodyDiv w:val="1"/>
      <w:marLeft w:val="0"/>
      <w:marRight w:val="0"/>
      <w:marTop w:val="0"/>
      <w:marBottom w:val="0"/>
      <w:divBdr>
        <w:top w:val="none" w:sz="0" w:space="0" w:color="auto"/>
        <w:left w:val="none" w:sz="0" w:space="0" w:color="auto"/>
        <w:bottom w:val="none" w:sz="0" w:space="0" w:color="auto"/>
        <w:right w:val="none" w:sz="0" w:space="0" w:color="auto"/>
      </w:divBdr>
    </w:div>
    <w:div w:id="343826483">
      <w:bodyDiv w:val="1"/>
      <w:marLeft w:val="0"/>
      <w:marRight w:val="0"/>
      <w:marTop w:val="0"/>
      <w:marBottom w:val="0"/>
      <w:divBdr>
        <w:top w:val="none" w:sz="0" w:space="0" w:color="auto"/>
        <w:left w:val="none" w:sz="0" w:space="0" w:color="auto"/>
        <w:bottom w:val="none" w:sz="0" w:space="0" w:color="auto"/>
        <w:right w:val="none" w:sz="0" w:space="0" w:color="auto"/>
      </w:divBdr>
    </w:div>
    <w:div w:id="344405399">
      <w:bodyDiv w:val="1"/>
      <w:marLeft w:val="0"/>
      <w:marRight w:val="0"/>
      <w:marTop w:val="0"/>
      <w:marBottom w:val="0"/>
      <w:divBdr>
        <w:top w:val="none" w:sz="0" w:space="0" w:color="auto"/>
        <w:left w:val="none" w:sz="0" w:space="0" w:color="auto"/>
        <w:bottom w:val="none" w:sz="0" w:space="0" w:color="auto"/>
        <w:right w:val="none" w:sz="0" w:space="0" w:color="auto"/>
      </w:divBdr>
    </w:div>
    <w:div w:id="344669432">
      <w:bodyDiv w:val="1"/>
      <w:marLeft w:val="0"/>
      <w:marRight w:val="0"/>
      <w:marTop w:val="0"/>
      <w:marBottom w:val="0"/>
      <w:divBdr>
        <w:top w:val="none" w:sz="0" w:space="0" w:color="auto"/>
        <w:left w:val="none" w:sz="0" w:space="0" w:color="auto"/>
        <w:bottom w:val="none" w:sz="0" w:space="0" w:color="auto"/>
        <w:right w:val="none" w:sz="0" w:space="0" w:color="auto"/>
      </w:divBdr>
    </w:div>
    <w:div w:id="345400413">
      <w:bodyDiv w:val="1"/>
      <w:marLeft w:val="0"/>
      <w:marRight w:val="0"/>
      <w:marTop w:val="0"/>
      <w:marBottom w:val="0"/>
      <w:divBdr>
        <w:top w:val="none" w:sz="0" w:space="0" w:color="auto"/>
        <w:left w:val="none" w:sz="0" w:space="0" w:color="auto"/>
        <w:bottom w:val="none" w:sz="0" w:space="0" w:color="auto"/>
        <w:right w:val="none" w:sz="0" w:space="0" w:color="auto"/>
      </w:divBdr>
    </w:div>
    <w:div w:id="345906230">
      <w:bodyDiv w:val="1"/>
      <w:marLeft w:val="0"/>
      <w:marRight w:val="0"/>
      <w:marTop w:val="0"/>
      <w:marBottom w:val="0"/>
      <w:divBdr>
        <w:top w:val="none" w:sz="0" w:space="0" w:color="auto"/>
        <w:left w:val="none" w:sz="0" w:space="0" w:color="auto"/>
        <w:bottom w:val="none" w:sz="0" w:space="0" w:color="auto"/>
        <w:right w:val="none" w:sz="0" w:space="0" w:color="auto"/>
      </w:divBdr>
    </w:div>
    <w:div w:id="346489176">
      <w:bodyDiv w:val="1"/>
      <w:marLeft w:val="0"/>
      <w:marRight w:val="0"/>
      <w:marTop w:val="0"/>
      <w:marBottom w:val="0"/>
      <w:divBdr>
        <w:top w:val="none" w:sz="0" w:space="0" w:color="auto"/>
        <w:left w:val="none" w:sz="0" w:space="0" w:color="auto"/>
        <w:bottom w:val="none" w:sz="0" w:space="0" w:color="auto"/>
        <w:right w:val="none" w:sz="0" w:space="0" w:color="auto"/>
      </w:divBdr>
    </w:div>
    <w:div w:id="347291379">
      <w:bodyDiv w:val="1"/>
      <w:marLeft w:val="0"/>
      <w:marRight w:val="0"/>
      <w:marTop w:val="0"/>
      <w:marBottom w:val="0"/>
      <w:divBdr>
        <w:top w:val="none" w:sz="0" w:space="0" w:color="auto"/>
        <w:left w:val="none" w:sz="0" w:space="0" w:color="auto"/>
        <w:bottom w:val="none" w:sz="0" w:space="0" w:color="auto"/>
        <w:right w:val="none" w:sz="0" w:space="0" w:color="auto"/>
      </w:divBdr>
    </w:div>
    <w:div w:id="348144693">
      <w:bodyDiv w:val="1"/>
      <w:marLeft w:val="0"/>
      <w:marRight w:val="0"/>
      <w:marTop w:val="0"/>
      <w:marBottom w:val="0"/>
      <w:divBdr>
        <w:top w:val="none" w:sz="0" w:space="0" w:color="auto"/>
        <w:left w:val="none" w:sz="0" w:space="0" w:color="auto"/>
        <w:bottom w:val="none" w:sz="0" w:space="0" w:color="auto"/>
        <w:right w:val="none" w:sz="0" w:space="0" w:color="auto"/>
      </w:divBdr>
    </w:div>
    <w:div w:id="348875703">
      <w:bodyDiv w:val="1"/>
      <w:marLeft w:val="0"/>
      <w:marRight w:val="0"/>
      <w:marTop w:val="0"/>
      <w:marBottom w:val="0"/>
      <w:divBdr>
        <w:top w:val="none" w:sz="0" w:space="0" w:color="auto"/>
        <w:left w:val="none" w:sz="0" w:space="0" w:color="auto"/>
        <w:bottom w:val="none" w:sz="0" w:space="0" w:color="auto"/>
        <w:right w:val="none" w:sz="0" w:space="0" w:color="auto"/>
      </w:divBdr>
    </w:div>
    <w:div w:id="350375056">
      <w:bodyDiv w:val="1"/>
      <w:marLeft w:val="0"/>
      <w:marRight w:val="0"/>
      <w:marTop w:val="0"/>
      <w:marBottom w:val="0"/>
      <w:divBdr>
        <w:top w:val="none" w:sz="0" w:space="0" w:color="auto"/>
        <w:left w:val="none" w:sz="0" w:space="0" w:color="auto"/>
        <w:bottom w:val="none" w:sz="0" w:space="0" w:color="auto"/>
        <w:right w:val="none" w:sz="0" w:space="0" w:color="auto"/>
      </w:divBdr>
    </w:div>
    <w:div w:id="351078710">
      <w:bodyDiv w:val="1"/>
      <w:marLeft w:val="0"/>
      <w:marRight w:val="0"/>
      <w:marTop w:val="0"/>
      <w:marBottom w:val="0"/>
      <w:divBdr>
        <w:top w:val="none" w:sz="0" w:space="0" w:color="auto"/>
        <w:left w:val="none" w:sz="0" w:space="0" w:color="auto"/>
        <w:bottom w:val="none" w:sz="0" w:space="0" w:color="auto"/>
        <w:right w:val="none" w:sz="0" w:space="0" w:color="auto"/>
      </w:divBdr>
    </w:div>
    <w:div w:id="351151459">
      <w:bodyDiv w:val="1"/>
      <w:marLeft w:val="0"/>
      <w:marRight w:val="0"/>
      <w:marTop w:val="0"/>
      <w:marBottom w:val="0"/>
      <w:divBdr>
        <w:top w:val="none" w:sz="0" w:space="0" w:color="auto"/>
        <w:left w:val="none" w:sz="0" w:space="0" w:color="auto"/>
        <w:bottom w:val="none" w:sz="0" w:space="0" w:color="auto"/>
        <w:right w:val="none" w:sz="0" w:space="0" w:color="auto"/>
      </w:divBdr>
    </w:div>
    <w:div w:id="351419246">
      <w:bodyDiv w:val="1"/>
      <w:marLeft w:val="0"/>
      <w:marRight w:val="0"/>
      <w:marTop w:val="0"/>
      <w:marBottom w:val="0"/>
      <w:divBdr>
        <w:top w:val="none" w:sz="0" w:space="0" w:color="auto"/>
        <w:left w:val="none" w:sz="0" w:space="0" w:color="auto"/>
        <w:bottom w:val="none" w:sz="0" w:space="0" w:color="auto"/>
        <w:right w:val="none" w:sz="0" w:space="0" w:color="auto"/>
      </w:divBdr>
    </w:div>
    <w:div w:id="351609971">
      <w:bodyDiv w:val="1"/>
      <w:marLeft w:val="0"/>
      <w:marRight w:val="0"/>
      <w:marTop w:val="0"/>
      <w:marBottom w:val="0"/>
      <w:divBdr>
        <w:top w:val="none" w:sz="0" w:space="0" w:color="auto"/>
        <w:left w:val="none" w:sz="0" w:space="0" w:color="auto"/>
        <w:bottom w:val="none" w:sz="0" w:space="0" w:color="auto"/>
        <w:right w:val="none" w:sz="0" w:space="0" w:color="auto"/>
      </w:divBdr>
    </w:div>
    <w:div w:id="351687781">
      <w:bodyDiv w:val="1"/>
      <w:marLeft w:val="0"/>
      <w:marRight w:val="0"/>
      <w:marTop w:val="0"/>
      <w:marBottom w:val="0"/>
      <w:divBdr>
        <w:top w:val="none" w:sz="0" w:space="0" w:color="auto"/>
        <w:left w:val="none" w:sz="0" w:space="0" w:color="auto"/>
        <w:bottom w:val="none" w:sz="0" w:space="0" w:color="auto"/>
        <w:right w:val="none" w:sz="0" w:space="0" w:color="auto"/>
      </w:divBdr>
    </w:div>
    <w:div w:id="352272525">
      <w:bodyDiv w:val="1"/>
      <w:marLeft w:val="0"/>
      <w:marRight w:val="0"/>
      <w:marTop w:val="0"/>
      <w:marBottom w:val="0"/>
      <w:divBdr>
        <w:top w:val="none" w:sz="0" w:space="0" w:color="auto"/>
        <w:left w:val="none" w:sz="0" w:space="0" w:color="auto"/>
        <w:bottom w:val="none" w:sz="0" w:space="0" w:color="auto"/>
        <w:right w:val="none" w:sz="0" w:space="0" w:color="auto"/>
      </w:divBdr>
    </w:div>
    <w:div w:id="352611338">
      <w:bodyDiv w:val="1"/>
      <w:marLeft w:val="0"/>
      <w:marRight w:val="0"/>
      <w:marTop w:val="0"/>
      <w:marBottom w:val="0"/>
      <w:divBdr>
        <w:top w:val="none" w:sz="0" w:space="0" w:color="auto"/>
        <w:left w:val="none" w:sz="0" w:space="0" w:color="auto"/>
        <w:bottom w:val="none" w:sz="0" w:space="0" w:color="auto"/>
        <w:right w:val="none" w:sz="0" w:space="0" w:color="auto"/>
      </w:divBdr>
    </w:div>
    <w:div w:id="353457118">
      <w:bodyDiv w:val="1"/>
      <w:marLeft w:val="0"/>
      <w:marRight w:val="0"/>
      <w:marTop w:val="0"/>
      <w:marBottom w:val="0"/>
      <w:divBdr>
        <w:top w:val="none" w:sz="0" w:space="0" w:color="auto"/>
        <w:left w:val="none" w:sz="0" w:space="0" w:color="auto"/>
        <w:bottom w:val="none" w:sz="0" w:space="0" w:color="auto"/>
        <w:right w:val="none" w:sz="0" w:space="0" w:color="auto"/>
      </w:divBdr>
    </w:div>
    <w:div w:id="353461198">
      <w:bodyDiv w:val="1"/>
      <w:marLeft w:val="0"/>
      <w:marRight w:val="0"/>
      <w:marTop w:val="0"/>
      <w:marBottom w:val="0"/>
      <w:divBdr>
        <w:top w:val="none" w:sz="0" w:space="0" w:color="auto"/>
        <w:left w:val="none" w:sz="0" w:space="0" w:color="auto"/>
        <w:bottom w:val="none" w:sz="0" w:space="0" w:color="auto"/>
        <w:right w:val="none" w:sz="0" w:space="0" w:color="auto"/>
      </w:divBdr>
    </w:div>
    <w:div w:id="354308675">
      <w:bodyDiv w:val="1"/>
      <w:marLeft w:val="0"/>
      <w:marRight w:val="0"/>
      <w:marTop w:val="0"/>
      <w:marBottom w:val="0"/>
      <w:divBdr>
        <w:top w:val="none" w:sz="0" w:space="0" w:color="auto"/>
        <w:left w:val="none" w:sz="0" w:space="0" w:color="auto"/>
        <w:bottom w:val="none" w:sz="0" w:space="0" w:color="auto"/>
        <w:right w:val="none" w:sz="0" w:space="0" w:color="auto"/>
      </w:divBdr>
    </w:div>
    <w:div w:id="355274606">
      <w:bodyDiv w:val="1"/>
      <w:marLeft w:val="0"/>
      <w:marRight w:val="0"/>
      <w:marTop w:val="0"/>
      <w:marBottom w:val="0"/>
      <w:divBdr>
        <w:top w:val="none" w:sz="0" w:space="0" w:color="auto"/>
        <w:left w:val="none" w:sz="0" w:space="0" w:color="auto"/>
        <w:bottom w:val="none" w:sz="0" w:space="0" w:color="auto"/>
        <w:right w:val="none" w:sz="0" w:space="0" w:color="auto"/>
      </w:divBdr>
    </w:div>
    <w:div w:id="355349182">
      <w:bodyDiv w:val="1"/>
      <w:marLeft w:val="0"/>
      <w:marRight w:val="0"/>
      <w:marTop w:val="0"/>
      <w:marBottom w:val="0"/>
      <w:divBdr>
        <w:top w:val="none" w:sz="0" w:space="0" w:color="auto"/>
        <w:left w:val="none" w:sz="0" w:space="0" w:color="auto"/>
        <w:bottom w:val="none" w:sz="0" w:space="0" w:color="auto"/>
        <w:right w:val="none" w:sz="0" w:space="0" w:color="auto"/>
      </w:divBdr>
    </w:div>
    <w:div w:id="355354634">
      <w:bodyDiv w:val="1"/>
      <w:marLeft w:val="0"/>
      <w:marRight w:val="0"/>
      <w:marTop w:val="0"/>
      <w:marBottom w:val="0"/>
      <w:divBdr>
        <w:top w:val="none" w:sz="0" w:space="0" w:color="auto"/>
        <w:left w:val="none" w:sz="0" w:space="0" w:color="auto"/>
        <w:bottom w:val="none" w:sz="0" w:space="0" w:color="auto"/>
        <w:right w:val="none" w:sz="0" w:space="0" w:color="auto"/>
      </w:divBdr>
    </w:div>
    <w:div w:id="355498280">
      <w:bodyDiv w:val="1"/>
      <w:marLeft w:val="0"/>
      <w:marRight w:val="0"/>
      <w:marTop w:val="0"/>
      <w:marBottom w:val="0"/>
      <w:divBdr>
        <w:top w:val="none" w:sz="0" w:space="0" w:color="auto"/>
        <w:left w:val="none" w:sz="0" w:space="0" w:color="auto"/>
        <w:bottom w:val="none" w:sz="0" w:space="0" w:color="auto"/>
        <w:right w:val="none" w:sz="0" w:space="0" w:color="auto"/>
      </w:divBdr>
    </w:div>
    <w:div w:id="355540841">
      <w:bodyDiv w:val="1"/>
      <w:marLeft w:val="0"/>
      <w:marRight w:val="0"/>
      <w:marTop w:val="0"/>
      <w:marBottom w:val="0"/>
      <w:divBdr>
        <w:top w:val="none" w:sz="0" w:space="0" w:color="auto"/>
        <w:left w:val="none" w:sz="0" w:space="0" w:color="auto"/>
        <w:bottom w:val="none" w:sz="0" w:space="0" w:color="auto"/>
        <w:right w:val="none" w:sz="0" w:space="0" w:color="auto"/>
      </w:divBdr>
    </w:div>
    <w:div w:id="355696105">
      <w:bodyDiv w:val="1"/>
      <w:marLeft w:val="0"/>
      <w:marRight w:val="0"/>
      <w:marTop w:val="0"/>
      <w:marBottom w:val="0"/>
      <w:divBdr>
        <w:top w:val="none" w:sz="0" w:space="0" w:color="auto"/>
        <w:left w:val="none" w:sz="0" w:space="0" w:color="auto"/>
        <w:bottom w:val="none" w:sz="0" w:space="0" w:color="auto"/>
        <w:right w:val="none" w:sz="0" w:space="0" w:color="auto"/>
      </w:divBdr>
    </w:div>
    <w:div w:id="355809518">
      <w:bodyDiv w:val="1"/>
      <w:marLeft w:val="0"/>
      <w:marRight w:val="0"/>
      <w:marTop w:val="0"/>
      <w:marBottom w:val="0"/>
      <w:divBdr>
        <w:top w:val="none" w:sz="0" w:space="0" w:color="auto"/>
        <w:left w:val="none" w:sz="0" w:space="0" w:color="auto"/>
        <w:bottom w:val="none" w:sz="0" w:space="0" w:color="auto"/>
        <w:right w:val="none" w:sz="0" w:space="0" w:color="auto"/>
      </w:divBdr>
    </w:div>
    <w:div w:id="356657217">
      <w:bodyDiv w:val="1"/>
      <w:marLeft w:val="0"/>
      <w:marRight w:val="0"/>
      <w:marTop w:val="0"/>
      <w:marBottom w:val="0"/>
      <w:divBdr>
        <w:top w:val="none" w:sz="0" w:space="0" w:color="auto"/>
        <w:left w:val="none" w:sz="0" w:space="0" w:color="auto"/>
        <w:bottom w:val="none" w:sz="0" w:space="0" w:color="auto"/>
        <w:right w:val="none" w:sz="0" w:space="0" w:color="auto"/>
      </w:divBdr>
    </w:div>
    <w:div w:id="357127278">
      <w:bodyDiv w:val="1"/>
      <w:marLeft w:val="0"/>
      <w:marRight w:val="0"/>
      <w:marTop w:val="0"/>
      <w:marBottom w:val="0"/>
      <w:divBdr>
        <w:top w:val="none" w:sz="0" w:space="0" w:color="auto"/>
        <w:left w:val="none" w:sz="0" w:space="0" w:color="auto"/>
        <w:bottom w:val="none" w:sz="0" w:space="0" w:color="auto"/>
        <w:right w:val="none" w:sz="0" w:space="0" w:color="auto"/>
      </w:divBdr>
    </w:div>
    <w:div w:id="357656966">
      <w:bodyDiv w:val="1"/>
      <w:marLeft w:val="0"/>
      <w:marRight w:val="0"/>
      <w:marTop w:val="0"/>
      <w:marBottom w:val="0"/>
      <w:divBdr>
        <w:top w:val="none" w:sz="0" w:space="0" w:color="auto"/>
        <w:left w:val="none" w:sz="0" w:space="0" w:color="auto"/>
        <w:bottom w:val="none" w:sz="0" w:space="0" w:color="auto"/>
        <w:right w:val="none" w:sz="0" w:space="0" w:color="auto"/>
      </w:divBdr>
    </w:div>
    <w:div w:id="357777887">
      <w:bodyDiv w:val="1"/>
      <w:marLeft w:val="0"/>
      <w:marRight w:val="0"/>
      <w:marTop w:val="0"/>
      <w:marBottom w:val="0"/>
      <w:divBdr>
        <w:top w:val="none" w:sz="0" w:space="0" w:color="auto"/>
        <w:left w:val="none" w:sz="0" w:space="0" w:color="auto"/>
        <w:bottom w:val="none" w:sz="0" w:space="0" w:color="auto"/>
        <w:right w:val="none" w:sz="0" w:space="0" w:color="auto"/>
      </w:divBdr>
    </w:div>
    <w:div w:id="357968907">
      <w:bodyDiv w:val="1"/>
      <w:marLeft w:val="0"/>
      <w:marRight w:val="0"/>
      <w:marTop w:val="0"/>
      <w:marBottom w:val="0"/>
      <w:divBdr>
        <w:top w:val="none" w:sz="0" w:space="0" w:color="auto"/>
        <w:left w:val="none" w:sz="0" w:space="0" w:color="auto"/>
        <w:bottom w:val="none" w:sz="0" w:space="0" w:color="auto"/>
        <w:right w:val="none" w:sz="0" w:space="0" w:color="auto"/>
      </w:divBdr>
    </w:div>
    <w:div w:id="358120109">
      <w:bodyDiv w:val="1"/>
      <w:marLeft w:val="0"/>
      <w:marRight w:val="0"/>
      <w:marTop w:val="0"/>
      <w:marBottom w:val="0"/>
      <w:divBdr>
        <w:top w:val="none" w:sz="0" w:space="0" w:color="auto"/>
        <w:left w:val="none" w:sz="0" w:space="0" w:color="auto"/>
        <w:bottom w:val="none" w:sz="0" w:space="0" w:color="auto"/>
        <w:right w:val="none" w:sz="0" w:space="0" w:color="auto"/>
      </w:divBdr>
    </w:div>
    <w:div w:id="358745665">
      <w:bodyDiv w:val="1"/>
      <w:marLeft w:val="0"/>
      <w:marRight w:val="0"/>
      <w:marTop w:val="0"/>
      <w:marBottom w:val="0"/>
      <w:divBdr>
        <w:top w:val="none" w:sz="0" w:space="0" w:color="auto"/>
        <w:left w:val="none" w:sz="0" w:space="0" w:color="auto"/>
        <w:bottom w:val="none" w:sz="0" w:space="0" w:color="auto"/>
        <w:right w:val="none" w:sz="0" w:space="0" w:color="auto"/>
      </w:divBdr>
    </w:div>
    <w:div w:id="359203038">
      <w:bodyDiv w:val="1"/>
      <w:marLeft w:val="0"/>
      <w:marRight w:val="0"/>
      <w:marTop w:val="0"/>
      <w:marBottom w:val="0"/>
      <w:divBdr>
        <w:top w:val="none" w:sz="0" w:space="0" w:color="auto"/>
        <w:left w:val="none" w:sz="0" w:space="0" w:color="auto"/>
        <w:bottom w:val="none" w:sz="0" w:space="0" w:color="auto"/>
        <w:right w:val="none" w:sz="0" w:space="0" w:color="auto"/>
      </w:divBdr>
    </w:div>
    <w:div w:id="360204368">
      <w:bodyDiv w:val="1"/>
      <w:marLeft w:val="0"/>
      <w:marRight w:val="0"/>
      <w:marTop w:val="0"/>
      <w:marBottom w:val="0"/>
      <w:divBdr>
        <w:top w:val="none" w:sz="0" w:space="0" w:color="auto"/>
        <w:left w:val="none" w:sz="0" w:space="0" w:color="auto"/>
        <w:bottom w:val="none" w:sz="0" w:space="0" w:color="auto"/>
        <w:right w:val="none" w:sz="0" w:space="0" w:color="auto"/>
      </w:divBdr>
    </w:div>
    <w:div w:id="360939439">
      <w:bodyDiv w:val="1"/>
      <w:marLeft w:val="0"/>
      <w:marRight w:val="0"/>
      <w:marTop w:val="0"/>
      <w:marBottom w:val="0"/>
      <w:divBdr>
        <w:top w:val="none" w:sz="0" w:space="0" w:color="auto"/>
        <w:left w:val="none" w:sz="0" w:space="0" w:color="auto"/>
        <w:bottom w:val="none" w:sz="0" w:space="0" w:color="auto"/>
        <w:right w:val="none" w:sz="0" w:space="0" w:color="auto"/>
      </w:divBdr>
    </w:div>
    <w:div w:id="362367426">
      <w:bodyDiv w:val="1"/>
      <w:marLeft w:val="0"/>
      <w:marRight w:val="0"/>
      <w:marTop w:val="0"/>
      <w:marBottom w:val="0"/>
      <w:divBdr>
        <w:top w:val="none" w:sz="0" w:space="0" w:color="auto"/>
        <w:left w:val="none" w:sz="0" w:space="0" w:color="auto"/>
        <w:bottom w:val="none" w:sz="0" w:space="0" w:color="auto"/>
        <w:right w:val="none" w:sz="0" w:space="0" w:color="auto"/>
      </w:divBdr>
    </w:div>
    <w:div w:id="363948005">
      <w:bodyDiv w:val="1"/>
      <w:marLeft w:val="0"/>
      <w:marRight w:val="0"/>
      <w:marTop w:val="0"/>
      <w:marBottom w:val="0"/>
      <w:divBdr>
        <w:top w:val="none" w:sz="0" w:space="0" w:color="auto"/>
        <w:left w:val="none" w:sz="0" w:space="0" w:color="auto"/>
        <w:bottom w:val="none" w:sz="0" w:space="0" w:color="auto"/>
        <w:right w:val="none" w:sz="0" w:space="0" w:color="auto"/>
      </w:divBdr>
    </w:div>
    <w:div w:id="364449046">
      <w:bodyDiv w:val="1"/>
      <w:marLeft w:val="0"/>
      <w:marRight w:val="0"/>
      <w:marTop w:val="0"/>
      <w:marBottom w:val="0"/>
      <w:divBdr>
        <w:top w:val="none" w:sz="0" w:space="0" w:color="auto"/>
        <w:left w:val="none" w:sz="0" w:space="0" w:color="auto"/>
        <w:bottom w:val="none" w:sz="0" w:space="0" w:color="auto"/>
        <w:right w:val="none" w:sz="0" w:space="0" w:color="auto"/>
      </w:divBdr>
    </w:div>
    <w:div w:id="364870984">
      <w:bodyDiv w:val="1"/>
      <w:marLeft w:val="0"/>
      <w:marRight w:val="0"/>
      <w:marTop w:val="0"/>
      <w:marBottom w:val="0"/>
      <w:divBdr>
        <w:top w:val="none" w:sz="0" w:space="0" w:color="auto"/>
        <w:left w:val="none" w:sz="0" w:space="0" w:color="auto"/>
        <w:bottom w:val="none" w:sz="0" w:space="0" w:color="auto"/>
        <w:right w:val="none" w:sz="0" w:space="0" w:color="auto"/>
      </w:divBdr>
    </w:div>
    <w:div w:id="365259942">
      <w:bodyDiv w:val="1"/>
      <w:marLeft w:val="0"/>
      <w:marRight w:val="0"/>
      <w:marTop w:val="0"/>
      <w:marBottom w:val="0"/>
      <w:divBdr>
        <w:top w:val="none" w:sz="0" w:space="0" w:color="auto"/>
        <w:left w:val="none" w:sz="0" w:space="0" w:color="auto"/>
        <w:bottom w:val="none" w:sz="0" w:space="0" w:color="auto"/>
        <w:right w:val="none" w:sz="0" w:space="0" w:color="auto"/>
      </w:divBdr>
    </w:div>
    <w:div w:id="365298436">
      <w:bodyDiv w:val="1"/>
      <w:marLeft w:val="0"/>
      <w:marRight w:val="0"/>
      <w:marTop w:val="0"/>
      <w:marBottom w:val="0"/>
      <w:divBdr>
        <w:top w:val="none" w:sz="0" w:space="0" w:color="auto"/>
        <w:left w:val="none" w:sz="0" w:space="0" w:color="auto"/>
        <w:bottom w:val="none" w:sz="0" w:space="0" w:color="auto"/>
        <w:right w:val="none" w:sz="0" w:space="0" w:color="auto"/>
      </w:divBdr>
    </w:div>
    <w:div w:id="365444642">
      <w:bodyDiv w:val="1"/>
      <w:marLeft w:val="0"/>
      <w:marRight w:val="0"/>
      <w:marTop w:val="0"/>
      <w:marBottom w:val="0"/>
      <w:divBdr>
        <w:top w:val="none" w:sz="0" w:space="0" w:color="auto"/>
        <w:left w:val="none" w:sz="0" w:space="0" w:color="auto"/>
        <w:bottom w:val="none" w:sz="0" w:space="0" w:color="auto"/>
        <w:right w:val="none" w:sz="0" w:space="0" w:color="auto"/>
      </w:divBdr>
    </w:div>
    <w:div w:id="365564348">
      <w:bodyDiv w:val="1"/>
      <w:marLeft w:val="0"/>
      <w:marRight w:val="0"/>
      <w:marTop w:val="0"/>
      <w:marBottom w:val="0"/>
      <w:divBdr>
        <w:top w:val="none" w:sz="0" w:space="0" w:color="auto"/>
        <w:left w:val="none" w:sz="0" w:space="0" w:color="auto"/>
        <w:bottom w:val="none" w:sz="0" w:space="0" w:color="auto"/>
        <w:right w:val="none" w:sz="0" w:space="0" w:color="auto"/>
      </w:divBdr>
    </w:div>
    <w:div w:id="366561789">
      <w:bodyDiv w:val="1"/>
      <w:marLeft w:val="0"/>
      <w:marRight w:val="0"/>
      <w:marTop w:val="0"/>
      <w:marBottom w:val="0"/>
      <w:divBdr>
        <w:top w:val="none" w:sz="0" w:space="0" w:color="auto"/>
        <w:left w:val="none" w:sz="0" w:space="0" w:color="auto"/>
        <w:bottom w:val="none" w:sz="0" w:space="0" w:color="auto"/>
        <w:right w:val="none" w:sz="0" w:space="0" w:color="auto"/>
      </w:divBdr>
    </w:div>
    <w:div w:id="366638053">
      <w:bodyDiv w:val="1"/>
      <w:marLeft w:val="0"/>
      <w:marRight w:val="0"/>
      <w:marTop w:val="0"/>
      <w:marBottom w:val="0"/>
      <w:divBdr>
        <w:top w:val="none" w:sz="0" w:space="0" w:color="auto"/>
        <w:left w:val="none" w:sz="0" w:space="0" w:color="auto"/>
        <w:bottom w:val="none" w:sz="0" w:space="0" w:color="auto"/>
        <w:right w:val="none" w:sz="0" w:space="0" w:color="auto"/>
      </w:divBdr>
    </w:div>
    <w:div w:id="366764133">
      <w:bodyDiv w:val="1"/>
      <w:marLeft w:val="0"/>
      <w:marRight w:val="0"/>
      <w:marTop w:val="0"/>
      <w:marBottom w:val="0"/>
      <w:divBdr>
        <w:top w:val="none" w:sz="0" w:space="0" w:color="auto"/>
        <w:left w:val="none" w:sz="0" w:space="0" w:color="auto"/>
        <w:bottom w:val="none" w:sz="0" w:space="0" w:color="auto"/>
        <w:right w:val="none" w:sz="0" w:space="0" w:color="auto"/>
      </w:divBdr>
    </w:div>
    <w:div w:id="367723797">
      <w:bodyDiv w:val="1"/>
      <w:marLeft w:val="0"/>
      <w:marRight w:val="0"/>
      <w:marTop w:val="0"/>
      <w:marBottom w:val="0"/>
      <w:divBdr>
        <w:top w:val="none" w:sz="0" w:space="0" w:color="auto"/>
        <w:left w:val="none" w:sz="0" w:space="0" w:color="auto"/>
        <w:bottom w:val="none" w:sz="0" w:space="0" w:color="auto"/>
        <w:right w:val="none" w:sz="0" w:space="0" w:color="auto"/>
      </w:divBdr>
    </w:div>
    <w:div w:id="368068135">
      <w:bodyDiv w:val="1"/>
      <w:marLeft w:val="0"/>
      <w:marRight w:val="0"/>
      <w:marTop w:val="0"/>
      <w:marBottom w:val="0"/>
      <w:divBdr>
        <w:top w:val="none" w:sz="0" w:space="0" w:color="auto"/>
        <w:left w:val="none" w:sz="0" w:space="0" w:color="auto"/>
        <w:bottom w:val="none" w:sz="0" w:space="0" w:color="auto"/>
        <w:right w:val="none" w:sz="0" w:space="0" w:color="auto"/>
      </w:divBdr>
    </w:div>
    <w:div w:id="368147581">
      <w:bodyDiv w:val="1"/>
      <w:marLeft w:val="0"/>
      <w:marRight w:val="0"/>
      <w:marTop w:val="0"/>
      <w:marBottom w:val="0"/>
      <w:divBdr>
        <w:top w:val="none" w:sz="0" w:space="0" w:color="auto"/>
        <w:left w:val="none" w:sz="0" w:space="0" w:color="auto"/>
        <w:bottom w:val="none" w:sz="0" w:space="0" w:color="auto"/>
        <w:right w:val="none" w:sz="0" w:space="0" w:color="auto"/>
      </w:divBdr>
    </w:div>
    <w:div w:id="368798876">
      <w:bodyDiv w:val="1"/>
      <w:marLeft w:val="0"/>
      <w:marRight w:val="0"/>
      <w:marTop w:val="0"/>
      <w:marBottom w:val="0"/>
      <w:divBdr>
        <w:top w:val="none" w:sz="0" w:space="0" w:color="auto"/>
        <w:left w:val="none" w:sz="0" w:space="0" w:color="auto"/>
        <w:bottom w:val="none" w:sz="0" w:space="0" w:color="auto"/>
        <w:right w:val="none" w:sz="0" w:space="0" w:color="auto"/>
      </w:divBdr>
    </w:div>
    <w:div w:id="368995921">
      <w:bodyDiv w:val="1"/>
      <w:marLeft w:val="0"/>
      <w:marRight w:val="0"/>
      <w:marTop w:val="0"/>
      <w:marBottom w:val="0"/>
      <w:divBdr>
        <w:top w:val="none" w:sz="0" w:space="0" w:color="auto"/>
        <w:left w:val="none" w:sz="0" w:space="0" w:color="auto"/>
        <w:bottom w:val="none" w:sz="0" w:space="0" w:color="auto"/>
        <w:right w:val="none" w:sz="0" w:space="0" w:color="auto"/>
      </w:divBdr>
    </w:div>
    <w:div w:id="369570726">
      <w:bodyDiv w:val="1"/>
      <w:marLeft w:val="0"/>
      <w:marRight w:val="0"/>
      <w:marTop w:val="0"/>
      <w:marBottom w:val="0"/>
      <w:divBdr>
        <w:top w:val="none" w:sz="0" w:space="0" w:color="auto"/>
        <w:left w:val="none" w:sz="0" w:space="0" w:color="auto"/>
        <w:bottom w:val="none" w:sz="0" w:space="0" w:color="auto"/>
        <w:right w:val="none" w:sz="0" w:space="0" w:color="auto"/>
      </w:divBdr>
    </w:div>
    <w:div w:id="369885826">
      <w:bodyDiv w:val="1"/>
      <w:marLeft w:val="0"/>
      <w:marRight w:val="0"/>
      <w:marTop w:val="0"/>
      <w:marBottom w:val="0"/>
      <w:divBdr>
        <w:top w:val="none" w:sz="0" w:space="0" w:color="auto"/>
        <w:left w:val="none" w:sz="0" w:space="0" w:color="auto"/>
        <w:bottom w:val="none" w:sz="0" w:space="0" w:color="auto"/>
        <w:right w:val="none" w:sz="0" w:space="0" w:color="auto"/>
      </w:divBdr>
    </w:div>
    <w:div w:id="370613883">
      <w:bodyDiv w:val="1"/>
      <w:marLeft w:val="0"/>
      <w:marRight w:val="0"/>
      <w:marTop w:val="0"/>
      <w:marBottom w:val="0"/>
      <w:divBdr>
        <w:top w:val="none" w:sz="0" w:space="0" w:color="auto"/>
        <w:left w:val="none" w:sz="0" w:space="0" w:color="auto"/>
        <w:bottom w:val="none" w:sz="0" w:space="0" w:color="auto"/>
        <w:right w:val="none" w:sz="0" w:space="0" w:color="auto"/>
      </w:divBdr>
    </w:div>
    <w:div w:id="371227900">
      <w:bodyDiv w:val="1"/>
      <w:marLeft w:val="0"/>
      <w:marRight w:val="0"/>
      <w:marTop w:val="0"/>
      <w:marBottom w:val="0"/>
      <w:divBdr>
        <w:top w:val="none" w:sz="0" w:space="0" w:color="auto"/>
        <w:left w:val="none" w:sz="0" w:space="0" w:color="auto"/>
        <w:bottom w:val="none" w:sz="0" w:space="0" w:color="auto"/>
        <w:right w:val="none" w:sz="0" w:space="0" w:color="auto"/>
      </w:divBdr>
    </w:div>
    <w:div w:id="371348548">
      <w:bodyDiv w:val="1"/>
      <w:marLeft w:val="0"/>
      <w:marRight w:val="0"/>
      <w:marTop w:val="0"/>
      <w:marBottom w:val="0"/>
      <w:divBdr>
        <w:top w:val="none" w:sz="0" w:space="0" w:color="auto"/>
        <w:left w:val="none" w:sz="0" w:space="0" w:color="auto"/>
        <w:bottom w:val="none" w:sz="0" w:space="0" w:color="auto"/>
        <w:right w:val="none" w:sz="0" w:space="0" w:color="auto"/>
      </w:divBdr>
    </w:div>
    <w:div w:id="371539508">
      <w:bodyDiv w:val="1"/>
      <w:marLeft w:val="0"/>
      <w:marRight w:val="0"/>
      <w:marTop w:val="0"/>
      <w:marBottom w:val="0"/>
      <w:divBdr>
        <w:top w:val="none" w:sz="0" w:space="0" w:color="auto"/>
        <w:left w:val="none" w:sz="0" w:space="0" w:color="auto"/>
        <w:bottom w:val="none" w:sz="0" w:space="0" w:color="auto"/>
        <w:right w:val="none" w:sz="0" w:space="0" w:color="auto"/>
      </w:divBdr>
    </w:div>
    <w:div w:id="371925992">
      <w:bodyDiv w:val="1"/>
      <w:marLeft w:val="0"/>
      <w:marRight w:val="0"/>
      <w:marTop w:val="0"/>
      <w:marBottom w:val="0"/>
      <w:divBdr>
        <w:top w:val="none" w:sz="0" w:space="0" w:color="auto"/>
        <w:left w:val="none" w:sz="0" w:space="0" w:color="auto"/>
        <w:bottom w:val="none" w:sz="0" w:space="0" w:color="auto"/>
        <w:right w:val="none" w:sz="0" w:space="0" w:color="auto"/>
      </w:divBdr>
    </w:div>
    <w:div w:id="372267580">
      <w:bodyDiv w:val="1"/>
      <w:marLeft w:val="0"/>
      <w:marRight w:val="0"/>
      <w:marTop w:val="0"/>
      <w:marBottom w:val="0"/>
      <w:divBdr>
        <w:top w:val="none" w:sz="0" w:space="0" w:color="auto"/>
        <w:left w:val="none" w:sz="0" w:space="0" w:color="auto"/>
        <w:bottom w:val="none" w:sz="0" w:space="0" w:color="auto"/>
        <w:right w:val="none" w:sz="0" w:space="0" w:color="auto"/>
      </w:divBdr>
    </w:div>
    <w:div w:id="372537891">
      <w:bodyDiv w:val="1"/>
      <w:marLeft w:val="0"/>
      <w:marRight w:val="0"/>
      <w:marTop w:val="0"/>
      <w:marBottom w:val="0"/>
      <w:divBdr>
        <w:top w:val="none" w:sz="0" w:space="0" w:color="auto"/>
        <w:left w:val="none" w:sz="0" w:space="0" w:color="auto"/>
        <w:bottom w:val="none" w:sz="0" w:space="0" w:color="auto"/>
        <w:right w:val="none" w:sz="0" w:space="0" w:color="auto"/>
      </w:divBdr>
    </w:div>
    <w:div w:id="372848822">
      <w:bodyDiv w:val="1"/>
      <w:marLeft w:val="0"/>
      <w:marRight w:val="0"/>
      <w:marTop w:val="0"/>
      <w:marBottom w:val="0"/>
      <w:divBdr>
        <w:top w:val="none" w:sz="0" w:space="0" w:color="auto"/>
        <w:left w:val="none" w:sz="0" w:space="0" w:color="auto"/>
        <w:bottom w:val="none" w:sz="0" w:space="0" w:color="auto"/>
        <w:right w:val="none" w:sz="0" w:space="0" w:color="auto"/>
      </w:divBdr>
    </w:div>
    <w:div w:id="372929987">
      <w:bodyDiv w:val="1"/>
      <w:marLeft w:val="0"/>
      <w:marRight w:val="0"/>
      <w:marTop w:val="0"/>
      <w:marBottom w:val="0"/>
      <w:divBdr>
        <w:top w:val="none" w:sz="0" w:space="0" w:color="auto"/>
        <w:left w:val="none" w:sz="0" w:space="0" w:color="auto"/>
        <w:bottom w:val="none" w:sz="0" w:space="0" w:color="auto"/>
        <w:right w:val="none" w:sz="0" w:space="0" w:color="auto"/>
      </w:divBdr>
    </w:div>
    <w:div w:id="373190399">
      <w:bodyDiv w:val="1"/>
      <w:marLeft w:val="0"/>
      <w:marRight w:val="0"/>
      <w:marTop w:val="0"/>
      <w:marBottom w:val="0"/>
      <w:divBdr>
        <w:top w:val="none" w:sz="0" w:space="0" w:color="auto"/>
        <w:left w:val="none" w:sz="0" w:space="0" w:color="auto"/>
        <w:bottom w:val="none" w:sz="0" w:space="0" w:color="auto"/>
        <w:right w:val="none" w:sz="0" w:space="0" w:color="auto"/>
      </w:divBdr>
    </w:div>
    <w:div w:id="373621748">
      <w:bodyDiv w:val="1"/>
      <w:marLeft w:val="0"/>
      <w:marRight w:val="0"/>
      <w:marTop w:val="0"/>
      <w:marBottom w:val="0"/>
      <w:divBdr>
        <w:top w:val="none" w:sz="0" w:space="0" w:color="auto"/>
        <w:left w:val="none" w:sz="0" w:space="0" w:color="auto"/>
        <w:bottom w:val="none" w:sz="0" w:space="0" w:color="auto"/>
        <w:right w:val="none" w:sz="0" w:space="0" w:color="auto"/>
      </w:divBdr>
    </w:div>
    <w:div w:id="374043605">
      <w:bodyDiv w:val="1"/>
      <w:marLeft w:val="0"/>
      <w:marRight w:val="0"/>
      <w:marTop w:val="0"/>
      <w:marBottom w:val="0"/>
      <w:divBdr>
        <w:top w:val="none" w:sz="0" w:space="0" w:color="auto"/>
        <w:left w:val="none" w:sz="0" w:space="0" w:color="auto"/>
        <w:bottom w:val="none" w:sz="0" w:space="0" w:color="auto"/>
        <w:right w:val="none" w:sz="0" w:space="0" w:color="auto"/>
      </w:divBdr>
    </w:div>
    <w:div w:id="374351632">
      <w:bodyDiv w:val="1"/>
      <w:marLeft w:val="0"/>
      <w:marRight w:val="0"/>
      <w:marTop w:val="0"/>
      <w:marBottom w:val="0"/>
      <w:divBdr>
        <w:top w:val="none" w:sz="0" w:space="0" w:color="auto"/>
        <w:left w:val="none" w:sz="0" w:space="0" w:color="auto"/>
        <w:bottom w:val="none" w:sz="0" w:space="0" w:color="auto"/>
        <w:right w:val="none" w:sz="0" w:space="0" w:color="auto"/>
      </w:divBdr>
    </w:div>
    <w:div w:id="374354610">
      <w:bodyDiv w:val="1"/>
      <w:marLeft w:val="0"/>
      <w:marRight w:val="0"/>
      <w:marTop w:val="0"/>
      <w:marBottom w:val="0"/>
      <w:divBdr>
        <w:top w:val="none" w:sz="0" w:space="0" w:color="auto"/>
        <w:left w:val="none" w:sz="0" w:space="0" w:color="auto"/>
        <w:bottom w:val="none" w:sz="0" w:space="0" w:color="auto"/>
        <w:right w:val="none" w:sz="0" w:space="0" w:color="auto"/>
      </w:divBdr>
    </w:div>
    <w:div w:id="376003736">
      <w:bodyDiv w:val="1"/>
      <w:marLeft w:val="0"/>
      <w:marRight w:val="0"/>
      <w:marTop w:val="0"/>
      <w:marBottom w:val="0"/>
      <w:divBdr>
        <w:top w:val="none" w:sz="0" w:space="0" w:color="auto"/>
        <w:left w:val="none" w:sz="0" w:space="0" w:color="auto"/>
        <w:bottom w:val="none" w:sz="0" w:space="0" w:color="auto"/>
        <w:right w:val="none" w:sz="0" w:space="0" w:color="auto"/>
      </w:divBdr>
    </w:div>
    <w:div w:id="376198101">
      <w:bodyDiv w:val="1"/>
      <w:marLeft w:val="0"/>
      <w:marRight w:val="0"/>
      <w:marTop w:val="0"/>
      <w:marBottom w:val="0"/>
      <w:divBdr>
        <w:top w:val="none" w:sz="0" w:space="0" w:color="auto"/>
        <w:left w:val="none" w:sz="0" w:space="0" w:color="auto"/>
        <w:bottom w:val="none" w:sz="0" w:space="0" w:color="auto"/>
        <w:right w:val="none" w:sz="0" w:space="0" w:color="auto"/>
      </w:divBdr>
    </w:div>
    <w:div w:id="376667735">
      <w:bodyDiv w:val="1"/>
      <w:marLeft w:val="0"/>
      <w:marRight w:val="0"/>
      <w:marTop w:val="0"/>
      <w:marBottom w:val="0"/>
      <w:divBdr>
        <w:top w:val="none" w:sz="0" w:space="0" w:color="auto"/>
        <w:left w:val="none" w:sz="0" w:space="0" w:color="auto"/>
        <w:bottom w:val="none" w:sz="0" w:space="0" w:color="auto"/>
        <w:right w:val="none" w:sz="0" w:space="0" w:color="auto"/>
      </w:divBdr>
    </w:div>
    <w:div w:id="376975661">
      <w:bodyDiv w:val="1"/>
      <w:marLeft w:val="0"/>
      <w:marRight w:val="0"/>
      <w:marTop w:val="0"/>
      <w:marBottom w:val="0"/>
      <w:divBdr>
        <w:top w:val="none" w:sz="0" w:space="0" w:color="auto"/>
        <w:left w:val="none" w:sz="0" w:space="0" w:color="auto"/>
        <w:bottom w:val="none" w:sz="0" w:space="0" w:color="auto"/>
        <w:right w:val="none" w:sz="0" w:space="0" w:color="auto"/>
      </w:divBdr>
    </w:div>
    <w:div w:id="377047332">
      <w:bodyDiv w:val="1"/>
      <w:marLeft w:val="0"/>
      <w:marRight w:val="0"/>
      <w:marTop w:val="0"/>
      <w:marBottom w:val="0"/>
      <w:divBdr>
        <w:top w:val="none" w:sz="0" w:space="0" w:color="auto"/>
        <w:left w:val="none" w:sz="0" w:space="0" w:color="auto"/>
        <w:bottom w:val="none" w:sz="0" w:space="0" w:color="auto"/>
        <w:right w:val="none" w:sz="0" w:space="0" w:color="auto"/>
      </w:divBdr>
    </w:div>
    <w:div w:id="378362102">
      <w:bodyDiv w:val="1"/>
      <w:marLeft w:val="0"/>
      <w:marRight w:val="0"/>
      <w:marTop w:val="0"/>
      <w:marBottom w:val="0"/>
      <w:divBdr>
        <w:top w:val="none" w:sz="0" w:space="0" w:color="auto"/>
        <w:left w:val="none" w:sz="0" w:space="0" w:color="auto"/>
        <w:bottom w:val="none" w:sz="0" w:space="0" w:color="auto"/>
        <w:right w:val="none" w:sz="0" w:space="0" w:color="auto"/>
      </w:divBdr>
    </w:div>
    <w:div w:id="378625068">
      <w:bodyDiv w:val="1"/>
      <w:marLeft w:val="0"/>
      <w:marRight w:val="0"/>
      <w:marTop w:val="0"/>
      <w:marBottom w:val="0"/>
      <w:divBdr>
        <w:top w:val="none" w:sz="0" w:space="0" w:color="auto"/>
        <w:left w:val="none" w:sz="0" w:space="0" w:color="auto"/>
        <w:bottom w:val="none" w:sz="0" w:space="0" w:color="auto"/>
        <w:right w:val="none" w:sz="0" w:space="0" w:color="auto"/>
      </w:divBdr>
    </w:div>
    <w:div w:id="378668611">
      <w:bodyDiv w:val="1"/>
      <w:marLeft w:val="0"/>
      <w:marRight w:val="0"/>
      <w:marTop w:val="0"/>
      <w:marBottom w:val="0"/>
      <w:divBdr>
        <w:top w:val="none" w:sz="0" w:space="0" w:color="auto"/>
        <w:left w:val="none" w:sz="0" w:space="0" w:color="auto"/>
        <w:bottom w:val="none" w:sz="0" w:space="0" w:color="auto"/>
        <w:right w:val="none" w:sz="0" w:space="0" w:color="auto"/>
      </w:divBdr>
    </w:div>
    <w:div w:id="378746772">
      <w:bodyDiv w:val="1"/>
      <w:marLeft w:val="0"/>
      <w:marRight w:val="0"/>
      <w:marTop w:val="0"/>
      <w:marBottom w:val="0"/>
      <w:divBdr>
        <w:top w:val="none" w:sz="0" w:space="0" w:color="auto"/>
        <w:left w:val="none" w:sz="0" w:space="0" w:color="auto"/>
        <w:bottom w:val="none" w:sz="0" w:space="0" w:color="auto"/>
        <w:right w:val="none" w:sz="0" w:space="0" w:color="auto"/>
      </w:divBdr>
    </w:div>
    <w:div w:id="378868570">
      <w:bodyDiv w:val="1"/>
      <w:marLeft w:val="0"/>
      <w:marRight w:val="0"/>
      <w:marTop w:val="0"/>
      <w:marBottom w:val="0"/>
      <w:divBdr>
        <w:top w:val="none" w:sz="0" w:space="0" w:color="auto"/>
        <w:left w:val="none" w:sz="0" w:space="0" w:color="auto"/>
        <w:bottom w:val="none" w:sz="0" w:space="0" w:color="auto"/>
        <w:right w:val="none" w:sz="0" w:space="0" w:color="auto"/>
      </w:divBdr>
    </w:div>
    <w:div w:id="378936651">
      <w:bodyDiv w:val="1"/>
      <w:marLeft w:val="0"/>
      <w:marRight w:val="0"/>
      <w:marTop w:val="0"/>
      <w:marBottom w:val="0"/>
      <w:divBdr>
        <w:top w:val="none" w:sz="0" w:space="0" w:color="auto"/>
        <w:left w:val="none" w:sz="0" w:space="0" w:color="auto"/>
        <w:bottom w:val="none" w:sz="0" w:space="0" w:color="auto"/>
        <w:right w:val="none" w:sz="0" w:space="0" w:color="auto"/>
      </w:divBdr>
    </w:div>
    <w:div w:id="379598181">
      <w:bodyDiv w:val="1"/>
      <w:marLeft w:val="0"/>
      <w:marRight w:val="0"/>
      <w:marTop w:val="0"/>
      <w:marBottom w:val="0"/>
      <w:divBdr>
        <w:top w:val="none" w:sz="0" w:space="0" w:color="auto"/>
        <w:left w:val="none" w:sz="0" w:space="0" w:color="auto"/>
        <w:bottom w:val="none" w:sz="0" w:space="0" w:color="auto"/>
        <w:right w:val="none" w:sz="0" w:space="0" w:color="auto"/>
      </w:divBdr>
    </w:div>
    <w:div w:id="379979652">
      <w:bodyDiv w:val="1"/>
      <w:marLeft w:val="0"/>
      <w:marRight w:val="0"/>
      <w:marTop w:val="0"/>
      <w:marBottom w:val="0"/>
      <w:divBdr>
        <w:top w:val="none" w:sz="0" w:space="0" w:color="auto"/>
        <w:left w:val="none" w:sz="0" w:space="0" w:color="auto"/>
        <w:bottom w:val="none" w:sz="0" w:space="0" w:color="auto"/>
        <w:right w:val="none" w:sz="0" w:space="0" w:color="auto"/>
      </w:divBdr>
    </w:div>
    <w:div w:id="379979718">
      <w:bodyDiv w:val="1"/>
      <w:marLeft w:val="0"/>
      <w:marRight w:val="0"/>
      <w:marTop w:val="0"/>
      <w:marBottom w:val="0"/>
      <w:divBdr>
        <w:top w:val="none" w:sz="0" w:space="0" w:color="auto"/>
        <w:left w:val="none" w:sz="0" w:space="0" w:color="auto"/>
        <w:bottom w:val="none" w:sz="0" w:space="0" w:color="auto"/>
        <w:right w:val="none" w:sz="0" w:space="0" w:color="auto"/>
      </w:divBdr>
    </w:div>
    <w:div w:id="380062434">
      <w:bodyDiv w:val="1"/>
      <w:marLeft w:val="0"/>
      <w:marRight w:val="0"/>
      <w:marTop w:val="0"/>
      <w:marBottom w:val="0"/>
      <w:divBdr>
        <w:top w:val="none" w:sz="0" w:space="0" w:color="auto"/>
        <w:left w:val="none" w:sz="0" w:space="0" w:color="auto"/>
        <w:bottom w:val="none" w:sz="0" w:space="0" w:color="auto"/>
        <w:right w:val="none" w:sz="0" w:space="0" w:color="auto"/>
      </w:divBdr>
    </w:div>
    <w:div w:id="380175118">
      <w:bodyDiv w:val="1"/>
      <w:marLeft w:val="0"/>
      <w:marRight w:val="0"/>
      <w:marTop w:val="0"/>
      <w:marBottom w:val="0"/>
      <w:divBdr>
        <w:top w:val="none" w:sz="0" w:space="0" w:color="auto"/>
        <w:left w:val="none" w:sz="0" w:space="0" w:color="auto"/>
        <w:bottom w:val="none" w:sz="0" w:space="0" w:color="auto"/>
        <w:right w:val="none" w:sz="0" w:space="0" w:color="auto"/>
      </w:divBdr>
    </w:div>
    <w:div w:id="380322783">
      <w:bodyDiv w:val="1"/>
      <w:marLeft w:val="0"/>
      <w:marRight w:val="0"/>
      <w:marTop w:val="0"/>
      <w:marBottom w:val="0"/>
      <w:divBdr>
        <w:top w:val="none" w:sz="0" w:space="0" w:color="auto"/>
        <w:left w:val="none" w:sz="0" w:space="0" w:color="auto"/>
        <w:bottom w:val="none" w:sz="0" w:space="0" w:color="auto"/>
        <w:right w:val="none" w:sz="0" w:space="0" w:color="auto"/>
      </w:divBdr>
    </w:div>
    <w:div w:id="381173833">
      <w:bodyDiv w:val="1"/>
      <w:marLeft w:val="0"/>
      <w:marRight w:val="0"/>
      <w:marTop w:val="0"/>
      <w:marBottom w:val="0"/>
      <w:divBdr>
        <w:top w:val="none" w:sz="0" w:space="0" w:color="auto"/>
        <w:left w:val="none" w:sz="0" w:space="0" w:color="auto"/>
        <w:bottom w:val="none" w:sz="0" w:space="0" w:color="auto"/>
        <w:right w:val="none" w:sz="0" w:space="0" w:color="auto"/>
      </w:divBdr>
    </w:div>
    <w:div w:id="381252219">
      <w:bodyDiv w:val="1"/>
      <w:marLeft w:val="0"/>
      <w:marRight w:val="0"/>
      <w:marTop w:val="0"/>
      <w:marBottom w:val="0"/>
      <w:divBdr>
        <w:top w:val="none" w:sz="0" w:space="0" w:color="auto"/>
        <w:left w:val="none" w:sz="0" w:space="0" w:color="auto"/>
        <w:bottom w:val="none" w:sz="0" w:space="0" w:color="auto"/>
        <w:right w:val="none" w:sz="0" w:space="0" w:color="auto"/>
      </w:divBdr>
    </w:div>
    <w:div w:id="381297839">
      <w:bodyDiv w:val="1"/>
      <w:marLeft w:val="0"/>
      <w:marRight w:val="0"/>
      <w:marTop w:val="0"/>
      <w:marBottom w:val="0"/>
      <w:divBdr>
        <w:top w:val="none" w:sz="0" w:space="0" w:color="auto"/>
        <w:left w:val="none" w:sz="0" w:space="0" w:color="auto"/>
        <w:bottom w:val="none" w:sz="0" w:space="0" w:color="auto"/>
        <w:right w:val="none" w:sz="0" w:space="0" w:color="auto"/>
      </w:divBdr>
    </w:div>
    <w:div w:id="381516537">
      <w:bodyDiv w:val="1"/>
      <w:marLeft w:val="0"/>
      <w:marRight w:val="0"/>
      <w:marTop w:val="0"/>
      <w:marBottom w:val="0"/>
      <w:divBdr>
        <w:top w:val="none" w:sz="0" w:space="0" w:color="auto"/>
        <w:left w:val="none" w:sz="0" w:space="0" w:color="auto"/>
        <w:bottom w:val="none" w:sz="0" w:space="0" w:color="auto"/>
        <w:right w:val="none" w:sz="0" w:space="0" w:color="auto"/>
      </w:divBdr>
    </w:div>
    <w:div w:id="382409496">
      <w:bodyDiv w:val="1"/>
      <w:marLeft w:val="0"/>
      <w:marRight w:val="0"/>
      <w:marTop w:val="0"/>
      <w:marBottom w:val="0"/>
      <w:divBdr>
        <w:top w:val="none" w:sz="0" w:space="0" w:color="auto"/>
        <w:left w:val="none" w:sz="0" w:space="0" w:color="auto"/>
        <w:bottom w:val="none" w:sz="0" w:space="0" w:color="auto"/>
        <w:right w:val="none" w:sz="0" w:space="0" w:color="auto"/>
      </w:divBdr>
    </w:div>
    <w:div w:id="382870113">
      <w:bodyDiv w:val="1"/>
      <w:marLeft w:val="0"/>
      <w:marRight w:val="0"/>
      <w:marTop w:val="0"/>
      <w:marBottom w:val="0"/>
      <w:divBdr>
        <w:top w:val="none" w:sz="0" w:space="0" w:color="auto"/>
        <w:left w:val="none" w:sz="0" w:space="0" w:color="auto"/>
        <w:bottom w:val="none" w:sz="0" w:space="0" w:color="auto"/>
        <w:right w:val="none" w:sz="0" w:space="0" w:color="auto"/>
      </w:divBdr>
    </w:div>
    <w:div w:id="383792286">
      <w:bodyDiv w:val="1"/>
      <w:marLeft w:val="0"/>
      <w:marRight w:val="0"/>
      <w:marTop w:val="0"/>
      <w:marBottom w:val="0"/>
      <w:divBdr>
        <w:top w:val="none" w:sz="0" w:space="0" w:color="auto"/>
        <w:left w:val="none" w:sz="0" w:space="0" w:color="auto"/>
        <w:bottom w:val="none" w:sz="0" w:space="0" w:color="auto"/>
        <w:right w:val="none" w:sz="0" w:space="0" w:color="auto"/>
      </w:divBdr>
    </w:div>
    <w:div w:id="383915222">
      <w:bodyDiv w:val="1"/>
      <w:marLeft w:val="0"/>
      <w:marRight w:val="0"/>
      <w:marTop w:val="0"/>
      <w:marBottom w:val="0"/>
      <w:divBdr>
        <w:top w:val="none" w:sz="0" w:space="0" w:color="auto"/>
        <w:left w:val="none" w:sz="0" w:space="0" w:color="auto"/>
        <w:bottom w:val="none" w:sz="0" w:space="0" w:color="auto"/>
        <w:right w:val="none" w:sz="0" w:space="0" w:color="auto"/>
      </w:divBdr>
    </w:div>
    <w:div w:id="384914022">
      <w:bodyDiv w:val="1"/>
      <w:marLeft w:val="0"/>
      <w:marRight w:val="0"/>
      <w:marTop w:val="0"/>
      <w:marBottom w:val="0"/>
      <w:divBdr>
        <w:top w:val="none" w:sz="0" w:space="0" w:color="auto"/>
        <w:left w:val="none" w:sz="0" w:space="0" w:color="auto"/>
        <w:bottom w:val="none" w:sz="0" w:space="0" w:color="auto"/>
        <w:right w:val="none" w:sz="0" w:space="0" w:color="auto"/>
      </w:divBdr>
    </w:div>
    <w:div w:id="384985321">
      <w:bodyDiv w:val="1"/>
      <w:marLeft w:val="0"/>
      <w:marRight w:val="0"/>
      <w:marTop w:val="0"/>
      <w:marBottom w:val="0"/>
      <w:divBdr>
        <w:top w:val="none" w:sz="0" w:space="0" w:color="auto"/>
        <w:left w:val="none" w:sz="0" w:space="0" w:color="auto"/>
        <w:bottom w:val="none" w:sz="0" w:space="0" w:color="auto"/>
        <w:right w:val="none" w:sz="0" w:space="0" w:color="auto"/>
      </w:divBdr>
    </w:div>
    <w:div w:id="384990345">
      <w:bodyDiv w:val="1"/>
      <w:marLeft w:val="0"/>
      <w:marRight w:val="0"/>
      <w:marTop w:val="0"/>
      <w:marBottom w:val="0"/>
      <w:divBdr>
        <w:top w:val="none" w:sz="0" w:space="0" w:color="auto"/>
        <w:left w:val="none" w:sz="0" w:space="0" w:color="auto"/>
        <w:bottom w:val="none" w:sz="0" w:space="0" w:color="auto"/>
        <w:right w:val="none" w:sz="0" w:space="0" w:color="auto"/>
      </w:divBdr>
    </w:div>
    <w:div w:id="385421503">
      <w:bodyDiv w:val="1"/>
      <w:marLeft w:val="0"/>
      <w:marRight w:val="0"/>
      <w:marTop w:val="0"/>
      <w:marBottom w:val="0"/>
      <w:divBdr>
        <w:top w:val="none" w:sz="0" w:space="0" w:color="auto"/>
        <w:left w:val="none" w:sz="0" w:space="0" w:color="auto"/>
        <w:bottom w:val="none" w:sz="0" w:space="0" w:color="auto"/>
        <w:right w:val="none" w:sz="0" w:space="0" w:color="auto"/>
      </w:divBdr>
    </w:div>
    <w:div w:id="385835753">
      <w:bodyDiv w:val="1"/>
      <w:marLeft w:val="0"/>
      <w:marRight w:val="0"/>
      <w:marTop w:val="0"/>
      <w:marBottom w:val="0"/>
      <w:divBdr>
        <w:top w:val="none" w:sz="0" w:space="0" w:color="auto"/>
        <w:left w:val="none" w:sz="0" w:space="0" w:color="auto"/>
        <w:bottom w:val="none" w:sz="0" w:space="0" w:color="auto"/>
        <w:right w:val="none" w:sz="0" w:space="0" w:color="auto"/>
      </w:divBdr>
    </w:div>
    <w:div w:id="386295660">
      <w:bodyDiv w:val="1"/>
      <w:marLeft w:val="0"/>
      <w:marRight w:val="0"/>
      <w:marTop w:val="0"/>
      <w:marBottom w:val="0"/>
      <w:divBdr>
        <w:top w:val="none" w:sz="0" w:space="0" w:color="auto"/>
        <w:left w:val="none" w:sz="0" w:space="0" w:color="auto"/>
        <w:bottom w:val="none" w:sz="0" w:space="0" w:color="auto"/>
        <w:right w:val="none" w:sz="0" w:space="0" w:color="auto"/>
      </w:divBdr>
    </w:div>
    <w:div w:id="386537003">
      <w:bodyDiv w:val="1"/>
      <w:marLeft w:val="0"/>
      <w:marRight w:val="0"/>
      <w:marTop w:val="0"/>
      <w:marBottom w:val="0"/>
      <w:divBdr>
        <w:top w:val="none" w:sz="0" w:space="0" w:color="auto"/>
        <w:left w:val="none" w:sz="0" w:space="0" w:color="auto"/>
        <w:bottom w:val="none" w:sz="0" w:space="0" w:color="auto"/>
        <w:right w:val="none" w:sz="0" w:space="0" w:color="auto"/>
      </w:divBdr>
    </w:div>
    <w:div w:id="386610860">
      <w:bodyDiv w:val="1"/>
      <w:marLeft w:val="0"/>
      <w:marRight w:val="0"/>
      <w:marTop w:val="0"/>
      <w:marBottom w:val="0"/>
      <w:divBdr>
        <w:top w:val="none" w:sz="0" w:space="0" w:color="auto"/>
        <w:left w:val="none" w:sz="0" w:space="0" w:color="auto"/>
        <w:bottom w:val="none" w:sz="0" w:space="0" w:color="auto"/>
        <w:right w:val="none" w:sz="0" w:space="0" w:color="auto"/>
      </w:divBdr>
    </w:div>
    <w:div w:id="387534131">
      <w:bodyDiv w:val="1"/>
      <w:marLeft w:val="0"/>
      <w:marRight w:val="0"/>
      <w:marTop w:val="0"/>
      <w:marBottom w:val="0"/>
      <w:divBdr>
        <w:top w:val="none" w:sz="0" w:space="0" w:color="auto"/>
        <w:left w:val="none" w:sz="0" w:space="0" w:color="auto"/>
        <w:bottom w:val="none" w:sz="0" w:space="0" w:color="auto"/>
        <w:right w:val="none" w:sz="0" w:space="0" w:color="auto"/>
      </w:divBdr>
    </w:div>
    <w:div w:id="387535687">
      <w:bodyDiv w:val="1"/>
      <w:marLeft w:val="0"/>
      <w:marRight w:val="0"/>
      <w:marTop w:val="0"/>
      <w:marBottom w:val="0"/>
      <w:divBdr>
        <w:top w:val="none" w:sz="0" w:space="0" w:color="auto"/>
        <w:left w:val="none" w:sz="0" w:space="0" w:color="auto"/>
        <w:bottom w:val="none" w:sz="0" w:space="0" w:color="auto"/>
        <w:right w:val="none" w:sz="0" w:space="0" w:color="auto"/>
      </w:divBdr>
    </w:div>
    <w:div w:id="387728524">
      <w:bodyDiv w:val="1"/>
      <w:marLeft w:val="0"/>
      <w:marRight w:val="0"/>
      <w:marTop w:val="0"/>
      <w:marBottom w:val="0"/>
      <w:divBdr>
        <w:top w:val="none" w:sz="0" w:space="0" w:color="auto"/>
        <w:left w:val="none" w:sz="0" w:space="0" w:color="auto"/>
        <w:bottom w:val="none" w:sz="0" w:space="0" w:color="auto"/>
        <w:right w:val="none" w:sz="0" w:space="0" w:color="auto"/>
      </w:divBdr>
    </w:div>
    <w:div w:id="387807948">
      <w:bodyDiv w:val="1"/>
      <w:marLeft w:val="0"/>
      <w:marRight w:val="0"/>
      <w:marTop w:val="0"/>
      <w:marBottom w:val="0"/>
      <w:divBdr>
        <w:top w:val="none" w:sz="0" w:space="0" w:color="auto"/>
        <w:left w:val="none" w:sz="0" w:space="0" w:color="auto"/>
        <w:bottom w:val="none" w:sz="0" w:space="0" w:color="auto"/>
        <w:right w:val="none" w:sz="0" w:space="0" w:color="auto"/>
      </w:divBdr>
    </w:div>
    <w:div w:id="388722458">
      <w:bodyDiv w:val="1"/>
      <w:marLeft w:val="0"/>
      <w:marRight w:val="0"/>
      <w:marTop w:val="0"/>
      <w:marBottom w:val="0"/>
      <w:divBdr>
        <w:top w:val="none" w:sz="0" w:space="0" w:color="auto"/>
        <w:left w:val="none" w:sz="0" w:space="0" w:color="auto"/>
        <w:bottom w:val="none" w:sz="0" w:space="0" w:color="auto"/>
        <w:right w:val="none" w:sz="0" w:space="0" w:color="auto"/>
      </w:divBdr>
    </w:div>
    <w:div w:id="388771575">
      <w:bodyDiv w:val="1"/>
      <w:marLeft w:val="0"/>
      <w:marRight w:val="0"/>
      <w:marTop w:val="0"/>
      <w:marBottom w:val="0"/>
      <w:divBdr>
        <w:top w:val="none" w:sz="0" w:space="0" w:color="auto"/>
        <w:left w:val="none" w:sz="0" w:space="0" w:color="auto"/>
        <w:bottom w:val="none" w:sz="0" w:space="0" w:color="auto"/>
        <w:right w:val="none" w:sz="0" w:space="0" w:color="auto"/>
      </w:divBdr>
    </w:div>
    <w:div w:id="388958273">
      <w:bodyDiv w:val="1"/>
      <w:marLeft w:val="0"/>
      <w:marRight w:val="0"/>
      <w:marTop w:val="0"/>
      <w:marBottom w:val="0"/>
      <w:divBdr>
        <w:top w:val="none" w:sz="0" w:space="0" w:color="auto"/>
        <w:left w:val="none" w:sz="0" w:space="0" w:color="auto"/>
        <w:bottom w:val="none" w:sz="0" w:space="0" w:color="auto"/>
        <w:right w:val="none" w:sz="0" w:space="0" w:color="auto"/>
      </w:divBdr>
    </w:div>
    <w:div w:id="389155898">
      <w:bodyDiv w:val="1"/>
      <w:marLeft w:val="0"/>
      <w:marRight w:val="0"/>
      <w:marTop w:val="0"/>
      <w:marBottom w:val="0"/>
      <w:divBdr>
        <w:top w:val="none" w:sz="0" w:space="0" w:color="auto"/>
        <w:left w:val="none" w:sz="0" w:space="0" w:color="auto"/>
        <w:bottom w:val="none" w:sz="0" w:space="0" w:color="auto"/>
        <w:right w:val="none" w:sz="0" w:space="0" w:color="auto"/>
      </w:divBdr>
    </w:div>
    <w:div w:id="389425458">
      <w:bodyDiv w:val="1"/>
      <w:marLeft w:val="0"/>
      <w:marRight w:val="0"/>
      <w:marTop w:val="0"/>
      <w:marBottom w:val="0"/>
      <w:divBdr>
        <w:top w:val="none" w:sz="0" w:space="0" w:color="auto"/>
        <w:left w:val="none" w:sz="0" w:space="0" w:color="auto"/>
        <w:bottom w:val="none" w:sz="0" w:space="0" w:color="auto"/>
        <w:right w:val="none" w:sz="0" w:space="0" w:color="auto"/>
      </w:divBdr>
    </w:div>
    <w:div w:id="390036169">
      <w:bodyDiv w:val="1"/>
      <w:marLeft w:val="0"/>
      <w:marRight w:val="0"/>
      <w:marTop w:val="0"/>
      <w:marBottom w:val="0"/>
      <w:divBdr>
        <w:top w:val="none" w:sz="0" w:space="0" w:color="auto"/>
        <w:left w:val="none" w:sz="0" w:space="0" w:color="auto"/>
        <w:bottom w:val="none" w:sz="0" w:space="0" w:color="auto"/>
        <w:right w:val="none" w:sz="0" w:space="0" w:color="auto"/>
      </w:divBdr>
    </w:div>
    <w:div w:id="390078320">
      <w:bodyDiv w:val="1"/>
      <w:marLeft w:val="0"/>
      <w:marRight w:val="0"/>
      <w:marTop w:val="0"/>
      <w:marBottom w:val="0"/>
      <w:divBdr>
        <w:top w:val="none" w:sz="0" w:space="0" w:color="auto"/>
        <w:left w:val="none" w:sz="0" w:space="0" w:color="auto"/>
        <w:bottom w:val="none" w:sz="0" w:space="0" w:color="auto"/>
        <w:right w:val="none" w:sz="0" w:space="0" w:color="auto"/>
      </w:divBdr>
    </w:div>
    <w:div w:id="390736239">
      <w:bodyDiv w:val="1"/>
      <w:marLeft w:val="0"/>
      <w:marRight w:val="0"/>
      <w:marTop w:val="0"/>
      <w:marBottom w:val="0"/>
      <w:divBdr>
        <w:top w:val="none" w:sz="0" w:space="0" w:color="auto"/>
        <w:left w:val="none" w:sz="0" w:space="0" w:color="auto"/>
        <w:bottom w:val="none" w:sz="0" w:space="0" w:color="auto"/>
        <w:right w:val="none" w:sz="0" w:space="0" w:color="auto"/>
      </w:divBdr>
    </w:div>
    <w:div w:id="390807640">
      <w:bodyDiv w:val="1"/>
      <w:marLeft w:val="0"/>
      <w:marRight w:val="0"/>
      <w:marTop w:val="0"/>
      <w:marBottom w:val="0"/>
      <w:divBdr>
        <w:top w:val="none" w:sz="0" w:space="0" w:color="auto"/>
        <w:left w:val="none" w:sz="0" w:space="0" w:color="auto"/>
        <w:bottom w:val="none" w:sz="0" w:space="0" w:color="auto"/>
        <w:right w:val="none" w:sz="0" w:space="0" w:color="auto"/>
      </w:divBdr>
    </w:div>
    <w:div w:id="391390762">
      <w:bodyDiv w:val="1"/>
      <w:marLeft w:val="0"/>
      <w:marRight w:val="0"/>
      <w:marTop w:val="0"/>
      <w:marBottom w:val="0"/>
      <w:divBdr>
        <w:top w:val="none" w:sz="0" w:space="0" w:color="auto"/>
        <w:left w:val="none" w:sz="0" w:space="0" w:color="auto"/>
        <w:bottom w:val="none" w:sz="0" w:space="0" w:color="auto"/>
        <w:right w:val="none" w:sz="0" w:space="0" w:color="auto"/>
      </w:divBdr>
    </w:div>
    <w:div w:id="391933060">
      <w:bodyDiv w:val="1"/>
      <w:marLeft w:val="0"/>
      <w:marRight w:val="0"/>
      <w:marTop w:val="0"/>
      <w:marBottom w:val="0"/>
      <w:divBdr>
        <w:top w:val="none" w:sz="0" w:space="0" w:color="auto"/>
        <w:left w:val="none" w:sz="0" w:space="0" w:color="auto"/>
        <w:bottom w:val="none" w:sz="0" w:space="0" w:color="auto"/>
        <w:right w:val="none" w:sz="0" w:space="0" w:color="auto"/>
      </w:divBdr>
    </w:div>
    <w:div w:id="392001425">
      <w:bodyDiv w:val="1"/>
      <w:marLeft w:val="0"/>
      <w:marRight w:val="0"/>
      <w:marTop w:val="0"/>
      <w:marBottom w:val="0"/>
      <w:divBdr>
        <w:top w:val="none" w:sz="0" w:space="0" w:color="auto"/>
        <w:left w:val="none" w:sz="0" w:space="0" w:color="auto"/>
        <w:bottom w:val="none" w:sz="0" w:space="0" w:color="auto"/>
        <w:right w:val="none" w:sz="0" w:space="0" w:color="auto"/>
      </w:divBdr>
    </w:div>
    <w:div w:id="392193649">
      <w:bodyDiv w:val="1"/>
      <w:marLeft w:val="0"/>
      <w:marRight w:val="0"/>
      <w:marTop w:val="0"/>
      <w:marBottom w:val="0"/>
      <w:divBdr>
        <w:top w:val="none" w:sz="0" w:space="0" w:color="auto"/>
        <w:left w:val="none" w:sz="0" w:space="0" w:color="auto"/>
        <w:bottom w:val="none" w:sz="0" w:space="0" w:color="auto"/>
        <w:right w:val="none" w:sz="0" w:space="0" w:color="auto"/>
      </w:divBdr>
    </w:div>
    <w:div w:id="392244078">
      <w:bodyDiv w:val="1"/>
      <w:marLeft w:val="0"/>
      <w:marRight w:val="0"/>
      <w:marTop w:val="0"/>
      <w:marBottom w:val="0"/>
      <w:divBdr>
        <w:top w:val="none" w:sz="0" w:space="0" w:color="auto"/>
        <w:left w:val="none" w:sz="0" w:space="0" w:color="auto"/>
        <w:bottom w:val="none" w:sz="0" w:space="0" w:color="auto"/>
        <w:right w:val="none" w:sz="0" w:space="0" w:color="auto"/>
      </w:divBdr>
    </w:div>
    <w:div w:id="392318122">
      <w:bodyDiv w:val="1"/>
      <w:marLeft w:val="0"/>
      <w:marRight w:val="0"/>
      <w:marTop w:val="0"/>
      <w:marBottom w:val="0"/>
      <w:divBdr>
        <w:top w:val="none" w:sz="0" w:space="0" w:color="auto"/>
        <w:left w:val="none" w:sz="0" w:space="0" w:color="auto"/>
        <w:bottom w:val="none" w:sz="0" w:space="0" w:color="auto"/>
        <w:right w:val="none" w:sz="0" w:space="0" w:color="auto"/>
      </w:divBdr>
    </w:div>
    <w:div w:id="392318451">
      <w:bodyDiv w:val="1"/>
      <w:marLeft w:val="0"/>
      <w:marRight w:val="0"/>
      <w:marTop w:val="0"/>
      <w:marBottom w:val="0"/>
      <w:divBdr>
        <w:top w:val="none" w:sz="0" w:space="0" w:color="auto"/>
        <w:left w:val="none" w:sz="0" w:space="0" w:color="auto"/>
        <w:bottom w:val="none" w:sz="0" w:space="0" w:color="auto"/>
        <w:right w:val="none" w:sz="0" w:space="0" w:color="auto"/>
      </w:divBdr>
    </w:div>
    <w:div w:id="392581091">
      <w:bodyDiv w:val="1"/>
      <w:marLeft w:val="0"/>
      <w:marRight w:val="0"/>
      <w:marTop w:val="0"/>
      <w:marBottom w:val="0"/>
      <w:divBdr>
        <w:top w:val="none" w:sz="0" w:space="0" w:color="auto"/>
        <w:left w:val="none" w:sz="0" w:space="0" w:color="auto"/>
        <w:bottom w:val="none" w:sz="0" w:space="0" w:color="auto"/>
        <w:right w:val="none" w:sz="0" w:space="0" w:color="auto"/>
      </w:divBdr>
    </w:div>
    <w:div w:id="392629057">
      <w:bodyDiv w:val="1"/>
      <w:marLeft w:val="0"/>
      <w:marRight w:val="0"/>
      <w:marTop w:val="0"/>
      <w:marBottom w:val="0"/>
      <w:divBdr>
        <w:top w:val="none" w:sz="0" w:space="0" w:color="auto"/>
        <w:left w:val="none" w:sz="0" w:space="0" w:color="auto"/>
        <w:bottom w:val="none" w:sz="0" w:space="0" w:color="auto"/>
        <w:right w:val="none" w:sz="0" w:space="0" w:color="auto"/>
      </w:divBdr>
    </w:div>
    <w:div w:id="392775214">
      <w:bodyDiv w:val="1"/>
      <w:marLeft w:val="0"/>
      <w:marRight w:val="0"/>
      <w:marTop w:val="0"/>
      <w:marBottom w:val="0"/>
      <w:divBdr>
        <w:top w:val="none" w:sz="0" w:space="0" w:color="auto"/>
        <w:left w:val="none" w:sz="0" w:space="0" w:color="auto"/>
        <w:bottom w:val="none" w:sz="0" w:space="0" w:color="auto"/>
        <w:right w:val="none" w:sz="0" w:space="0" w:color="auto"/>
      </w:divBdr>
    </w:div>
    <w:div w:id="394090272">
      <w:bodyDiv w:val="1"/>
      <w:marLeft w:val="0"/>
      <w:marRight w:val="0"/>
      <w:marTop w:val="0"/>
      <w:marBottom w:val="0"/>
      <w:divBdr>
        <w:top w:val="none" w:sz="0" w:space="0" w:color="auto"/>
        <w:left w:val="none" w:sz="0" w:space="0" w:color="auto"/>
        <w:bottom w:val="none" w:sz="0" w:space="0" w:color="auto"/>
        <w:right w:val="none" w:sz="0" w:space="0" w:color="auto"/>
      </w:divBdr>
    </w:div>
    <w:div w:id="394208544">
      <w:bodyDiv w:val="1"/>
      <w:marLeft w:val="0"/>
      <w:marRight w:val="0"/>
      <w:marTop w:val="0"/>
      <w:marBottom w:val="0"/>
      <w:divBdr>
        <w:top w:val="none" w:sz="0" w:space="0" w:color="auto"/>
        <w:left w:val="none" w:sz="0" w:space="0" w:color="auto"/>
        <w:bottom w:val="none" w:sz="0" w:space="0" w:color="auto"/>
        <w:right w:val="none" w:sz="0" w:space="0" w:color="auto"/>
      </w:divBdr>
    </w:div>
    <w:div w:id="395055081">
      <w:bodyDiv w:val="1"/>
      <w:marLeft w:val="0"/>
      <w:marRight w:val="0"/>
      <w:marTop w:val="0"/>
      <w:marBottom w:val="0"/>
      <w:divBdr>
        <w:top w:val="none" w:sz="0" w:space="0" w:color="auto"/>
        <w:left w:val="none" w:sz="0" w:space="0" w:color="auto"/>
        <w:bottom w:val="none" w:sz="0" w:space="0" w:color="auto"/>
        <w:right w:val="none" w:sz="0" w:space="0" w:color="auto"/>
      </w:divBdr>
    </w:div>
    <w:div w:id="395055212">
      <w:bodyDiv w:val="1"/>
      <w:marLeft w:val="0"/>
      <w:marRight w:val="0"/>
      <w:marTop w:val="0"/>
      <w:marBottom w:val="0"/>
      <w:divBdr>
        <w:top w:val="none" w:sz="0" w:space="0" w:color="auto"/>
        <w:left w:val="none" w:sz="0" w:space="0" w:color="auto"/>
        <w:bottom w:val="none" w:sz="0" w:space="0" w:color="auto"/>
        <w:right w:val="none" w:sz="0" w:space="0" w:color="auto"/>
      </w:divBdr>
    </w:div>
    <w:div w:id="395126930">
      <w:bodyDiv w:val="1"/>
      <w:marLeft w:val="0"/>
      <w:marRight w:val="0"/>
      <w:marTop w:val="0"/>
      <w:marBottom w:val="0"/>
      <w:divBdr>
        <w:top w:val="none" w:sz="0" w:space="0" w:color="auto"/>
        <w:left w:val="none" w:sz="0" w:space="0" w:color="auto"/>
        <w:bottom w:val="none" w:sz="0" w:space="0" w:color="auto"/>
        <w:right w:val="none" w:sz="0" w:space="0" w:color="auto"/>
      </w:divBdr>
    </w:div>
    <w:div w:id="395934114">
      <w:bodyDiv w:val="1"/>
      <w:marLeft w:val="0"/>
      <w:marRight w:val="0"/>
      <w:marTop w:val="0"/>
      <w:marBottom w:val="0"/>
      <w:divBdr>
        <w:top w:val="none" w:sz="0" w:space="0" w:color="auto"/>
        <w:left w:val="none" w:sz="0" w:space="0" w:color="auto"/>
        <w:bottom w:val="none" w:sz="0" w:space="0" w:color="auto"/>
        <w:right w:val="none" w:sz="0" w:space="0" w:color="auto"/>
      </w:divBdr>
    </w:div>
    <w:div w:id="396559765">
      <w:bodyDiv w:val="1"/>
      <w:marLeft w:val="0"/>
      <w:marRight w:val="0"/>
      <w:marTop w:val="0"/>
      <w:marBottom w:val="0"/>
      <w:divBdr>
        <w:top w:val="none" w:sz="0" w:space="0" w:color="auto"/>
        <w:left w:val="none" w:sz="0" w:space="0" w:color="auto"/>
        <w:bottom w:val="none" w:sz="0" w:space="0" w:color="auto"/>
        <w:right w:val="none" w:sz="0" w:space="0" w:color="auto"/>
      </w:divBdr>
    </w:div>
    <w:div w:id="397829766">
      <w:bodyDiv w:val="1"/>
      <w:marLeft w:val="0"/>
      <w:marRight w:val="0"/>
      <w:marTop w:val="0"/>
      <w:marBottom w:val="0"/>
      <w:divBdr>
        <w:top w:val="none" w:sz="0" w:space="0" w:color="auto"/>
        <w:left w:val="none" w:sz="0" w:space="0" w:color="auto"/>
        <w:bottom w:val="none" w:sz="0" w:space="0" w:color="auto"/>
        <w:right w:val="none" w:sz="0" w:space="0" w:color="auto"/>
      </w:divBdr>
    </w:div>
    <w:div w:id="398747194">
      <w:bodyDiv w:val="1"/>
      <w:marLeft w:val="0"/>
      <w:marRight w:val="0"/>
      <w:marTop w:val="0"/>
      <w:marBottom w:val="0"/>
      <w:divBdr>
        <w:top w:val="none" w:sz="0" w:space="0" w:color="auto"/>
        <w:left w:val="none" w:sz="0" w:space="0" w:color="auto"/>
        <w:bottom w:val="none" w:sz="0" w:space="0" w:color="auto"/>
        <w:right w:val="none" w:sz="0" w:space="0" w:color="auto"/>
      </w:divBdr>
    </w:div>
    <w:div w:id="399212446">
      <w:bodyDiv w:val="1"/>
      <w:marLeft w:val="0"/>
      <w:marRight w:val="0"/>
      <w:marTop w:val="0"/>
      <w:marBottom w:val="0"/>
      <w:divBdr>
        <w:top w:val="none" w:sz="0" w:space="0" w:color="auto"/>
        <w:left w:val="none" w:sz="0" w:space="0" w:color="auto"/>
        <w:bottom w:val="none" w:sz="0" w:space="0" w:color="auto"/>
        <w:right w:val="none" w:sz="0" w:space="0" w:color="auto"/>
      </w:divBdr>
    </w:div>
    <w:div w:id="399402737">
      <w:bodyDiv w:val="1"/>
      <w:marLeft w:val="0"/>
      <w:marRight w:val="0"/>
      <w:marTop w:val="0"/>
      <w:marBottom w:val="0"/>
      <w:divBdr>
        <w:top w:val="none" w:sz="0" w:space="0" w:color="auto"/>
        <w:left w:val="none" w:sz="0" w:space="0" w:color="auto"/>
        <w:bottom w:val="none" w:sz="0" w:space="0" w:color="auto"/>
        <w:right w:val="none" w:sz="0" w:space="0" w:color="auto"/>
      </w:divBdr>
    </w:div>
    <w:div w:id="400711745">
      <w:bodyDiv w:val="1"/>
      <w:marLeft w:val="0"/>
      <w:marRight w:val="0"/>
      <w:marTop w:val="0"/>
      <w:marBottom w:val="0"/>
      <w:divBdr>
        <w:top w:val="none" w:sz="0" w:space="0" w:color="auto"/>
        <w:left w:val="none" w:sz="0" w:space="0" w:color="auto"/>
        <w:bottom w:val="none" w:sz="0" w:space="0" w:color="auto"/>
        <w:right w:val="none" w:sz="0" w:space="0" w:color="auto"/>
      </w:divBdr>
    </w:div>
    <w:div w:id="401220006">
      <w:bodyDiv w:val="1"/>
      <w:marLeft w:val="0"/>
      <w:marRight w:val="0"/>
      <w:marTop w:val="0"/>
      <w:marBottom w:val="0"/>
      <w:divBdr>
        <w:top w:val="none" w:sz="0" w:space="0" w:color="auto"/>
        <w:left w:val="none" w:sz="0" w:space="0" w:color="auto"/>
        <w:bottom w:val="none" w:sz="0" w:space="0" w:color="auto"/>
        <w:right w:val="none" w:sz="0" w:space="0" w:color="auto"/>
      </w:divBdr>
    </w:div>
    <w:div w:id="402416003">
      <w:bodyDiv w:val="1"/>
      <w:marLeft w:val="0"/>
      <w:marRight w:val="0"/>
      <w:marTop w:val="0"/>
      <w:marBottom w:val="0"/>
      <w:divBdr>
        <w:top w:val="none" w:sz="0" w:space="0" w:color="auto"/>
        <w:left w:val="none" w:sz="0" w:space="0" w:color="auto"/>
        <w:bottom w:val="none" w:sz="0" w:space="0" w:color="auto"/>
        <w:right w:val="none" w:sz="0" w:space="0" w:color="auto"/>
      </w:divBdr>
    </w:div>
    <w:div w:id="403377538">
      <w:bodyDiv w:val="1"/>
      <w:marLeft w:val="0"/>
      <w:marRight w:val="0"/>
      <w:marTop w:val="0"/>
      <w:marBottom w:val="0"/>
      <w:divBdr>
        <w:top w:val="none" w:sz="0" w:space="0" w:color="auto"/>
        <w:left w:val="none" w:sz="0" w:space="0" w:color="auto"/>
        <w:bottom w:val="none" w:sz="0" w:space="0" w:color="auto"/>
        <w:right w:val="none" w:sz="0" w:space="0" w:color="auto"/>
      </w:divBdr>
    </w:div>
    <w:div w:id="404687670">
      <w:bodyDiv w:val="1"/>
      <w:marLeft w:val="0"/>
      <w:marRight w:val="0"/>
      <w:marTop w:val="0"/>
      <w:marBottom w:val="0"/>
      <w:divBdr>
        <w:top w:val="none" w:sz="0" w:space="0" w:color="auto"/>
        <w:left w:val="none" w:sz="0" w:space="0" w:color="auto"/>
        <w:bottom w:val="none" w:sz="0" w:space="0" w:color="auto"/>
        <w:right w:val="none" w:sz="0" w:space="0" w:color="auto"/>
      </w:divBdr>
    </w:div>
    <w:div w:id="405079847">
      <w:bodyDiv w:val="1"/>
      <w:marLeft w:val="0"/>
      <w:marRight w:val="0"/>
      <w:marTop w:val="0"/>
      <w:marBottom w:val="0"/>
      <w:divBdr>
        <w:top w:val="none" w:sz="0" w:space="0" w:color="auto"/>
        <w:left w:val="none" w:sz="0" w:space="0" w:color="auto"/>
        <w:bottom w:val="none" w:sz="0" w:space="0" w:color="auto"/>
        <w:right w:val="none" w:sz="0" w:space="0" w:color="auto"/>
      </w:divBdr>
    </w:div>
    <w:div w:id="405223409">
      <w:bodyDiv w:val="1"/>
      <w:marLeft w:val="0"/>
      <w:marRight w:val="0"/>
      <w:marTop w:val="0"/>
      <w:marBottom w:val="0"/>
      <w:divBdr>
        <w:top w:val="none" w:sz="0" w:space="0" w:color="auto"/>
        <w:left w:val="none" w:sz="0" w:space="0" w:color="auto"/>
        <w:bottom w:val="none" w:sz="0" w:space="0" w:color="auto"/>
        <w:right w:val="none" w:sz="0" w:space="0" w:color="auto"/>
      </w:divBdr>
    </w:div>
    <w:div w:id="405690411">
      <w:bodyDiv w:val="1"/>
      <w:marLeft w:val="0"/>
      <w:marRight w:val="0"/>
      <w:marTop w:val="0"/>
      <w:marBottom w:val="0"/>
      <w:divBdr>
        <w:top w:val="none" w:sz="0" w:space="0" w:color="auto"/>
        <w:left w:val="none" w:sz="0" w:space="0" w:color="auto"/>
        <w:bottom w:val="none" w:sz="0" w:space="0" w:color="auto"/>
        <w:right w:val="none" w:sz="0" w:space="0" w:color="auto"/>
      </w:divBdr>
    </w:div>
    <w:div w:id="406194973">
      <w:bodyDiv w:val="1"/>
      <w:marLeft w:val="0"/>
      <w:marRight w:val="0"/>
      <w:marTop w:val="0"/>
      <w:marBottom w:val="0"/>
      <w:divBdr>
        <w:top w:val="none" w:sz="0" w:space="0" w:color="auto"/>
        <w:left w:val="none" w:sz="0" w:space="0" w:color="auto"/>
        <w:bottom w:val="none" w:sz="0" w:space="0" w:color="auto"/>
        <w:right w:val="none" w:sz="0" w:space="0" w:color="auto"/>
      </w:divBdr>
    </w:div>
    <w:div w:id="406389380">
      <w:bodyDiv w:val="1"/>
      <w:marLeft w:val="0"/>
      <w:marRight w:val="0"/>
      <w:marTop w:val="0"/>
      <w:marBottom w:val="0"/>
      <w:divBdr>
        <w:top w:val="none" w:sz="0" w:space="0" w:color="auto"/>
        <w:left w:val="none" w:sz="0" w:space="0" w:color="auto"/>
        <w:bottom w:val="none" w:sz="0" w:space="0" w:color="auto"/>
        <w:right w:val="none" w:sz="0" w:space="0" w:color="auto"/>
      </w:divBdr>
    </w:div>
    <w:div w:id="406458548">
      <w:bodyDiv w:val="1"/>
      <w:marLeft w:val="0"/>
      <w:marRight w:val="0"/>
      <w:marTop w:val="0"/>
      <w:marBottom w:val="0"/>
      <w:divBdr>
        <w:top w:val="none" w:sz="0" w:space="0" w:color="auto"/>
        <w:left w:val="none" w:sz="0" w:space="0" w:color="auto"/>
        <w:bottom w:val="none" w:sz="0" w:space="0" w:color="auto"/>
        <w:right w:val="none" w:sz="0" w:space="0" w:color="auto"/>
      </w:divBdr>
    </w:div>
    <w:div w:id="406808319">
      <w:bodyDiv w:val="1"/>
      <w:marLeft w:val="0"/>
      <w:marRight w:val="0"/>
      <w:marTop w:val="0"/>
      <w:marBottom w:val="0"/>
      <w:divBdr>
        <w:top w:val="none" w:sz="0" w:space="0" w:color="auto"/>
        <w:left w:val="none" w:sz="0" w:space="0" w:color="auto"/>
        <w:bottom w:val="none" w:sz="0" w:space="0" w:color="auto"/>
        <w:right w:val="none" w:sz="0" w:space="0" w:color="auto"/>
      </w:divBdr>
    </w:div>
    <w:div w:id="406880009">
      <w:bodyDiv w:val="1"/>
      <w:marLeft w:val="0"/>
      <w:marRight w:val="0"/>
      <w:marTop w:val="0"/>
      <w:marBottom w:val="0"/>
      <w:divBdr>
        <w:top w:val="none" w:sz="0" w:space="0" w:color="auto"/>
        <w:left w:val="none" w:sz="0" w:space="0" w:color="auto"/>
        <w:bottom w:val="none" w:sz="0" w:space="0" w:color="auto"/>
        <w:right w:val="none" w:sz="0" w:space="0" w:color="auto"/>
      </w:divBdr>
    </w:div>
    <w:div w:id="406926859">
      <w:bodyDiv w:val="1"/>
      <w:marLeft w:val="0"/>
      <w:marRight w:val="0"/>
      <w:marTop w:val="0"/>
      <w:marBottom w:val="0"/>
      <w:divBdr>
        <w:top w:val="none" w:sz="0" w:space="0" w:color="auto"/>
        <w:left w:val="none" w:sz="0" w:space="0" w:color="auto"/>
        <w:bottom w:val="none" w:sz="0" w:space="0" w:color="auto"/>
        <w:right w:val="none" w:sz="0" w:space="0" w:color="auto"/>
      </w:divBdr>
    </w:div>
    <w:div w:id="407118570">
      <w:bodyDiv w:val="1"/>
      <w:marLeft w:val="0"/>
      <w:marRight w:val="0"/>
      <w:marTop w:val="0"/>
      <w:marBottom w:val="0"/>
      <w:divBdr>
        <w:top w:val="none" w:sz="0" w:space="0" w:color="auto"/>
        <w:left w:val="none" w:sz="0" w:space="0" w:color="auto"/>
        <w:bottom w:val="none" w:sz="0" w:space="0" w:color="auto"/>
        <w:right w:val="none" w:sz="0" w:space="0" w:color="auto"/>
      </w:divBdr>
    </w:div>
    <w:div w:id="407271186">
      <w:bodyDiv w:val="1"/>
      <w:marLeft w:val="0"/>
      <w:marRight w:val="0"/>
      <w:marTop w:val="0"/>
      <w:marBottom w:val="0"/>
      <w:divBdr>
        <w:top w:val="none" w:sz="0" w:space="0" w:color="auto"/>
        <w:left w:val="none" w:sz="0" w:space="0" w:color="auto"/>
        <w:bottom w:val="none" w:sz="0" w:space="0" w:color="auto"/>
        <w:right w:val="none" w:sz="0" w:space="0" w:color="auto"/>
      </w:divBdr>
    </w:div>
    <w:div w:id="407309647">
      <w:bodyDiv w:val="1"/>
      <w:marLeft w:val="0"/>
      <w:marRight w:val="0"/>
      <w:marTop w:val="0"/>
      <w:marBottom w:val="0"/>
      <w:divBdr>
        <w:top w:val="none" w:sz="0" w:space="0" w:color="auto"/>
        <w:left w:val="none" w:sz="0" w:space="0" w:color="auto"/>
        <w:bottom w:val="none" w:sz="0" w:space="0" w:color="auto"/>
        <w:right w:val="none" w:sz="0" w:space="0" w:color="auto"/>
      </w:divBdr>
    </w:div>
    <w:div w:id="407577456">
      <w:bodyDiv w:val="1"/>
      <w:marLeft w:val="0"/>
      <w:marRight w:val="0"/>
      <w:marTop w:val="0"/>
      <w:marBottom w:val="0"/>
      <w:divBdr>
        <w:top w:val="none" w:sz="0" w:space="0" w:color="auto"/>
        <w:left w:val="none" w:sz="0" w:space="0" w:color="auto"/>
        <w:bottom w:val="none" w:sz="0" w:space="0" w:color="auto"/>
        <w:right w:val="none" w:sz="0" w:space="0" w:color="auto"/>
      </w:divBdr>
    </w:div>
    <w:div w:id="407699664">
      <w:bodyDiv w:val="1"/>
      <w:marLeft w:val="0"/>
      <w:marRight w:val="0"/>
      <w:marTop w:val="0"/>
      <w:marBottom w:val="0"/>
      <w:divBdr>
        <w:top w:val="none" w:sz="0" w:space="0" w:color="auto"/>
        <w:left w:val="none" w:sz="0" w:space="0" w:color="auto"/>
        <w:bottom w:val="none" w:sz="0" w:space="0" w:color="auto"/>
        <w:right w:val="none" w:sz="0" w:space="0" w:color="auto"/>
      </w:divBdr>
    </w:div>
    <w:div w:id="408187134">
      <w:bodyDiv w:val="1"/>
      <w:marLeft w:val="0"/>
      <w:marRight w:val="0"/>
      <w:marTop w:val="0"/>
      <w:marBottom w:val="0"/>
      <w:divBdr>
        <w:top w:val="none" w:sz="0" w:space="0" w:color="auto"/>
        <w:left w:val="none" w:sz="0" w:space="0" w:color="auto"/>
        <w:bottom w:val="none" w:sz="0" w:space="0" w:color="auto"/>
        <w:right w:val="none" w:sz="0" w:space="0" w:color="auto"/>
      </w:divBdr>
    </w:div>
    <w:div w:id="408230766">
      <w:bodyDiv w:val="1"/>
      <w:marLeft w:val="0"/>
      <w:marRight w:val="0"/>
      <w:marTop w:val="0"/>
      <w:marBottom w:val="0"/>
      <w:divBdr>
        <w:top w:val="none" w:sz="0" w:space="0" w:color="auto"/>
        <w:left w:val="none" w:sz="0" w:space="0" w:color="auto"/>
        <w:bottom w:val="none" w:sz="0" w:space="0" w:color="auto"/>
        <w:right w:val="none" w:sz="0" w:space="0" w:color="auto"/>
      </w:divBdr>
    </w:div>
    <w:div w:id="409162156">
      <w:bodyDiv w:val="1"/>
      <w:marLeft w:val="0"/>
      <w:marRight w:val="0"/>
      <w:marTop w:val="0"/>
      <w:marBottom w:val="0"/>
      <w:divBdr>
        <w:top w:val="none" w:sz="0" w:space="0" w:color="auto"/>
        <w:left w:val="none" w:sz="0" w:space="0" w:color="auto"/>
        <w:bottom w:val="none" w:sz="0" w:space="0" w:color="auto"/>
        <w:right w:val="none" w:sz="0" w:space="0" w:color="auto"/>
      </w:divBdr>
    </w:div>
    <w:div w:id="409470503">
      <w:bodyDiv w:val="1"/>
      <w:marLeft w:val="0"/>
      <w:marRight w:val="0"/>
      <w:marTop w:val="0"/>
      <w:marBottom w:val="0"/>
      <w:divBdr>
        <w:top w:val="none" w:sz="0" w:space="0" w:color="auto"/>
        <w:left w:val="none" w:sz="0" w:space="0" w:color="auto"/>
        <w:bottom w:val="none" w:sz="0" w:space="0" w:color="auto"/>
        <w:right w:val="none" w:sz="0" w:space="0" w:color="auto"/>
      </w:divBdr>
    </w:div>
    <w:div w:id="409817841">
      <w:bodyDiv w:val="1"/>
      <w:marLeft w:val="0"/>
      <w:marRight w:val="0"/>
      <w:marTop w:val="0"/>
      <w:marBottom w:val="0"/>
      <w:divBdr>
        <w:top w:val="none" w:sz="0" w:space="0" w:color="auto"/>
        <w:left w:val="none" w:sz="0" w:space="0" w:color="auto"/>
        <w:bottom w:val="none" w:sz="0" w:space="0" w:color="auto"/>
        <w:right w:val="none" w:sz="0" w:space="0" w:color="auto"/>
      </w:divBdr>
    </w:div>
    <w:div w:id="410125001">
      <w:bodyDiv w:val="1"/>
      <w:marLeft w:val="0"/>
      <w:marRight w:val="0"/>
      <w:marTop w:val="0"/>
      <w:marBottom w:val="0"/>
      <w:divBdr>
        <w:top w:val="none" w:sz="0" w:space="0" w:color="auto"/>
        <w:left w:val="none" w:sz="0" w:space="0" w:color="auto"/>
        <w:bottom w:val="none" w:sz="0" w:space="0" w:color="auto"/>
        <w:right w:val="none" w:sz="0" w:space="0" w:color="auto"/>
      </w:divBdr>
    </w:div>
    <w:div w:id="410351493">
      <w:bodyDiv w:val="1"/>
      <w:marLeft w:val="0"/>
      <w:marRight w:val="0"/>
      <w:marTop w:val="0"/>
      <w:marBottom w:val="0"/>
      <w:divBdr>
        <w:top w:val="none" w:sz="0" w:space="0" w:color="auto"/>
        <w:left w:val="none" w:sz="0" w:space="0" w:color="auto"/>
        <w:bottom w:val="none" w:sz="0" w:space="0" w:color="auto"/>
        <w:right w:val="none" w:sz="0" w:space="0" w:color="auto"/>
      </w:divBdr>
    </w:div>
    <w:div w:id="410930105">
      <w:bodyDiv w:val="1"/>
      <w:marLeft w:val="0"/>
      <w:marRight w:val="0"/>
      <w:marTop w:val="0"/>
      <w:marBottom w:val="0"/>
      <w:divBdr>
        <w:top w:val="none" w:sz="0" w:space="0" w:color="auto"/>
        <w:left w:val="none" w:sz="0" w:space="0" w:color="auto"/>
        <w:bottom w:val="none" w:sz="0" w:space="0" w:color="auto"/>
        <w:right w:val="none" w:sz="0" w:space="0" w:color="auto"/>
      </w:divBdr>
    </w:div>
    <w:div w:id="411242732">
      <w:bodyDiv w:val="1"/>
      <w:marLeft w:val="0"/>
      <w:marRight w:val="0"/>
      <w:marTop w:val="0"/>
      <w:marBottom w:val="0"/>
      <w:divBdr>
        <w:top w:val="none" w:sz="0" w:space="0" w:color="auto"/>
        <w:left w:val="none" w:sz="0" w:space="0" w:color="auto"/>
        <w:bottom w:val="none" w:sz="0" w:space="0" w:color="auto"/>
        <w:right w:val="none" w:sz="0" w:space="0" w:color="auto"/>
      </w:divBdr>
    </w:div>
    <w:div w:id="411585984">
      <w:bodyDiv w:val="1"/>
      <w:marLeft w:val="0"/>
      <w:marRight w:val="0"/>
      <w:marTop w:val="0"/>
      <w:marBottom w:val="0"/>
      <w:divBdr>
        <w:top w:val="none" w:sz="0" w:space="0" w:color="auto"/>
        <w:left w:val="none" w:sz="0" w:space="0" w:color="auto"/>
        <w:bottom w:val="none" w:sz="0" w:space="0" w:color="auto"/>
        <w:right w:val="none" w:sz="0" w:space="0" w:color="auto"/>
      </w:divBdr>
    </w:div>
    <w:div w:id="411704562">
      <w:bodyDiv w:val="1"/>
      <w:marLeft w:val="0"/>
      <w:marRight w:val="0"/>
      <w:marTop w:val="0"/>
      <w:marBottom w:val="0"/>
      <w:divBdr>
        <w:top w:val="none" w:sz="0" w:space="0" w:color="auto"/>
        <w:left w:val="none" w:sz="0" w:space="0" w:color="auto"/>
        <w:bottom w:val="none" w:sz="0" w:space="0" w:color="auto"/>
        <w:right w:val="none" w:sz="0" w:space="0" w:color="auto"/>
      </w:divBdr>
    </w:div>
    <w:div w:id="411775082">
      <w:bodyDiv w:val="1"/>
      <w:marLeft w:val="0"/>
      <w:marRight w:val="0"/>
      <w:marTop w:val="0"/>
      <w:marBottom w:val="0"/>
      <w:divBdr>
        <w:top w:val="none" w:sz="0" w:space="0" w:color="auto"/>
        <w:left w:val="none" w:sz="0" w:space="0" w:color="auto"/>
        <w:bottom w:val="none" w:sz="0" w:space="0" w:color="auto"/>
        <w:right w:val="none" w:sz="0" w:space="0" w:color="auto"/>
      </w:divBdr>
    </w:div>
    <w:div w:id="411894742">
      <w:bodyDiv w:val="1"/>
      <w:marLeft w:val="0"/>
      <w:marRight w:val="0"/>
      <w:marTop w:val="0"/>
      <w:marBottom w:val="0"/>
      <w:divBdr>
        <w:top w:val="none" w:sz="0" w:space="0" w:color="auto"/>
        <w:left w:val="none" w:sz="0" w:space="0" w:color="auto"/>
        <w:bottom w:val="none" w:sz="0" w:space="0" w:color="auto"/>
        <w:right w:val="none" w:sz="0" w:space="0" w:color="auto"/>
      </w:divBdr>
    </w:div>
    <w:div w:id="412363925">
      <w:bodyDiv w:val="1"/>
      <w:marLeft w:val="0"/>
      <w:marRight w:val="0"/>
      <w:marTop w:val="0"/>
      <w:marBottom w:val="0"/>
      <w:divBdr>
        <w:top w:val="none" w:sz="0" w:space="0" w:color="auto"/>
        <w:left w:val="none" w:sz="0" w:space="0" w:color="auto"/>
        <w:bottom w:val="none" w:sz="0" w:space="0" w:color="auto"/>
        <w:right w:val="none" w:sz="0" w:space="0" w:color="auto"/>
      </w:divBdr>
    </w:div>
    <w:div w:id="412749503">
      <w:bodyDiv w:val="1"/>
      <w:marLeft w:val="0"/>
      <w:marRight w:val="0"/>
      <w:marTop w:val="0"/>
      <w:marBottom w:val="0"/>
      <w:divBdr>
        <w:top w:val="none" w:sz="0" w:space="0" w:color="auto"/>
        <w:left w:val="none" w:sz="0" w:space="0" w:color="auto"/>
        <w:bottom w:val="none" w:sz="0" w:space="0" w:color="auto"/>
        <w:right w:val="none" w:sz="0" w:space="0" w:color="auto"/>
      </w:divBdr>
    </w:div>
    <w:div w:id="412968761">
      <w:bodyDiv w:val="1"/>
      <w:marLeft w:val="0"/>
      <w:marRight w:val="0"/>
      <w:marTop w:val="0"/>
      <w:marBottom w:val="0"/>
      <w:divBdr>
        <w:top w:val="none" w:sz="0" w:space="0" w:color="auto"/>
        <w:left w:val="none" w:sz="0" w:space="0" w:color="auto"/>
        <w:bottom w:val="none" w:sz="0" w:space="0" w:color="auto"/>
        <w:right w:val="none" w:sz="0" w:space="0" w:color="auto"/>
      </w:divBdr>
    </w:div>
    <w:div w:id="413010100">
      <w:bodyDiv w:val="1"/>
      <w:marLeft w:val="0"/>
      <w:marRight w:val="0"/>
      <w:marTop w:val="0"/>
      <w:marBottom w:val="0"/>
      <w:divBdr>
        <w:top w:val="none" w:sz="0" w:space="0" w:color="auto"/>
        <w:left w:val="none" w:sz="0" w:space="0" w:color="auto"/>
        <w:bottom w:val="none" w:sz="0" w:space="0" w:color="auto"/>
        <w:right w:val="none" w:sz="0" w:space="0" w:color="auto"/>
      </w:divBdr>
    </w:div>
    <w:div w:id="413093643">
      <w:bodyDiv w:val="1"/>
      <w:marLeft w:val="0"/>
      <w:marRight w:val="0"/>
      <w:marTop w:val="0"/>
      <w:marBottom w:val="0"/>
      <w:divBdr>
        <w:top w:val="none" w:sz="0" w:space="0" w:color="auto"/>
        <w:left w:val="none" w:sz="0" w:space="0" w:color="auto"/>
        <w:bottom w:val="none" w:sz="0" w:space="0" w:color="auto"/>
        <w:right w:val="none" w:sz="0" w:space="0" w:color="auto"/>
      </w:divBdr>
    </w:div>
    <w:div w:id="414284236">
      <w:bodyDiv w:val="1"/>
      <w:marLeft w:val="0"/>
      <w:marRight w:val="0"/>
      <w:marTop w:val="0"/>
      <w:marBottom w:val="0"/>
      <w:divBdr>
        <w:top w:val="none" w:sz="0" w:space="0" w:color="auto"/>
        <w:left w:val="none" w:sz="0" w:space="0" w:color="auto"/>
        <w:bottom w:val="none" w:sz="0" w:space="0" w:color="auto"/>
        <w:right w:val="none" w:sz="0" w:space="0" w:color="auto"/>
      </w:divBdr>
    </w:div>
    <w:div w:id="414397387">
      <w:bodyDiv w:val="1"/>
      <w:marLeft w:val="0"/>
      <w:marRight w:val="0"/>
      <w:marTop w:val="0"/>
      <w:marBottom w:val="0"/>
      <w:divBdr>
        <w:top w:val="none" w:sz="0" w:space="0" w:color="auto"/>
        <w:left w:val="none" w:sz="0" w:space="0" w:color="auto"/>
        <w:bottom w:val="none" w:sz="0" w:space="0" w:color="auto"/>
        <w:right w:val="none" w:sz="0" w:space="0" w:color="auto"/>
      </w:divBdr>
    </w:div>
    <w:div w:id="414976713">
      <w:bodyDiv w:val="1"/>
      <w:marLeft w:val="0"/>
      <w:marRight w:val="0"/>
      <w:marTop w:val="0"/>
      <w:marBottom w:val="0"/>
      <w:divBdr>
        <w:top w:val="none" w:sz="0" w:space="0" w:color="auto"/>
        <w:left w:val="none" w:sz="0" w:space="0" w:color="auto"/>
        <w:bottom w:val="none" w:sz="0" w:space="0" w:color="auto"/>
        <w:right w:val="none" w:sz="0" w:space="0" w:color="auto"/>
      </w:divBdr>
    </w:div>
    <w:div w:id="415171414">
      <w:bodyDiv w:val="1"/>
      <w:marLeft w:val="0"/>
      <w:marRight w:val="0"/>
      <w:marTop w:val="0"/>
      <w:marBottom w:val="0"/>
      <w:divBdr>
        <w:top w:val="none" w:sz="0" w:space="0" w:color="auto"/>
        <w:left w:val="none" w:sz="0" w:space="0" w:color="auto"/>
        <w:bottom w:val="none" w:sz="0" w:space="0" w:color="auto"/>
        <w:right w:val="none" w:sz="0" w:space="0" w:color="auto"/>
      </w:divBdr>
    </w:div>
    <w:div w:id="415174744">
      <w:bodyDiv w:val="1"/>
      <w:marLeft w:val="0"/>
      <w:marRight w:val="0"/>
      <w:marTop w:val="0"/>
      <w:marBottom w:val="0"/>
      <w:divBdr>
        <w:top w:val="none" w:sz="0" w:space="0" w:color="auto"/>
        <w:left w:val="none" w:sz="0" w:space="0" w:color="auto"/>
        <w:bottom w:val="none" w:sz="0" w:space="0" w:color="auto"/>
        <w:right w:val="none" w:sz="0" w:space="0" w:color="auto"/>
      </w:divBdr>
    </w:div>
    <w:div w:id="415857038">
      <w:bodyDiv w:val="1"/>
      <w:marLeft w:val="0"/>
      <w:marRight w:val="0"/>
      <w:marTop w:val="0"/>
      <w:marBottom w:val="0"/>
      <w:divBdr>
        <w:top w:val="none" w:sz="0" w:space="0" w:color="auto"/>
        <w:left w:val="none" w:sz="0" w:space="0" w:color="auto"/>
        <w:bottom w:val="none" w:sz="0" w:space="0" w:color="auto"/>
        <w:right w:val="none" w:sz="0" w:space="0" w:color="auto"/>
      </w:divBdr>
    </w:div>
    <w:div w:id="416054142">
      <w:bodyDiv w:val="1"/>
      <w:marLeft w:val="0"/>
      <w:marRight w:val="0"/>
      <w:marTop w:val="0"/>
      <w:marBottom w:val="0"/>
      <w:divBdr>
        <w:top w:val="none" w:sz="0" w:space="0" w:color="auto"/>
        <w:left w:val="none" w:sz="0" w:space="0" w:color="auto"/>
        <w:bottom w:val="none" w:sz="0" w:space="0" w:color="auto"/>
        <w:right w:val="none" w:sz="0" w:space="0" w:color="auto"/>
      </w:divBdr>
    </w:div>
    <w:div w:id="416250811">
      <w:bodyDiv w:val="1"/>
      <w:marLeft w:val="0"/>
      <w:marRight w:val="0"/>
      <w:marTop w:val="0"/>
      <w:marBottom w:val="0"/>
      <w:divBdr>
        <w:top w:val="none" w:sz="0" w:space="0" w:color="auto"/>
        <w:left w:val="none" w:sz="0" w:space="0" w:color="auto"/>
        <w:bottom w:val="none" w:sz="0" w:space="0" w:color="auto"/>
        <w:right w:val="none" w:sz="0" w:space="0" w:color="auto"/>
      </w:divBdr>
    </w:div>
    <w:div w:id="416292656">
      <w:bodyDiv w:val="1"/>
      <w:marLeft w:val="0"/>
      <w:marRight w:val="0"/>
      <w:marTop w:val="0"/>
      <w:marBottom w:val="0"/>
      <w:divBdr>
        <w:top w:val="none" w:sz="0" w:space="0" w:color="auto"/>
        <w:left w:val="none" w:sz="0" w:space="0" w:color="auto"/>
        <w:bottom w:val="none" w:sz="0" w:space="0" w:color="auto"/>
        <w:right w:val="none" w:sz="0" w:space="0" w:color="auto"/>
      </w:divBdr>
    </w:div>
    <w:div w:id="416706807">
      <w:bodyDiv w:val="1"/>
      <w:marLeft w:val="0"/>
      <w:marRight w:val="0"/>
      <w:marTop w:val="0"/>
      <w:marBottom w:val="0"/>
      <w:divBdr>
        <w:top w:val="none" w:sz="0" w:space="0" w:color="auto"/>
        <w:left w:val="none" w:sz="0" w:space="0" w:color="auto"/>
        <w:bottom w:val="none" w:sz="0" w:space="0" w:color="auto"/>
        <w:right w:val="none" w:sz="0" w:space="0" w:color="auto"/>
      </w:divBdr>
    </w:div>
    <w:div w:id="417677054">
      <w:bodyDiv w:val="1"/>
      <w:marLeft w:val="0"/>
      <w:marRight w:val="0"/>
      <w:marTop w:val="0"/>
      <w:marBottom w:val="0"/>
      <w:divBdr>
        <w:top w:val="none" w:sz="0" w:space="0" w:color="auto"/>
        <w:left w:val="none" w:sz="0" w:space="0" w:color="auto"/>
        <w:bottom w:val="none" w:sz="0" w:space="0" w:color="auto"/>
        <w:right w:val="none" w:sz="0" w:space="0" w:color="auto"/>
      </w:divBdr>
    </w:div>
    <w:div w:id="417823856">
      <w:bodyDiv w:val="1"/>
      <w:marLeft w:val="0"/>
      <w:marRight w:val="0"/>
      <w:marTop w:val="0"/>
      <w:marBottom w:val="0"/>
      <w:divBdr>
        <w:top w:val="none" w:sz="0" w:space="0" w:color="auto"/>
        <w:left w:val="none" w:sz="0" w:space="0" w:color="auto"/>
        <w:bottom w:val="none" w:sz="0" w:space="0" w:color="auto"/>
        <w:right w:val="none" w:sz="0" w:space="0" w:color="auto"/>
      </w:divBdr>
    </w:div>
    <w:div w:id="418450270">
      <w:bodyDiv w:val="1"/>
      <w:marLeft w:val="0"/>
      <w:marRight w:val="0"/>
      <w:marTop w:val="0"/>
      <w:marBottom w:val="0"/>
      <w:divBdr>
        <w:top w:val="none" w:sz="0" w:space="0" w:color="auto"/>
        <w:left w:val="none" w:sz="0" w:space="0" w:color="auto"/>
        <w:bottom w:val="none" w:sz="0" w:space="0" w:color="auto"/>
        <w:right w:val="none" w:sz="0" w:space="0" w:color="auto"/>
      </w:divBdr>
    </w:div>
    <w:div w:id="418647621">
      <w:bodyDiv w:val="1"/>
      <w:marLeft w:val="0"/>
      <w:marRight w:val="0"/>
      <w:marTop w:val="0"/>
      <w:marBottom w:val="0"/>
      <w:divBdr>
        <w:top w:val="none" w:sz="0" w:space="0" w:color="auto"/>
        <w:left w:val="none" w:sz="0" w:space="0" w:color="auto"/>
        <w:bottom w:val="none" w:sz="0" w:space="0" w:color="auto"/>
        <w:right w:val="none" w:sz="0" w:space="0" w:color="auto"/>
      </w:divBdr>
    </w:div>
    <w:div w:id="418865382">
      <w:bodyDiv w:val="1"/>
      <w:marLeft w:val="0"/>
      <w:marRight w:val="0"/>
      <w:marTop w:val="0"/>
      <w:marBottom w:val="0"/>
      <w:divBdr>
        <w:top w:val="none" w:sz="0" w:space="0" w:color="auto"/>
        <w:left w:val="none" w:sz="0" w:space="0" w:color="auto"/>
        <w:bottom w:val="none" w:sz="0" w:space="0" w:color="auto"/>
        <w:right w:val="none" w:sz="0" w:space="0" w:color="auto"/>
      </w:divBdr>
    </w:div>
    <w:div w:id="418983754">
      <w:bodyDiv w:val="1"/>
      <w:marLeft w:val="0"/>
      <w:marRight w:val="0"/>
      <w:marTop w:val="0"/>
      <w:marBottom w:val="0"/>
      <w:divBdr>
        <w:top w:val="none" w:sz="0" w:space="0" w:color="auto"/>
        <w:left w:val="none" w:sz="0" w:space="0" w:color="auto"/>
        <w:bottom w:val="none" w:sz="0" w:space="0" w:color="auto"/>
        <w:right w:val="none" w:sz="0" w:space="0" w:color="auto"/>
      </w:divBdr>
    </w:div>
    <w:div w:id="419445882">
      <w:bodyDiv w:val="1"/>
      <w:marLeft w:val="0"/>
      <w:marRight w:val="0"/>
      <w:marTop w:val="0"/>
      <w:marBottom w:val="0"/>
      <w:divBdr>
        <w:top w:val="none" w:sz="0" w:space="0" w:color="auto"/>
        <w:left w:val="none" w:sz="0" w:space="0" w:color="auto"/>
        <w:bottom w:val="none" w:sz="0" w:space="0" w:color="auto"/>
        <w:right w:val="none" w:sz="0" w:space="0" w:color="auto"/>
      </w:divBdr>
    </w:div>
    <w:div w:id="419759197">
      <w:bodyDiv w:val="1"/>
      <w:marLeft w:val="0"/>
      <w:marRight w:val="0"/>
      <w:marTop w:val="0"/>
      <w:marBottom w:val="0"/>
      <w:divBdr>
        <w:top w:val="none" w:sz="0" w:space="0" w:color="auto"/>
        <w:left w:val="none" w:sz="0" w:space="0" w:color="auto"/>
        <w:bottom w:val="none" w:sz="0" w:space="0" w:color="auto"/>
        <w:right w:val="none" w:sz="0" w:space="0" w:color="auto"/>
      </w:divBdr>
    </w:div>
    <w:div w:id="419837734">
      <w:bodyDiv w:val="1"/>
      <w:marLeft w:val="0"/>
      <w:marRight w:val="0"/>
      <w:marTop w:val="0"/>
      <w:marBottom w:val="0"/>
      <w:divBdr>
        <w:top w:val="none" w:sz="0" w:space="0" w:color="auto"/>
        <w:left w:val="none" w:sz="0" w:space="0" w:color="auto"/>
        <w:bottom w:val="none" w:sz="0" w:space="0" w:color="auto"/>
        <w:right w:val="none" w:sz="0" w:space="0" w:color="auto"/>
      </w:divBdr>
    </w:div>
    <w:div w:id="420302559">
      <w:bodyDiv w:val="1"/>
      <w:marLeft w:val="0"/>
      <w:marRight w:val="0"/>
      <w:marTop w:val="0"/>
      <w:marBottom w:val="0"/>
      <w:divBdr>
        <w:top w:val="none" w:sz="0" w:space="0" w:color="auto"/>
        <w:left w:val="none" w:sz="0" w:space="0" w:color="auto"/>
        <w:bottom w:val="none" w:sz="0" w:space="0" w:color="auto"/>
        <w:right w:val="none" w:sz="0" w:space="0" w:color="auto"/>
      </w:divBdr>
    </w:div>
    <w:div w:id="420638470">
      <w:bodyDiv w:val="1"/>
      <w:marLeft w:val="0"/>
      <w:marRight w:val="0"/>
      <w:marTop w:val="0"/>
      <w:marBottom w:val="0"/>
      <w:divBdr>
        <w:top w:val="none" w:sz="0" w:space="0" w:color="auto"/>
        <w:left w:val="none" w:sz="0" w:space="0" w:color="auto"/>
        <w:bottom w:val="none" w:sz="0" w:space="0" w:color="auto"/>
        <w:right w:val="none" w:sz="0" w:space="0" w:color="auto"/>
      </w:divBdr>
    </w:div>
    <w:div w:id="420950993">
      <w:bodyDiv w:val="1"/>
      <w:marLeft w:val="0"/>
      <w:marRight w:val="0"/>
      <w:marTop w:val="0"/>
      <w:marBottom w:val="0"/>
      <w:divBdr>
        <w:top w:val="none" w:sz="0" w:space="0" w:color="auto"/>
        <w:left w:val="none" w:sz="0" w:space="0" w:color="auto"/>
        <w:bottom w:val="none" w:sz="0" w:space="0" w:color="auto"/>
        <w:right w:val="none" w:sz="0" w:space="0" w:color="auto"/>
      </w:divBdr>
    </w:div>
    <w:div w:id="421073843">
      <w:bodyDiv w:val="1"/>
      <w:marLeft w:val="0"/>
      <w:marRight w:val="0"/>
      <w:marTop w:val="0"/>
      <w:marBottom w:val="0"/>
      <w:divBdr>
        <w:top w:val="none" w:sz="0" w:space="0" w:color="auto"/>
        <w:left w:val="none" w:sz="0" w:space="0" w:color="auto"/>
        <w:bottom w:val="none" w:sz="0" w:space="0" w:color="auto"/>
        <w:right w:val="none" w:sz="0" w:space="0" w:color="auto"/>
      </w:divBdr>
    </w:div>
    <w:div w:id="421145322">
      <w:bodyDiv w:val="1"/>
      <w:marLeft w:val="0"/>
      <w:marRight w:val="0"/>
      <w:marTop w:val="0"/>
      <w:marBottom w:val="0"/>
      <w:divBdr>
        <w:top w:val="none" w:sz="0" w:space="0" w:color="auto"/>
        <w:left w:val="none" w:sz="0" w:space="0" w:color="auto"/>
        <w:bottom w:val="none" w:sz="0" w:space="0" w:color="auto"/>
        <w:right w:val="none" w:sz="0" w:space="0" w:color="auto"/>
      </w:divBdr>
    </w:div>
    <w:div w:id="421217746">
      <w:bodyDiv w:val="1"/>
      <w:marLeft w:val="0"/>
      <w:marRight w:val="0"/>
      <w:marTop w:val="0"/>
      <w:marBottom w:val="0"/>
      <w:divBdr>
        <w:top w:val="none" w:sz="0" w:space="0" w:color="auto"/>
        <w:left w:val="none" w:sz="0" w:space="0" w:color="auto"/>
        <w:bottom w:val="none" w:sz="0" w:space="0" w:color="auto"/>
        <w:right w:val="none" w:sz="0" w:space="0" w:color="auto"/>
      </w:divBdr>
    </w:div>
    <w:div w:id="421799305">
      <w:bodyDiv w:val="1"/>
      <w:marLeft w:val="0"/>
      <w:marRight w:val="0"/>
      <w:marTop w:val="0"/>
      <w:marBottom w:val="0"/>
      <w:divBdr>
        <w:top w:val="none" w:sz="0" w:space="0" w:color="auto"/>
        <w:left w:val="none" w:sz="0" w:space="0" w:color="auto"/>
        <w:bottom w:val="none" w:sz="0" w:space="0" w:color="auto"/>
        <w:right w:val="none" w:sz="0" w:space="0" w:color="auto"/>
      </w:divBdr>
    </w:div>
    <w:div w:id="422772776">
      <w:bodyDiv w:val="1"/>
      <w:marLeft w:val="0"/>
      <w:marRight w:val="0"/>
      <w:marTop w:val="0"/>
      <w:marBottom w:val="0"/>
      <w:divBdr>
        <w:top w:val="none" w:sz="0" w:space="0" w:color="auto"/>
        <w:left w:val="none" w:sz="0" w:space="0" w:color="auto"/>
        <w:bottom w:val="none" w:sz="0" w:space="0" w:color="auto"/>
        <w:right w:val="none" w:sz="0" w:space="0" w:color="auto"/>
      </w:divBdr>
    </w:div>
    <w:div w:id="422995133">
      <w:bodyDiv w:val="1"/>
      <w:marLeft w:val="0"/>
      <w:marRight w:val="0"/>
      <w:marTop w:val="0"/>
      <w:marBottom w:val="0"/>
      <w:divBdr>
        <w:top w:val="none" w:sz="0" w:space="0" w:color="auto"/>
        <w:left w:val="none" w:sz="0" w:space="0" w:color="auto"/>
        <w:bottom w:val="none" w:sz="0" w:space="0" w:color="auto"/>
        <w:right w:val="none" w:sz="0" w:space="0" w:color="auto"/>
      </w:divBdr>
    </w:div>
    <w:div w:id="423040658">
      <w:bodyDiv w:val="1"/>
      <w:marLeft w:val="0"/>
      <w:marRight w:val="0"/>
      <w:marTop w:val="0"/>
      <w:marBottom w:val="0"/>
      <w:divBdr>
        <w:top w:val="none" w:sz="0" w:space="0" w:color="auto"/>
        <w:left w:val="none" w:sz="0" w:space="0" w:color="auto"/>
        <w:bottom w:val="none" w:sz="0" w:space="0" w:color="auto"/>
        <w:right w:val="none" w:sz="0" w:space="0" w:color="auto"/>
      </w:divBdr>
    </w:div>
    <w:div w:id="423499688">
      <w:bodyDiv w:val="1"/>
      <w:marLeft w:val="0"/>
      <w:marRight w:val="0"/>
      <w:marTop w:val="0"/>
      <w:marBottom w:val="0"/>
      <w:divBdr>
        <w:top w:val="none" w:sz="0" w:space="0" w:color="auto"/>
        <w:left w:val="none" w:sz="0" w:space="0" w:color="auto"/>
        <w:bottom w:val="none" w:sz="0" w:space="0" w:color="auto"/>
        <w:right w:val="none" w:sz="0" w:space="0" w:color="auto"/>
      </w:divBdr>
    </w:div>
    <w:div w:id="424807180">
      <w:bodyDiv w:val="1"/>
      <w:marLeft w:val="0"/>
      <w:marRight w:val="0"/>
      <w:marTop w:val="0"/>
      <w:marBottom w:val="0"/>
      <w:divBdr>
        <w:top w:val="none" w:sz="0" w:space="0" w:color="auto"/>
        <w:left w:val="none" w:sz="0" w:space="0" w:color="auto"/>
        <w:bottom w:val="none" w:sz="0" w:space="0" w:color="auto"/>
        <w:right w:val="none" w:sz="0" w:space="0" w:color="auto"/>
      </w:divBdr>
    </w:div>
    <w:div w:id="424809481">
      <w:bodyDiv w:val="1"/>
      <w:marLeft w:val="0"/>
      <w:marRight w:val="0"/>
      <w:marTop w:val="0"/>
      <w:marBottom w:val="0"/>
      <w:divBdr>
        <w:top w:val="none" w:sz="0" w:space="0" w:color="auto"/>
        <w:left w:val="none" w:sz="0" w:space="0" w:color="auto"/>
        <w:bottom w:val="none" w:sz="0" w:space="0" w:color="auto"/>
        <w:right w:val="none" w:sz="0" w:space="0" w:color="auto"/>
      </w:divBdr>
    </w:div>
    <w:div w:id="425346018">
      <w:bodyDiv w:val="1"/>
      <w:marLeft w:val="0"/>
      <w:marRight w:val="0"/>
      <w:marTop w:val="0"/>
      <w:marBottom w:val="0"/>
      <w:divBdr>
        <w:top w:val="none" w:sz="0" w:space="0" w:color="auto"/>
        <w:left w:val="none" w:sz="0" w:space="0" w:color="auto"/>
        <w:bottom w:val="none" w:sz="0" w:space="0" w:color="auto"/>
        <w:right w:val="none" w:sz="0" w:space="0" w:color="auto"/>
      </w:divBdr>
    </w:div>
    <w:div w:id="425460447">
      <w:bodyDiv w:val="1"/>
      <w:marLeft w:val="0"/>
      <w:marRight w:val="0"/>
      <w:marTop w:val="0"/>
      <w:marBottom w:val="0"/>
      <w:divBdr>
        <w:top w:val="none" w:sz="0" w:space="0" w:color="auto"/>
        <w:left w:val="none" w:sz="0" w:space="0" w:color="auto"/>
        <w:bottom w:val="none" w:sz="0" w:space="0" w:color="auto"/>
        <w:right w:val="none" w:sz="0" w:space="0" w:color="auto"/>
      </w:divBdr>
    </w:div>
    <w:div w:id="426386692">
      <w:bodyDiv w:val="1"/>
      <w:marLeft w:val="0"/>
      <w:marRight w:val="0"/>
      <w:marTop w:val="0"/>
      <w:marBottom w:val="0"/>
      <w:divBdr>
        <w:top w:val="none" w:sz="0" w:space="0" w:color="auto"/>
        <w:left w:val="none" w:sz="0" w:space="0" w:color="auto"/>
        <w:bottom w:val="none" w:sz="0" w:space="0" w:color="auto"/>
        <w:right w:val="none" w:sz="0" w:space="0" w:color="auto"/>
      </w:divBdr>
    </w:div>
    <w:div w:id="427426688">
      <w:bodyDiv w:val="1"/>
      <w:marLeft w:val="0"/>
      <w:marRight w:val="0"/>
      <w:marTop w:val="0"/>
      <w:marBottom w:val="0"/>
      <w:divBdr>
        <w:top w:val="none" w:sz="0" w:space="0" w:color="auto"/>
        <w:left w:val="none" w:sz="0" w:space="0" w:color="auto"/>
        <w:bottom w:val="none" w:sz="0" w:space="0" w:color="auto"/>
        <w:right w:val="none" w:sz="0" w:space="0" w:color="auto"/>
      </w:divBdr>
    </w:div>
    <w:div w:id="429468086">
      <w:bodyDiv w:val="1"/>
      <w:marLeft w:val="0"/>
      <w:marRight w:val="0"/>
      <w:marTop w:val="0"/>
      <w:marBottom w:val="0"/>
      <w:divBdr>
        <w:top w:val="none" w:sz="0" w:space="0" w:color="auto"/>
        <w:left w:val="none" w:sz="0" w:space="0" w:color="auto"/>
        <w:bottom w:val="none" w:sz="0" w:space="0" w:color="auto"/>
        <w:right w:val="none" w:sz="0" w:space="0" w:color="auto"/>
      </w:divBdr>
    </w:div>
    <w:div w:id="430051987">
      <w:bodyDiv w:val="1"/>
      <w:marLeft w:val="0"/>
      <w:marRight w:val="0"/>
      <w:marTop w:val="0"/>
      <w:marBottom w:val="0"/>
      <w:divBdr>
        <w:top w:val="none" w:sz="0" w:space="0" w:color="auto"/>
        <w:left w:val="none" w:sz="0" w:space="0" w:color="auto"/>
        <w:bottom w:val="none" w:sz="0" w:space="0" w:color="auto"/>
        <w:right w:val="none" w:sz="0" w:space="0" w:color="auto"/>
      </w:divBdr>
    </w:div>
    <w:div w:id="430323663">
      <w:bodyDiv w:val="1"/>
      <w:marLeft w:val="0"/>
      <w:marRight w:val="0"/>
      <w:marTop w:val="0"/>
      <w:marBottom w:val="0"/>
      <w:divBdr>
        <w:top w:val="none" w:sz="0" w:space="0" w:color="auto"/>
        <w:left w:val="none" w:sz="0" w:space="0" w:color="auto"/>
        <w:bottom w:val="none" w:sz="0" w:space="0" w:color="auto"/>
        <w:right w:val="none" w:sz="0" w:space="0" w:color="auto"/>
      </w:divBdr>
    </w:div>
    <w:div w:id="430779472">
      <w:bodyDiv w:val="1"/>
      <w:marLeft w:val="0"/>
      <w:marRight w:val="0"/>
      <w:marTop w:val="0"/>
      <w:marBottom w:val="0"/>
      <w:divBdr>
        <w:top w:val="none" w:sz="0" w:space="0" w:color="auto"/>
        <w:left w:val="none" w:sz="0" w:space="0" w:color="auto"/>
        <w:bottom w:val="none" w:sz="0" w:space="0" w:color="auto"/>
        <w:right w:val="none" w:sz="0" w:space="0" w:color="auto"/>
      </w:divBdr>
    </w:div>
    <w:div w:id="431122960">
      <w:bodyDiv w:val="1"/>
      <w:marLeft w:val="0"/>
      <w:marRight w:val="0"/>
      <w:marTop w:val="0"/>
      <w:marBottom w:val="0"/>
      <w:divBdr>
        <w:top w:val="none" w:sz="0" w:space="0" w:color="auto"/>
        <w:left w:val="none" w:sz="0" w:space="0" w:color="auto"/>
        <w:bottom w:val="none" w:sz="0" w:space="0" w:color="auto"/>
        <w:right w:val="none" w:sz="0" w:space="0" w:color="auto"/>
      </w:divBdr>
    </w:div>
    <w:div w:id="431631465">
      <w:bodyDiv w:val="1"/>
      <w:marLeft w:val="0"/>
      <w:marRight w:val="0"/>
      <w:marTop w:val="0"/>
      <w:marBottom w:val="0"/>
      <w:divBdr>
        <w:top w:val="none" w:sz="0" w:space="0" w:color="auto"/>
        <w:left w:val="none" w:sz="0" w:space="0" w:color="auto"/>
        <w:bottom w:val="none" w:sz="0" w:space="0" w:color="auto"/>
        <w:right w:val="none" w:sz="0" w:space="0" w:color="auto"/>
      </w:divBdr>
    </w:div>
    <w:div w:id="431979299">
      <w:bodyDiv w:val="1"/>
      <w:marLeft w:val="0"/>
      <w:marRight w:val="0"/>
      <w:marTop w:val="0"/>
      <w:marBottom w:val="0"/>
      <w:divBdr>
        <w:top w:val="none" w:sz="0" w:space="0" w:color="auto"/>
        <w:left w:val="none" w:sz="0" w:space="0" w:color="auto"/>
        <w:bottom w:val="none" w:sz="0" w:space="0" w:color="auto"/>
        <w:right w:val="none" w:sz="0" w:space="0" w:color="auto"/>
      </w:divBdr>
    </w:div>
    <w:div w:id="432550834">
      <w:bodyDiv w:val="1"/>
      <w:marLeft w:val="0"/>
      <w:marRight w:val="0"/>
      <w:marTop w:val="0"/>
      <w:marBottom w:val="0"/>
      <w:divBdr>
        <w:top w:val="none" w:sz="0" w:space="0" w:color="auto"/>
        <w:left w:val="none" w:sz="0" w:space="0" w:color="auto"/>
        <w:bottom w:val="none" w:sz="0" w:space="0" w:color="auto"/>
        <w:right w:val="none" w:sz="0" w:space="0" w:color="auto"/>
      </w:divBdr>
    </w:div>
    <w:div w:id="432627262">
      <w:bodyDiv w:val="1"/>
      <w:marLeft w:val="0"/>
      <w:marRight w:val="0"/>
      <w:marTop w:val="0"/>
      <w:marBottom w:val="0"/>
      <w:divBdr>
        <w:top w:val="none" w:sz="0" w:space="0" w:color="auto"/>
        <w:left w:val="none" w:sz="0" w:space="0" w:color="auto"/>
        <w:bottom w:val="none" w:sz="0" w:space="0" w:color="auto"/>
        <w:right w:val="none" w:sz="0" w:space="0" w:color="auto"/>
      </w:divBdr>
    </w:div>
    <w:div w:id="432634219">
      <w:bodyDiv w:val="1"/>
      <w:marLeft w:val="0"/>
      <w:marRight w:val="0"/>
      <w:marTop w:val="0"/>
      <w:marBottom w:val="0"/>
      <w:divBdr>
        <w:top w:val="none" w:sz="0" w:space="0" w:color="auto"/>
        <w:left w:val="none" w:sz="0" w:space="0" w:color="auto"/>
        <w:bottom w:val="none" w:sz="0" w:space="0" w:color="auto"/>
        <w:right w:val="none" w:sz="0" w:space="0" w:color="auto"/>
      </w:divBdr>
    </w:div>
    <w:div w:id="433088190">
      <w:bodyDiv w:val="1"/>
      <w:marLeft w:val="0"/>
      <w:marRight w:val="0"/>
      <w:marTop w:val="0"/>
      <w:marBottom w:val="0"/>
      <w:divBdr>
        <w:top w:val="none" w:sz="0" w:space="0" w:color="auto"/>
        <w:left w:val="none" w:sz="0" w:space="0" w:color="auto"/>
        <w:bottom w:val="none" w:sz="0" w:space="0" w:color="auto"/>
        <w:right w:val="none" w:sz="0" w:space="0" w:color="auto"/>
      </w:divBdr>
    </w:div>
    <w:div w:id="433522035">
      <w:bodyDiv w:val="1"/>
      <w:marLeft w:val="0"/>
      <w:marRight w:val="0"/>
      <w:marTop w:val="0"/>
      <w:marBottom w:val="0"/>
      <w:divBdr>
        <w:top w:val="none" w:sz="0" w:space="0" w:color="auto"/>
        <w:left w:val="none" w:sz="0" w:space="0" w:color="auto"/>
        <w:bottom w:val="none" w:sz="0" w:space="0" w:color="auto"/>
        <w:right w:val="none" w:sz="0" w:space="0" w:color="auto"/>
      </w:divBdr>
    </w:div>
    <w:div w:id="433668509">
      <w:bodyDiv w:val="1"/>
      <w:marLeft w:val="0"/>
      <w:marRight w:val="0"/>
      <w:marTop w:val="0"/>
      <w:marBottom w:val="0"/>
      <w:divBdr>
        <w:top w:val="none" w:sz="0" w:space="0" w:color="auto"/>
        <w:left w:val="none" w:sz="0" w:space="0" w:color="auto"/>
        <w:bottom w:val="none" w:sz="0" w:space="0" w:color="auto"/>
        <w:right w:val="none" w:sz="0" w:space="0" w:color="auto"/>
      </w:divBdr>
    </w:div>
    <w:div w:id="433742804">
      <w:bodyDiv w:val="1"/>
      <w:marLeft w:val="0"/>
      <w:marRight w:val="0"/>
      <w:marTop w:val="0"/>
      <w:marBottom w:val="0"/>
      <w:divBdr>
        <w:top w:val="none" w:sz="0" w:space="0" w:color="auto"/>
        <w:left w:val="none" w:sz="0" w:space="0" w:color="auto"/>
        <w:bottom w:val="none" w:sz="0" w:space="0" w:color="auto"/>
        <w:right w:val="none" w:sz="0" w:space="0" w:color="auto"/>
      </w:divBdr>
    </w:div>
    <w:div w:id="433868561">
      <w:bodyDiv w:val="1"/>
      <w:marLeft w:val="0"/>
      <w:marRight w:val="0"/>
      <w:marTop w:val="0"/>
      <w:marBottom w:val="0"/>
      <w:divBdr>
        <w:top w:val="none" w:sz="0" w:space="0" w:color="auto"/>
        <w:left w:val="none" w:sz="0" w:space="0" w:color="auto"/>
        <w:bottom w:val="none" w:sz="0" w:space="0" w:color="auto"/>
        <w:right w:val="none" w:sz="0" w:space="0" w:color="auto"/>
      </w:divBdr>
    </w:div>
    <w:div w:id="434907528">
      <w:bodyDiv w:val="1"/>
      <w:marLeft w:val="0"/>
      <w:marRight w:val="0"/>
      <w:marTop w:val="0"/>
      <w:marBottom w:val="0"/>
      <w:divBdr>
        <w:top w:val="none" w:sz="0" w:space="0" w:color="auto"/>
        <w:left w:val="none" w:sz="0" w:space="0" w:color="auto"/>
        <w:bottom w:val="none" w:sz="0" w:space="0" w:color="auto"/>
        <w:right w:val="none" w:sz="0" w:space="0" w:color="auto"/>
      </w:divBdr>
    </w:div>
    <w:div w:id="435295970">
      <w:bodyDiv w:val="1"/>
      <w:marLeft w:val="0"/>
      <w:marRight w:val="0"/>
      <w:marTop w:val="0"/>
      <w:marBottom w:val="0"/>
      <w:divBdr>
        <w:top w:val="none" w:sz="0" w:space="0" w:color="auto"/>
        <w:left w:val="none" w:sz="0" w:space="0" w:color="auto"/>
        <w:bottom w:val="none" w:sz="0" w:space="0" w:color="auto"/>
        <w:right w:val="none" w:sz="0" w:space="0" w:color="auto"/>
      </w:divBdr>
    </w:div>
    <w:div w:id="435710160">
      <w:bodyDiv w:val="1"/>
      <w:marLeft w:val="0"/>
      <w:marRight w:val="0"/>
      <w:marTop w:val="0"/>
      <w:marBottom w:val="0"/>
      <w:divBdr>
        <w:top w:val="none" w:sz="0" w:space="0" w:color="auto"/>
        <w:left w:val="none" w:sz="0" w:space="0" w:color="auto"/>
        <w:bottom w:val="none" w:sz="0" w:space="0" w:color="auto"/>
        <w:right w:val="none" w:sz="0" w:space="0" w:color="auto"/>
      </w:divBdr>
    </w:div>
    <w:div w:id="435835984">
      <w:bodyDiv w:val="1"/>
      <w:marLeft w:val="0"/>
      <w:marRight w:val="0"/>
      <w:marTop w:val="0"/>
      <w:marBottom w:val="0"/>
      <w:divBdr>
        <w:top w:val="none" w:sz="0" w:space="0" w:color="auto"/>
        <w:left w:val="none" w:sz="0" w:space="0" w:color="auto"/>
        <w:bottom w:val="none" w:sz="0" w:space="0" w:color="auto"/>
        <w:right w:val="none" w:sz="0" w:space="0" w:color="auto"/>
      </w:divBdr>
    </w:div>
    <w:div w:id="436027008">
      <w:bodyDiv w:val="1"/>
      <w:marLeft w:val="0"/>
      <w:marRight w:val="0"/>
      <w:marTop w:val="0"/>
      <w:marBottom w:val="0"/>
      <w:divBdr>
        <w:top w:val="none" w:sz="0" w:space="0" w:color="auto"/>
        <w:left w:val="none" w:sz="0" w:space="0" w:color="auto"/>
        <w:bottom w:val="none" w:sz="0" w:space="0" w:color="auto"/>
        <w:right w:val="none" w:sz="0" w:space="0" w:color="auto"/>
      </w:divBdr>
    </w:div>
    <w:div w:id="436143776">
      <w:bodyDiv w:val="1"/>
      <w:marLeft w:val="0"/>
      <w:marRight w:val="0"/>
      <w:marTop w:val="0"/>
      <w:marBottom w:val="0"/>
      <w:divBdr>
        <w:top w:val="none" w:sz="0" w:space="0" w:color="auto"/>
        <w:left w:val="none" w:sz="0" w:space="0" w:color="auto"/>
        <w:bottom w:val="none" w:sz="0" w:space="0" w:color="auto"/>
        <w:right w:val="none" w:sz="0" w:space="0" w:color="auto"/>
      </w:divBdr>
    </w:div>
    <w:div w:id="436800288">
      <w:bodyDiv w:val="1"/>
      <w:marLeft w:val="0"/>
      <w:marRight w:val="0"/>
      <w:marTop w:val="0"/>
      <w:marBottom w:val="0"/>
      <w:divBdr>
        <w:top w:val="none" w:sz="0" w:space="0" w:color="auto"/>
        <w:left w:val="none" w:sz="0" w:space="0" w:color="auto"/>
        <w:bottom w:val="none" w:sz="0" w:space="0" w:color="auto"/>
        <w:right w:val="none" w:sz="0" w:space="0" w:color="auto"/>
      </w:divBdr>
    </w:div>
    <w:div w:id="437288015">
      <w:bodyDiv w:val="1"/>
      <w:marLeft w:val="0"/>
      <w:marRight w:val="0"/>
      <w:marTop w:val="0"/>
      <w:marBottom w:val="0"/>
      <w:divBdr>
        <w:top w:val="none" w:sz="0" w:space="0" w:color="auto"/>
        <w:left w:val="none" w:sz="0" w:space="0" w:color="auto"/>
        <w:bottom w:val="none" w:sz="0" w:space="0" w:color="auto"/>
        <w:right w:val="none" w:sz="0" w:space="0" w:color="auto"/>
      </w:divBdr>
    </w:div>
    <w:div w:id="437795082">
      <w:bodyDiv w:val="1"/>
      <w:marLeft w:val="0"/>
      <w:marRight w:val="0"/>
      <w:marTop w:val="0"/>
      <w:marBottom w:val="0"/>
      <w:divBdr>
        <w:top w:val="none" w:sz="0" w:space="0" w:color="auto"/>
        <w:left w:val="none" w:sz="0" w:space="0" w:color="auto"/>
        <w:bottom w:val="none" w:sz="0" w:space="0" w:color="auto"/>
        <w:right w:val="none" w:sz="0" w:space="0" w:color="auto"/>
      </w:divBdr>
    </w:div>
    <w:div w:id="437797991">
      <w:bodyDiv w:val="1"/>
      <w:marLeft w:val="0"/>
      <w:marRight w:val="0"/>
      <w:marTop w:val="0"/>
      <w:marBottom w:val="0"/>
      <w:divBdr>
        <w:top w:val="none" w:sz="0" w:space="0" w:color="auto"/>
        <w:left w:val="none" w:sz="0" w:space="0" w:color="auto"/>
        <w:bottom w:val="none" w:sz="0" w:space="0" w:color="auto"/>
        <w:right w:val="none" w:sz="0" w:space="0" w:color="auto"/>
      </w:divBdr>
    </w:div>
    <w:div w:id="437919753">
      <w:bodyDiv w:val="1"/>
      <w:marLeft w:val="0"/>
      <w:marRight w:val="0"/>
      <w:marTop w:val="0"/>
      <w:marBottom w:val="0"/>
      <w:divBdr>
        <w:top w:val="none" w:sz="0" w:space="0" w:color="auto"/>
        <w:left w:val="none" w:sz="0" w:space="0" w:color="auto"/>
        <w:bottom w:val="none" w:sz="0" w:space="0" w:color="auto"/>
        <w:right w:val="none" w:sz="0" w:space="0" w:color="auto"/>
      </w:divBdr>
    </w:div>
    <w:div w:id="438070039">
      <w:bodyDiv w:val="1"/>
      <w:marLeft w:val="0"/>
      <w:marRight w:val="0"/>
      <w:marTop w:val="0"/>
      <w:marBottom w:val="0"/>
      <w:divBdr>
        <w:top w:val="none" w:sz="0" w:space="0" w:color="auto"/>
        <w:left w:val="none" w:sz="0" w:space="0" w:color="auto"/>
        <w:bottom w:val="none" w:sz="0" w:space="0" w:color="auto"/>
        <w:right w:val="none" w:sz="0" w:space="0" w:color="auto"/>
      </w:divBdr>
    </w:div>
    <w:div w:id="438449099">
      <w:bodyDiv w:val="1"/>
      <w:marLeft w:val="0"/>
      <w:marRight w:val="0"/>
      <w:marTop w:val="0"/>
      <w:marBottom w:val="0"/>
      <w:divBdr>
        <w:top w:val="none" w:sz="0" w:space="0" w:color="auto"/>
        <w:left w:val="none" w:sz="0" w:space="0" w:color="auto"/>
        <w:bottom w:val="none" w:sz="0" w:space="0" w:color="auto"/>
        <w:right w:val="none" w:sz="0" w:space="0" w:color="auto"/>
      </w:divBdr>
    </w:div>
    <w:div w:id="438449232">
      <w:bodyDiv w:val="1"/>
      <w:marLeft w:val="0"/>
      <w:marRight w:val="0"/>
      <w:marTop w:val="0"/>
      <w:marBottom w:val="0"/>
      <w:divBdr>
        <w:top w:val="none" w:sz="0" w:space="0" w:color="auto"/>
        <w:left w:val="none" w:sz="0" w:space="0" w:color="auto"/>
        <w:bottom w:val="none" w:sz="0" w:space="0" w:color="auto"/>
        <w:right w:val="none" w:sz="0" w:space="0" w:color="auto"/>
      </w:divBdr>
    </w:div>
    <w:div w:id="439224974">
      <w:bodyDiv w:val="1"/>
      <w:marLeft w:val="0"/>
      <w:marRight w:val="0"/>
      <w:marTop w:val="0"/>
      <w:marBottom w:val="0"/>
      <w:divBdr>
        <w:top w:val="none" w:sz="0" w:space="0" w:color="auto"/>
        <w:left w:val="none" w:sz="0" w:space="0" w:color="auto"/>
        <w:bottom w:val="none" w:sz="0" w:space="0" w:color="auto"/>
        <w:right w:val="none" w:sz="0" w:space="0" w:color="auto"/>
      </w:divBdr>
    </w:div>
    <w:div w:id="439878135">
      <w:bodyDiv w:val="1"/>
      <w:marLeft w:val="0"/>
      <w:marRight w:val="0"/>
      <w:marTop w:val="0"/>
      <w:marBottom w:val="0"/>
      <w:divBdr>
        <w:top w:val="none" w:sz="0" w:space="0" w:color="auto"/>
        <w:left w:val="none" w:sz="0" w:space="0" w:color="auto"/>
        <w:bottom w:val="none" w:sz="0" w:space="0" w:color="auto"/>
        <w:right w:val="none" w:sz="0" w:space="0" w:color="auto"/>
      </w:divBdr>
    </w:div>
    <w:div w:id="441146458">
      <w:bodyDiv w:val="1"/>
      <w:marLeft w:val="0"/>
      <w:marRight w:val="0"/>
      <w:marTop w:val="0"/>
      <w:marBottom w:val="0"/>
      <w:divBdr>
        <w:top w:val="none" w:sz="0" w:space="0" w:color="auto"/>
        <w:left w:val="none" w:sz="0" w:space="0" w:color="auto"/>
        <w:bottom w:val="none" w:sz="0" w:space="0" w:color="auto"/>
        <w:right w:val="none" w:sz="0" w:space="0" w:color="auto"/>
      </w:divBdr>
    </w:div>
    <w:div w:id="441262360">
      <w:bodyDiv w:val="1"/>
      <w:marLeft w:val="0"/>
      <w:marRight w:val="0"/>
      <w:marTop w:val="0"/>
      <w:marBottom w:val="0"/>
      <w:divBdr>
        <w:top w:val="none" w:sz="0" w:space="0" w:color="auto"/>
        <w:left w:val="none" w:sz="0" w:space="0" w:color="auto"/>
        <w:bottom w:val="none" w:sz="0" w:space="0" w:color="auto"/>
        <w:right w:val="none" w:sz="0" w:space="0" w:color="auto"/>
      </w:divBdr>
    </w:div>
    <w:div w:id="441337904">
      <w:bodyDiv w:val="1"/>
      <w:marLeft w:val="0"/>
      <w:marRight w:val="0"/>
      <w:marTop w:val="0"/>
      <w:marBottom w:val="0"/>
      <w:divBdr>
        <w:top w:val="none" w:sz="0" w:space="0" w:color="auto"/>
        <w:left w:val="none" w:sz="0" w:space="0" w:color="auto"/>
        <w:bottom w:val="none" w:sz="0" w:space="0" w:color="auto"/>
        <w:right w:val="none" w:sz="0" w:space="0" w:color="auto"/>
      </w:divBdr>
    </w:div>
    <w:div w:id="442193854">
      <w:bodyDiv w:val="1"/>
      <w:marLeft w:val="0"/>
      <w:marRight w:val="0"/>
      <w:marTop w:val="0"/>
      <w:marBottom w:val="0"/>
      <w:divBdr>
        <w:top w:val="none" w:sz="0" w:space="0" w:color="auto"/>
        <w:left w:val="none" w:sz="0" w:space="0" w:color="auto"/>
        <w:bottom w:val="none" w:sz="0" w:space="0" w:color="auto"/>
        <w:right w:val="none" w:sz="0" w:space="0" w:color="auto"/>
      </w:divBdr>
    </w:div>
    <w:div w:id="442460759">
      <w:bodyDiv w:val="1"/>
      <w:marLeft w:val="0"/>
      <w:marRight w:val="0"/>
      <w:marTop w:val="0"/>
      <w:marBottom w:val="0"/>
      <w:divBdr>
        <w:top w:val="none" w:sz="0" w:space="0" w:color="auto"/>
        <w:left w:val="none" w:sz="0" w:space="0" w:color="auto"/>
        <w:bottom w:val="none" w:sz="0" w:space="0" w:color="auto"/>
        <w:right w:val="none" w:sz="0" w:space="0" w:color="auto"/>
      </w:divBdr>
    </w:div>
    <w:div w:id="445004065">
      <w:bodyDiv w:val="1"/>
      <w:marLeft w:val="0"/>
      <w:marRight w:val="0"/>
      <w:marTop w:val="0"/>
      <w:marBottom w:val="0"/>
      <w:divBdr>
        <w:top w:val="none" w:sz="0" w:space="0" w:color="auto"/>
        <w:left w:val="none" w:sz="0" w:space="0" w:color="auto"/>
        <w:bottom w:val="none" w:sz="0" w:space="0" w:color="auto"/>
        <w:right w:val="none" w:sz="0" w:space="0" w:color="auto"/>
      </w:divBdr>
    </w:div>
    <w:div w:id="445320118">
      <w:bodyDiv w:val="1"/>
      <w:marLeft w:val="0"/>
      <w:marRight w:val="0"/>
      <w:marTop w:val="0"/>
      <w:marBottom w:val="0"/>
      <w:divBdr>
        <w:top w:val="none" w:sz="0" w:space="0" w:color="auto"/>
        <w:left w:val="none" w:sz="0" w:space="0" w:color="auto"/>
        <w:bottom w:val="none" w:sz="0" w:space="0" w:color="auto"/>
        <w:right w:val="none" w:sz="0" w:space="0" w:color="auto"/>
      </w:divBdr>
    </w:div>
    <w:div w:id="445854511">
      <w:bodyDiv w:val="1"/>
      <w:marLeft w:val="0"/>
      <w:marRight w:val="0"/>
      <w:marTop w:val="0"/>
      <w:marBottom w:val="0"/>
      <w:divBdr>
        <w:top w:val="none" w:sz="0" w:space="0" w:color="auto"/>
        <w:left w:val="none" w:sz="0" w:space="0" w:color="auto"/>
        <w:bottom w:val="none" w:sz="0" w:space="0" w:color="auto"/>
        <w:right w:val="none" w:sz="0" w:space="0" w:color="auto"/>
      </w:divBdr>
    </w:div>
    <w:div w:id="446320127">
      <w:bodyDiv w:val="1"/>
      <w:marLeft w:val="0"/>
      <w:marRight w:val="0"/>
      <w:marTop w:val="0"/>
      <w:marBottom w:val="0"/>
      <w:divBdr>
        <w:top w:val="none" w:sz="0" w:space="0" w:color="auto"/>
        <w:left w:val="none" w:sz="0" w:space="0" w:color="auto"/>
        <w:bottom w:val="none" w:sz="0" w:space="0" w:color="auto"/>
        <w:right w:val="none" w:sz="0" w:space="0" w:color="auto"/>
      </w:divBdr>
    </w:div>
    <w:div w:id="446973566">
      <w:bodyDiv w:val="1"/>
      <w:marLeft w:val="0"/>
      <w:marRight w:val="0"/>
      <w:marTop w:val="0"/>
      <w:marBottom w:val="0"/>
      <w:divBdr>
        <w:top w:val="none" w:sz="0" w:space="0" w:color="auto"/>
        <w:left w:val="none" w:sz="0" w:space="0" w:color="auto"/>
        <w:bottom w:val="none" w:sz="0" w:space="0" w:color="auto"/>
        <w:right w:val="none" w:sz="0" w:space="0" w:color="auto"/>
      </w:divBdr>
    </w:div>
    <w:div w:id="447092246">
      <w:bodyDiv w:val="1"/>
      <w:marLeft w:val="0"/>
      <w:marRight w:val="0"/>
      <w:marTop w:val="0"/>
      <w:marBottom w:val="0"/>
      <w:divBdr>
        <w:top w:val="none" w:sz="0" w:space="0" w:color="auto"/>
        <w:left w:val="none" w:sz="0" w:space="0" w:color="auto"/>
        <w:bottom w:val="none" w:sz="0" w:space="0" w:color="auto"/>
        <w:right w:val="none" w:sz="0" w:space="0" w:color="auto"/>
      </w:divBdr>
    </w:div>
    <w:div w:id="447434982">
      <w:bodyDiv w:val="1"/>
      <w:marLeft w:val="0"/>
      <w:marRight w:val="0"/>
      <w:marTop w:val="0"/>
      <w:marBottom w:val="0"/>
      <w:divBdr>
        <w:top w:val="none" w:sz="0" w:space="0" w:color="auto"/>
        <w:left w:val="none" w:sz="0" w:space="0" w:color="auto"/>
        <w:bottom w:val="none" w:sz="0" w:space="0" w:color="auto"/>
        <w:right w:val="none" w:sz="0" w:space="0" w:color="auto"/>
      </w:divBdr>
    </w:div>
    <w:div w:id="447623603">
      <w:bodyDiv w:val="1"/>
      <w:marLeft w:val="0"/>
      <w:marRight w:val="0"/>
      <w:marTop w:val="0"/>
      <w:marBottom w:val="0"/>
      <w:divBdr>
        <w:top w:val="none" w:sz="0" w:space="0" w:color="auto"/>
        <w:left w:val="none" w:sz="0" w:space="0" w:color="auto"/>
        <w:bottom w:val="none" w:sz="0" w:space="0" w:color="auto"/>
        <w:right w:val="none" w:sz="0" w:space="0" w:color="auto"/>
      </w:divBdr>
    </w:div>
    <w:div w:id="447624358">
      <w:bodyDiv w:val="1"/>
      <w:marLeft w:val="0"/>
      <w:marRight w:val="0"/>
      <w:marTop w:val="0"/>
      <w:marBottom w:val="0"/>
      <w:divBdr>
        <w:top w:val="none" w:sz="0" w:space="0" w:color="auto"/>
        <w:left w:val="none" w:sz="0" w:space="0" w:color="auto"/>
        <w:bottom w:val="none" w:sz="0" w:space="0" w:color="auto"/>
        <w:right w:val="none" w:sz="0" w:space="0" w:color="auto"/>
      </w:divBdr>
    </w:div>
    <w:div w:id="447894403">
      <w:bodyDiv w:val="1"/>
      <w:marLeft w:val="0"/>
      <w:marRight w:val="0"/>
      <w:marTop w:val="0"/>
      <w:marBottom w:val="0"/>
      <w:divBdr>
        <w:top w:val="none" w:sz="0" w:space="0" w:color="auto"/>
        <w:left w:val="none" w:sz="0" w:space="0" w:color="auto"/>
        <w:bottom w:val="none" w:sz="0" w:space="0" w:color="auto"/>
        <w:right w:val="none" w:sz="0" w:space="0" w:color="auto"/>
      </w:divBdr>
    </w:div>
    <w:div w:id="449208752">
      <w:bodyDiv w:val="1"/>
      <w:marLeft w:val="0"/>
      <w:marRight w:val="0"/>
      <w:marTop w:val="0"/>
      <w:marBottom w:val="0"/>
      <w:divBdr>
        <w:top w:val="none" w:sz="0" w:space="0" w:color="auto"/>
        <w:left w:val="none" w:sz="0" w:space="0" w:color="auto"/>
        <w:bottom w:val="none" w:sz="0" w:space="0" w:color="auto"/>
        <w:right w:val="none" w:sz="0" w:space="0" w:color="auto"/>
      </w:divBdr>
    </w:div>
    <w:div w:id="449249673">
      <w:bodyDiv w:val="1"/>
      <w:marLeft w:val="0"/>
      <w:marRight w:val="0"/>
      <w:marTop w:val="0"/>
      <w:marBottom w:val="0"/>
      <w:divBdr>
        <w:top w:val="none" w:sz="0" w:space="0" w:color="auto"/>
        <w:left w:val="none" w:sz="0" w:space="0" w:color="auto"/>
        <w:bottom w:val="none" w:sz="0" w:space="0" w:color="auto"/>
        <w:right w:val="none" w:sz="0" w:space="0" w:color="auto"/>
      </w:divBdr>
    </w:div>
    <w:div w:id="450173821">
      <w:bodyDiv w:val="1"/>
      <w:marLeft w:val="0"/>
      <w:marRight w:val="0"/>
      <w:marTop w:val="0"/>
      <w:marBottom w:val="0"/>
      <w:divBdr>
        <w:top w:val="none" w:sz="0" w:space="0" w:color="auto"/>
        <w:left w:val="none" w:sz="0" w:space="0" w:color="auto"/>
        <w:bottom w:val="none" w:sz="0" w:space="0" w:color="auto"/>
        <w:right w:val="none" w:sz="0" w:space="0" w:color="auto"/>
      </w:divBdr>
    </w:div>
    <w:div w:id="451825667">
      <w:bodyDiv w:val="1"/>
      <w:marLeft w:val="0"/>
      <w:marRight w:val="0"/>
      <w:marTop w:val="0"/>
      <w:marBottom w:val="0"/>
      <w:divBdr>
        <w:top w:val="none" w:sz="0" w:space="0" w:color="auto"/>
        <w:left w:val="none" w:sz="0" w:space="0" w:color="auto"/>
        <w:bottom w:val="none" w:sz="0" w:space="0" w:color="auto"/>
        <w:right w:val="none" w:sz="0" w:space="0" w:color="auto"/>
      </w:divBdr>
    </w:div>
    <w:div w:id="452141465">
      <w:bodyDiv w:val="1"/>
      <w:marLeft w:val="0"/>
      <w:marRight w:val="0"/>
      <w:marTop w:val="0"/>
      <w:marBottom w:val="0"/>
      <w:divBdr>
        <w:top w:val="none" w:sz="0" w:space="0" w:color="auto"/>
        <w:left w:val="none" w:sz="0" w:space="0" w:color="auto"/>
        <w:bottom w:val="none" w:sz="0" w:space="0" w:color="auto"/>
        <w:right w:val="none" w:sz="0" w:space="0" w:color="auto"/>
      </w:divBdr>
    </w:div>
    <w:div w:id="453409348">
      <w:bodyDiv w:val="1"/>
      <w:marLeft w:val="0"/>
      <w:marRight w:val="0"/>
      <w:marTop w:val="0"/>
      <w:marBottom w:val="0"/>
      <w:divBdr>
        <w:top w:val="none" w:sz="0" w:space="0" w:color="auto"/>
        <w:left w:val="none" w:sz="0" w:space="0" w:color="auto"/>
        <w:bottom w:val="none" w:sz="0" w:space="0" w:color="auto"/>
        <w:right w:val="none" w:sz="0" w:space="0" w:color="auto"/>
      </w:divBdr>
    </w:div>
    <w:div w:id="453446691">
      <w:bodyDiv w:val="1"/>
      <w:marLeft w:val="0"/>
      <w:marRight w:val="0"/>
      <w:marTop w:val="0"/>
      <w:marBottom w:val="0"/>
      <w:divBdr>
        <w:top w:val="none" w:sz="0" w:space="0" w:color="auto"/>
        <w:left w:val="none" w:sz="0" w:space="0" w:color="auto"/>
        <w:bottom w:val="none" w:sz="0" w:space="0" w:color="auto"/>
        <w:right w:val="none" w:sz="0" w:space="0" w:color="auto"/>
      </w:divBdr>
    </w:div>
    <w:div w:id="454175524">
      <w:bodyDiv w:val="1"/>
      <w:marLeft w:val="0"/>
      <w:marRight w:val="0"/>
      <w:marTop w:val="0"/>
      <w:marBottom w:val="0"/>
      <w:divBdr>
        <w:top w:val="none" w:sz="0" w:space="0" w:color="auto"/>
        <w:left w:val="none" w:sz="0" w:space="0" w:color="auto"/>
        <w:bottom w:val="none" w:sz="0" w:space="0" w:color="auto"/>
        <w:right w:val="none" w:sz="0" w:space="0" w:color="auto"/>
      </w:divBdr>
    </w:div>
    <w:div w:id="455684922">
      <w:bodyDiv w:val="1"/>
      <w:marLeft w:val="0"/>
      <w:marRight w:val="0"/>
      <w:marTop w:val="0"/>
      <w:marBottom w:val="0"/>
      <w:divBdr>
        <w:top w:val="none" w:sz="0" w:space="0" w:color="auto"/>
        <w:left w:val="none" w:sz="0" w:space="0" w:color="auto"/>
        <w:bottom w:val="none" w:sz="0" w:space="0" w:color="auto"/>
        <w:right w:val="none" w:sz="0" w:space="0" w:color="auto"/>
      </w:divBdr>
    </w:div>
    <w:div w:id="457916915">
      <w:bodyDiv w:val="1"/>
      <w:marLeft w:val="0"/>
      <w:marRight w:val="0"/>
      <w:marTop w:val="0"/>
      <w:marBottom w:val="0"/>
      <w:divBdr>
        <w:top w:val="none" w:sz="0" w:space="0" w:color="auto"/>
        <w:left w:val="none" w:sz="0" w:space="0" w:color="auto"/>
        <w:bottom w:val="none" w:sz="0" w:space="0" w:color="auto"/>
        <w:right w:val="none" w:sz="0" w:space="0" w:color="auto"/>
      </w:divBdr>
    </w:div>
    <w:div w:id="458299412">
      <w:bodyDiv w:val="1"/>
      <w:marLeft w:val="0"/>
      <w:marRight w:val="0"/>
      <w:marTop w:val="0"/>
      <w:marBottom w:val="0"/>
      <w:divBdr>
        <w:top w:val="none" w:sz="0" w:space="0" w:color="auto"/>
        <w:left w:val="none" w:sz="0" w:space="0" w:color="auto"/>
        <w:bottom w:val="none" w:sz="0" w:space="0" w:color="auto"/>
        <w:right w:val="none" w:sz="0" w:space="0" w:color="auto"/>
      </w:divBdr>
    </w:div>
    <w:div w:id="458888352">
      <w:bodyDiv w:val="1"/>
      <w:marLeft w:val="0"/>
      <w:marRight w:val="0"/>
      <w:marTop w:val="0"/>
      <w:marBottom w:val="0"/>
      <w:divBdr>
        <w:top w:val="none" w:sz="0" w:space="0" w:color="auto"/>
        <w:left w:val="none" w:sz="0" w:space="0" w:color="auto"/>
        <w:bottom w:val="none" w:sz="0" w:space="0" w:color="auto"/>
        <w:right w:val="none" w:sz="0" w:space="0" w:color="auto"/>
      </w:divBdr>
    </w:div>
    <w:div w:id="459541449">
      <w:bodyDiv w:val="1"/>
      <w:marLeft w:val="0"/>
      <w:marRight w:val="0"/>
      <w:marTop w:val="0"/>
      <w:marBottom w:val="0"/>
      <w:divBdr>
        <w:top w:val="none" w:sz="0" w:space="0" w:color="auto"/>
        <w:left w:val="none" w:sz="0" w:space="0" w:color="auto"/>
        <w:bottom w:val="none" w:sz="0" w:space="0" w:color="auto"/>
        <w:right w:val="none" w:sz="0" w:space="0" w:color="auto"/>
      </w:divBdr>
    </w:div>
    <w:div w:id="459962723">
      <w:bodyDiv w:val="1"/>
      <w:marLeft w:val="0"/>
      <w:marRight w:val="0"/>
      <w:marTop w:val="0"/>
      <w:marBottom w:val="0"/>
      <w:divBdr>
        <w:top w:val="none" w:sz="0" w:space="0" w:color="auto"/>
        <w:left w:val="none" w:sz="0" w:space="0" w:color="auto"/>
        <w:bottom w:val="none" w:sz="0" w:space="0" w:color="auto"/>
        <w:right w:val="none" w:sz="0" w:space="0" w:color="auto"/>
      </w:divBdr>
    </w:div>
    <w:div w:id="460080112">
      <w:bodyDiv w:val="1"/>
      <w:marLeft w:val="0"/>
      <w:marRight w:val="0"/>
      <w:marTop w:val="0"/>
      <w:marBottom w:val="0"/>
      <w:divBdr>
        <w:top w:val="none" w:sz="0" w:space="0" w:color="auto"/>
        <w:left w:val="none" w:sz="0" w:space="0" w:color="auto"/>
        <w:bottom w:val="none" w:sz="0" w:space="0" w:color="auto"/>
        <w:right w:val="none" w:sz="0" w:space="0" w:color="auto"/>
      </w:divBdr>
    </w:div>
    <w:div w:id="460150543">
      <w:bodyDiv w:val="1"/>
      <w:marLeft w:val="0"/>
      <w:marRight w:val="0"/>
      <w:marTop w:val="0"/>
      <w:marBottom w:val="0"/>
      <w:divBdr>
        <w:top w:val="none" w:sz="0" w:space="0" w:color="auto"/>
        <w:left w:val="none" w:sz="0" w:space="0" w:color="auto"/>
        <w:bottom w:val="none" w:sz="0" w:space="0" w:color="auto"/>
        <w:right w:val="none" w:sz="0" w:space="0" w:color="auto"/>
      </w:divBdr>
    </w:div>
    <w:div w:id="460617839">
      <w:bodyDiv w:val="1"/>
      <w:marLeft w:val="0"/>
      <w:marRight w:val="0"/>
      <w:marTop w:val="0"/>
      <w:marBottom w:val="0"/>
      <w:divBdr>
        <w:top w:val="none" w:sz="0" w:space="0" w:color="auto"/>
        <w:left w:val="none" w:sz="0" w:space="0" w:color="auto"/>
        <w:bottom w:val="none" w:sz="0" w:space="0" w:color="auto"/>
        <w:right w:val="none" w:sz="0" w:space="0" w:color="auto"/>
      </w:divBdr>
    </w:div>
    <w:div w:id="460727000">
      <w:bodyDiv w:val="1"/>
      <w:marLeft w:val="0"/>
      <w:marRight w:val="0"/>
      <w:marTop w:val="0"/>
      <w:marBottom w:val="0"/>
      <w:divBdr>
        <w:top w:val="none" w:sz="0" w:space="0" w:color="auto"/>
        <w:left w:val="none" w:sz="0" w:space="0" w:color="auto"/>
        <w:bottom w:val="none" w:sz="0" w:space="0" w:color="auto"/>
        <w:right w:val="none" w:sz="0" w:space="0" w:color="auto"/>
      </w:divBdr>
    </w:div>
    <w:div w:id="461113381">
      <w:bodyDiv w:val="1"/>
      <w:marLeft w:val="0"/>
      <w:marRight w:val="0"/>
      <w:marTop w:val="0"/>
      <w:marBottom w:val="0"/>
      <w:divBdr>
        <w:top w:val="none" w:sz="0" w:space="0" w:color="auto"/>
        <w:left w:val="none" w:sz="0" w:space="0" w:color="auto"/>
        <w:bottom w:val="none" w:sz="0" w:space="0" w:color="auto"/>
        <w:right w:val="none" w:sz="0" w:space="0" w:color="auto"/>
      </w:divBdr>
    </w:div>
    <w:div w:id="461122888">
      <w:bodyDiv w:val="1"/>
      <w:marLeft w:val="0"/>
      <w:marRight w:val="0"/>
      <w:marTop w:val="0"/>
      <w:marBottom w:val="0"/>
      <w:divBdr>
        <w:top w:val="none" w:sz="0" w:space="0" w:color="auto"/>
        <w:left w:val="none" w:sz="0" w:space="0" w:color="auto"/>
        <w:bottom w:val="none" w:sz="0" w:space="0" w:color="auto"/>
        <w:right w:val="none" w:sz="0" w:space="0" w:color="auto"/>
      </w:divBdr>
    </w:div>
    <w:div w:id="461193827">
      <w:bodyDiv w:val="1"/>
      <w:marLeft w:val="0"/>
      <w:marRight w:val="0"/>
      <w:marTop w:val="0"/>
      <w:marBottom w:val="0"/>
      <w:divBdr>
        <w:top w:val="none" w:sz="0" w:space="0" w:color="auto"/>
        <w:left w:val="none" w:sz="0" w:space="0" w:color="auto"/>
        <w:bottom w:val="none" w:sz="0" w:space="0" w:color="auto"/>
        <w:right w:val="none" w:sz="0" w:space="0" w:color="auto"/>
      </w:divBdr>
    </w:div>
    <w:div w:id="461390148">
      <w:bodyDiv w:val="1"/>
      <w:marLeft w:val="0"/>
      <w:marRight w:val="0"/>
      <w:marTop w:val="0"/>
      <w:marBottom w:val="0"/>
      <w:divBdr>
        <w:top w:val="none" w:sz="0" w:space="0" w:color="auto"/>
        <w:left w:val="none" w:sz="0" w:space="0" w:color="auto"/>
        <w:bottom w:val="none" w:sz="0" w:space="0" w:color="auto"/>
        <w:right w:val="none" w:sz="0" w:space="0" w:color="auto"/>
      </w:divBdr>
    </w:div>
    <w:div w:id="462236038">
      <w:bodyDiv w:val="1"/>
      <w:marLeft w:val="0"/>
      <w:marRight w:val="0"/>
      <w:marTop w:val="0"/>
      <w:marBottom w:val="0"/>
      <w:divBdr>
        <w:top w:val="none" w:sz="0" w:space="0" w:color="auto"/>
        <w:left w:val="none" w:sz="0" w:space="0" w:color="auto"/>
        <w:bottom w:val="none" w:sz="0" w:space="0" w:color="auto"/>
        <w:right w:val="none" w:sz="0" w:space="0" w:color="auto"/>
      </w:divBdr>
    </w:div>
    <w:div w:id="462428661">
      <w:bodyDiv w:val="1"/>
      <w:marLeft w:val="0"/>
      <w:marRight w:val="0"/>
      <w:marTop w:val="0"/>
      <w:marBottom w:val="0"/>
      <w:divBdr>
        <w:top w:val="none" w:sz="0" w:space="0" w:color="auto"/>
        <w:left w:val="none" w:sz="0" w:space="0" w:color="auto"/>
        <w:bottom w:val="none" w:sz="0" w:space="0" w:color="auto"/>
        <w:right w:val="none" w:sz="0" w:space="0" w:color="auto"/>
      </w:divBdr>
    </w:div>
    <w:div w:id="462575055">
      <w:bodyDiv w:val="1"/>
      <w:marLeft w:val="0"/>
      <w:marRight w:val="0"/>
      <w:marTop w:val="0"/>
      <w:marBottom w:val="0"/>
      <w:divBdr>
        <w:top w:val="none" w:sz="0" w:space="0" w:color="auto"/>
        <w:left w:val="none" w:sz="0" w:space="0" w:color="auto"/>
        <w:bottom w:val="none" w:sz="0" w:space="0" w:color="auto"/>
        <w:right w:val="none" w:sz="0" w:space="0" w:color="auto"/>
      </w:divBdr>
    </w:div>
    <w:div w:id="462886592">
      <w:bodyDiv w:val="1"/>
      <w:marLeft w:val="0"/>
      <w:marRight w:val="0"/>
      <w:marTop w:val="0"/>
      <w:marBottom w:val="0"/>
      <w:divBdr>
        <w:top w:val="none" w:sz="0" w:space="0" w:color="auto"/>
        <w:left w:val="none" w:sz="0" w:space="0" w:color="auto"/>
        <w:bottom w:val="none" w:sz="0" w:space="0" w:color="auto"/>
        <w:right w:val="none" w:sz="0" w:space="0" w:color="auto"/>
      </w:divBdr>
    </w:div>
    <w:div w:id="463543777">
      <w:bodyDiv w:val="1"/>
      <w:marLeft w:val="0"/>
      <w:marRight w:val="0"/>
      <w:marTop w:val="0"/>
      <w:marBottom w:val="0"/>
      <w:divBdr>
        <w:top w:val="none" w:sz="0" w:space="0" w:color="auto"/>
        <w:left w:val="none" w:sz="0" w:space="0" w:color="auto"/>
        <w:bottom w:val="none" w:sz="0" w:space="0" w:color="auto"/>
        <w:right w:val="none" w:sz="0" w:space="0" w:color="auto"/>
      </w:divBdr>
    </w:div>
    <w:div w:id="464280760">
      <w:bodyDiv w:val="1"/>
      <w:marLeft w:val="0"/>
      <w:marRight w:val="0"/>
      <w:marTop w:val="0"/>
      <w:marBottom w:val="0"/>
      <w:divBdr>
        <w:top w:val="none" w:sz="0" w:space="0" w:color="auto"/>
        <w:left w:val="none" w:sz="0" w:space="0" w:color="auto"/>
        <w:bottom w:val="none" w:sz="0" w:space="0" w:color="auto"/>
        <w:right w:val="none" w:sz="0" w:space="0" w:color="auto"/>
      </w:divBdr>
    </w:div>
    <w:div w:id="464591161">
      <w:bodyDiv w:val="1"/>
      <w:marLeft w:val="0"/>
      <w:marRight w:val="0"/>
      <w:marTop w:val="0"/>
      <w:marBottom w:val="0"/>
      <w:divBdr>
        <w:top w:val="none" w:sz="0" w:space="0" w:color="auto"/>
        <w:left w:val="none" w:sz="0" w:space="0" w:color="auto"/>
        <w:bottom w:val="none" w:sz="0" w:space="0" w:color="auto"/>
        <w:right w:val="none" w:sz="0" w:space="0" w:color="auto"/>
      </w:divBdr>
    </w:div>
    <w:div w:id="464931193">
      <w:bodyDiv w:val="1"/>
      <w:marLeft w:val="0"/>
      <w:marRight w:val="0"/>
      <w:marTop w:val="0"/>
      <w:marBottom w:val="0"/>
      <w:divBdr>
        <w:top w:val="none" w:sz="0" w:space="0" w:color="auto"/>
        <w:left w:val="none" w:sz="0" w:space="0" w:color="auto"/>
        <w:bottom w:val="none" w:sz="0" w:space="0" w:color="auto"/>
        <w:right w:val="none" w:sz="0" w:space="0" w:color="auto"/>
      </w:divBdr>
    </w:div>
    <w:div w:id="464933738">
      <w:bodyDiv w:val="1"/>
      <w:marLeft w:val="0"/>
      <w:marRight w:val="0"/>
      <w:marTop w:val="0"/>
      <w:marBottom w:val="0"/>
      <w:divBdr>
        <w:top w:val="none" w:sz="0" w:space="0" w:color="auto"/>
        <w:left w:val="none" w:sz="0" w:space="0" w:color="auto"/>
        <w:bottom w:val="none" w:sz="0" w:space="0" w:color="auto"/>
        <w:right w:val="none" w:sz="0" w:space="0" w:color="auto"/>
      </w:divBdr>
    </w:div>
    <w:div w:id="465199224">
      <w:bodyDiv w:val="1"/>
      <w:marLeft w:val="0"/>
      <w:marRight w:val="0"/>
      <w:marTop w:val="0"/>
      <w:marBottom w:val="0"/>
      <w:divBdr>
        <w:top w:val="none" w:sz="0" w:space="0" w:color="auto"/>
        <w:left w:val="none" w:sz="0" w:space="0" w:color="auto"/>
        <w:bottom w:val="none" w:sz="0" w:space="0" w:color="auto"/>
        <w:right w:val="none" w:sz="0" w:space="0" w:color="auto"/>
      </w:divBdr>
    </w:div>
    <w:div w:id="466046375">
      <w:bodyDiv w:val="1"/>
      <w:marLeft w:val="0"/>
      <w:marRight w:val="0"/>
      <w:marTop w:val="0"/>
      <w:marBottom w:val="0"/>
      <w:divBdr>
        <w:top w:val="none" w:sz="0" w:space="0" w:color="auto"/>
        <w:left w:val="none" w:sz="0" w:space="0" w:color="auto"/>
        <w:bottom w:val="none" w:sz="0" w:space="0" w:color="auto"/>
        <w:right w:val="none" w:sz="0" w:space="0" w:color="auto"/>
      </w:divBdr>
    </w:div>
    <w:div w:id="466508622">
      <w:bodyDiv w:val="1"/>
      <w:marLeft w:val="0"/>
      <w:marRight w:val="0"/>
      <w:marTop w:val="0"/>
      <w:marBottom w:val="0"/>
      <w:divBdr>
        <w:top w:val="none" w:sz="0" w:space="0" w:color="auto"/>
        <w:left w:val="none" w:sz="0" w:space="0" w:color="auto"/>
        <w:bottom w:val="none" w:sz="0" w:space="0" w:color="auto"/>
        <w:right w:val="none" w:sz="0" w:space="0" w:color="auto"/>
      </w:divBdr>
    </w:div>
    <w:div w:id="467091218">
      <w:bodyDiv w:val="1"/>
      <w:marLeft w:val="0"/>
      <w:marRight w:val="0"/>
      <w:marTop w:val="0"/>
      <w:marBottom w:val="0"/>
      <w:divBdr>
        <w:top w:val="none" w:sz="0" w:space="0" w:color="auto"/>
        <w:left w:val="none" w:sz="0" w:space="0" w:color="auto"/>
        <w:bottom w:val="none" w:sz="0" w:space="0" w:color="auto"/>
        <w:right w:val="none" w:sz="0" w:space="0" w:color="auto"/>
      </w:divBdr>
    </w:div>
    <w:div w:id="467163762">
      <w:bodyDiv w:val="1"/>
      <w:marLeft w:val="0"/>
      <w:marRight w:val="0"/>
      <w:marTop w:val="0"/>
      <w:marBottom w:val="0"/>
      <w:divBdr>
        <w:top w:val="none" w:sz="0" w:space="0" w:color="auto"/>
        <w:left w:val="none" w:sz="0" w:space="0" w:color="auto"/>
        <w:bottom w:val="none" w:sz="0" w:space="0" w:color="auto"/>
        <w:right w:val="none" w:sz="0" w:space="0" w:color="auto"/>
      </w:divBdr>
    </w:div>
    <w:div w:id="467433955">
      <w:bodyDiv w:val="1"/>
      <w:marLeft w:val="0"/>
      <w:marRight w:val="0"/>
      <w:marTop w:val="0"/>
      <w:marBottom w:val="0"/>
      <w:divBdr>
        <w:top w:val="none" w:sz="0" w:space="0" w:color="auto"/>
        <w:left w:val="none" w:sz="0" w:space="0" w:color="auto"/>
        <w:bottom w:val="none" w:sz="0" w:space="0" w:color="auto"/>
        <w:right w:val="none" w:sz="0" w:space="0" w:color="auto"/>
      </w:divBdr>
    </w:div>
    <w:div w:id="467865883">
      <w:bodyDiv w:val="1"/>
      <w:marLeft w:val="0"/>
      <w:marRight w:val="0"/>
      <w:marTop w:val="0"/>
      <w:marBottom w:val="0"/>
      <w:divBdr>
        <w:top w:val="none" w:sz="0" w:space="0" w:color="auto"/>
        <w:left w:val="none" w:sz="0" w:space="0" w:color="auto"/>
        <w:bottom w:val="none" w:sz="0" w:space="0" w:color="auto"/>
        <w:right w:val="none" w:sz="0" w:space="0" w:color="auto"/>
      </w:divBdr>
    </w:div>
    <w:div w:id="468399872">
      <w:bodyDiv w:val="1"/>
      <w:marLeft w:val="0"/>
      <w:marRight w:val="0"/>
      <w:marTop w:val="0"/>
      <w:marBottom w:val="0"/>
      <w:divBdr>
        <w:top w:val="none" w:sz="0" w:space="0" w:color="auto"/>
        <w:left w:val="none" w:sz="0" w:space="0" w:color="auto"/>
        <w:bottom w:val="none" w:sz="0" w:space="0" w:color="auto"/>
        <w:right w:val="none" w:sz="0" w:space="0" w:color="auto"/>
      </w:divBdr>
    </w:div>
    <w:div w:id="468517347">
      <w:bodyDiv w:val="1"/>
      <w:marLeft w:val="0"/>
      <w:marRight w:val="0"/>
      <w:marTop w:val="0"/>
      <w:marBottom w:val="0"/>
      <w:divBdr>
        <w:top w:val="none" w:sz="0" w:space="0" w:color="auto"/>
        <w:left w:val="none" w:sz="0" w:space="0" w:color="auto"/>
        <w:bottom w:val="none" w:sz="0" w:space="0" w:color="auto"/>
        <w:right w:val="none" w:sz="0" w:space="0" w:color="auto"/>
      </w:divBdr>
    </w:div>
    <w:div w:id="469129058">
      <w:bodyDiv w:val="1"/>
      <w:marLeft w:val="0"/>
      <w:marRight w:val="0"/>
      <w:marTop w:val="0"/>
      <w:marBottom w:val="0"/>
      <w:divBdr>
        <w:top w:val="none" w:sz="0" w:space="0" w:color="auto"/>
        <w:left w:val="none" w:sz="0" w:space="0" w:color="auto"/>
        <w:bottom w:val="none" w:sz="0" w:space="0" w:color="auto"/>
        <w:right w:val="none" w:sz="0" w:space="0" w:color="auto"/>
      </w:divBdr>
    </w:div>
    <w:div w:id="469134037">
      <w:bodyDiv w:val="1"/>
      <w:marLeft w:val="0"/>
      <w:marRight w:val="0"/>
      <w:marTop w:val="0"/>
      <w:marBottom w:val="0"/>
      <w:divBdr>
        <w:top w:val="none" w:sz="0" w:space="0" w:color="auto"/>
        <w:left w:val="none" w:sz="0" w:space="0" w:color="auto"/>
        <w:bottom w:val="none" w:sz="0" w:space="0" w:color="auto"/>
        <w:right w:val="none" w:sz="0" w:space="0" w:color="auto"/>
      </w:divBdr>
    </w:div>
    <w:div w:id="469979873">
      <w:bodyDiv w:val="1"/>
      <w:marLeft w:val="0"/>
      <w:marRight w:val="0"/>
      <w:marTop w:val="0"/>
      <w:marBottom w:val="0"/>
      <w:divBdr>
        <w:top w:val="none" w:sz="0" w:space="0" w:color="auto"/>
        <w:left w:val="none" w:sz="0" w:space="0" w:color="auto"/>
        <w:bottom w:val="none" w:sz="0" w:space="0" w:color="auto"/>
        <w:right w:val="none" w:sz="0" w:space="0" w:color="auto"/>
      </w:divBdr>
    </w:div>
    <w:div w:id="470096406">
      <w:bodyDiv w:val="1"/>
      <w:marLeft w:val="0"/>
      <w:marRight w:val="0"/>
      <w:marTop w:val="0"/>
      <w:marBottom w:val="0"/>
      <w:divBdr>
        <w:top w:val="none" w:sz="0" w:space="0" w:color="auto"/>
        <w:left w:val="none" w:sz="0" w:space="0" w:color="auto"/>
        <w:bottom w:val="none" w:sz="0" w:space="0" w:color="auto"/>
        <w:right w:val="none" w:sz="0" w:space="0" w:color="auto"/>
      </w:divBdr>
    </w:div>
    <w:div w:id="470446081">
      <w:bodyDiv w:val="1"/>
      <w:marLeft w:val="0"/>
      <w:marRight w:val="0"/>
      <w:marTop w:val="0"/>
      <w:marBottom w:val="0"/>
      <w:divBdr>
        <w:top w:val="none" w:sz="0" w:space="0" w:color="auto"/>
        <w:left w:val="none" w:sz="0" w:space="0" w:color="auto"/>
        <w:bottom w:val="none" w:sz="0" w:space="0" w:color="auto"/>
        <w:right w:val="none" w:sz="0" w:space="0" w:color="auto"/>
      </w:divBdr>
    </w:div>
    <w:div w:id="470750046">
      <w:bodyDiv w:val="1"/>
      <w:marLeft w:val="0"/>
      <w:marRight w:val="0"/>
      <w:marTop w:val="0"/>
      <w:marBottom w:val="0"/>
      <w:divBdr>
        <w:top w:val="none" w:sz="0" w:space="0" w:color="auto"/>
        <w:left w:val="none" w:sz="0" w:space="0" w:color="auto"/>
        <w:bottom w:val="none" w:sz="0" w:space="0" w:color="auto"/>
        <w:right w:val="none" w:sz="0" w:space="0" w:color="auto"/>
      </w:divBdr>
    </w:div>
    <w:div w:id="470757840">
      <w:bodyDiv w:val="1"/>
      <w:marLeft w:val="0"/>
      <w:marRight w:val="0"/>
      <w:marTop w:val="0"/>
      <w:marBottom w:val="0"/>
      <w:divBdr>
        <w:top w:val="none" w:sz="0" w:space="0" w:color="auto"/>
        <w:left w:val="none" w:sz="0" w:space="0" w:color="auto"/>
        <w:bottom w:val="none" w:sz="0" w:space="0" w:color="auto"/>
        <w:right w:val="none" w:sz="0" w:space="0" w:color="auto"/>
      </w:divBdr>
    </w:div>
    <w:div w:id="470949617">
      <w:bodyDiv w:val="1"/>
      <w:marLeft w:val="0"/>
      <w:marRight w:val="0"/>
      <w:marTop w:val="0"/>
      <w:marBottom w:val="0"/>
      <w:divBdr>
        <w:top w:val="none" w:sz="0" w:space="0" w:color="auto"/>
        <w:left w:val="none" w:sz="0" w:space="0" w:color="auto"/>
        <w:bottom w:val="none" w:sz="0" w:space="0" w:color="auto"/>
        <w:right w:val="none" w:sz="0" w:space="0" w:color="auto"/>
      </w:divBdr>
    </w:div>
    <w:div w:id="471561207">
      <w:bodyDiv w:val="1"/>
      <w:marLeft w:val="0"/>
      <w:marRight w:val="0"/>
      <w:marTop w:val="0"/>
      <w:marBottom w:val="0"/>
      <w:divBdr>
        <w:top w:val="none" w:sz="0" w:space="0" w:color="auto"/>
        <w:left w:val="none" w:sz="0" w:space="0" w:color="auto"/>
        <w:bottom w:val="none" w:sz="0" w:space="0" w:color="auto"/>
        <w:right w:val="none" w:sz="0" w:space="0" w:color="auto"/>
      </w:divBdr>
    </w:div>
    <w:div w:id="471602185">
      <w:bodyDiv w:val="1"/>
      <w:marLeft w:val="0"/>
      <w:marRight w:val="0"/>
      <w:marTop w:val="0"/>
      <w:marBottom w:val="0"/>
      <w:divBdr>
        <w:top w:val="none" w:sz="0" w:space="0" w:color="auto"/>
        <w:left w:val="none" w:sz="0" w:space="0" w:color="auto"/>
        <w:bottom w:val="none" w:sz="0" w:space="0" w:color="auto"/>
        <w:right w:val="none" w:sz="0" w:space="0" w:color="auto"/>
      </w:divBdr>
    </w:div>
    <w:div w:id="471682263">
      <w:bodyDiv w:val="1"/>
      <w:marLeft w:val="0"/>
      <w:marRight w:val="0"/>
      <w:marTop w:val="0"/>
      <w:marBottom w:val="0"/>
      <w:divBdr>
        <w:top w:val="none" w:sz="0" w:space="0" w:color="auto"/>
        <w:left w:val="none" w:sz="0" w:space="0" w:color="auto"/>
        <w:bottom w:val="none" w:sz="0" w:space="0" w:color="auto"/>
        <w:right w:val="none" w:sz="0" w:space="0" w:color="auto"/>
      </w:divBdr>
    </w:div>
    <w:div w:id="472018479">
      <w:bodyDiv w:val="1"/>
      <w:marLeft w:val="0"/>
      <w:marRight w:val="0"/>
      <w:marTop w:val="0"/>
      <w:marBottom w:val="0"/>
      <w:divBdr>
        <w:top w:val="none" w:sz="0" w:space="0" w:color="auto"/>
        <w:left w:val="none" w:sz="0" w:space="0" w:color="auto"/>
        <w:bottom w:val="none" w:sz="0" w:space="0" w:color="auto"/>
        <w:right w:val="none" w:sz="0" w:space="0" w:color="auto"/>
      </w:divBdr>
    </w:div>
    <w:div w:id="472217640">
      <w:bodyDiv w:val="1"/>
      <w:marLeft w:val="0"/>
      <w:marRight w:val="0"/>
      <w:marTop w:val="0"/>
      <w:marBottom w:val="0"/>
      <w:divBdr>
        <w:top w:val="none" w:sz="0" w:space="0" w:color="auto"/>
        <w:left w:val="none" w:sz="0" w:space="0" w:color="auto"/>
        <w:bottom w:val="none" w:sz="0" w:space="0" w:color="auto"/>
        <w:right w:val="none" w:sz="0" w:space="0" w:color="auto"/>
      </w:divBdr>
    </w:div>
    <w:div w:id="472328683">
      <w:bodyDiv w:val="1"/>
      <w:marLeft w:val="0"/>
      <w:marRight w:val="0"/>
      <w:marTop w:val="0"/>
      <w:marBottom w:val="0"/>
      <w:divBdr>
        <w:top w:val="none" w:sz="0" w:space="0" w:color="auto"/>
        <w:left w:val="none" w:sz="0" w:space="0" w:color="auto"/>
        <w:bottom w:val="none" w:sz="0" w:space="0" w:color="auto"/>
        <w:right w:val="none" w:sz="0" w:space="0" w:color="auto"/>
      </w:divBdr>
    </w:div>
    <w:div w:id="472406083">
      <w:bodyDiv w:val="1"/>
      <w:marLeft w:val="0"/>
      <w:marRight w:val="0"/>
      <w:marTop w:val="0"/>
      <w:marBottom w:val="0"/>
      <w:divBdr>
        <w:top w:val="none" w:sz="0" w:space="0" w:color="auto"/>
        <w:left w:val="none" w:sz="0" w:space="0" w:color="auto"/>
        <w:bottom w:val="none" w:sz="0" w:space="0" w:color="auto"/>
        <w:right w:val="none" w:sz="0" w:space="0" w:color="auto"/>
      </w:divBdr>
    </w:div>
    <w:div w:id="472983396">
      <w:bodyDiv w:val="1"/>
      <w:marLeft w:val="0"/>
      <w:marRight w:val="0"/>
      <w:marTop w:val="0"/>
      <w:marBottom w:val="0"/>
      <w:divBdr>
        <w:top w:val="none" w:sz="0" w:space="0" w:color="auto"/>
        <w:left w:val="none" w:sz="0" w:space="0" w:color="auto"/>
        <w:bottom w:val="none" w:sz="0" w:space="0" w:color="auto"/>
        <w:right w:val="none" w:sz="0" w:space="0" w:color="auto"/>
      </w:divBdr>
    </w:div>
    <w:div w:id="473183626">
      <w:bodyDiv w:val="1"/>
      <w:marLeft w:val="0"/>
      <w:marRight w:val="0"/>
      <w:marTop w:val="0"/>
      <w:marBottom w:val="0"/>
      <w:divBdr>
        <w:top w:val="none" w:sz="0" w:space="0" w:color="auto"/>
        <w:left w:val="none" w:sz="0" w:space="0" w:color="auto"/>
        <w:bottom w:val="none" w:sz="0" w:space="0" w:color="auto"/>
        <w:right w:val="none" w:sz="0" w:space="0" w:color="auto"/>
      </w:divBdr>
    </w:div>
    <w:div w:id="473252338">
      <w:bodyDiv w:val="1"/>
      <w:marLeft w:val="0"/>
      <w:marRight w:val="0"/>
      <w:marTop w:val="0"/>
      <w:marBottom w:val="0"/>
      <w:divBdr>
        <w:top w:val="none" w:sz="0" w:space="0" w:color="auto"/>
        <w:left w:val="none" w:sz="0" w:space="0" w:color="auto"/>
        <w:bottom w:val="none" w:sz="0" w:space="0" w:color="auto"/>
        <w:right w:val="none" w:sz="0" w:space="0" w:color="auto"/>
      </w:divBdr>
    </w:div>
    <w:div w:id="473302209">
      <w:bodyDiv w:val="1"/>
      <w:marLeft w:val="0"/>
      <w:marRight w:val="0"/>
      <w:marTop w:val="0"/>
      <w:marBottom w:val="0"/>
      <w:divBdr>
        <w:top w:val="none" w:sz="0" w:space="0" w:color="auto"/>
        <w:left w:val="none" w:sz="0" w:space="0" w:color="auto"/>
        <w:bottom w:val="none" w:sz="0" w:space="0" w:color="auto"/>
        <w:right w:val="none" w:sz="0" w:space="0" w:color="auto"/>
      </w:divBdr>
    </w:div>
    <w:div w:id="473378906">
      <w:bodyDiv w:val="1"/>
      <w:marLeft w:val="0"/>
      <w:marRight w:val="0"/>
      <w:marTop w:val="0"/>
      <w:marBottom w:val="0"/>
      <w:divBdr>
        <w:top w:val="none" w:sz="0" w:space="0" w:color="auto"/>
        <w:left w:val="none" w:sz="0" w:space="0" w:color="auto"/>
        <w:bottom w:val="none" w:sz="0" w:space="0" w:color="auto"/>
        <w:right w:val="none" w:sz="0" w:space="0" w:color="auto"/>
      </w:divBdr>
    </w:div>
    <w:div w:id="474034540">
      <w:bodyDiv w:val="1"/>
      <w:marLeft w:val="0"/>
      <w:marRight w:val="0"/>
      <w:marTop w:val="0"/>
      <w:marBottom w:val="0"/>
      <w:divBdr>
        <w:top w:val="none" w:sz="0" w:space="0" w:color="auto"/>
        <w:left w:val="none" w:sz="0" w:space="0" w:color="auto"/>
        <w:bottom w:val="none" w:sz="0" w:space="0" w:color="auto"/>
        <w:right w:val="none" w:sz="0" w:space="0" w:color="auto"/>
      </w:divBdr>
    </w:div>
    <w:div w:id="474181540">
      <w:bodyDiv w:val="1"/>
      <w:marLeft w:val="0"/>
      <w:marRight w:val="0"/>
      <w:marTop w:val="0"/>
      <w:marBottom w:val="0"/>
      <w:divBdr>
        <w:top w:val="none" w:sz="0" w:space="0" w:color="auto"/>
        <w:left w:val="none" w:sz="0" w:space="0" w:color="auto"/>
        <w:bottom w:val="none" w:sz="0" w:space="0" w:color="auto"/>
        <w:right w:val="none" w:sz="0" w:space="0" w:color="auto"/>
      </w:divBdr>
    </w:div>
    <w:div w:id="474758546">
      <w:bodyDiv w:val="1"/>
      <w:marLeft w:val="0"/>
      <w:marRight w:val="0"/>
      <w:marTop w:val="0"/>
      <w:marBottom w:val="0"/>
      <w:divBdr>
        <w:top w:val="none" w:sz="0" w:space="0" w:color="auto"/>
        <w:left w:val="none" w:sz="0" w:space="0" w:color="auto"/>
        <w:bottom w:val="none" w:sz="0" w:space="0" w:color="auto"/>
        <w:right w:val="none" w:sz="0" w:space="0" w:color="auto"/>
      </w:divBdr>
    </w:div>
    <w:div w:id="474882383">
      <w:bodyDiv w:val="1"/>
      <w:marLeft w:val="0"/>
      <w:marRight w:val="0"/>
      <w:marTop w:val="0"/>
      <w:marBottom w:val="0"/>
      <w:divBdr>
        <w:top w:val="none" w:sz="0" w:space="0" w:color="auto"/>
        <w:left w:val="none" w:sz="0" w:space="0" w:color="auto"/>
        <w:bottom w:val="none" w:sz="0" w:space="0" w:color="auto"/>
        <w:right w:val="none" w:sz="0" w:space="0" w:color="auto"/>
      </w:divBdr>
    </w:div>
    <w:div w:id="475807011">
      <w:bodyDiv w:val="1"/>
      <w:marLeft w:val="0"/>
      <w:marRight w:val="0"/>
      <w:marTop w:val="0"/>
      <w:marBottom w:val="0"/>
      <w:divBdr>
        <w:top w:val="none" w:sz="0" w:space="0" w:color="auto"/>
        <w:left w:val="none" w:sz="0" w:space="0" w:color="auto"/>
        <w:bottom w:val="none" w:sz="0" w:space="0" w:color="auto"/>
        <w:right w:val="none" w:sz="0" w:space="0" w:color="auto"/>
      </w:divBdr>
    </w:div>
    <w:div w:id="476605836">
      <w:bodyDiv w:val="1"/>
      <w:marLeft w:val="0"/>
      <w:marRight w:val="0"/>
      <w:marTop w:val="0"/>
      <w:marBottom w:val="0"/>
      <w:divBdr>
        <w:top w:val="none" w:sz="0" w:space="0" w:color="auto"/>
        <w:left w:val="none" w:sz="0" w:space="0" w:color="auto"/>
        <w:bottom w:val="none" w:sz="0" w:space="0" w:color="auto"/>
        <w:right w:val="none" w:sz="0" w:space="0" w:color="auto"/>
      </w:divBdr>
    </w:div>
    <w:div w:id="476919631">
      <w:bodyDiv w:val="1"/>
      <w:marLeft w:val="0"/>
      <w:marRight w:val="0"/>
      <w:marTop w:val="0"/>
      <w:marBottom w:val="0"/>
      <w:divBdr>
        <w:top w:val="none" w:sz="0" w:space="0" w:color="auto"/>
        <w:left w:val="none" w:sz="0" w:space="0" w:color="auto"/>
        <w:bottom w:val="none" w:sz="0" w:space="0" w:color="auto"/>
        <w:right w:val="none" w:sz="0" w:space="0" w:color="auto"/>
      </w:divBdr>
    </w:div>
    <w:div w:id="477651780">
      <w:bodyDiv w:val="1"/>
      <w:marLeft w:val="0"/>
      <w:marRight w:val="0"/>
      <w:marTop w:val="0"/>
      <w:marBottom w:val="0"/>
      <w:divBdr>
        <w:top w:val="none" w:sz="0" w:space="0" w:color="auto"/>
        <w:left w:val="none" w:sz="0" w:space="0" w:color="auto"/>
        <w:bottom w:val="none" w:sz="0" w:space="0" w:color="auto"/>
        <w:right w:val="none" w:sz="0" w:space="0" w:color="auto"/>
      </w:divBdr>
    </w:div>
    <w:div w:id="477722823">
      <w:bodyDiv w:val="1"/>
      <w:marLeft w:val="0"/>
      <w:marRight w:val="0"/>
      <w:marTop w:val="0"/>
      <w:marBottom w:val="0"/>
      <w:divBdr>
        <w:top w:val="none" w:sz="0" w:space="0" w:color="auto"/>
        <w:left w:val="none" w:sz="0" w:space="0" w:color="auto"/>
        <w:bottom w:val="none" w:sz="0" w:space="0" w:color="auto"/>
        <w:right w:val="none" w:sz="0" w:space="0" w:color="auto"/>
      </w:divBdr>
    </w:div>
    <w:div w:id="478422315">
      <w:bodyDiv w:val="1"/>
      <w:marLeft w:val="0"/>
      <w:marRight w:val="0"/>
      <w:marTop w:val="0"/>
      <w:marBottom w:val="0"/>
      <w:divBdr>
        <w:top w:val="none" w:sz="0" w:space="0" w:color="auto"/>
        <w:left w:val="none" w:sz="0" w:space="0" w:color="auto"/>
        <w:bottom w:val="none" w:sz="0" w:space="0" w:color="auto"/>
        <w:right w:val="none" w:sz="0" w:space="0" w:color="auto"/>
      </w:divBdr>
    </w:div>
    <w:div w:id="478545431">
      <w:bodyDiv w:val="1"/>
      <w:marLeft w:val="0"/>
      <w:marRight w:val="0"/>
      <w:marTop w:val="0"/>
      <w:marBottom w:val="0"/>
      <w:divBdr>
        <w:top w:val="none" w:sz="0" w:space="0" w:color="auto"/>
        <w:left w:val="none" w:sz="0" w:space="0" w:color="auto"/>
        <w:bottom w:val="none" w:sz="0" w:space="0" w:color="auto"/>
        <w:right w:val="none" w:sz="0" w:space="0" w:color="auto"/>
      </w:divBdr>
    </w:div>
    <w:div w:id="479153768">
      <w:bodyDiv w:val="1"/>
      <w:marLeft w:val="0"/>
      <w:marRight w:val="0"/>
      <w:marTop w:val="0"/>
      <w:marBottom w:val="0"/>
      <w:divBdr>
        <w:top w:val="none" w:sz="0" w:space="0" w:color="auto"/>
        <w:left w:val="none" w:sz="0" w:space="0" w:color="auto"/>
        <w:bottom w:val="none" w:sz="0" w:space="0" w:color="auto"/>
        <w:right w:val="none" w:sz="0" w:space="0" w:color="auto"/>
      </w:divBdr>
    </w:div>
    <w:div w:id="479808495">
      <w:bodyDiv w:val="1"/>
      <w:marLeft w:val="0"/>
      <w:marRight w:val="0"/>
      <w:marTop w:val="0"/>
      <w:marBottom w:val="0"/>
      <w:divBdr>
        <w:top w:val="none" w:sz="0" w:space="0" w:color="auto"/>
        <w:left w:val="none" w:sz="0" w:space="0" w:color="auto"/>
        <w:bottom w:val="none" w:sz="0" w:space="0" w:color="auto"/>
        <w:right w:val="none" w:sz="0" w:space="0" w:color="auto"/>
      </w:divBdr>
    </w:div>
    <w:div w:id="480267138">
      <w:bodyDiv w:val="1"/>
      <w:marLeft w:val="0"/>
      <w:marRight w:val="0"/>
      <w:marTop w:val="0"/>
      <w:marBottom w:val="0"/>
      <w:divBdr>
        <w:top w:val="none" w:sz="0" w:space="0" w:color="auto"/>
        <w:left w:val="none" w:sz="0" w:space="0" w:color="auto"/>
        <w:bottom w:val="none" w:sz="0" w:space="0" w:color="auto"/>
        <w:right w:val="none" w:sz="0" w:space="0" w:color="auto"/>
      </w:divBdr>
    </w:div>
    <w:div w:id="481624877">
      <w:bodyDiv w:val="1"/>
      <w:marLeft w:val="0"/>
      <w:marRight w:val="0"/>
      <w:marTop w:val="0"/>
      <w:marBottom w:val="0"/>
      <w:divBdr>
        <w:top w:val="none" w:sz="0" w:space="0" w:color="auto"/>
        <w:left w:val="none" w:sz="0" w:space="0" w:color="auto"/>
        <w:bottom w:val="none" w:sz="0" w:space="0" w:color="auto"/>
        <w:right w:val="none" w:sz="0" w:space="0" w:color="auto"/>
      </w:divBdr>
    </w:div>
    <w:div w:id="482042656">
      <w:bodyDiv w:val="1"/>
      <w:marLeft w:val="0"/>
      <w:marRight w:val="0"/>
      <w:marTop w:val="0"/>
      <w:marBottom w:val="0"/>
      <w:divBdr>
        <w:top w:val="none" w:sz="0" w:space="0" w:color="auto"/>
        <w:left w:val="none" w:sz="0" w:space="0" w:color="auto"/>
        <w:bottom w:val="none" w:sz="0" w:space="0" w:color="auto"/>
        <w:right w:val="none" w:sz="0" w:space="0" w:color="auto"/>
      </w:divBdr>
    </w:div>
    <w:div w:id="482046093">
      <w:bodyDiv w:val="1"/>
      <w:marLeft w:val="0"/>
      <w:marRight w:val="0"/>
      <w:marTop w:val="0"/>
      <w:marBottom w:val="0"/>
      <w:divBdr>
        <w:top w:val="none" w:sz="0" w:space="0" w:color="auto"/>
        <w:left w:val="none" w:sz="0" w:space="0" w:color="auto"/>
        <w:bottom w:val="none" w:sz="0" w:space="0" w:color="auto"/>
        <w:right w:val="none" w:sz="0" w:space="0" w:color="auto"/>
      </w:divBdr>
    </w:div>
    <w:div w:id="482157532">
      <w:bodyDiv w:val="1"/>
      <w:marLeft w:val="0"/>
      <w:marRight w:val="0"/>
      <w:marTop w:val="0"/>
      <w:marBottom w:val="0"/>
      <w:divBdr>
        <w:top w:val="none" w:sz="0" w:space="0" w:color="auto"/>
        <w:left w:val="none" w:sz="0" w:space="0" w:color="auto"/>
        <w:bottom w:val="none" w:sz="0" w:space="0" w:color="auto"/>
        <w:right w:val="none" w:sz="0" w:space="0" w:color="auto"/>
      </w:divBdr>
    </w:div>
    <w:div w:id="482426073">
      <w:bodyDiv w:val="1"/>
      <w:marLeft w:val="0"/>
      <w:marRight w:val="0"/>
      <w:marTop w:val="0"/>
      <w:marBottom w:val="0"/>
      <w:divBdr>
        <w:top w:val="none" w:sz="0" w:space="0" w:color="auto"/>
        <w:left w:val="none" w:sz="0" w:space="0" w:color="auto"/>
        <w:bottom w:val="none" w:sz="0" w:space="0" w:color="auto"/>
        <w:right w:val="none" w:sz="0" w:space="0" w:color="auto"/>
      </w:divBdr>
    </w:div>
    <w:div w:id="482508128">
      <w:bodyDiv w:val="1"/>
      <w:marLeft w:val="0"/>
      <w:marRight w:val="0"/>
      <w:marTop w:val="0"/>
      <w:marBottom w:val="0"/>
      <w:divBdr>
        <w:top w:val="none" w:sz="0" w:space="0" w:color="auto"/>
        <w:left w:val="none" w:sz="0" w:space="0" w:color="auto"/>
        <w:bottom w:val="none" w:sz="0" w:space="0" w:color="auto"/>
        <w:right w:val="none" w:sz="0" w:space="0" w:color="auto"/>
      </w:divBdr>
    </w:div>
    <w:div w:id="483351849">
      <w:bodyDiv w:val="1"/>
      <w:marLeft w:val="0"/>
      <w:marRight w:val="0"/>
      <w:marTop w:val="0"/>
      <w:marBottom w:val="0"/>
      <w:divBdr>
        <w:top w:val="none" w:sz="0" w:space="0" w:color="auto"/>
        <w:left w:val="none" w:sz="0" w:space="0" w:color="auto"/>
        <w:bottom w:val="none" w:sz="0" w:space="0" w:color="auto"/>
        <w:right w:val="none" w:sz="0" w:space="0" w:color="auto"/>
      </w:divBdr>
    </w:div>
    <w:div w:id="483544063">
      <w:bodyDiv w:val="1"/>
      <w:marLeft w:val="0"/>
      <w:marRight w:val="0"/>
      <w:marTop w:val="0"/>
      <w:marBottom w:val="0"/>
      <w:divBdr>
        <w:top w:val="none" w:sz="0" w:space="0" w:color="auto"/>
        <w:left w:val="none" w:sz="0" w:space="0" w:color="auto"/>
        <w:bottom w:val="none" w:sz="0" w:space="0" w:color="auto"/>
        <w:right w:val="none" w:sz="0" w:space="0" w:color="auto"/>
      </w:divBdr>
    </w:div>
    <w:div w:id="484008228">
      <w:bodyDiv w:val="1"/>
      <w:marLeft w:val="0"/>
      <w:marRight w:val="0"/>
      <w:marTop w:val="0"/>
      <w:marBottom w:val="0"/>
      <w:divBdr>
        <w:top w:val="none" w:sz="0" w:space="0" w:color="auto"/>
        <w:left w:val="none" w:sz="0" w:space="0" w:color="auto"/>
        <w:bottom w:val="none" w:sz="0" w:space="0" w:color="auto"/>
        <w:right w:val="none" w:sz="0" w:space="0" w:color="auto"/>
      </w:divBdr>
    </w:div>
    <w:div w:id="484009514">
      <w:bodyDiv w:val="1"/>
      <w:marLeft w:val="0"/>
      <w:marRight w:val="0"/>
      <w:marTop w:val="0"/>
      <w:marBottom w:val="0"/>
      <w:divBdr>
        <w:top w:val="none" w:sz="0" w:space="0" w:color="auto"/>
        <w:left w:val="none" w:sz="0" w:space="0" w:color="auto"/>
        <w:bottom w:val="none" w:sz="0" w:space="0" w:color="auto"/>
        <w:right w:val="none" w:sz="0" w:space="0" w:color="auto"/>
      </w:divBdr>
    </w:div>
    <w:div w:id="484322917">
      <w:bodyDiv w:val="1"/>
      <w:marLeft w:val="0"/>
      <w:marRight w:val="0"/>
      <w:marTop w:val="0"/>
      <w:marBottom w:val="0"/>
      <w:divBdr>
        <w:top w:val="none" w:sz="0" w:space="0" w:color="auto"/>
        <w:left w:val="none" w:sz="0" w:space="0" w:color="auto"/>
        <w:bottom w:val="none" w:sz="0" w:space="0" w:color="auto"/>
        <w:right w:val="none" w:sz="0" w:space="0" w:color="auto"/>
      </w:divBdr>
    </w:div>
    <w:div w:id="484323333">
      <w:bodyDiv w:val="1"/>
      <w:marLeft w:val="0"/>
      <w:marRight w:val="0"/>
      <w:marTop w:val="0"/>
      <w:marBottom w:val="0"/>
      <w:divBdr>
        <w:top w:val="none" w:sz="0" w:space="0" w:color="auto"/>
        <w:left w:val="none" w:sz="0" w:space="0" w:color="auto"/>
        <w:bottom w:val="none" w:sz="0" w:space="0" w:color="auto"/>
        <w:right w:val="none" w:sz="0" w:space="0" w:color="auto"/>
      </w:divBdr>
    </w:div>
    <w:div w:id="484588924">
      <w:bodyDiv w:val="1"/>
      <w:marLeft w:val="0"/>
      <w:marRight w:val="0"/>
      <w:marTop w:val="0"/>
      <w:marBottom w:val="0"/>
      <w:divBdr>
        <w:top w:val="none" w:sz="0" w:space="0" w:color="auto"/>
        <w:left w:val="none" w:sz="0" w:space="0" w:color="auto"/>
        <w:bottom w:val="none" w:sz="0" w:space="0" w:color="auto"/>
        <w:right w:val="none" w:sz="0" w:space="0" w:color="auto"/>
      </w:divBdr>
    </w:div>
    <w:div w:id="485047209">
      <w:bodyDiv w:val="1"/>
      <w:marLeft w:val="0"/>
      <w:marRight w:val="0"/>
      <w:marTop w:val="0"/>
      <w:marBottom w:val="0"/>
      <w:divBdr>
        <w:top w:val="none" w:sz="0" w:space="0" w:color="auto"/>
        <w:left w:val="none" w:sz="0" w:space="0" w:color="auto"/>
        <w:bottom w:val="none" w:sz="0" w:space="0" w:color="auto"/>
        <w:right w:val="none" w:sz="0" w:space="0" w:color="auto"/>
      </w:divBdr>
    </w:div>
    <w:div w:id="486475491">
      <w:bodyDiv w:val="1"/>
      <w:marLeft w:val="0"/>
      <w:marRight w:val="0"/>
      <w:marTop w:val="0"/>
      <w:marBottom w:val="0"/>
      <w:divBdr>
        <w:top w:val="none" w:sz="0" w:space="0" w:color="auto"/>
        <w:left w:val="none" w:sz="0" w:space="0" w:color="auto"/>
        <w:bottom w:val="none" w:sz="0" w:space="0" w:color="auto"/>
        <w:right w:val="none" w:sz="0" w:space="0" w:color="auto"/>
      </w:divBdr>
    </w:div>
    <w:div w:id="486631023">
      <w:bodyDiv w:val="1"/>
      <w:marLeft w:val="0"/>
      <w:marRight w:val="0"/>
      <w:marTop w:val="0"/>
      <w:marBottom w:val="0"/>
      <w:divBdr>
        <w:top w:val="none" w:sz="0" w:space="0" w:color="auto"/>
        <w:left w:val="none" w:sz="0" w:space="0" w:color="auto"/>
        <w:bottom w:val="none" w:sz="0" w:space="0" w:color="auto"/>
        <w:right w:val="none" w:sz="0" w:space="0" w:color="auto"/>
      </w:divBdr>
    </w:div>
    <w:div w:id="488178559">
      <w:bodyDiv w:val="1"/>
      <w:marLeft w:val="0"/>
      <w:marRight w:val="0"/>
      <w:marTop w:val="0"/>
      <w:marBottom w:val="0"/>
      <w:divBdr>
        <w:top w:val="none" w:sz="0" w:space="0" w:color="auto"/>
        <w:left w:val="none" w:sz="0" w:space="0" w:color="auto"/>
        <w:bottom w:val="none" w:sz="0" w:space="0" w:color="auto"/>
        <w:right w:val="none" w:sz="0" w:space="0" w:color="auto"/>
      </w:divBdr>
    </w:div>
    <w:div w:id="488517773">
      <w:bodyDiv w:val="1"/>
      <w:marLeft w:val="0"/>
      <w:marRight w:val="0"/>
      <w:marTop w:val="0"/>
      <w:marBottom w:val="0"/>
      <w:divBdr>
        <w:top w:val="none" w:sz="0" w:space="0" w:color="auto"/>
        <w:left w:val="none" w:sz="0" w:space="0" w:color="auto"/>
        <w:bottom w:val="none" w:sz="0" w:space="0" w:color="auto"/>
        <w:right w:val="none" w:sz="0" w:space="0" w:color="auto"/>
      </w:divBdr>
    </w:div>
    <w:div w:id="488792644">
      <w:bodyDiv w:val="1"/>
      <w:marLeft w:val="0"/>
      <w:marRight w:val="0"/>
      <w:marTop w:val="0"/>
      <w:marBottom w:val="0"/>
      <w:divBdr>
        <w:top w:val="none" w:sz="0" w:space="0" w:color="auto"/>
        <w:left w:val="none" w:sz="0" w:space="0" w:color="auto"/>
        <w:bottom w:val="none" w:sz="0" w:space="0" w:color="auto"/>
        <w:right w:val="none" w:sz="0" w:space="0" w:color="auto"/>
      </w:divBdr>
    </w:div>
    <w:div w:id="488984090">
      <w:bodyDiv w:val="1"/>
      <w:marLeft w:val="0"/>
      <w:marRight w:val="0"/>
      <w:marTop w:val="0"/>
      <w:marBottom w:val="0"/>
      <w:divBdr>
        <w:top w:val="none" w:sz="0" w:space="0" w:color="auto"/>
        <w:left w:val="none" w:sz="0" w:space="0" w:color="auto"/>
        <w:bottom w:val="none" w:sz="0" w:space="0" w:color="auto"/>
        <w:right w:val="none" w:sz="0" w:space="0" w:color="auto"/>
      </w:divBdr>
    </w:div>
    <w:div w:id="489685595">
      <w:bodyDiv w:val="1"/>
      <w:marLeft w:val="0"/>
      <w:marRight w:val="0"/>
      <w:marTop w:val="0"/>
      <w:marBottom w:val="0"/>
      <w:divBdr>
        <w:top w:val="none" w:sz="0" w:space="0" w:color="auto"/>
        <w:left w:val="none" w:sz="0" w:space="0" w:color="auto"/>
        <w:bottom w:val="none" w:sz="0" w:space="0" w:color="auto"/>
        <w:right w:val="none" w:sz="0" w:space="0" w:color="auto"/>
      </w:divBdr>
    </w:div>
    <w:div w:id="492372787">
      <w:bodyDiv w:val="1"/>
      <w:marLeft w:val="0"/>
      <w:marRight w:val="0"/>
      <w:marTop w:val="0"/>
      <w:marBottom w:val="0"/>
      <w:divBdr>
        <w:top w:val="none" w:sz="0" w:space="0" w:color="auto"/>
        <w:left w:val="none" w:sz="0" w:space="0" w:color="auto"/>
        <w:bottom w:val="none" w:sz="0" w:space="0" w:color="auto"/>
        <w:right w:val="none" w:sz="0" w:space="0" w:color="auto"/>
      </w:divBdr>
    </w:div>
    <w:div w:id="492376945">
      <w:bodyDiv w:val="1"/>
      <w:marLeft w:val="0"/>
      <w:marRight w:val="0"/>
      <w:marTop w:val="0"/>
      <w:marBottom w:val="0"/>
      <w:divBdr>
        <w:top w:val="none" w:sz="0" w:space="0" w:color="auto"/>
        <w:left w:val="none" w:sz="0" w:space="0" w:color="auto"/>
        <w:bottom w:val="none" w:sz="0" w:space="0" w:color="auto"/>
        <w:right w:val="none" w:sz="0" w:space="0" w:color="auto"/>
      </w:divBdr>
    </w:div>
    <w:div w:id="492532476">
      <w:bodyDiv w:val="1"/>
      <w:marLeft w:val="0"/>
      <w:marRight w:val="0"/>
      <w:marTop w:val="0"/>
      <w:marBottom w:val="0"/>
      <w:divBdr>
        <w:top w:val="none" w:sz="0" w:space="0" w:color="auto"/>
        <w:left w:val="none" w:sz="0" w:space="0" w:color="auto"/>
        <w:bottom w:val="none" w:sz="0" w:space="0" w:color="auto"/>
        <w:right w:val="none" w:sz="0" w:space="0" w:color="auto"/>
      </w:divBdr>
    </w:div>
    <w:div w:id="492837233">
      <w:bodyDiv w:val="1"/>
      <w:marLeft w:val="0"/>
      <w:marRight w:val="0"/>
      <w:marTop w:val="0"/>
      <w:marBottom w:val="0"/>
      <w:divBdr>
        <w:top w:val="none" w:sz="0" w:space="0" w:color="auto"/>
        <w:left w:val="none" w:sz="0" w:space="0" w:color="auto"/>
        <w:bottom w:val="none" w:sz="0" w:space="0" w:color="auto"/>
        <w:right w:val="none" w:sz="0" w:space="0" w:color="auto"/>
      </w:divBdr>
    </w:div>
    <w:div w:id="492985805">
      <w:bodyDiv w:val="1"/>
      <w:marLeft w:val="0"/>
      <w:marRight w:val="0"/>
      <w:marTop w:val="0"/>
      <w:marBottom w:val="0"/>
      <w:divBdr>
        <w:top w:val="none" w:sz="0" w:space="0" w:color="auto"/>
        <w:left w:val="none" w:sz="0" w:space="0" w:color="auto"/>
        <w:bottom w:val="none" w:sz="0" w:space="0" w:color="auto"/>
        <w:right w:val="none" w:sz="0" w:space="0" w:color="auto"/>
      </w:divBdr>
    </w:div>
    <w:div w:id="493111431">
      <w:bodyDiv w:val="1"/>
      <w:marLeft w:val="0"/>
      <w:marRight w:val="0"/>
      <w:marTop w:val="0"/>
      <w:marBottom w:val="0"/>
      <w:divBdr>
        <w:top w:val="none" w:sz="0" w:space="0" w:color="auto"/>
        <w:left w:val="none" w:sz="0" w:space="0" w:color="auto"/>
        <w:bottom w:val="none" w:sz="0" w:space="0" w:color="auto"/>
        <w:right w:val="none" w:sz="0" w:space="0" w:color="auto"/>
      </w:divBdr>
    </w:div>
    <w:div w:id="493881593">
      <w:bodyDiv w:val="1"/>
      <w:marLeft w:val="0"/>
      <w:marRight w:val="0"/>
      <w:marTop w:val="0"/>
      <w:marBottom w:val="0"/>
      <w:divBdr>
        <w:top w:val="none" w:sz="0" w:space="0" w:color="auto"/>
        <w:left w:val="none" w:sz="0" w:space="0" w:color="auto"/>
        <w:bottom w:val="none" w:sz="0" w:space="0" w:color="auto"/>
        <w:right w:val="none" w:sz="0" w:space="0" w:color="auto"/>
      </w:divBdr>
    </w:div>
    <w:div w:id="494607731">
      <w:bodyDiv w:val="1"/>
      <w:marLeft w:val="0"/>
      <w:marRight w:val="0"/>
      <w:marTop w:val="0"/>
      <w:marBottom w:val="0"/>
      <w:divBdr>
        <w:top w:val="none" w:sz="0" w:space="0" w:color="auto"/>
        <w:left w:val="none" w:sz="0" w:space="0" w:color="auto"/>
        <w:bottom w:val="none" w:sz="0" w:space="0" w:color="auto"/>
        <w:right w:val="none" w:sz="0" w:space="0" w:color="auto"/>
      </w:divBdr>
    </w:div>
    <w:div w:id="494762061">
      <w:bodyDiv w:val="1"/>
      <w:marLeft w:val="0"/>
      <w:marRight w:val="0"/>
      <w:marTop w:val="0"/>
      <w:marBottom w:val="0"/>
      <w:divBdr>
        <w:top w:val="none" w:sz="0" w:space="0" w:color="auto"/>
        <w:left w:val="none" w:sz="0" w:space="0" w:color="auto"/>
        <w:bottom w:val="none" w:sz="0" w:space="0" w:color="auto"/>
        <w:right w:val="none" w:sz="0" w:space="0" w:color="auto"/>
      </w:divBdr>
    </w:div>
    <w:div w:id="494956272">
      <w:bodyDiv w:val="1"/>
      <w:marLeft w:val="0"/>
      <w:marRight w:val="0"/>
      <w:marTop w:val="0"/>
      <w:marBottom w:val="0"/>
      <w:divBdr>
        <w:top w:val="none" w:sz="0" w:space="0" w:color="auto"/>
        <w:left w:val="none" w:sz="0" w:space="0" w:color="auto"/>
        <w:bottom w:val="none" w:sz="0" w:space="0" w:color="auto"/>
        <w:right w:val="none" w:sz="0" w:space="0" w:color="auto"/>
      </w:divBdr>
    </w:div>
    <w:div w:id="495806916">
      <w:bodyDiv w:val="1"/>
      <w:marLeft w:val="0"/>
      <w:marRight w:val="0"/>
      <w:marTop w:val="0"/>
      <w:marBottom w:val="0"/>
      <w:divBdr>
        <w:top w:val="none" w:sz="0" w:space="0" w:color="auto"/>
        <w:left w:val="none" w:sz="0" w:space="0" w:color="auto"/>
        <w:bottom w:val="none" w:sz="0" w:space="0" w:color="auto"/>
        <w:right w:val="none" w:sz="0" w:space="0" w:color="auto"/>
      </w:divBdr>
    </w:div>
    <w:div w:id="496042242">
      <w:bodyDiv w:val="1"/>
      <w:marLeft w:val="0"/>
      <w:marRight w:val="0"/>
      <w:marTop w:val="0"/>
      <w:marBottom w:val="0"/>
      <w:divBdr>
        <w:top w:val="none" w:sz="0" w:space="0" w:color="auto"/>
        <w:left w:val="none" w:sz="0" w:space="0" w:color="auto"/>
        <w:bottom w:val="none" w:sz="0" w:space="0" w:color="auto"/>
        <w:right w:val="none" w:sz="0" w:space="0" w:color="auto"/>
      </w:divBdr>
    </w:div>
    <w:div w:id="496118449">
      <w:bodyDiv w:val="1"/>
      <w:marLeft w:val="0"/>
      <w:marRight w:val="0"/>
      <w:marTop w:val="0"/>
      <w:marBottom w:val="0"/>
      <w:divBdr>
        <w:top w:val="none" w:sz="0" w:space="0" w:color="auto"/>
        <w:left w:val="none" w:sz="0" w:space="0" w:color="auto"/>
        <w:bottom w:val="none" w:sz="0" w:space="0" w:color="auto"/>
        <w:right w:val="none" w:sz="0" w:space="0" w:color="auto"/>
      </w:divBdr>
    </w:div>
    <w:div w:id="497310780">
      <w:bodyDiv w:val="1"/>
      <w:marLeft w:val="0"/>
      <w:marRight w:val="0"/>
      <w:marTop w:val="0"/>
      <w:marBottom w:val="0"/>
      <w:divBdr>
        <w:top w:val="none" w:sz="0" w:space="0" w:color="auto"/>
        <w:left w:val="none" w:sz="0" w:space="0" w:color="auto"/>
        <w:bottom w:val="none" w:sz="0" w:space="0" w:color="auto"/>
        <w:right w:val="none" w:sz="0" w:space="0" w:color="auto"/>
      </w:divBdr>
    </w:div>
    <w:div w:id="497618594">
      <w:bodyDiv w:val="1"/>
      <w:marLeft w:val="0"/>
      <w:marRight w:val="0"/>
      <w:marTop w:val="0"/>
      <w:marBottom w:val="0"/>
      <w:divBdr>
        <w:top w:val="none" w:sz="0" w:space="0" w:color="auto"/>
        <w:left w:val="none" w:sz="0" w:space="0" w:color="auto"/>
        <w:bottom w:val="none" w:sz="0" w:space="0" w:color="auto"/>
        <w:right w:val="none" w:sz="0" w:space="0" w:color="auto"/>
      </w:divBdr>
    </w:div>
    <w:div w:id="499587468">
      <w:bodyDiv w:val="1"/>
      <w:marLeft w:val="0"/>
      <w:marRight w:val="0"/>
      <w:marTop w:val="0"/>
      <w:marBottom w:val="0"/>
      <w:divBdr>
        <w:top w:val="none" w:sz="0" w:space="0" w:color="auto"/>
        <w:left w:val="none" w:sz="0" w:space="0" w:color="auto"/>
        <w:bottom w:val="none" w:sz="0" w:space="0" w:color="auto"/>
        <w:right w:val="none" w:sz="0" w:space="0" w:color="auto"/>
      </w:divBdr>
    </w:div>
    <w:div w:id="499664106">
      <w:bodyDiv w:val="1"/>
      <w:marLeft w:val="0"/>
      <w:marRight w:val="0"/>
      <w:marTop w:val="0"/>
      <w:marBottom w:val="0"/>
      <w:divBdr>
        <w:top w:val="none" w:sz="0" w:space="0" w:color="auto"/>
        <w:left w:val="none" w:sz="0" w:space="0" w:color="auto"/>
        <w:bottom w:val="none" w:sz="0" w:space="0" w:color="auto"/>
        <w:right w:val="none" w:sz="0" w:space="0" w:color="auto"/>
      </w:divBdr>
    </w:div>
    <w:div w:id="499857832">
      <w:bodyDiv w:val="1"/>
      <w:marLeft w:val="0"/>
      <w:marRight w:val="0"/>
      <w:marTop w:val="0"/>
      <w:marBottom w:val="0"/>
      <w:divBdr>
        <w:top w:val="none" w:sz="0" w:space="0" w:color="auto"/>
        <w:left w:val="none" w:sz="0" w:space="0" w:color="auto"/>
        <w:bottom w:val="none" w:sz="0" w:space="0" w:color="auto"/>
        <w:right w:val="none" w:sz="0" w:space="0" w:color="auto"/>
      </w:divBdr>
    </w:div>
    <w:div w:id="500508136">
      <w:bodyDiv w:val="1"/>
      <w:marLeft w:val="0"/>
      <w:marRight w:val="0"/>
      <w:marTop w:val="0"/>
      <w:marBottom w:val="0"/>
      <w:divBdr>
        <w:top w:val="none" w:sz="0" w:space="0" w:color="auto"/>
        <w:left w:val="none" w:sz="0" w:space="0" w:color="auto"/>
        <w:bottom w:val="none" w:sz="0" w:space="0" w:color="auto"/>
        <w:right w:val="none" w:sz="0" w:space="0" w:color="auto"/>
      </w:divBdr>
    </w:div>
    <w:div w:id="500700311">
      <w:bodyDiv w:val="1"/>
      <w:marLeft w:val="0"/>
      <w:marRight w:val="0"/>
      <w:marTop w:val="0"/>
      <w:marBottom w:val="0"/>
      <w:divBdr>
        <w:top w:val="none" w:sz="0" w:space="0" w:color="auto"/>
        <w:left w:val="none" w:sz="0" w:space="0" w:color="auto"/>
        <w:bottom w:val="none" w:sz="0" w:space="0" w:color="auto"/>
        <w:right w:val="none" w:sz="0" w:space="0" w:color="auto"/>
      </w:divBdr>
    </w:div>
    <w:div w:id="500775041">
      <w:bodyDiv w:val="1"/>
      <w:marLeft w:val="0"/>
      <w:marRight w:val="0"/>
      <w:marTop w:val="0"/>
      <w:marBottom w:val="0"/>
      <w:divBdr>
        <w:top w:val="none" w:sz="0" w:space="0" w:color="auto"/>
        <w:left w:val="none" w:sz="0" w:space="0" w:color="auto"/>
        <w:bottom w:val="none" w:sz="0" w:space="0" w:color="auto"/>
        <w:right w:val="none" w:sz="0" w:space="0" w:color="auto"/>
      </w:divBdr>
    </w:div>
    <w:div w:id="500781972">
      <w:bodyDiv w:val="1"/>
      <w:marLeft w:val="0"/>
      <w:marRight w:val="0"/>
      <w:marTop w:val="0"/>
      <w:marBottom w:val="0"/>
      <w:divBdr>
        <w:top w:val="none" w:sz="0" w:space="0" w:color="auto"/>
        <w:left w:val="none" w:sz="0" w:space="0" w:color="auto"/>
        <w:bottom w:val="none" w:sz="0" w:space="0" w:color="auto"/>
        <w:right w:val="none" w:sz="0" w:space="0" w:color="auto"/>
      </w:divBdr>
    </w:div>
    <w:div w:id="501622398">
      <w:bodyDiv w:val="1"/>
      <w:marLeft w:val="0"/>
      <w:marRight w:val="0"/>
      <w:marTop w:val="0"/>
      <w:marBottom w:val="0"/>
      <w:divBdr>
        <w:top w:val="none" w:sz="0" w:space="0" w:color="auto"/>
        <w:left w:val="none" w:sz="0" w:space="0" w:color="auto"/>
        <w:bottom w:val="none" w:sz="0" w:space="0" w:color="auto"/>
        <w:right w:val="none" w:sz="0" w:space="0" w:color="auto"/>
      </w:divBdr>
    </w:div>
    <w:div w:id="502820687">
      <w:bodyDiv w:val="1"/>
      <w:marLeft w:val="0"/>
      <w:marRight w:val="0"/>
      <w:marTop w:val="0"/>
      <w:marBottom w:val="0"/>
      <w:divBdr>
        <w:top w:val="none" w:sz="0" w:space="0" w:color="auto"/>
        <w:left w:val="none" w:sz="0" w:space="0" w:color="auto"/>
        <w:bottom w:val="none" w:sz="0" w:space="0" w:color="auto"/>
        <w:right w:val="none" w:sz="0" w:space="0" w:color="auto"/>
      </w:divBdr>
    </w:div>
    <w:div w:id="503134782">
      <w:bodyDiv w:val="1"/>
      <w:marLeft w:val="0"/>
      <w:marRight w:val="0"/>
      <w:marTop w:val="0"/>
      <w:marBottom w:val="0"/>
      <w:divBdr>
        <w:top w:val="none" w:sz="0" w:space="0" w:color="auto"/>
        <w:left w:val="none" w:sz="0" w:space="0" w:color="auto"/>
        <w:bottom w:val="none" w:sz="0" w:space="0" w:color="auto"/>
        <w:right w:val="none" w:sz="0" w:space="0" w:color="auto"/>
      </w:divBdr>
    </w:div>
    <w:div w:id="503515016">
      <w:bodyDiv w:val="1"/>
      <w:marLeft w:val="0"/>
      <w:marRight w:val="0"/>
      <w:marTop w:val="0"/>
      <w:marBottom w:val="0"/>
      <w:divBdr>
        <w:top w:val="none" w:sz="0" w:space="0" w:color="auto"/>
        <w:left w:val="none" w:sz="0" w:space="0" w:color="auto"/>
        <w:bottom w:val="none" w:sz="0" w:space="0" w:color="auto"/>
        <w:right w:val="none" w:sz="0" w:space="0" w:color="auto"/>
      </w:divBdr>
    </w:div>
    <w:div w:id="503974413">
      <w:bodyDiv w:val="1"/>
      <w:marLeft w:val="0"/>
      <w:marRight w:val="0"/>
      <w:marTop w:val="0"/>
      <w:marBottom w:val="0"/>
      <w:divBdr>
        <w:top w:val="none" w:sz="0" w:space="0" w:color="auto"/>
        <w:left w:val="none" w:sz="0" w:space="0" w:color="auto"/>
        <w:bottom w:val="none" w:sz="0" w:space="0" w:color="auto"/>
        <w:right w:val="none" w:sz="0" w:space="0" w:color="auto"/>
      </w:divBdr>
    </w:div>
    <w:div w:id="504055336">
      <w:bodyDiv w:val="1"/>
      <w:marLeft w:val="0"/>
      <w:marRight w:val="0"/>
      <w:marTop w:val="0"/>
      <w:marBottom w:val="0"/>
      <w:divBdr>
        <w:top w:val="none" w:sz="0" w:space="0" w:color="auto"/>
        <w:left w:val="none" w:sz="0" w:space="0" w:color="auto"/>
        <w:bottom w:val="none" w:sz="0" w:space="0" w:color="auto"/>
        <w:right w:val="none" w:sz="0" w:space="0" w:color="auto"/>
      </w:divBdr>
    </w:div>
    <w:div w:id="504133298">
      <w:bodyDiv w:val="1"/>
      <w:marLeft w:val="0"/>
      <w:marRight w:val="0"/>
      <w:marTop w:val="0"/>
      <w:marBottom w:val="0"/>
      <w:divBdr>
        <w:top w:val="none" w:sz="0" w:space="0" w:color="auto"/>
        <w:left w:val="none" w:sz="0" w:space="0" w:color="auto"/>
        <w:bottom w:val="none" w:sz="0" w:space="0" w:color="auto"/>
        <w:right w:val="none" w:sz="0" w:space="0" w:color="auto"/>
      </w:divBdr>
    </w:div>
    <w:div w:id="504976465">
      <w:bodyDiv w:val="1"/>
      <w:marLeft w:val="0"/>
      <w:marRight w:val="0"/>
      <w:marTop w:val="0"/>
      <w:marBottom w:val="0"/>
      <w:divBdr>
        <w:top w:val="none" w:sz="0" w:space="0" w:color="auto"/>
        <w:left w:val="none" w:sz="0" w:space="0" w:color="auto"/>
        <w:bottom w:val="none" w:sz="0" w:space="0" w:color="auto"/>
        <w:right w:val="none" w:sz="0" w:space="0" w:color="auto"/>
      </w:divBdr>
    </w:div>
    <w:div w:id="505292792">
      <w:bodyDiv w:val="1"/>
      <w:marLeft w:val="0"/>
      <w:marRight w:val="0"/>
      <w:marTop w:val="0"/>
      <w:marBottom w:val="0"/>
      <w:divBdr>
        <w:top w:val="none" w:sz="0" w:space="0" w:color="auto"/>
        <w:left w:val="none" w:sz="0" w:space="0" w:color="auto"/>
        <w:bottom w:val="none" w:sz="0" w:space="0" w:color="auto"/>
        <w:right w:val="none" w:sz="0" w:space="0" w:color="auto"/>
      </w:divBdr>
    </w:div>
    <w:div w:id="505830496">
      <w:bodyDiv w:val="1"/>
      <w:marLeft w:val="0"/>
      <w:marRight w:val="0"/>
      <w:marTop w:val="0"/>
      <w:marBottom w:val="0"/>
      <w:divBdr>
        <w:top w:val="none" w:sz="0" w:space="0" w:color="auto"/>
        <w:left w:val="none" w:sz="0" w:space="0" w:color="auto"/>
        <w:bottom w:val="none" w:sz="0" w:space="0" w:color="auto"/>
        <w:right w:val="none" w:sz="0" w:space="0" w:color="auto"/>
      </w:divBdr>
    </w:div>
    <w:div w:id="505942010">
      <w:bodyDiv w:val="1"/>
      <w:marLeft w:val="0"/>
      <w:marRight w:val="0"/>
      <w:marTop w:val="0"/>
      <w:marBottom w:val="0"/>
      <w:divBdr>
        <w:top w:val="none" w:sz="0" w:space="0" w:color="auto"/>
        <w:left w:val="none" w:sz="0" w:space="0" w:color="auto"/>
        <w:bottom w:val="none" w:sz="0" w:space="0" w:color="auto"/>
        <w:right w:val="none" w:sz="0" w:space="0" w:color="auto"/>
      </w:divBdr>
    </w:div>
    <w:div w:id="507451488">
      <w:bodyDiv w:val="1"/>
      <w:marLeft w:val="0"/>
      <w:marRight w:val="0"/>
      <w:marTop w:val="0"/>
      <w:marBottom w:val="0"/>
      <w:divBdr>
        <w:top w:val="none" w:sz="0" w:space="0" w:color="auto"/>
        <w:left w:val="none" w:sz="0" w:space="0" w:color="auto"/>
        <w:bottom w:val="none" w:sz="0" w:space="0" w:color="auto"/>
        <w:right w:val="none" w:sz="0" w:space="0" w:color="auto"/>
      </w:divBdr>
    </w:div>
    <w:div w:id="507644021">
      <w:bodyDiv w:val="1"/>
      <w:marLeft w:val="0"/>
      <w:marRight w:val="0"/>
      <w:marTop w:val="0"/>
      <w:marBottom w:val="0"/>
      <w:divBdr>
        <w:top w:val="none" w:sz="0" w:space="0" w:color="auto"/>
        <w:left w:val="none" w:sz="0" w:space="0" w:color="auto"/>
        <w:bottom w:val="none" w:sz="0" w:space="0" w:color="auto"/>
        <w:right w:val="none" w:sz="0" w:space="0" w:color="auto"/>
      </w:divBdr>
    </w:div>
    <w:div w:id="507716190">
      <w:bodyDiv w:val="1"/>
      <w:marLeft w:val="0"/>
      <w:marRight w:val="0"/>
      <w:marTop w:val="0"/>
      <w:marBottom w:val="0"/>
      <w:divBdr>
        <w:top w:val="none" w:sz="0" w:space="0" w:color="auto"/>
        <w:left w:val="none" w:sz="0" w:space="0" w:color="auto"/>
        <w:bottom w:val="none" w:sz="0" w:space="0" w:color="auto"/>
        <w:right w:val="none" w:sz="0" w:space="0" w:color="auto"/>
      </w:divBdr>
    </w:div>
    <w:div w:id="507869870">
      <w:bodyDiv w:val="1"/>
      <w:marLeft w:val="0"/>
      <w:marRight w:val="0"/>
      <w:marTop w:val="0"/>
      <w:marBottom w:val="0"/>
      <w:divBdr>
        <w:top w:val="none" w:sz="0" w:space="0" w:color="auto"/>
        <w:left w:val="none" w:sz="0" w:space="0" w:color="auto"/>
        <w:bottom w:val="none" w:sz="0" w:space="0" w:color="auto"/>
        <w:right w:val="none" w:sz="0" w:space="0" w:color="auto"/>
      </w:divBdr>
    </w:div>
    <w:div w:id="507915260">
      <w:bodyDiv w:val="1"/>
      <w:marLeft w:val="0"/>
      <w:marRight w:val="0"/>
      <w:marTop w:val="0"/>
      <w:marBottom w:val="0"/>
      <w:divBdr>
        <w:top w:val="none" w:sz="0" w:space="0" w:color="auto"/>
        <w:left w:val="none" w:sz="0" w:space="0" w:color="auto"/>
        <w:bottom w:val="none" w:sz="0" w:space="0" w:color="auto"/>
        <w:right w:val="none" w:sz="0" w:space="0" w:color="auto"/>
      </w:divBdr>
    </w:div>
    <w:div w:id="507982398">
      <w:bodyDiv w:val="1"/>
      <w:marLeft w:val="0"/>
      <w:marRight w:val="0"/>
      <w:marTop w:val="0"/>
      <w:marBottom w:val="0"/>
      <w:divBdr>
        <w:top w:val="none" w:sz="0" w:space="0" w:color="auto"/>
        <w:left w:val="none" w:sz="0" w:space="0" w:color="auto"/>
        <w:bottom w:val="none" w:sz="0" w:space="0" w:color="auto"/>
        <w:right w:val="none" w:sz="0" w:space="0" w:color="auto"/>
      </w:divBdr>
    </w:div>
    <w:div w:id="507988443">
      <w:bodyDiv w:val="1"/>
      <w:marLeft w:val="0"/>
      <w:marRight w:val="0"/>
      <w:marTop w:val="0"/>
      <w:marBottom w:val="0"/>
      <w:divBdr>
        <w:top w:val="none" w:sz="0" w:space="0" w:color="auto"/>
        <w:left w:val="none" w:sz="0" w:space="0" w:color="auto"/>
        <w:bottom w:val="none" w:sz="0" w:space="0" w:color="auto"/>
        <w:right w:val="none" w:sz="0" w:space="0" w:color="auto"/>
      </w:divBdr>
    </w:div>
    <w:div w:id="508369629">
      <w:bodyDiv w:val="1"/>
      <w:marLeft w:val="0"/>
      <w:marRight w:val="0"/>
      <w:marTop w:val="0"/>
      <w:marBottom w:val="0"/>
      <w:divBdr>
        <w:top w:val="none" w:sz="0" w:space="0" w:color="auto"/>
        <w:left w:val="none" w:sz="0" w:space="0" w:color="auto"/>
        <w:bottom w:val="none" w:sz="0" w:space="0" w:color="auto"/>
        <w:right w:val="none" w:sz="0" w:space="0" w:color="auto"/>
      </w:divBdr>
    </w:div>
    <w:div w:id="508524426">
      <w:bodyDiv w:val="1"/>
      <w:marLeft w:val="0"/>
      <w:marRight w:val="0"/>
      <w:marTop w:val="0"/>
      <w:marBottom w:val="0"/>
      <w:divBdr>
        <w:top w:val="none" w:sz="0" w:space="0" w:color="auto"/>
        <w:left w:val="none" w:sz="0" w:space="0" w:color="auto"/>
        <w:bottom w:val="none" w:sz="0" w:space="0" w:color="auto"/>
        <w:right w:val="none" w:sz="0" w:space="0" w:color="auto"/>
      </w:divBdr>
    </w:div>
    <w:div w:id="509368314">
      <w:bodyDiv w:val="1"/>
      <w:marLeft w:val="0"/>
      <w:marRight w:val="0"/>
      <w:marTop w:val="0"/>
      <w:marBottom w:val="0"/>
      <w:divBdr>
        <w:top w:val="none" w:sz="0" w:space="0" w:color="auto"/>
        <w:left w:val="none" w:sz="0" w:space="0" w:color="auto"/>
        <w:bottom w:val="none" w:sz="0" w:space="0" w:color="auto"/>
        <w:right w:val="none" w:sz="0" w:space="0" w:color="auto"/>
      </w:divBdr>
    </w:div>
    <w:div w:id="510536712">
      <w:bodyDiv w:val="1"/>
      <w:marLeft w:val="0"/>
      <w:marRight w:val="0"/>
      <w:marTop w:val="0"/>
      <w:marBottom w:val="0"/>
      <w:divBdr>
        <w:top w:val="none" w:sz="0" w:space="0" w:color="auto"/>
        <w:left w:val="none" w:sz="0" w:space="0" w:color="auto"/>
        <w:bottom w:val="none" w:sz="0" w:space="0" w:color="auto"/>
        <w:right w:val="none" w:sz="0" w:space="0" w:color="auto"/>
      </w:divBdr>
    </w:div>
    <w:div w:id="511606567">
      <w:bodyDiv w:val="1"/>
      <w:marLeft w:val="0"/>
      <w:marRight w:val="0"/>
      <w:marTop w:val="0"/>
      <w:marBottom w:val="0"/>
      <w:divBdr>
        <w:top w:val="none" w:sz="0" w:space="0" w:color="auto"/>
        <w:left w:val="none" w:sz="0" w:space="0" w:color="auto"/>
        <w:bottom w:val="none" w:sz="0" w:space="0" w:color="auto"/>
        <w:right w:val="none" w:sz="0" w:space="0" w:color="auto"/>
      </w:divBdr>
    </w:div>
    <w:div w:id="512955524">
      <w:bodyDiv w:val="1"/>
      <w:marLeft w:val="0"/>
      <w:marRight w:val="0"/>
      <w:marTop w:val="0"/>
      <w:marBottom w:val="0"/>
      <w:divBdr>
        <w:top w:val="none" w:sz="0" w:space="0" w:color="auto"/>
        <w:left w:val="none" w:sz="0" w:space="0" w:color="auto"/>
        <w:bottom w:val="none" w:sz="0" w:space="0" w:color="auto"/>
        <w:right w:val="none" w:sz="0" w:space="0" w:color="auto"/>
      </w:divBdr>
    </w:div>
    <w:div w:id="513350215">
      <w:bodyDiv w:val="1"/>
      <w:marLeft w:val="0"/>
      <w:marRight w:val="0"/>
      <w:marTop w:val="0"/>
      <w:marBottom w:val="0"/>
      <w:divBdr>
        <w:top w:val="none" w:sz="0" w:space="0" w:color="auto"/>
        <w:left w:val="none" w:sz="0" w:space="0" w:color="auto"/>
        <w:bottom w:val="none" w:sz="0" w:space="0" w:color="auto"/>
        <w:right w:val="none" w:sz="0" w:space="0" w:color="auto"/>
      </w:divBdr>
    </w:div>
    <w:div w:id="513956692">
      <w:bodyDiv w:val="1"/>
      <w:marLeft w:val="0"/>
      <w:marRight w:val="0"/>
      <w:marTop w:val="0"/>
      <w:marBottom w:val="0"/>
      <w:divBdr>
        <w:top w:val="none" w:sz="0" w:space="0" w:color="auto"/>
        <w:left w:val="none" w:sz="0" w:space="0" w:color="auto"/>
        <w:bottom w:val="none" w:sz="0" w:space="0" w:color="auto"/>
        <w:right w:val="none" w:sz="0" w:space="0" w:color="auto"/>
      </w:divBdr>
    </w:div>
    <w:div w:id="513961262">
      <w:bodyDiv w:val="1"/>
      <w:marLeft w:val="0"/>
      <w:marRight w:val="0"/>
      <w:marTop w:val="0"/>
      <w:marBottom w:val="0"/>
      <w:divBdr>
        <w:top w:val="none" w:sz="0" w:space="0" w:color="auto"/>
        <w:left w:val="none" w:sz="0" w:space="0" w:color="auto"/>
        <w:bottom w:val="none" w:sz="0" w:space="0" w:color="auto"/>
        <w:right w:val="none" w:sz="0" w:space="0" w:color="auto"/>
      </w:divBdr>
    </w:div>
    <w:div w:id="514269412">
      <w:bodyDiv w:val="1"/>
      <w:marLeft w:val="0"/>
      <w:marRight w:val="0"/>
      <w:marTop w:val="0"/>
      <w:marBottom w:val="0"/>
      <w:divBdr>
        <w:top w:val="none" w:sz="0" w:space="0" w:color="auto"/>
        <w:left w:val="none" w:sz="0" w:space="0" w:color="auto"/>
        <w:bottom w:val="none" w:sz="0" w:space="0" w:color="auto"/>
        <w:right w:val="none" w:sz="0" w:space="0" w:color="auto"/>
      </w:divBdr>
    </w:div>
    <w:div w:id="514536088">
      <w:bodyDiv w:val="1"/>
      <w:marLeft w:val="0"/>
      <w:marRight w:val="0"/>
      <w:marTop w:val="0"/>
      <w:marBottom w:val="0"/>
      <w:divBdr>
        <w:top w:val="none" w:sz="0" w:space="0" w:color="auto"/>
        <w:left w:val="none" w:sz="0" w:space="0" w:color="auto"/>
        <w:bottom w:val="none" w:sz="0" w:space="0" w:color="auto"/>
        <w:right w:val="none" w:sz="0" w:space="0" w:color="auto"/>
      </w:divBdr>
    </w:div>
    <w:div w:id="515274323">
      <w:bodyDiv w:val="1"/>
      <w:marLeft w:val="0"/>
      <w:marRight w:val="0"/>
      <w:marTop w:val="0"/>
      <w:marBottom w:val="0"/>
      <w:divBdr>
        <w:top w:val="none" w:sz="0" w:space="0" w:color="auto"/>
        <w:left w:val="none" w:sz="0" w:space="0" w:color="auto"/>
        <w:bottom w:val="none" w:sz="0" w:space="0" w:color="auto"/>
        <w:right w:val="none" w:sz="0" w:space="0" w:color="auto"/>
      </w:divBdr>
    </w:div>
    <w:div w:id="516189600">
      <w:bodyDiv w:val="1"/>
      <w:marLeft w:val="0"/>
      <w:marRight w:val="0"/>
      <w:marTop w:val="0"/>
      <w:marBottom w:val="0"/>
      <w:divBdr>
        <w:top w:val="none" w:sz="0" w:space="0" w:color="auto"/>
        <w:left w:val="none" w:sz="0" w:space="0" w:color="auto"/>
        <w:bottom w:val="none" w:sz="0" w:space="0" w:color="auto"/>
        <w:right w:val="none" w:sz="0" w:space="0" w:color="auto"/>
      </w:divBdr>
    </w:div>
    <w:div w:id="517087677">
      <w:bodyDiv w:val="1"/>
      <w:marLeft w:val="0"/>
      <w:marRight w:val="0"/>
      <w:marTop w:val="0"/>
      <w:marBottom w:val="0"/>
      <w:divBdr>
        <w:top w:val="none" w:sz="0" w:space="0" w:color="auto"/>
        <w:left w:val="none" w:sz="0" w:space="0" w:color="auto"/>
        <w:bottom w:val="none" w:sz="0" w:space="0" w:color="auto"/>
        <w:right w:val="none" w:sz="0" w:space="0" w:color="auto"/>
      </w:divBdr>
    </w:div>
    <w:div w:id="517162778">
      <w:bodyDiv w:val="1"/>
      <w:marLeft w:val="0"/>
      <w:marRight w:val="0"/>
      <w:marTop w:val="0"/>
      <w:marBottom w:val="0"/>
      <w:divBdr>
        <w:top w:val="none" w:sz="0" w:space="0" w:color="auto"/>
        <w:left w:val="none" w:sz="0" w:space="0" w:color="auto"/>
        <w:bottom w:val="none" w:sz="0" w:space="0" w:color="auto"/>
        <w:right w:val="none" w:sz="0" w:space="0" w:color="auto"/>
      </w:divBdr>
    </w:div>
    <w:div w:id="517307357">
      <w:bodyDiv w:val="1"/>
      <w:marLeft w:val="0"/>
      <w:marRight w:val="0"/>
      <w:marTop w:val="0"/>
      <w:marBottom w:val="0"/>
      <w:divBdr>
        <w:top w:val="none" w:sz="0" w:space="0" w:color="auto"/>
        <w:left w:val="none" w:sz="0" w:space="0" w:color="auto"/>
        <w:bottom w:val="none" w:sz="0" w:space="0" w:color="auto"/>
        <w:right w:val="none" w:sz="0" w:space="0" w:color="auto"/>
      </w:divBdr>
    </w:div>
    <w:div w:id="517425928">
      <w:bodyDiv w:val="1"/>
      <w:marLeft w:val="0"/>
      <w:marRight w:val="0"/>
      <w:marTop w:val="0"/>
      <w:marBottom w:val="0"/>
      <w:divBdr>
        <w:top w:val="none" w:sz="0" w:space="0" w:color="auto"/>
        <w:left w:val="none" w:sz="0" w:space="0" w:color="auto"/>
        <w:bottom w:val="none" w:sz="0" w:space="0" w:color="auto"/>
        <w:right w:val="none" w:sz="0" w:space="0" w:color="auto"/>
      </w:divBdr>
    </w:div>
    <w:div w:id="517429528">
      <w:bodyDiv w:val="1"/>
      <w:marLeft w:val="0"/>
      <w:marRight w:val="0"/>
      <w:marTop w:val="0"/>
      <w:marBottom w:val="0"/>
      <w:divBdr>
        <w:top w:val="none" w:sz="0" w:space="0" w:color="auto"/>
        <w:left w:val="none" w:sz="0" w:space="0" w:color="auto"/>
        <w:bottom w:val="none" w:sz="0" w:space="0" w:color="auto"/>
        <w:right w:val="none" w:sz="0" w:space="0" w:color="auto"/>
      </w:divBdr>
    </w:div>
    <w:div w:id="518199200">
      <w:bodyDiv w:val="1"/>
      <w:marLeft w:val="0"/>
      <w:marRight w:val="0"/>
      <w:marTop w:val="0"/>
      <w:marBottom w:val="0"/>
      <w:divBdr>
        <w:top w:val="none" w:sz="0" w:space="0" w:color="auto"/>
        <w:left w:val="none" w:sz="0" w:space="0" w:color="auto"/>
        <w:bottom w:val="none" w:sz="0" w:space="0" w:color="auto"/>
        <w:right w:val="none" w:sz="0" w:space="0" w:color="auto"/>
      </w:divBdr>
    </w:div>
    <w:div w:id="518470895">
      <w:bodyDiv w:val="1"/>
      <w:marLeft w:val="0"/>
      <w:marRight w:val="0"/>
      <w:marTop w:val="0"/>
      <w:marBottom w:val="0"/>
      <w:divBdr>
        <w:top w:val="none" w:sz="0" w:space="0" w:color="auto"/>
        <w:left w:val="none" w:sz="0" w:space="0" w:color="auto"/>
        <w:bottom w:val="none" w:sz="0" w:space="0" w:color="auto"/>
        <w:right w:val="none" w:sz="0" w:space="0" w:color="auto"/>
      </w:divBdr>
    </w:div>
    <w:div w:id="518543889">
      <w:bodyDiv w:val="1"/>
      <w:marLeft w:val="0"/>
      <w:marRight w:val="0"/>
      <w:marTop w:val="0"/>
      <w:marBottom w:val="0"/>
      <w:divBdr>
        <w:top w:val="none" w:sz="0" w:space="0" w:color="auto"/>
        <w:left w:val="none" w:sz="0" w:space="0" w:color="auto"/>
        <w:bottom w:val="none" w:sz="0" w:space="0" w:color="auto"/>
        <w:right w:val="none" w:sz="0" w:space="0" w:color="auto"/>
      </w:divBdr>
    </w:div>
    <w:div w:id="519204238">
      <w:bodyDiv w:val="1"/>
      <w:marLeft w:val="0"/>
      <w:marRight w:val="0"/>
      <w:marTop w:val="0"/>
      <w:marBottom w:val="0"/>
      <w:divBdr>
        <w:top w:val="none" w:sz="0" w:space="0" w:color="auto"/>
        <w:left w:val="none" w:sz="0" w:space="0" w:color="auto"/>
        <w:bottom w:val="none" w:sz="0" w:space="0" w:color="auto"/>
        <w:right w:val="none" w:sz="0" w:space="0" w:color="auto"/>
      </w:divBdr>
    </w:div>
    <w:div w:id="519242303">
      <w:bodyDiv w:val="1"/>
      <w:marLeft w:val="0"/>
      <w:marRight w:val="0"/>
      <w:marTop w:val="0"/>
      <w:marBottom w:val="0"/>
      <w:divBdr>
        <w:top w:val="none" w:sz="0" w:space="0" w:color="auto"/>
        <w:left w:val="none" w:sz="0" w:space="0" w:color="auto"/>
        <w:bottom w:val="none" w:sz="0" w:space="0" w:color="auto"/>
        <w:right w:val="none" w:sz="0" w:space="0" w:color="auto"/>
      </w:divBdr>
    </w:div>
    <w:div w:id="519391661">
      <w:bodyDiv w:val="1"/>
      <w:marLeft w:val="0"/>
      <w:marRight w:val="0"/>
      <w:marTop w:val="0"/>
      <w:marBottom w:val="0"/>
      <w:divBdr>
        <w:top w:val="none" w:sz="0" w:space="0" w:color="auto"/>
        <w:left w:val="none" w:sz="0" w:space="0" w:color="auto"/>
        <w:bottom w:val="none" w:sz="0" w:space="0" w:color="auto"/>
        <w:right w:val="none" w:sz="0" w:space="0" w:color="auto"/>
      </w:divBdr>
    </w:div>
    <w:div w:id="520168038">
      <w:bodyDiv w:val="1"/>
      <w:marLeft w:val="0"/>
      <w:marRight w:val="0"/>
      <w:marTop w:val="0"/>
      <w:marBottom w:val="0"/>
      <w:divBdr>
        <w:top w:val="none" w:sz="0" w:space="0" w:color="auto"/>
        <w:left w:val="none" w:sz="0" w:space="0" w:color="auto"/>
        <w:bottom w:val="none" w:sz="0" w:space="0" w:color="auto"/>
        <w:right w:val="none" w:sz="0" w:space="0" w:color="auto"/>
      </w:divBdr>
    </w:div>
    <w:div w:id="520238965">
      <w:bodyDiv w:val="1"/>
      <w:marLeft w:val="0"/>
      <w:marRight w:val="0"/>
      <w:marTop w:val="0"/>
      <w:marBottom w:val="0"/>
      <w:divBdr>
        <w:top w:val="none" w:sz="0" w:space="0" w:color="auto"/>
        <w:left w:val="none" w:sz="0" w:space="0" w:color="auto"/>
        <w:bottom w:val="none" w:sz="0" w:space="0" w:color="auto"/>
        <w:right w:val="none" w:sz="0" w:space="0" w:color="auto"/>
      </w:divBdr>
    </w:div>
    <w:div w:id="520320487">
      <w:bodyDiv w:val="1"/>
      <w:marLeft w:val="0"/>
      <w:marRight w:val="0"/>
      <w:marTop w:val="0"/>
      <w:marBottom w:val="0"/>
      <w:divBdr>
        <w:top w:val="none" w:sz="0" w:space="0" w:color="auto"/>
        <w:left w:val="none" w:sz="0" w:space="0" w:color="auto"/>
        <w:bottom w:val="none" w:sz="0" w:space="0" w:color="auto"/>
        <w:right w:val="none" w:sz="0" w:space="0" w:color="auto"/>
      </w:divBdr>
    </w:div>
    <w:div w:id="520630989">
      <w:bodyDiv w:val="1"/>
      <w:marLeft w:val="0"/>
      <w:marRight w:val="0"/>
      <w:marTop w:val="0"/>
      <w:marBottom w:val="0"/>
      <w:divBdr>
        <w:top w:val="none" w:sz="0" w:space="0" w:color="auto"/>
        <w:left w:val="none" w:sz="0" w:space="0" w:color="auto"/>
        <w:bottom w:val="none" w:sz="0" w:space="0" w:color="auto"/>
        <w:right w:val="none" w:sz="0" w:space="0" w:color="auto"/>
      </w:divBdr>
    </w:div>
    <w:div w:id="520750404">
      <w:bodyDiv w:val="1"/>
      <w:marLeft w:val="0"/>
      <w:marRight w:val="0"/>
      <w:marTop w:val="0"/>
      <w:marBottom w:val="0"/>
      <w:divBdr>
        <w:top w:val="none" w:sz="0" w:space="0" w:color="auto"/>
        <w:left w:val="none" w:sz="0" w:space="0" w:color="auto"/>
        <w:bottom w:val="none" w:sz="0" w:space="0" w:color="auto"/>
        <w:right w:val="none" w:sz="0" w:space="0" w:color="auto"/>
      </w:divBdr>
    </w:div>
    <w:div w:id="520972204">
      <w:bodyDiv w:val="1"/>
      <w:marLeft w:val="0"/>
      <w:marRight w:val="0"/>
      <w:marTop w:val="0"/>
      <w:marBottom w:val="0"/>
      <w:divBdr>
        <w:top w:val="none" w:sz="0" w:space="0" w:color="auto"/>
        <w:left w:val="none" w:sz="0" w:space="0" w:color="auto"/>
        <w:bottom w:val="none" w:sz="0" w:space="0" w:color="auto"/>
        <w:right w:val="none" w:sz="0" w:space="0" w:color="auto"/>
      </w:divBdr>
    </w:div>
    <w:div w:id="521087428">
      <w:bodyDiv w:val="1"/>
      <w:marLeft w:val="0"/>
      <w:marRight w:val="0"/>
      <w:marTop w:val="0"/>
      <w:marBottom w:val="0"/>
      <w:divBdr>
        <w:top w:val="none" w:sz="0" w:space="0" w:color="auto"/>
        <w:left w:val="none" w:sz="0" w:space="0" w:color="auto"/>
        <w:bottom w:val="none" w:sz="0" w:space="0" w:color="auto"/>
        <w:right w:val="none" w:sz="0" w:space="0" w:color="auto"/>
      </w:divBdr>
    </w:div>
    <w:div w:id="521094960">
      <w:bodyDiv w:val="1"/>
      <w:marLeft w:val="0"/>
      <w:marRight w:val="0"/>
      <w:marTop w:val="0"/>
      <w:marBottom w:val="0"/>
      <w:divBdr>
        <w:top w:val="none" w:sz="0" w:space="0" w:color="auto"/>
        <w:left w:val="none" w:sz="0" w:space="0" w:color="auto"/>
        <w:bottom w:val="none" w:sz="0" w:space="0" w:color="auto"/>
        <w:right w:val="none" w:sz="0" w:space="0" w:color="auto"/>
      </w:divBdr>
    </w:div>
    <w:div w:id="521208245">
      <w:bodyDiv w:val="1"/>
      <w:marLeft w:val="0"/>
      <w:marRight w:val="0"/>
      <w:marTop w:val="0"/>
      <w:marBottom w:val="0"/>
      <w:divBdr>
        <w:top w:val="none" w:sz="0" w:space="0" w:color="auto"/>
        <w:left w:val="none" w:sz="0" w:space="0" w:color="auto"/>
        <w:bottom w:val="none" w:sz="0" w:space="0" w:color="auto"/>
        <w:right w:val="none" w:sz="0" w:space="0" w:color="auto"/>
      </w:divBdr>
    </w:div>
    <w:div w:id="521935340">
      <w:bodyDiv w:val="1"/>
      <w:marLeft w:val="0"/>
      <w:marRight w:val="0"/>
      <w:marTop w:val="0"/>
      <w:marBottom w:val="0"/>
      <w:divBdr>
        <w:top w:val="none" w:sz="0" w:space="0" w:color="auto"/>
        <w:left w:val="none" w:sz="0" w:space="0" w:color="auto"/>
        <w:bottom w:val="none" w:sz="0" w:space="0" w:color="auto"/>
        <w:right w:val="none" w:sz="0" w:space="0" w:color="auto"/>
      </w:divBdr>
    </w:div>
    <w:div w:id="522017669">
      <w:bodyDiv w:val="1"/>
      <w:marLeft w:val="0"/>
      <w:marRight w:val="0"/>
      <w:marTop w:val="0"/>
      <w:marBottom w:val="0"/>
      <w:divBdr>
        <w:top w:val="none" w:sz="0" w:space="0" w:color="auto"/>
        <w:left w:val="none" w:sz="0" w:space="0" w:color="auto"/>
        <w:bottom w:val="none" w:sz="0" w:space="0" w:color="auto"/>
        <w:right w:val="none" w:sz="0" w:space="0" w:color="auto"/>
      </w:divBdr>
    </w:div>
    <w:div w:id="522086979">
      <w:bodyDiv w:val="1"/>
      <w:marLeft w:val="0"/>
      <w:marRight w:val="0"/>
      <w:marTop w:val="0"/>
      <w:marBottom w:val="0"/>
      <w:divBdr>
        <w:top w:val="none" w:sz="0" w:space="0" w:color="auto"/>
        <w:left w:val="none" w:sz="0" w:space="0" w:color="auto"/>
        <w:bottom w:val="none" w:sz="0" w:space="0" w:color="auto"/>
        <w:right w:val="none" w:sz="0" w:space="0" w:color="auto"/>
      </w:divBdr>
    </w:div>
    <w:div w:id="522204052">
      <w:bodyDiv w:val="1"/>
      <w:marLeft w:val="0"/>
      <w:marRight w:val="0"/>
      <w:marTop w:val="0"/>
      <w:marBottom w:val="0"/>
      <w:divBdr>
        <w:top w:val="none" w:sz="0" w:space="0" w:color="auto"/>
        <w:left w:val="none" w:sz="0" w:space="0" w:color="auto"/>
        <w:bottom w:val="none" w:sz="0" w:space="0" w:color="auto"/>
        <w:right w:val="none" w:sz="0" w:space="0" w:color="auto"/>
      </w:divBdr>
    </w:div>
    <w:div w:id="522937269">
      <w:bodyDiv w:val="1"/>
      <w:marLeft w:val="0"/>
      <w:marRight w:val="0"/>
      <w:marTop w:val="0"/>
      <w:marBottom w:val="0"/>
      <w:divBdr>
        <w:top w:val="none" w:sz="0" w:space="0" w:color="auto"/>
        <w:left w:val="none" w:sz="0" w:space="0" w:color="auto"/>
        <w:bottom w:val="none" w:sz="0" w:space="0" w:color="auto"/>
        <w:right w:val="none" w:sz="0" w:space="0" w:color="auto"/>
      </w:divBdr>
    </w:div>
    <w:div w:id="524750395">
      <w:bodyDiv w:val="1"/>
      <w:marLeft w:val="0"/>
      <w:marRight w:val="0"/>
      <w:marTop w:val="0"/>
      <w:marBottom w:val="0"/>
      <w:divBdr>
        <w:top w:val="none" w:sz="0" w:space="0" w:color="auto"/>
        <w:left w:val="none" w:sz="0" w:space="0" w:color="auto"/>
        <w:bottom w:val="none" w:sz="0" w:space="0" w:color="auto"/>
        <w:right w:val="none" w:sz="0" w:space="0" w:color="auto"/>
      </w:divBdr>
    </w:div>
    <w:div w:id="524902004">
      <w:bodyDiv w:val="1"/>
      <w:marLeft w:val="0"/>
      <w:marRight w:val="0"/>
      <w:marTop w:val="0"/>
      <w:marBottom w:val="0"/>
      <w:divBdr>
        <w:top w:val="none" w:sz="0" w:space="0" w:color="auto"/>
        <w:left w:val="none" w:sz="0" w:space="0" w:color="auto"/>
        <w:bottom w:val="none" w:sz="0" w:space="0" w:color="auto"/>
        <w:right w:val="none" w:sz="0" w:space="0" w:color="auto"/>
      </w:divBdr>
    </w:div>
    <w:div w:id="526062596">
      <w:bodyDiv w:val="1"/>
      <w:marLeft w:val="0"/>
      <w:marRight w:val="0"/>
      <w:marTop w:val="0"/>
      <w:marBottom w:val="0"/>
      <w:divBdr>
        <w:top w:val="none" w:sz="0" w:space="0" w:color="auto"/>
        <w:left w:val="none" w:sz="0" w:space="0" w:color="auto"/>
        <w:bottom w:val="none" w:sz="0" w:space="0" w:color="auto"/>
        <w:right w:val="none" w:sz="0" w:space="0" w:color="auto"/>
      </w:divBdr>
    </w:div>
    <w:div w:id="526069404">
      <w:bodyDiv w:val="1"/>
      <w:marLeft w:val="0"/>
      <w:marRight w:val="0"/>
      <w:marTop w:val="0"/>
      <w:marBottom w:val="0"/>
      <w:divBdr>
        <w:top w:val="none" w:sz="0" w:space="0" w:color="auto"/>
        <w:left w:val="none" w:sz="0" w:space="0" w:color="auto"/>
        <w:bottom w:val="none" w:sz="0" w:space="0" w:color="auto"/>
        <w:right w:val="none" w:sz="0" w:space="0" w:color="auto"/>
      </w:divBdr>
    </w:div>
    <w:div w:id="526333363">
      <w:bodyDiv w:val="1"/>
      <w:marLeft w:val="0"/>
      <w:marRight w:val="0"/>
      <w:marTop w:val="0"/>
      <w:marBottom w:val="0"/>
      <w:divBdr>
        <w:top w:val="none" w:sz="0" w:space="0" w:color="auto"/>
        <w:left w:val="none" w:sz="0" w:space="0" w:color="auto"/>
        <w:bottom w:val="none" w:sz="0" w:space="0" w:color="auto"/>
        <w:right w:val="none" w:sz="0" w:space="0" w:color="auto"/>
      </w:divBdr>
    </w:div>
    <w:div w:id="526918417">
      <w:bodyDiv w:val="1"/>
      <w:marLeft w:val="0"/>
      <w:marRight w:val="0"/>
      <w:marTop w:val="0"/>
      <w:marBottom w:val="0"/>
      <w:divBdr>
        <w:top w:val="none" w:sz="0" w:space="0" w:color="auto"/>
        <w:left w:val="none" w:sz="0" w:space="0" w:color="auto"/>
        <w:bottom w:val="none" w:sz="0" w:space="0" w:color="auto"/>
        <w:right w:val="none" w:sz="0" w:space="0" w:color="auto"/>
      </w:divBdr>
    </w:div>
    <w:div w:id="527330064">
      <w:bodyDiv w:val="1"/>
      <w:marLeft w:val="0"/>
      <w:marRight w:val="0"/>
      <w:marTop w:val="0"/>
      <w:marBottom w:val="0"/>
      <w:divBdr>
        <w:top w:val="none" w:sz="0" w:space="0" w:color="auto"/>
        <w:left w:val="none" w:sz="0" w:space="0" w:color="auto"/>
        <w:bottom w:val="none" w:sz="0" w:space="0" w:color="auto"/>
        <w:right w:val="none" w:sz="0" w:space="0" w:color="auto"/>
      </w:divBdr>
    </w:div>
    <w:div w:id="527913598">
      <w:bodyDiv w:val="1"/>
      <w:marLeft w:val="0"/>
      <w:marRight w:val="0"/>
      <w:marTop w:val="0"/>
      <w:marBottom w:val="0"/>
      <w:divBdr>
        <w:top w:val="none" w:sz="0" w:space="0" w:color="auto"/>
        <w:left w:val="none" w:sz="0" w:space="0" w:color="auto"/>
        <w:bottom w:val="none" w:sz="0" w:space="0" w:color="auto"/>
        <w:right w:val="none" w:sz="0" w:space="0" w:color="auto"/>
      </w:divBdr>
    </w:div>
    <w:div w:id="528102253">
      <w:bodyDiv w:val="1"/>
      <w:marLeft w:val="0"/>
      <w:marRight w:val="0"/>
      <w:marTop w:val="0"/>
      <w:marBottom w:val="0"/>
      <w:divBdr>
        <w:top w:val="none" w:sz="0" w:space="0" w:color="auto"/>
        <w:left w:val="none" w:sz="0" w:space="0" w:color="auto"/>
        <w:bottom w:val="none" w:sz="0" w:space="0" w:color="auto"/>
        <w:right w:val="none" w:sz="0" w:space="0" w:color="auto"/>
      </w:divBdr>
    </w:div>
    <w:div w:id="528645948">
      <w:bodyDiv w:val="1"/>
      <w:marLeft w:val="0"/>
      <w:marRight w:val="0"/>
      <w:marTop w:val="0"/>
      <w:marBottom w:val="0"/>
      <w:divBdr>
        <w:top w:val="none" w:sz="0" w:space="0" w:color="auto"/>
        <w:left w:val="none" w:sz="0" w:space="0" w:color="auto"/>
        <w:bottom w:val="none" w:sz="0" w:space="0" w:color="auto"/>
        <w:right w:val="none" w:sz="0" w:space="0" w:color="auto"/>
      </w:divBdr>
    </w:div>
    <w:div w:id="528761900">
      <w:bodyDiv w:val="1"/>
      <w:marLeft w:val="0"/>
      <w:marRight w:val="0"/>
      <w:marTop w:val="0"/>
      <w:marBottom w:val="0"/>
      <w:divBdr>
        <w:top w:val="none" w:sz="0" w:space="0" w:color="auto"/>
        <w:left w:val="none" w:sz="0" w:space="0" w:color="auto"/>
        <w:bottom w:val="none" w:sz="0" w:space="0" w:color="auto"/>
        <w:right w:val="none" w:sz="0" w:space="0" w:color="auto"/>
      </w:divBdr>
    </w:div>
    <w:div w:id="528951174">
      <w:bodyDiv w:val="1"/>
      <w:marLeft w:val="0"/>
      <w:marRight w:val="0"/>
      <w:marTop w:val="0"/>
      <w:marBottom w:val="0"/>
      <w:divBdr>
        <w:top w:val="none" w:sz="0" w:space="0" w:color="auto"/>
        <w:left w:val="none" w:sz="0" w:space="0" w:color="auto"/>
        <w:bottom w:val="none" w:sz="0" w:space="0" w:color="auto"/>
        <w:right w:val="none" w:sz="0" w:space="0" w:color="auto"/>
      </w:divBdr>
    </w:div>
    <w:div w:id="529221570">
      <w:bodyDiv w:val="1"/>
      <w:marLeft w:val="0"/>
      <w:marRight w:val="0"/>
      <w:marTop w:val="0"/>
      <w:marBottom w:val="0"/>
      <w:divBdr>
        <w:top w:val="none" w:sz="0" w:space="0" w:color="auto"/>
        <w:left w:val="none" w:sz="0" w:space="0" w:color="auto"/>
        <w:bottom w:val="none" w:sz="0" w:space="0" w:color="auto"/>
        <w:right w:val="none" w:sz="0" w:space="0" w:color="auto"/>
      </w:divBdr>
    </w:div>
    <w:div w:id="529297747">
      <w:bodyDiv w:val="1"/>
      <w:marLeft w:val="0"/>
      <w:marRight w:val="0"/>
      <w:marTop w:val="0"/>
      <w:marBottom w:val="0"/>
      <w:divBdr>
        <w:top w:val="none" w:sz="0" w:space="0" w:color="auto"/>
        <w:left w:val="none" w:sz="0" w:space="0" w:color="auto"/>
        <w:bottom w:val="none" w:sz="0" w:space="0" w:color="auto"/>
        <w:right w:val="none" w:sz="0" w:space="0" w:color="auto"/>
      </w:divBdr>
    </w:div>
    <w:div w:id="529345053">
      <w:bodyDiv w:val="1"/>
      <w:marLeft w:val="0"/>
      <w:marRight w:val="0"/>
      <w:marTop w:val="0"/>
      <w:marBottom w:val="0"/>
      <w:divBdr>
        <w:top w:val="none" w:sz="0" w:space="0" w:color="auto"/>
        <w:left w:val="none" w:sz="0" w:space="0" w:color="auto"/>
        <w:bottom w:val="none" w:sz="0" w:space="0" w:color="auto"/>
        <w:right w:val="none" w:sz="0" w:space="0" w:color="auto"/>
      </w:divBdr>
    </w:div>
    <w:div w:id="529413793">
      <w:bodyDiv w:val="1"/>
      <w:marLeft w:val="0"/>
      <w:marRight w:val="0"/>
      <w:marTop w:val="0"/>
      <w:marBottom w:val="0"/>
      <w:divBdr>
        <w:top w:val="none" w:sz="0" w:space="0" w:color="auto"/>
        <w:left w:val="none" w:sz="0" w:space="0" w:color="auto"/>
        <w:bottom w:val="none" w:sz="0" w:space="0" w:color="auto"/>
        <w:right w:val="none" w:sz="0" w:space="0" w:color="auto"/>
      </w:divBdr>
    </w:div>
    <w:div w:id="529533068">
      <w:bodyDiv w:val="1"/>
      <w:marLeft w:val="0"/>
      <w:marRight w:val="0"/>
      <w:marTop w:val="0"/>
      <w:marBottom w:val="0"/>
      <w:divBdr>
        <w:top w:val="none" w:sz="0" w:space="0" w:color="auto"/>
        <w:left w:val="none" w:sz="0" w:space="0" w:color="auto"/>
        <w:bottom w:val="none" w:sz="0" w:space="0" w:color="auto"/>
        <w:right w:val="none" w:sz="0" w:space="0" w:color="auto"/>
      </w:divBdr>
    </w:div>
    <w:div w:id="529614174">
      <w:bodyDiv w:val="1"/>
      <w:marLeft w:val="0"/>
      <w:marRight w:val="0"/>
      <w:marTop w:val="0"/>
      <w:marBottom w:val="0"/>
      <w:divBdr>
        <w:top w:val="none" w:sz="0" w:space="0" w:color="auto"/>
        <w:left w:val="none" w:sz="0" w:space="0" w:color="auto"/>
        <w:bottom w:val="none" w:sz="0" w:space="0" w:color="auto"/>
        <w:right w:val="none" w:sz="0" w:space="0" w:color="auto"/>
      </w:divBdr>
    </w:div>
    <w:div w:id="531116615">
      <w:bodyDiv w:val="1"/>
      <w:marLeft w:val="0"/>
      <w:marRight w:val="0"/>
      <w:marTop w:val="0"/>
      <w:marBottom w:val="0"/>
      <w:divBdr>
        <w:top w:val="none" w:sz="0" w:space="0" w:color="auto"/>
        <w:left w:val="none" w:sz="0" w:space="0" w:color="auto"/>
        <w:bottom w:val="none" w:sz="0" w:space="0" w:color="auto"/>
        <w:right w:val="none" w:sz="0" w:space="0" w:color="auto"/>
      </w:divBdr>
    </w:div>
    <w:div w:id="531577849">
      <w:bodyDiv w:val="1"/>
      <w:marLeft w:val="0"/>
      <w:marRight w:val="0"/>
      <w:marTop w:val="0"/>
      <w:marBottom w:val="0"/>
      <w:divBdr>
        <w:top w:val="none" w:sz="0" w:space="0" w:color="auto"/>
        <w:left w:val="none" w:sz="0" w:space="0" w:color="auto"/>
        <w:bottom w:val="none" w:sz="0" w:space="0" w:color="auto"/>
        <w:right w:val="none" w:sz="0" w:space="0" w:color="auto"/>
      </w:divBdr>
    </w:div>
    <w:div w:id="531769052">
      <w:bodyDiv w:val="1"/>
      <w:marLeft w:val="0"/>
      <w:marRight w:val="0"/>
      <w:marTop w:val="0"/>
      <w:marBottom w:val="0"/>
      <w:divBdr>
        <w:top w:val="none" w:sz="0" w:space="0" w:color="auto"/>
        <w:left w:val="none" w:sz="0" w:space="0" w:color="auto"/>
        <w:bottom w:val="none" w:sz="0" w:space="0" w:color="auto"/>
        <w:right w:val="none" w:sz="0" w:space="0" w:color="auto"/>
      </w:divBdr>
    </w:div>
    <w:div w:id="532767939">
      <w:bodyDiv w:val="1"/>
      <w:marLeft w:val="0"/>
      <w:marRight w:val="0"/>
      <w:marTop w:val="0"/>
      <w:marBottom w:val="0"/>
      <w:divBdr>
        <w:top w:val="none" w:sz="0" w:space="0" w:color="auto"/>
        <w:left w:val="none" w:sz="0" w:space="0" w:color="auto"/>
        <w:bottom w:val="none" w:sz="0" w:space="0" w:color="auto"/>
        <w:right w:val="none" w:sz="0" w:space="0" w:color="auto"/>
      </w:divBdr>
    </w:div>
    <w:div w:id="532772045">
      <w:bodyDiv w:val="1"/>
      <w:marLeft w:val="0"/>
      <w:marRight w:val="0"/>
      <w:marTop w:val="0"/>
      <w:marBottom w:val="0"/>
      <w:divBdr>
        <w:top w:val="none" w:sz="0" w:space="0" w:color="auto"/>
        <w:left w:val="none" w:sz="0" w:space="0" w:color="auto"/>
        <w:bottom w:val="none" w:sz="0" w:space="0" w:color="auto"/>
        <w:right w:val="none" w:sz="0" w:space="0" w:color="auto"/>
      </w:divBdr>
    </w:div>
    <w:div w:id="533202075">
      <w:bodyDiv w:val="1"/>
      <w:marLeft w:val="0"/>
      <w:marRight w:val="0"/>
      <w:marTop w:val="0"/>
      <w:marBottom w:val="0"/>
      <w:divBdr>
        <w:top w:val="none" w:sz="0" w:space="0" w:color="auto"/>
        <w:left w:val="none" w:sz="0" w:space="0" w:color="auto"/>
        <w:bottom w:val="none" w:sz="0" w:space="0" w:color="auto"/>
        <w:right w:val="none" w:sz="0" w:space="0" w:color="auto"/>
      </w:divBdr>
    </w:div>
    <w:div w:id="533815255">
      <w:bodyDiv w:val="1"/>
      <w:marLeft w:val="0"/>
      <w:marRight w:val="0"/>
      <w:marTop w:val="0"/>
      <w:marBottom w:val="0"/>
      <w:divBdr>
        <w:top w:val="none" w:sz="0" w:space="0" w:color="auto"/>
        <w:left w:val="none" w:sz="0" w:space="0" w:color="auto"/>
        <w:bottom w:val="none" w:sz="0" w:space="0" w:color="auto"/>
        <w:right w:val="none" w:sz="0" w:space="0" w:color="auto"/>
      </w:divBdr>
    </w:div>
    <w:div w:id="534386493">
      <w:bodyDiv w:val="1"/>
      <w:marLeft w:val="0"/>
      <w:marRight w:val="0"/>
      <w:marTop w:val="0"/>
      <w:marBottom w:val="0"/>
      <w:divBdr>
        <w:top w:val="none" w:sz="0" w:space="0" w:color="auto"/>
        <w:left w:val="none" w:sz="0" w:space="0" w:color="auto"/>
        <w:bottom w:val="none" w:sz="0" w:space="0" w:color="auto"/>
        <w:right w:val="none" w:sz="0" w:space="0" w:color="auto"/>
      </w:divBdr>
    </w:div>
    <w:div w:id="535386604">
      <w:bodyDiv w:val="1"/>
      <w:marLeft w:val="0"/>
      <w:marRight w:val="0"/>
      <w:marTop w:val="0"/>
      <w:marBottom w:val="0"/>
      <w:divBdr>
        <w:top w:val="none" w:sz="0" w:space="0" w:color="auto"/>
        <w:left w:val="none" w:sz="0" w:space="0" w:color="auto"/>
        <w:bottom w:val="none" w:sz="0" w:space="0" w:color="auto"/>
        <w:right w:val="none" w:sz="0" w:space="0" w:color="auto"/>
      </w:divBdr>
    </w:div>
    <w:div w:id="535582238">
      <w:bodyDiv w:val="1"/>
      <w:marLeft w:val="0"/>
      <w:marRight w:val="0"/>
      <w:marTop w:val="0"/>
      <w:marBottom w:val="0"/>
      <w:divBdr>
        <w:top w:val="none" w:sz="0" w:space="0" w:color="auto"/>
        <w:left w:val="none" w:sz="0" w:space="0" w:color="auto"/>
        <w:bottom w:val="none" w:sz="0" w:space="0" w:color="auto"/>
        <w:right w:val="none" w:sz="0" w:space="0" w:color="auto"/>
      </w:divBdr>
    </w:div>
    <w:div w:id="536697980">
      <w:bodyDiv w:val="1"/>
      <w:marLeft w:val="0"/>
      <w:marRight w:val="0"/>
      <w:marTop w:val="0"/>
      <w:marBottom w:val="0"/>
      <w:divBdr>
        <w:top w:val="none" w:sz="0" w:space="0" w:color="auto"/>
        <w:left w:val="none" w:sz="0" w:space="0" w:color="auto"/>
        <w:bottom w:val="none" w:sz="0" w:space="0" w:color="auto"/>
        <w:right w:val="none" w:sz="0" w:space="0" w:color="auto"/>
      </w:divBdr>
    </w:div>
    <w:div w:id="536744922">
      <w:bodyDiv w:val="1"/>
      <w:marLeft w:val="0"/>
      <w:marRight w:val="0"/>
      <w:marTop w:val="0"/>
      <w:marBottom w:val="0"/>
      <w:divBdr>
        <w:top w:val="none" w:sz="0" w:space="0" w:color="auto"/>
        <w:left w:val="none" w:sz="0" w:space="0" w:color="auto"/>
        <w:bottom w:val="none" w:sz="0" w:space="0" w:color="auto"/>
        <w:right w:val="none" w:sz="0" w:space="0" w:color="auto"/>
      </w:divBdr>
    </w:div>
    <w:div w:id="536771000">
      <w:bodyDiv w:val="1"/>
      <w:marLeft w:val="0"/>
      <w:marRight w:val="0"/>
      <w:marTop w:val="0"/>
      <w:marBottom w:val="0"/>
      <w:divBdr>
        <w:top w:val="none" w:sz="0" w:space="0" w:color="auto"/>
        <w:left w:val="none" w:sz="0" w:space="0" w:color="auto"/>
        <w:bottom w:val="none" w:sz="0" w:space="0" w:color="auto"/>
        <w:right w:val="none" w:sz="0" w:space="0" w:color="auto"/>
      </w:divBdr>
    </w:div>
    <w:div w:id="537469303">
      <w:bodyDiv w:val="1"/>
      <w:marLeft w:val="0"/>
      <w:marRight w:val="0"/>
      <w:marTop w:val="0"/>
      <w:marBottom w:val="0"/>
      <w:divBdr>
        <w:top w:val="none" w:sz="0" w:space="0" w:color="auto"/>
        <w:left w:val="none" w:sz="0" w:space="0" w:color="auto"/>
        <w:bottom w:val="none" w:sz="0" w:space="0" w:color="auto"/>
        <w:right w:val="none" w:sz="0" w:space="0" w:color="auto"/>
      </w:divBdr>
    </w:div>
    <w:div w:id="537546009">
      <w:bodyDiv w:val="1"/>
      <w:marLeft w:val="0"/>
      <w:marRight w:val="0"/>
      <w:marTop w:val="0"/>
      <w:marBottom w:val="0"/>
      <w:divBdr>
        <w:top w:val="none" w:sz="0" w:space="0" w:color="auto"/>
        <w:left w:val="none" w:sz="0" w:space="0" w:color="auto"/>
        <w:bottom w:val="none" w:sz="0" w:space="0" w:color="auto"/>
        <w:right w:val="none" w:sz="0" w:space="0" w:color="auto"/>
      </w:divBdr>
    </w:div>
    <w:div w:id="537741709">
      <w:bodyDiv w:val="1"/>
      <w:marLeft w:val="0"/>
      <w:marRight w:val="0"/>
      <w:marTop w:val="0"/>
      <w:marBottom w:val="0"/>
      <w:divBdr>
        <w:top w:val="none" w:sz="0" w:space="0" w:color="auto"/>
        <w:left w:val="none" w:sz="0" w:space="0" w:color="auto"/>
        <w:bottom w:val="none" w:sz="0" w:space="0" w:color="auto"/>
        <w:right w:val="none" w:sz="0" w:space="0" w:color="auto"/>
      </w:divBdr>
    </w:div>
    <w:div w:id="538208654">
      <w:bodyDiv w:val="1"/>
      <w:marLeft w:val="0"/>
      <w:marRight w:val="0"/>
      <w:marTop w:val="0"/>
      <w:marBottom w:val="0"/>
      <w:divBdr>
        <w:top w:val="none" w:sz="0" w:space="0" w:color="auto"/>
        <w:left w:val="none" w:sz="0" w:space="0" w:color="auto"/>
        <w:bottom w:val="none" w:sz="0" w:space="0" w:color="auto"/>
        <w:right w:val="none" w:sz="0" w:space="0" w:color="auto"/>
      </w:divBdr>
    </w:div>
    <w:div w:id="538469146">
      <w:bodyDiv w:val="1"/>
      <w:marLeft w:val="0"/>
      <w:marRight w:val="0"/>
      <w:marTop w:val="0"/>
      <w:marBottom w:val="0"/>
      <w:divBdr>
        <w:top w:val="none" w:sz="0" w:space="0" w:color="auto"/>
        <w:left w:val="none" w:sz="0" w:space="0" w:color="auto"/>
        <w:bottom w:val="none" w:sz="0" w:space="0" w:color="auto"/>
        <w:right w:val="none" w:sz="0" w:space="0" w:color="auto"/>
      </w:divBdr>
    </w:div>
    <w:div w:id="538709058">
      <w:bodyDiv w:val="1"/>
      <w:marLeft w:val="0"/>
      <w:marRight w:val="0"/>
      <w:marTop w:val="0"/>
      <w:marBottom w:val="0"/>
      <w:divBdr>
        <w:top w:val="none" w:sz="0" w:space="0" w:color="auto"/>
        <w:left w:val="none" w:sz="0" w:space="0" w:color="auto"/>
        <w:bottom w:val="none" w:sz="0" w:space="0" w:color="auto"/>
        <w:right w:val="none" w:sz="0" w:space="0" w:color="auto"/>
      </w:divBdr>
    </w:div>
    <w:div w:id="538713180">
      <w:bodyDiv w:val="1"/>
      <w:marLeft w:val="0"/>
      <w:marRight w:val="0"/>
      <w:marTop w:val="0"/>
      <w:marBottom w:val="0"/>
      <w:divBdr>
        <w:top w:val="none" w:sz="0" w:space="0" w:color="auto"/>
        <w:left w:val="none" w:sz="0" w:space="0" w:color="auto"/>
        <w:bottom w:val="none" w:sz="0" w:space="0" w:color="auto"/>
        <w:right w:val="none" w:sz="0" w:space="0" w:color="auto"/>
      </w:divBdr>
    </w:div>
    <w:div w:id="539167181">
      <w:bodyDiv w:val="1"/>
      <w:marLeft w:val="0"/>
      <w:marRight w:val="0"/>
      <w:marTop w:val="0"/>
      <w:marBottom w:val="0"/>
      <w:divBdr>
        <w:top w:val="none" w:sz="0" w:space="0" w:color="auto"/>
        <w:left w:val="none" w:sz="0" w:space="0" w:color="auto"/>
        <w:bottom w:val="none" w:sz="0" w:space="0" w:color="auto"/>
        <w:right w:val="none" w:sz="0" w:space="0" w:color="auto"/>
      </w:divBdr>
    </w:div>
    <w:div w:id="539324544">
      <w:bodyDiv w:val="1"/>
      <w:marLeft w:val="0"/>
      <w:marRight w:val="0"/>
      <w:marTop w:val="0"/>
      <w:marBottom w:val="0"/>
      <w:divBdr>
        <w:top w:val="none" w:sz="0" w:space="0" w:color="auto"/>
        <w:left w:val="none" w:sz="0" w:space="0" w:color="auto"/>
        <w:bottom w:val="none" w:sz="0" w:space="0" w:color="auto"/>
        <w:right w:val="none" w:sz="0" w:space="0" w:color="auto"/>
      </w:divBdr>
    </w:div>
    <w:div w:id="539973218">
      <w:bodyDiv w:val="1"/>
      <w:marLeft w:val="0"/>
      <w:marRight w:val="0"/>
      <w:marTop w:val="0"/>
      <w:marBottom w:val="0"/>
      <w:divBdr>
        <w:top w:val="none" w:sz="0" w:space="0" w:color="auto"/>
        <w:left w:val="none" w:sz="0" w:space="0" w:color="auto"/>
        <w:bottom w:val="none" w:sz="0" w:space="0" w:color="auto"/>
        <w:right w:val="none" w:sz="0" w:space="0" w:color="auto"/>
      </w:divBdr>
    </w:div>
    <w:div w:id="539979124">
      <w:bodyDiv w:val="1"/>
      <w:marLeft w:val="0"/>
      <w:marRight w:val="0"/>
      <w:marTop w:val="0"/>
      <w:marBottom w:val="0"/>
      <w:divBdr>
        <w:top w:val="none" w:sz="0" w:space="0" w:color="auto"/>
        <w:left w:val="none" w:sz="0" w:space="0" w:color="auto"/>
        <w:bottom w:val="none" w:sz="0" w:space="0" w:color="auto"/>
        <w:right w:val="none" w:sz="0" w:space="0" w:color="auto"/>
      </w:divBdr>
    </w:div>
    <w:div w:id="540097123">
      <w:bodyDiv w:val="1"/>
      <w:marLeft w:val="0"/>
      <w:marRight w:val="0"/>
      <w:marTop w:val="0"/>
      <w:marBottom w:val="0"/>
      <w:divBdr>
        <w:top w:val="none" w:sz="0" w:space="0" w:color="auto"/>
        <w:left w:val="none" w:sz="0" w:space="0" w:color="auto"/>
        <w:bottom w:val="none" w:sz="0" w:space="0" w:color="auto"/>
        <w:right w:val="none" w:sz="0" w:space="0" w:color="auto"/>
      </w:divBdr>
    </w:div>
    <w:div w:id="540286622">
      <w:bodyDiv w:val="1"/>
      <w:marLeft w:val="0"/>
      <w:marRight w:val="0"/>
      <w:marTop w:val="0"/>
      <w:marBottom w:val="0"/>
      <w:divBdr>
        <w:top w:val="none" w:sz="0" w:space="0" w:color="auto"/>
        <w:left w:val="none" w:sz="0" w:space="0" w:color="auto"/>
        <w:bottom w:val="none" w:sz="0" w:space="0" w:color="auto"/>
        <w:right w:val="none" w:sz="0" w:space="0" w:color="auto"/>
      </w:divBdr>
    </w:div>
    <w:div w:id="541794101">
      <w:bodyDiv w:val="1"/>
      <w:marLeft w:val="0"/>
      <w:marRight w:val="0"/>
      <w:marTop w:val="0"/>
      <w:marBottom w:val="0"/>
      <w:divBdr>
        <w:top w:val="none" w:sz="0" w:space="0" w:color="auto"/>
        <w:left w:val="none" w:sz="0" w:space="0" w:color="auto"/>
        <w:bottom w:val="none" w:sz="0" w:space="0" w:color="auto"/>
        <w:right w:val="none" w:sz="0" w:space="0" w:color="auto"/>
      </w:divBdr>
    </w:div>
    <w:div w:id="542210794">
      <w:bodyDiv w:val="1"/>
      <w:marLeft w:val="0"/>
      <w:marRight w:val="0"/>
      <w:marTop w:val="0"/>
      <w:marBottom w:val="0"/>
      <w:divBdr>
        <w:top w:val="none" w:sz="0" w:space="0" w:color="auto"/>
        <w:left w:val="none" w:sz="0" w:space="0" w:color="auto"/>
        <w:bottom w:val="none" w:sz="0" w:space="0" w:color="auto"/>
        <w:right w:val="none" w:sz="0" w:space="0" w:color="auto"/>
      </w:divBdr>
    </w:div>
    <w:div w:id="543177197">
      <w:bodyDiv w:val="1"/>
      <w:marLeft w:val="0"/>
      <w:marRight w:val="0"/>
      <w:marTop w:val="0"/>
      <w:marBottom w:val="0"/>
      <w:divBdr>
        <w:top w:val="none" w:sz="0" w:space="0" w:color="auto"/>
        <w:left w:val="none" w:sz="0" w:space="0" w:color="auto"/>
        <w:bottom w:val="none" w:sz="0" w:space="0" w:color="auto"/>
        <w:right w:val="none" w:sz="0" w:space="0" w:color="auto"/>
      </w:divBdr>
    </w:div>
    <w:div w:id="543323510">
      <w:bodyDiv w:val="1"/>
      <w:marLeft w:val="0"/>
      <w:marRight w:val="0"/>
      <w:marTop w:val="0"/>
      <w:marBottom w:val="0"/>
      <w:divBdr>
        <w:top w:val="none" w:sz="0" w:space="0" w:color="auto"/>
        <w:left w:val="none" w:sz="0" w:space="0" w:color="auto"/>
        <w:bottom w:val="none" w:sz="0" w:space="0" w:color="auto"/>
        <w:right w:val="none" w:sz="0" w:space="0" w:color="auto"/>
      </w:divBdr>
    </w:div>
    <w:div w:id="543368789">
      <w:bodyDiv w:val="1"/>
      <w:marLeft w:val="0"/>
      <w:marRight w:val="0"/>
      <w:marTop w:val="0"/>
      <w:marBottom w:val="0"/>
      <w:divBdr>
        <w:top w:val="none" w:sz="0" w:space="0" w:color="auto"/>
        <w:left w:val="none" w:sz="0" w:space="0" w:color="auto"/>
        <w:bottom w:val="none" w:sz="0" w:space="0" w:color="auto"/>
        <w:right w:val="none" w:sz="0" w:space="0" w:color="auto"/>
      </w:divBdr>
    </w:div>
    <w:div w:id="543522689">
      <w:bodyDiv w:val="1"/>
      <w:marLeft w:val="0"/>
      <w:marRight w:val="0"/>
      <w:marTop w:val="0"/>
      <w:marBottom w:val="0"/>
      <w:divBdr>
        <w:top w:val="none" w:sz="0" w:space="0" w:color="auto"/>
        <w:left w:val="none" w:sz="0" w:space="0" w:color="auto"/>
        <w:bottom w:val="none" w:sz="0" w:space="0" w:color="auto"/>
        <w:right w:val="none" w:sz="0" w:space="0" w:color="auto"/>
      </w:divBdr>
    </w:div>
    <w:div w:id="543710837">
      <w:bodyDiv w:val="1"/>
      <w:marLeft w:val="0"/>
      <w:marRight w:val="0"/>
      <w:marTop w:val="0"/>
      <w:marBottom w:val="0"/>
      <w:divBdr>
        <w:top w:val="none" w:sz="0" w:space="0" w:color="auto"/>
        <w:left w:val="none" w:sz="0" w:space="0" w:color="auto"/>
        <w:bottom w:val="none" w:sz="0" w:space="0" w:color="auto"/>
        <w:right w:val="none" w:sz="0" w:space="0" w:color="auto"/>
      </w:divBdr>
    </w:div>
    <w:div w:id="545407433">
      <w:bodyDiv w:val="1"/>
      <w:marLeft w:val="0"/>
      <w:marRight w:val="0"/>
      <w:marTop w:val="0"/>
      <w:marBottom w:val="0"/>
      <w:divBdr>
        <w:top w:val="none" w:sz="0" w:space="0" w:color="auto"/>
        <w:left w:val="none" w:sz="0" w:space="0" w:color="auto"/>
        <w:bottom w:val="none" w:sz="0" w:space="0" w:color="auto"/>
        <w:right w:val="none" w:sz="0" w:space="0" w:color="auto"/>
      </w:divBdr>
    </w:div>
    <w:div w:id="545607120">
      <w:bodyDiv w:val="1"/>
      <w:marLeft w:val="0"/>
      <w:marRight w:val="0"/>
      <w:marTop w:val="0"/>
      <w:marBottom w:val="0"/>
      <w:divBdr>
        <w:top w:val="none" w:sz="0" w:space="0" w:color="auto"/>
        <w:left w:val="none" w:sz="0" w:space="0" w:color="auto"/>
        <w:bottom w:val="none" w:sz="0" w:space="0" w:color="auto"/>
        <w:right w:val="none" w:sz="0" w:space="0" w:color="auto"/>
      </w:divBdr>
    </w:div>
    <w:div w:id="545877178">
      <w:bodyDiv w:val="1"/>
      <w:marLeft w:val="0"/>
      <w:marRight w:val="0"/>
      <w:marTop w:val="0"/>
      <w:marBottom w:val="0"/>
      <w:divBdr>
        <w:top w:val="none" w:sz="0" w:space="0" w:color="auto"/>
        <w:left w:val="none" w:sz="0" w:space="0" w:color="auto"/>
        <w:bottom w:val="none" w:sz="0" w:space="0" w:color="auto"/>
        <w:right w:val="none" w:sz="0" w:space="0" w:color="auto"/>
      </w:divBdr>
    </w:div>
    <w:div w:id="545919442">
      <w:bodyDiv w:val="1"/>
      <w:marLeft w:val="0"/>
      <w:marRight w:val="0"/>
      <w:marTop w:val="0"/>
      <w:marBottom w:val="0"/>
      <w:divBdr>
        <w:top w:val="none" w:sz="0" w:space="0" w:color="auto"/>
        <w:left w:val="none" w:sz="0" w:space="0" w:color="auto"/>
        <w:bottom w:val="none" w:sz="0" w:space="0" w:color="auto"/>
        <w:right w:val="none" w:sz="0" w:space="0" w:color="auto"/>
      </w:divBdr>
    </w:div>
    <w:div w:id="545947183">
      <w:bodyDiv w:val="1"/>
      <w:marLeft w:val="0"/>
      <w:marRight w:val="0"/>
      <w:marTop w:val="0"/>
      <w:marBottom w:val="0"/>
      <w:divBdr>
        <w:top w:val="none" w:sz="0" w:space="0" w:color="auto"/>
        <w:left w:val="none" w:sz="0" w:space="0" w:color="auto"/>
        <w:bottom w:val="none" w:sz="0" w:space="0" w:color="auto"/>
        <w:right w:val="none" w:sz="0" w:space="0" w:color="auto"/>
      </w:divBdr>
    </w:div>
    <w:div w:id="546184839">
      <w:bodyDiv w:val="1"/>
      <w:marLeft w:val="0"/>
      <w:marRight w:val="0"/>
      <w:marTop w:val="0"/>
      <w:marBottom w:val="0"/>
      <w:divBdr>
        <w:top w:val="none" w:sz="0" w:space="0" w:color="auto"/>
        <w:left w:val="none" w:sz="0" w:space="0" w:color="auto"/>
        <w:bottom w:val="none" w:sz="0" w:space="0" w:color="auto"/>
        <w:right w:val="none" w:sz="0" w:space="0" w:color="auto"/>
      </w:divBdr>
    </w:div>
    <w:div w:id="546188658">
      <w:bodyDiv w:val="1"/>
      <w:marLeft w:val="0"/>
      <w:marRight w:val="0"/>
      <w:marTop w:val="0"/>
      <w:marBottom w:val="0"/>
      <w:divBdr>
        <w:top w:val="none" w:sz="0" w:space="0" w:color="auto"/>
        <w:left w:val="none" w:sz="0" w:space="0" w:color="auto"/>
        <w:bottom w:val="none" w:sz="0" w:space="0" w:color="auto"/>
        <w:right w:val="none" w:sz="0" w:space="0" w:color="auto"/>
      </w:divBdr>
    </w:div>
    <w:div w:id="546837068">
      <w:bodyDiv w:val="1"/>
      <w:marLeft w:val="0"/>
      <w:marRight w:val="0"/>
      <w:marTop w:val="0"/>
      <w:marBottom w:val="0"/>
      <w:divBdr>
        <w:top w:val="none" w:sz="0" w:space="0" w:color="auto"/>
        <w:left w:val="none" w:sz="0" w:space="0" w:color="auto"/>
        <w:bottom w:val="none" w:sz="0" w:space="0" w:color="auto"/>
        <w:right w:val="none" w:sz="0" w:space="0" w:color="auto"/>
      </w:divBdr>
    </w:div>
    <w:div w:id="547641983">
      <w:bodyDiv w:val="1"/>
      <w:marLeft w:val="0"/>
      <w:marRight w:val="0"/>
      <w:marTop w:val="0"/>
      <w:marBottom w:val="0"/>
      <w:divBdr>
        <w:top w:val="none" w:sz="0" w:space="0" w:color="auto"/>
        <w:left w:val="none" w:sz="0" w:space="0" w:color="auto"/>
        <w:bottom w:val="none" w:sz="0" w:space="0" w:color="auto"/>
        <w:right w:val="none" w:sz="0" w:space="0" w:color="auto"/>
      </w:divBdr>
    </w:div>
    <w:div w:id="547643662">
      <w:bodyDiv w:val="1"/>
      <w:marLeft w:val="0"/>
      <w:marRight w:val="0"/>
      <w:marTop w:val="0"/>
      <w:marBottom w:val="0"/>
      <w:divBdr>
        <w:top w:val="none" w:sz="0" w:space="0" w:color="auto"/>
        <w:left w:val="none" w:sz="0" w:space="0" w:color="auto"/>
        <w:bottom w:val="none" w:sz="0" w:space="0" w:color="auto"/>
        <w:right w:val="none" w:sz="0" w:space="0" w:color="auto"/>
      </w:divBdr>
    </w:div>
    <w:div w:id="548960557">
      <w:bodyDiv w:val="1"/>
      <w:marLeft w:val="0"/>
      <w:marRight w:val="0"/>
      <w:marTop w:val="0"/>
      <w:marBottom w:val="0"/>
      <w:divBdr>
        <w:top w:val="none" w:sz="0" w:space="0" w:color="auto"/>
        <w:left w:val="none" w:sz="0" w:space="0" w:color="auto"/>
        <w:bottom w:val="none" w:sz="0" w:space="0" w:color="auto"/>
        <w:right w:val="none" w:sz="0" w:space="0" w:color="auto"/>
      </w:divBdr>
    </w:div>
    <w:div w:id="548961087">
      <w:bodyDiv w:val="1"/>
      <w:marLeft w:val="0"/>
      <w:marRight w:val="0"/>
      <w:marTop w:val="0"/>
      <w:marBottom w:val="0"/>
      <w:divBdr>
        <w:top w:val="none" w:sz="0" w:space="0" w:color="auto"/>
        <w:left w:val="none" w:sz="0" w:space="0" w:color="auto"/>
        <w:bottom w:val="none" w:sz="0" w:space="0" w:color="auto"/>
        <w:right w:val="none" w:sz="0" w:space="0" w:color="auto"/>
      </w:divBdr>
    </w:div>
    <w:div w:id="549072708">
      <w:bodyDiv w:val="1"/>
      <w:marLeft w:val="0"/>
      <w:marRight w:val="0"/>
      <w:marTop w:val="0"/>
      <w:marBottom w:val="0"/>
      <w:divBdr>
        <w:top w:val="none" w:sz="0" w:space="0" w:color="auto"/>
        <w:left w:val="none" w:sz="0" w:space="0" w:color="auto"/>
        <w:bottom w:val="none" w:sz="0" w:space="0" w:color="auto"/>
        <w:right w:val="none" w:sz="0" w:space="0" w:color="auto"/>
      </w:divBdr>
    </w:div>
    <w:div w:id="550269841">
      <w:bodyDiv w:val="1"/>
      <w:marLeft w:val="0"/>
      <w:marRight w:val="0"/>
      <w:marTop w:val="0"/>
      <w:marBottom w:val="0"/>
      <w:divBdr>
        <w:top w:val="none" w:sz="0" w:space="0" w:color="auto"/>
        <w:left w:val="none" w:sz="0" w:space="0" w:color="auto"/>
        <w:bottom w:val="none" w:sz="0" w:space="0" w:color="auto"/>
        <w:right w:val="none" w:sz="0" w:space="0" w:color="auto"/>
      </w:divBdr>
    </w:div>
    <w:div w:id="550573788">
      <w:bodyDiv w:val="1"/>
      <w:marLeft w:val="0"/>
      <w:marRight w:val="0"/>
      <w:marTop w:val="0"/>
      <w:marBottom w:val="0"/>
      <w:divBdr>
        <w:top w:val="none" w:sz="0" w:space="0" w:color="auto"/>
        <w:left w:val="none" w:sz="0" w:space="0" w:color="auto"/>
        <w:bottom w:val="none" w:sz="0" w:space="0" w:color="auto"/>
        <w:right w:val="none" w:sz="0" w:space="0" w:color="auto"/>
      </w:divBdr>
    </w:div>
    <w:div w:id="550654312">
      <w:bodyDiv w:val="1"/>
      <w:marLeft w:val="0"/>
      <w:marRight w:val="0"/>
      <w:marTop w:val="0"/>
      <w:marBottom w:val="0"/>
      <w:divBdr>
        <w:top w:val="none" w:sz="0" w:space="0" w:color="auto"/>
        <w:left w:val="none" w:sz="0" w:space="0" w:color="auto"/>
        <w:bottom w:val="none" w:sz="0" w:space="0" w:color="auto"/>
        <w:right w:val="none" w:sz="0" w:space="0" w:color="auto"/>
      </w:divBdr>
    </w:div>
    <w:div w:id="551961032">
      <w:bodyDiv w:val="1"/>
      <w:marLeft w:val="0"/>
      <w:marRight w:val="0"/>
      <w:marTop w:val="0"/>
      <w:marBottom w:val="0"/>
      <w:divBdr>
        <w:top w:val="none" w:sz="0" w:space="0" w:color="auto"/>
        <w:left w:val="none" w:sz="0" w:space="0" w:color="auto"/>
        <w:bottom w:val="none" w:sz="0" w:space="0" w:color="auto"/>
        <w:right w:val="none" w:sz="0" w:space="0" w:color="auto"/>
      </w:divBdr>
    </w:div>
    <w:div w:id="553006087">
      <w:bodyDiv w:val="1"/>
      <w:marLeft w:val="0"/>
      <w:marRight w:val="0"/>
      <w:marTop w:val="0"/>
      <w:marBottom w:val="0"/>
      <w:divBdr>
        <w:top w:val="none" w:sz="0" w:space="0" w:color="auto"/>
        <w:left w:val="none" w:sz="0" w:space="0" w:color="auto"/>
        <w:bottom w:val="none" w:sz="0" w:space="0" w:color="auto"/>
        <w:right w:val="none" w:sz="0" w:space="0" w:color="auto"/>
      </w:divBdr>
    </w:div>
    <w:div w:id="553006572">
      <w:bodyDiv w:val="1"/>
      <w:marLeft w:val="0"/>
      <w:marRight w:val="0"/>
      <w:marTop w:val="0"/>
      <w:marBottom w:val="0"/>
      <w:divBdr>
        <w:top w:val="none" w:sz="0" w:space="0" w:color="auto"/>
        <w:left w:val="none" w:sz="0" w:space="0" w:color="auto"/>
        <w:bottom w:val="none" w:sz="0" w:space="0" w:color="auto"/>
        <w:right w:val="none" w:sz="0" w:space="0" w:color="auto"/>
      </w:divBdr>
    </w:div>
    <w:div w:id="553393000">
      <w:bodyDiv w:val="1"/>
      <w:marLeft w:val="0"/>
      <w:marRight w:val="0"/>
      <w:marTop w:val="0"/>
      <w:marBottom w:val="0"/>
      <w:divBdr>
        <w:top w:val="none" w:sz="0" w:space="0" w:color="auto"/>
        <w:left w:val="none" w:sz="0" w:space="0" w:color="auto"/>
        <w:bottom w:val="none" w:sz="0" w:space="0" w:color="auto"/>
        <w:right w:val="none" w:sz="0" w:space="0" w:color="auto"/>
      </w:divBdr>
    </w:div>
    <w:div w:id="553784071">
      <w:bodyDiv w:val="1"/>
      <w:marLeft w:val="0"/>
      <w:marRight w:val="0"/>
      <w:marTop w:val="0"/>
      <w:marBottom w:val="0"/>
      <w:divBdr>
        <w:top w:val="none" w:sz="0" w:space="0" w:color="auto"/>
        <w:left w:val="none" w:sz="0" w:space="0" w:color="auto"/>
        <w:bottom w:val="none" w:sz="0" w:space="0" w:color="auto"/>
        <w:right w:val="none" w:sz="0" w:space="0" w:color="auto"/>
      </w:divBdr>
    </w:div>
    <w:div w:id="554120023">
      <w:bodyDiv w:val="1"/>
      <w:marLeft w:val="0"/>
      <w:marRight w:val="0"/>
      <w:marTop w:val="0"/>
      <w:marBottom w:val="0"/>
      <w:divBdr>
        <w:top w:val="none" w:sz="0" w:space="0" w:color="auto"/>
        <w:left w:val="none" w:sz="0" w:space="0" w:color="auto"/>
        <w:bottom w:val="none" w:sz="0" w:space="0" w:color="auto"/>
        <w:right w:val="none" w:sz="0" w:space="0" w:color="auto"/>
      </w:divBdr>
    </w:div>
    <w:div w:id="554583284">
      <w:bodyDiv w:val="1"/>
      <w:marLeft w:val="0"/>
      <w:marRight w:val="0"/>
      <w:marTop w:val="0"/>
      <w:marBottom w:val="0"/>
      <w:divBdr>
        <w:top w:val="none" w:sz="0" w:space="0" w:color="auto"/>
        <w:left w:val="none" w:sz="0" w:space="0" w:color="auto"/>
        <w:bottom w:val="none" w:sz="0" w:space="0" w:color="auto"/>
        <w:right w:val="none" w:sz="0" w:space="0" w:color="auto"/>
      </w:divBdr>
    </w:div>
    <w:div w:id="555700449">
      <w:bodyDiv w:val="1"/>
      <w:marLeft w:val="0"/>
      <w:marRight w:val="0"/>
      <w:marTop w:val="0"/>
      <w:marBottom w:val="0"/>
      <w:divBdr>
        <w:top w:val="none" w:sz="0" w:space="0" w:color="auto"/>
        <w:left w:val="none" w:sz="0" w:space="0" w:color="auto"/>
        <w:bottom w:val="none" w:sz="0" w:space="0" w:color="auto"/>
        <w:right w:val="none" w:sz="0" w:space="0" w:color="auto"/>
      </w:divBdr>
    </w:div>
    <w:div w:id="556018449">
      <w:bodyDiv w:val="1"/>
      <w:marLeft w:val="0"/>
      <w:marRight w:val="0"/>
      <w:marTop w:val="0"/>
      <w:marBottom w:val="0"/>
      <w:divBdr>
        <w:top w:val="none" w:sz="0" w:space="0" w:color="auto"/>
        <w:left w:val="none" w:sz="0" w:space="0" w:color="auto"/>
        <w:bottom w:val="none" w:sz="0" w:space="0" w:color="auto"/>
        <w:right w:val="none" w:sz="0" w:space="0" w:color="auto"/>
      </w:divBdr>
    </w:div>
    <w:div w:id="556087990">
      <w:bodyDiv w:val="1"/>
      <w:marLeft w:val="0"/>
      <w:marRight w:val="0"/>
      <w:marTop w:val="0"/>
      <w:marBottom w:val="0"/>
      <w:divBdr>
        <w:top w:val="none" w:sz="0" w:space="0" w:color="auto"/>
        <w:left w:val="none" w:sz="0" w:space="0" w:color="auto"/>
        <w:bottom w:val="none" w:sz="0" w:space="0" w:color="auto"/>
        <w:right w:val="none" w:sz="0" w:space="0" w:color="auto"/>
      </w:divBdr>
    </w:div>
    <w:div w:id="556822127">
      <w:bodyDiv w:val="1"/>
      <w:marLeft w:val="0"/>
      <w:marRight w:val="0"/>
      <w:marTop w:val="0"/>
      <w:marBottom w:val="0"/>
      <w:divBdr>
        <w:top w:val="none" w:sz="0" w:space="0" w:color="auto"/>
        <w:left w:val="none" w:sz="0" w:space="0" w:color="auto"/>
        <w:bottom w:val="none" w:sz="0" w:space="0" w:color="auto"/>
        <w:right w:val="none" w:sz="0" w:space="0" w:color="auto"/>
      </w:divBdr>
    </w:div>
    <w:div w:id="557280465">
      <w:bodyDiv w:val="1"/>
      <w:marLeft w:val="0"/>
      <w:marRight w:val="0"/>
      <w:marTop w:val="0"/>
      <w:marBottom w:val="0"/>
      <w:divBdr>
        <w:top w:val="none" w:sz="0" w:space="0" w:color="auto"/>
        <w:left w:val="none" w:sz="0" w:space="0" w:color="auto"/>
        <w:bottom w:val="none" w:sz="0" w:space="0" w:color="auto"/>
        <w:right w:val="none" w:sz="0" w:space="0" w:color="auto"/>
      </w:divBdr>
    </w:div>
    <w:div w:id="557395847">
      <w:bodyDiv w:val="1"/>
      <w:marLeft w:val="0"/>
      <w:marRight w:val="0"/>
      <w:marTop w:val="0"/>
      <w:marBottom w:val="0"/>
      <w:divBdr>
        <w:top w:val="none" w:sz="0" w:space="0" w:color="auto"/>
        <w:left w:val="none" w:sz="0" w:space="0" w:color="auto"/>
        <w:bottom w:val="none" w:sz="0" w:space="0" w:color="auto"/>
        <w:right w:val="none" w:sz="0" w:space="0" w:color="auto"/>
      </w:divBdr>
    </w:div>
    <w:div w:id="557470992">
      <w:bodyDiv w:val="1"/>
      <w:marLeft w:val="0"/>
      <w:marRight w:val="0"/>
      <w:marTop w:val="0"/>
      <w:marBottom w:val="0"/>
      <w:divBdr>
        <w:top w:val="none" w:sz="0" w:space="0" w:color="auto"/>
        <w:left w:val="none" w:sz="0" w:space="0" w:color="auto"/>
        <w:bottom w:val="none" w:sz="0" w:space="0" w:color="auto"/>
        <w:right w:val="none" w:sz="0" w:space="0" w:color="auto"/>
      </w:divBdr>
    </w:div>
    <w:div w:id="557786706">
      <w:bodyDiv w:val="1"/>
      <w:marLeft w:val="0"/>
      <w:marRight w:val="0"/>
      <w:marTop w:val="0"/>
      <w:marBottom w:val="0"/>
      <w:divBdr>
        <w:top w:val="none" w:sz="0" w:space="0" w:color="auto"/>
        <w:left w:val="none" w:sz="0" w:space="0" w:color="auto"/>
        <w:bottom w:val="none" w:sz="0" w:space="0" w:color="auto"/>
        <w:right w:val="none" w:sz="0" w:space="0" w:color="auto"/>
      </w:divBdr>
    </w:div>
    <w:div w:id="557975856">
      <w:bodyDiv w:val="1"/>
      <w:marLeft w:val="0"/>
      <w:marRight w:val="0"/>
      <w:marTop w:val="0"/>
      <w:marBottom w:val="0"/>
      <w:divBdr>
        <w:top w:val="none" w:sz="0" w:space="0" w:color="auto"/>
        <w:left w:val="none" w:sz="0" w:space="0" w:color="auto"/>
        <w:bottom w:val="none" w:sz="0" w:space="0" w:color="auto"/>
        <w:right w:val="none" w:sz="0" w:space="0" w:color="auto"/>
      </w:divBdr>
    </w:div>
    <w:div w:id="558978089">
      <w:bodyDiv w:val="1"/>
      <w:marLeft w:val="0"/>
      <w:marRight w:val="0"/>
      <w:marTop w:val="0"/>
      <w:marBottom w:val="0"/>
      <w:divBdr>
        <w:top w:val="none" w:sz="0" w:space="0" w:color="auto"/>
        <w:left w:val="none" w:sz="0" w:space="0" w:color="auto"/>
        <w:bottom w:val="none" w:sz="0" w:space="0" w:color="auto"/>
        <w:right w:val="none" w:sz="0" w:space="0" w:color="auto"/>
      </w:divBdr>
    </w:div>
    <w:div w:id="559246648">
      <w:bodyDiv w:val="1"/>
      <w:marLeft w:val="0"/>
      <w:marRight w:val="0"/>
      <w:marTop w:val="0"/>
      <w:marBottom w:val="0"/>
      <w:divBdr>
        <w:top w:val="none" w:sz="0" w:space="0" w:color="auto"/>
        <w:left w:val="none" w:sz="0" w:space="0" w:color="auto"/>
        <w:bottom w:val="none" w:sz="0" w:space="0" w:color="auto"/>
        <w:right w:val="none" w:sz="0" w:space="0" w:color="auto"/>
      </w:divBdr>
    </w:div>
    <w:div w:id="559443588">
      <w:bodyDiv w:val="1"/>
      <w:marLeft w:val="0"/>
      <w:marRight w:val="0"/>
      <w:marTop w:val="0"/>
      <w:marBottom w:val="0"/>
      <w:divBdr>
        <w:top w:val="none" w:sz="0" w:space="0" w:color="auto"/>
        <w:left w:val="none" w:sz="0" w:space="0" w:color="auto"/>
        <w:bottom w:val="none" w:sz="0" w:space="0" w:color="auto"/>
        <w:right w:val="none" w:sz="0" w:space="0" w:color="auto"/>
      </w:divBdr>
    </w:div>
    <w:div w:id="559487777">
      <w:bodyDiv w:val="1"/>
      <w:marLeft w:val="0"/>
      <w:marRight w:val="0"/>
      <w:marTop w:val="0"/>
      <w:marBottom w:val="0"/>
      <w:divBdr>
        <w:top w:val="none" w:sz="0" w:space="0" w:color="auto"/>
        <w:left w:val="none" w:sz="0" w:space="0" w:color="auto"/>
        <w:bottom w:val="none" w:sz="0" w:space="0" w:color="auto"/>
        <w:right w:val="none" w:sz="0" w:space="0" w:color="auto"/>
      </w:divBdr>
    </w:div>
    <w:div w:id="559632948">
      <w:bodyDiv w:val="1"/>
      <w:marLeft w:val="0"/>
      <w:marRight w:val="0"/>
      <w:marTop w:val="0"/>
      <w:marBottom w:val="0"/>
      <w:divBdr>
        <w:top w:val="none" w:sz="0" w:space="0" w:color="auto"/>
        <w:left w:val="none" w:sz="0" w:space="0" w:color="auto"/>
        <w:bottom w:val="none" w:sz="0" w:space="0" w:color="auto"/>
        <w:right w:val="none" w:sz="0" w:space="0" w:color="auto"/>
      </w:divBdr>
    </w:div>
    <w:div w:id="560364748">
      <w:bodyDiv w:val="1"/>
      <w:marLeft w:val="0"/>
      <w:marRight w:val="0"/>
      <w:marTop w:val="0"/>
      <w:marBottom w:val="0"/>
      <w:divBdr>
        <w:top w:val="none" w:sz="0" w:space="0" w:color="auto"/>
        <w:left w:val="none" w:sz="0" w:space="0" w:color="auto"/>
        <w:bottom w:val="none" w:sz="0" w:space="0" w:color="auto"/>
        <w:right w:val="none" w:sz="0" w:space="0" w:color="auto"/>
      </w:divBdr>
    </w:div>
    <w:div w:id="560600013">
      <w:bodyDiv w:val="1"/>
      <w:marLeft w:val="0"/>
      <w:marRight w:val="0"/>
      <w:marTop w:val="0"/>
      <w:marBottom w:val="0"/>
      <w:divBdr>
        <w:top w:val="none" w:sz="0" w:space="0" w:color="auto"/>
        <w:left w:val="none" w:sz="0" w:space="0" w:color="auto"/>
        <w:bottom w:val="none" w:sz="0" w:space="0" w:color="auto"/>
        <w:right w:val="none" w:sz="0" w:space="0" w:color="auto"/>
      </w:divBdr>
    </w:div>
    <w:div w:id="560747494">
      <w:bodyDiv w:val="1"/>
      <w:marLeft w:val="0"/>
      <w:marRight w:val="0"/>
      <w:marTop w:val="0"/>
      <w:marBottom w:val="0"/>
      <w:divBdr>
        <w:top w:val="none" w:sz="0" w:space="0" w:color="auto"/>
        <w:left w:val="none" w:sz="0" w:space="0" w:color="auto"/>
        <w:bottom w:val="none" w:sz="0" w:space="0" w:color="auto"/>
        <w:right w:val="none" w:sz="0" w:space="0" w:color="auto"/>
      </w:divBdr>
    </w:div>
    <w:div w:id="560823797">
      <w:bodyDiv w:val="1"/>
      <w:marLeft w:val="0"/>
      <w:marRight w:val="0"/>
      <w:marTop w:val="0"/>
      <w:marBottom w:val="0"/>
      <w:divBdr>
        <w:top w:val="none" w:sz="0" w:space="0" w:color="auto"/>
        <w:left w:val="none" w:sz="0" w:space="0" w:color="auto"/>
        <w:bottom w:val="none" w:sz="0" w:space="0" w:color="auto"/>
        <w:right w:val="none" w:sz="0" w:space="0" w:color="auto"/>
      </w:divBdr>
    </w:div>
    <w:div w:id="560990530">
      <w:bodyDiv w:val="1"/>
      <w:marLeft w:val="0"/>
      <w:marRight w:val="0"/>
      <w:marTop w:val="0"/>
      <w:marBottom w:val="0"/>
      <w:divBdr>
        <w:top w:val="none" w:sz="0" w:space="0" w:color="auto"/>
        <w:left w:val="none" w:sz="0" w:space="0" w:color="auto"/>
        <w:bottom w:val="none" w:sz="0" w:space="0" w:color="auto"/>
        <w:right w:val="none" w:sz="0" w:space="0" w:color="auto"/>
      </w:divBdr>
    </w:div>
    <w:div w:id="561066270">
      <w:bodyDiv w:val="1"/>
      <w:marLeft w:val="0"/>
      <w:marRight w:val="0"/>
      <w:marTop w:val="0"/>
      <w:marBottom w:val="0"/>
      <w:divBdr>
        <w:top w:val="none" w:sz="0" w:space="0" w:color="auto"/>
        <w:left w:val="none" w:sz="0" w:space="0" w:color="auto"/>
        <w:bottom w:val="none" w:sz="0" w:space="0" w:color="auto"/>
        <w:right w:val="none" w:sz="0" w:space="0" w:color="auto"/>
      </w:divBdr>
    </w:div>
    <w:div w:id="561791109">
      <w:bodyDiv w:val="1"/>
      <w:marLeft w:val="0"/>
      <w:marRight w:val="0"/>
      <w:marTop w:val="0"/>
      <w:marBottom w:val="0"/>
      <w:divBdr>
        <w:top w:val="none" w:sz="0" w:space="0" w:color="auto"/>
        <w:left w:val="none" w:sz="0" w:space="0" w:color="auto"/>
        <w:bottom w:val="none" w:sz="0" w:space="0" w:color="auto"/>
        <w:right w:val="none" w:sz="0" w:space="0" w:color="auto"/>
      </w:divBdr>
    </w:div>
    <w:div w:id="562645441">
      <w:bodyDiv w:val="1"/>
      <w:marLeft w:val="0"/>
      <w:marRight w:val="0"/>
      <w:marTop w:val="0"/>
      <w:marBottom w:val="0"/>
      <w:divBdr>
        <w:top w:val="none" w:sz="0" w:space="0" w:color="auto"/>
        <w:left w:val="none" w:sz="0" w:space="0" w:color="auto"/>
        <w:bottom w:val="none" w:sz="0" w:space="0" w:color="auto"/>
        <w:right w:val="none" w:sz="0" w:space="0" w:color="auto"/>
      </w:divBdr>
    </w:div>
    <w:div w:id="563024263">
      <w:bodyDiv w:val="1"/>
      <w:marLeft w:val="0"/>
      <w:marRight w:val="0"/>
      <w:marTop w:val="0"/>
      <w:marBottom w:val="0"/>
      <w:divBdr>
        <w:top w:val="none" w:sz="0" w:space="0" w:color="auto"/>
        <w:left w:val="none" w:sz="0" w:space="0" w:color="auto"/>
        <w:bottom w:val="none" w:sz="0" w:space="0" w:color="auto"/>
        <w:right w:val="none" w:sz="0" w:space="0" w:color="auto"/>
      </w:divBdr>
    </w:div>
    <w:div w:id="563218324">
      <w:bodyDiv w:val="1"/>
      <w:marLeft w:val="0"/>
      <w:marRight w:val="0"/>
      <w:marTop w:val="0"/>
      <w:marBottom w:val="0"/>
      <w:divBdr>
        <w:top w:val="none" w:sz="0" w:space="0" w:color="auto"/>
        <w:left w:val="none" w:sz="0" w:space="0" w:color="auto"/>
        <w:bottom w:val="none" w:sz="0" w:space="0" w:color="auto"/>
        <w:right w:val="none" w:sz="0" w:space="0" w:color="auto"/>
      </w:divBdr>
    </w:div>
    <w:div w:id="563683020">
      <w:bodyDiv w:val="1"/>
      <w:marLeft w:val="0"/>
      <w:marRight w:val="0"/>
      <w:marTop w:val="0"/>
      <w:marBottom w:val="0"/>
      <w:divBdr>
        <w:top w:val="none" w:sz="0" w:space="0" w:color="auto"/>
        <w:left w:val="none" w:sz="0" w:space="0" w:color="auto"/>
        <w:bottom w:val="none" w:sz="0" w:space="0" w:color="auto"/>
        <w:right w:val="none" w:sz="0" w:space="0" w:color="auto"/>
      </w:divBdr>
    </w:div>
    <w:div w:id="563836034">
      <w:bodyDiv w:val="1"/>
      <w:marLeft w:val="0"/>
      <w:marRight w:val="0"/>
      <w:marTop w:val="0"/>
      <w:marBottom w:val="0"/>
      <w:divBdr>
        <w:top w:val="none" w:sz="0" w:space="0" w:color="auto"/>
        <w:left w:val="none" w:sz="0" w:space="0" w:color="auto"/>
        <w:bottom w:val="none" w:sz="0" w:space="0" w:color="auto"/>
        <w:right w:val="none" w:sz="0" w:space="0" w:color="auto"/>
      </w:divBdr>
    </w:div>
    <w:div w:id="563952546">
      <w:bodyDiv w:val="1"/>
      <w:marLeft w:val="0"/>
      <w:marRight w:val="0"/>
      <w:marTop w:val="0"/>
      <w:marBottom w:val="0"/>
      <w:divBdr>
        <w:top w:val="none" w:sz="0" w:space="0" w:color="auto"/>
        <w:left w:val="none" w:sz="0" w:space="0" w:color="auto"/>
        <w:bottom w:val="none" w:sz="0" w:space="0" w:color="auto"/>
        <w:right w:val="none" w:sz="0" w:space="0" w:color="auto"/>
      </w:divBdr>
    </w:div>
    <w:div w:id="564069508">
      <w:bodyDiv w:val="1"/>
      <w:marLeft w:val="0"/>
      <w:marRight w:val="0"/>
      <w:marTop w:val="0"/>
      <w:marBottom w:val="0"/>
      <w:divBdr>
        <w:top w:val="none" w:sz="0" w:space="0" w:color="auto"/>
        <w:left w:val="none" w:sz="0" w:space="0" w:color="auto"/>
        <w:bottom w:val="none" w:sz="0" w:space="0" w:color="auto"/>
        <w:right w:val="none" w:sz="0" w:space="0" w:color="auto"/>
      </w:divBdr>
    </w:div>
    <w:div w:id="564724271">
      <w:bodyDiv w:val="1"/>
      <w:marLeft w:val="0"/>
      <w:marRight w:val="0"/>
      <w:marTop w:val="0"/>
      <w:marBottom w:val="0"/>
      <w:divBdr>
        <w:top w:val="none" w:sz="0" w:space="0" w:color="auto"/>
        <w:left w:val="none" w:sz="0" w:space="0" w:color="auto"/>
        <w:bottom w:val="none" w:sz="0" w:space="0" w:color="auto"/>
        <w:right w:val="none" w:sz="0" w:space="0" w:color="auto"/>
      </w:divBdr>
    </w:div>
    <w:div w:id="565066433">
      <w:bodyDiv w:val="1"/>
      <w:marLeft w:val="0"/>
      <w:marRight w:val="0"/>
      <w:marTop w:val="0"/>
      <w:marBottom w:val="0"/>
      <w:divBdr>
        <w:top w:val="none" w:sz="0" w:space="0" w:color="auto"/>
        <w:left w:val="none" w:sz="0" w:space="0" w:color="auto"/>
        <w:bottom w:val="none" w:sz="0" w:space="0" w:color="auto"/>
        <w:right w:val="none" w:sz="0" w:space="0" w:color="auto"/>
      </w:divBdr>
    </w:div>
    <w:div w:id="565410701">
      <w:bodyDiv w:val="1"/>
      <w:marLeft w:val="0"/>
      <w:marRight w:val="0"/>
      <w:marTop w:val="0"/>
      <w:marBottom w:val="0"/>
      <w:divBdr>
        <w:top w:val="none" w:sz="0" w:space="0" w:color="auto"/>
        <w:left w:val="none" w:sz="0" w:space="0" w:color="auto"/>
        <w:bottom w:val="none" w:sz="0" w:space="0" w:color="auto"/>
        <w:right w:val="none" w:sz="0" w:space="0" w:color="auto"/>
      </w:divBdr>
    </w:div>
    <w:div w:id="565922100">
      <w:bodyDiv w:val="1"/>
      <w:marLeft w:val="0"/>
      <w:marRight w:val="0"/>
      <w:marTop w:val="0"/>
      <w:marBottom w:val="0"/>
      <w:divBdr>
        <w:top w:val="none" w:sz="0" w:space="0" w:color="auto"/>
        <w:left w:val="none" w:sz="0" w:space="0" w:color="auto"/>
        <w:bottom w:val="none" w:sz="0" w:space="0" w:color="auto"/>
        <w:right w:val="none" w:sz="0" w:space="0" w:color="auto"/>
      </w:divBdr>
    </w:div>
    <w:div w:id="566575107">
      <w:bodyDiv w:val="1"/>
      <w:marLeft w:val="0"/>
      <w:marRight w:val="0"/>
      <w:marTop w:val="0"/>
      <w:marBottom w:val="0"/>
      <w:divBdr>
        <w:top w:val="none" w:sz="0" w:space="0" w:color="auto"/>
        <w:left w:val="none" w:sz="0" w:space="0" w:color="auto"/>
        <w:bottom w:val="none" w:sz="0" w:space="0" w:color="auto"/>
        <w:right w:val="none" w:sz="0" w:space="0" w:color="auto"/>
      </w:divBdr>
    </w:div>
    <w:div w:id="567149786">
      <w:bodyDiv w:val="1"/>
      <w:marLeft w:val="0"/>
      <w:marRight w:val="0"/>
      <w:marTop w:val="0"/>
      <w:marBottom w:val="0"/>
      <w:divBdr>
        <w:top w:val="none" w:sz="0" w:space="0" w:color="auto"/>
        <w:left w:val="none" w:sz="0" w:space="0" w:color="auto"/>
        <w:bottom w:val="none" w:sz="0" w:space="0" w:color="auto"/>
        <w:right w:val="none" w:sz="0" w:space="0" w:color="auto"/>
      </w:divBdr>
    </w:div>
    <w:div w:id="567158237">
      <w:bodyDiv w:val="1"/>
      <w:marLeft w:val="0"/>
      <w:marRight w:val="0"/>
      <w:marTop w:val="0"/>
      <w:marBottom w:val="0"/>
      <w:divBdr>
        <w:top w:val="none" w:sz="0" w:space="0" w:color="auto"/>
        <w:left w:val="none" w:sz="0" w:space="0" w:color="auto"/>
        <w:bottom w:val="none" w:sz="0" w:space="0" w:color="auto"/>
        <w:right w:val="none" w:sz="0" w:space="0" w:color="auto"/>
      </w:divBdr>
    </w:div>
    <w:div w:id="567571190">
      <w:bodyDiv w:val="1"/>
      <w:marLeft w:val="0"/>
      <w:marRight w:val="0"/>
      <w:marTop w:val="0"/>
      <w:marBottom w:val="0"/>
      <w:divBdr>
        <w:top w:val="none" w:sz="0" w:space="0" w:color="auto"/>
        <w:left w:val="none" w:sz="0" w:space="0" w:color="auto"/>
        <w:bottom w:val="none" w:sz="0" w:space="0" w:color="auto"/>
        <w:right w:val="none" w:sz="0" w:space="0" w:color="auto"/>
      </w:divBdr>
    </w:div>
    <w:div w:id="567619353">
      <w:bodyDiv w:val="1"/>
      <w:marLeft w:val="0"/>
      <w:marRight w:val="0"/>
      <w:marTop w:val="0"/>
      <w:marBottom w:val="0"/>
      <w:divBdr>
        <w:top w:val="none" w:sz="0" w:space="0" w:color="auto"/>
        <w:left w:val="none" w:sz="0" w:space="0" w:color="auto"/>
        <w:bottom w:val="none" w:sz="0" w:space="0" w:color="auto"/>
        <w:right w:val="none" w:sz="0" w:space="0" w:color="auto"/>
      </w:divBdr>
    </w:div>
    <w:div w:id="567691813">
      <w:bodyDiv w:val="1"/>
      <w:marLeft w:val="0"/>
      <w:marRight w:val="0"/>
      <w:marTop w:val="0"/>
      <w:marBottom w:val="0"/>
      <w:divBdr>
        <w:top w:val="none" w:sz="0" w:space="0" w:color="auto"/>
        <w:left w:val="none" w:sz="0" w:space="0" w:color="auto"/>
        <w:bottom w:val="none" w:sz="0" w:space="0" w:color="auto"/>
        <w:right w:val="none" w:sz="0" w:space="0" w:color="auto"/>
      </w:divBdr>
    </w:div>
    <w:div w:id="568074571">
      <w:bodyDiv w:val="1"/>
      <w:marLeft w:val="0"/>
      <w:marRight w:val="0"/>
      <w:marTop w:val="0"/>
      <w:marBottom w:val="0"/>
      <w:divBdr>
        <w:top w:val="none" w:sz="0" w:space="0" w:color="auto"/>
        <w:left w:val="none" w:sz="0" w:space="0" w:color="auto"/>
        <w:bottom w:val="none" w:sz="0" w:space="0" w:color="auto"/>
        <w:right w:val="none" w:sz="0" w:space="0" w:color="auto"/>
      </w:divBdr>
    </w:div>
    <w:div w:id="568079766">
      <w:bodyDiv w:val="1"/>
      <w:marLeft w:val="0"/>
      <w:marRight w:val="0"/>
      <w:marTop w:val="0"/>
      <w:marBottom w:val="0"/>
      <w:divBdr>
        <w:top w:val="none" w:sz="0" w:space="0" w:color="auto"/>
        <w:left w:val="none" w:sz="0" w:space="0" w:color="auto"/>
        <w:bottom w:val="none" w:sz="0" w:space="0" w:color="auto"/>
        <w:right w:val="none" w:sz="0" w:space="0" w:color="auto"/>
      </w:divBdr>
    </w:div>
    <w:div w:id="568421198">
      <w:bodyDiv w:val="1"/>
      <w:marLeft w:val="0"/>
      <w:marRight w:val="0"/>
      <w:marTop w:val="0"/>
      <w:marBottom w:val="0"/>
      <w:divBdr>
        <w:top w:val="none" w:sz="0" w:space="0" w:color="auto"/>
        <w:left w:val="none" w:sz="0" w:space="0" w:color="auto"/>
        <w:bottom w:val="none" w:sz="0" w:space="0" w:color="auto"/>
        <w:right w:val="none" w:sz="0" w:space="0" w:color="auto"/>
      </w:divBdr>
    </w:div>
    <w:div w:id="568465504">
      <w:bodyDiv w:val="1"/>
      <w:marLeft w:val="0"/>
      <w:marRight w:val="0"/>
      <w:marTop w:val="0"/>
      <w:marBottom w:val="0"/>
      <w:divBdr>
        <w:top w:val="none" w:sz="0" w:space="0" w:color="auto"/>
        <w:left w:val="none" w:sz="0" w:space="0" w:color="auto"/>
        <w:bottom w:val="none" w:sz="0" w:space="0" w:color="auto"/>
        <w:right w:val="none" w:sz="0" w:space="0" w:color="auto"/>
      </w:divBdr>
    </w:div>
    <w:div w:id="568466848">
      <w:bodyDiv w:val="1"/>
      <w:marLeft w:val="0"/>
      <w:marRight w:val="0"/>
      <w:marTop w:val="0"/>
      <w:marBottom w:val="0"/>
      <w:divBdr>
        <w:top w:val="none" w:sz="0" w:space="0" w:color="auto"/>
        <w:left w:val="none" w:sz="0" w:space="0" w:color="auto"/>
        <w:bottom w:val="none" w:sz="0" w:space="0" w:color="auto"/>
        <w:right w:val="none" w:sz="0" w:space="0" w:color="auto"/>
      </w:divBdr>
    </w:div>
    <w:div w:id="568657177">
      <w:bodyDiv w:val="1"/>
      <w:marLeft w:val="0"/>
      <w:marRight w:val="0"/>
      <w:marTop w:val="0"/>
      <w:marBottom w:val="0"/>
      <w:divBdr>
        <w:top w:val="none" w:sz="0" w:space="0" w:color="auto"/>
        <w:left w:val="none" w:sz="0" w:space="0" w:color="auto"/>
        <w:bottom w:val="none" w:sz="0" w:space="0" w:color="auto"/>
        <w:right w:val="none" w:sz="0" w:space="0" w:color="auto"/>
      </w:divBdr>
    </w:div>
    <w:div w:id="568924870">
      <w:bodyDiv w:val="1"/>
      <w:marLeft w:val="0"/>
      <w:marRight w:val="0"/>
      <w:marTop w:val="0"/>
      <w:marBottom w:val="0"/>
      <w:divBdr>
        <w:top w:val="none" w:sz="0" w:space="0" w:color="auto"/>
        <w:left w:val="none" w:sz="0" w:space="0" w:color="auto"/>
        <w:bottom w:val="none" w:sz="0" w:space="0" w:color="auto"/>
        <w:right w:val="none" w:sz="0" w:space="0" w:color="auto"/>
      </w:divBdr>
    </w:div>
    <w:div w:id="570047960">
      <w:bodyDiv w:val="1"/>
      <w:marLeft w:val="0"/>
      <w:marRight w:val="0"/>
      <w:marTop w:val="0"/>
      <w:marBottom w:val="0"/>
      <w:divBdr>
        <w:top w:val="none" w:sz="0" w:space="0" w:color="auto"/>
        <w:left w:val="none" w:sz="0" w:space="0" w:color="auto"/>
        <w:bottom w:val="none" w:sz="0" w:space="0" w:color="auto"/>
        <w:right w:val="none" w:sz="0" w:space="0" w:color="auto"/>
      </w:divBdr>
    </w:div>
    <w:div w:id="570701038">
      <w:bodyDiv w:val="1"/>
      <w:marLeft w:val="0"/>
      <w:marRight w:val="0"/>
      <w:marTop w:val="0"/>
      <w:marBottom w:val="0"/>
      <w:divBdr>
        <w:top w:val="none" w:sz="0" w:space="0" w:color="auto"/>
        <w:left w:val="none" w:sz="0" w:space="0" w:color="auto"/>
        <w:bottom w:val="none" w:sz="0" w:space="0" w:color="auto"/>
        <w:right w:val="none" w:sz="0" w:space="0" w:color="auto"/>
      </w:divBdr>
    </w:div>
    <w:div w:id="570773504">
      <w:bodyDiv w:val="1"/>
      <w:marLeft w:val="0"/>
      <w:marRight w:val="0"/>
      <w:marTop w:val="0"/>
      <w:marBottom w:val="0"/>
      <w:divBdr>
        <w:top w:val="none" w:sz="0" w:space="0" w:color="auto"/>
        <w:left w:val="none" w:sz="0" w:space="0" w:color="auto"/>
        <w:bottom w:val="none" w:sz="0" w:space="0" w:color="auto"/>
        <w:right w:val="none" w:sz="0" w:space="0" w:color="auto"/>
      </w:divBdr>
    </w:div>
    <w:div w:id="570775552">
      <w:bodyDiv w:val="1"/>
      <w:marLeft w:val="0"/>
      <w:marRight w:val="0"/>
      <w:marTop w:val="0"/>
      <w:marBottom w:val="0"/>
      <w:divBdr>
        <w:top w:val="none" w:sz="0" w:space="0" w:color="auto"/>
        <w:left w:val="none" w:sz="0" w:space="0" w:color="auto"/>
        <w:bottom w:val="none" w:sz="0" w:space="0" w:color="auto"/>
        <w:right w:val="none" w:sz="0" w:space="0" w:color="auto"/>
      </w:divBdr>
    </w:div>
    <w:div w:id="570887992">
      <w:bodyDiv w:val="1"/>
      <w:marLeft w:val="0"/>
      <w:marRight w:val="0"/>
      <w:marTop w:val="0"/>
      <w:marBottom w:val="0"/>
      <w:divBdr>
        <w:top w:val="none" w:sz="0" w:space="0" w:color="auto"/>
        <w:left w:val="none" w:sz="0" w:space="0" w:color="auto"/>
        <w:bottom w:val="none" w:sz="0" w:space="0" w:color="auto"/>
        <w:right w:val="none" w:sz="0" w:space="0" w:color="auto"/>
      </w:divBdr>
    </w:div>
    <w:div w:id="571088278">
      <w:bodyDiv w:val="1"/>
      <w:marLeft w:val="0"/>
      <w:marRight w:val="0"/>
      <w:marTop w:val="0"/>
      <w:marBottom w:val="0"/>
      <w:divBdr>
        <w:top w:val="none" w:sz="0" w:space="0" w:color="auto"/>
        <w:left w:val="none" w:sz="0" w:space="0" w:color="auto"/>
        <w:bottom w:val="none" w:sz="0" w:space="0" w:color="auto"/>
        <w:right w:val="none" w:sz="0" w:space="0" w:color="auto"/>
      </w:divBdr>
    </w:div>
    <w:div w:id="571349899">
      <w:bodyDiv w:val="1"/>
      <w:marLeft w:val="0"/>
      <w:marRight w:val="0"/>
      <w:marTop w:val="0"/>
      <w:marBottom w:val="0"/>
      <w:divBdr>
        <w:top w:val="none" w:sz="0" w:space="0" w:color="auto"/>
        <w:left w:val="none" w:sz="0" w:space="0" w:color="auto"/>
        <w:bottom w:val="none" w:sz="0" w:space="0" w:color="auto"/>
        <w:right w:val="none" w:sz="0" w:space="0" w:color="auto"/>
      </w:divBdr>
    </w:div>
    <w:div w:id="571893884">
      <w:bodyDiv w:val="1"/>
      <w:marLeft w:val="0"/>
      <w:marRight w:val="0"/>
      <w:marTop w:val="0"/>
      <w:marBottom w:val="0"/>
      <w:divBdr>
        <w:top w:val="none" w:sz="0" w:space="0" w:color="auto"/>
        <w:left w:val="none" w:sz="0" w:space="0" w:color="auto"/>
        <w:bottom w:val="none" w:sz="0" w:space="0" w:color="auto"/>
        <w:right w:val="none" w:sz="0" w:space="0" w:color="auto"/>
      </w:divBdr>
    </w:div>
    <w:div w:id="572088316">
      <w:bodyDiv w:val="1"/>
      <w:marLeft w:val="0"/>
      <w:marRight w:val="0"/>
      <w:marTop w:val="0"/>
      <w:marBottom w:val="0"/>
      <w:divBdr>
        <w:top w:val="none" w:sz="0" w:space="0" w:color="auto"/>
        <w:left w:val="none" w:sz="0" w:space="0" w:color="auto"/>
        <w:bottom w:val="none" w:sz="0" w:space="0" w:color="auto"/>
        <w:right w:val="none" w:sz="0" w:space="0" w:color="auto"/>
      </w:divBdr>
    </w:div>
    <w:div w:id="572934392">
      <w:bodyDiv w:val="1"/>
      <w:marLeft w:val="0"/>
      <w:marRight w:val="0"/>
      <w:marTop w:val="0"/>
      <w:marBottom w:val="0"/>
      <w:divBdr>
        <w:top w:val="none" w:sz="0" w:space="0" w:color="auto"/>
        <w:left w:val="none" w:sz="0" w:space="0" w:color="auto"/>
        <w:bottom w:val="none" w:sz="0" w:space="0" w:color="auto"/>
        <w:right w:val="none" w:sz="0" w:space="0" w:color="auto"/>
      </w:divBdr>
    </w:div>
    <w:div w:id="573320477">
      <w:bodyDiv w:val="1"/>
      <w:marLeft w:val="0"/>
      <w:marRight w:val="0"/>
      <w:marTop w:val="0"/>
      <w:marBottom w:val="0"/>
      <w:divBdr>
        <w:top w:val="none" w:sz="0" w:space="0" w:color="auto"/>
        <w:left w:val="none" w:sz="0" w:space="0" w:color="auto"/>
        <w:bottom w:val="none" w:sz="0" w:space="0" w:color="auto"/>
        <w:right w:val="none" w:sz="0" w:space="0" w:color="auto"/>
      </w:divBdr>
    </w:div>
    <w:div w:id="573584390">
      <w:bodyDiv w:val="1"/>
      <w:marLeft w:val="0"/>
      <w:marRight w:val="0"/>
      <w:marTop w:val="0"/>
      <w:marBottom w:val="0"/>
      <w:divBdr>
        <w:top w:val="none" w:sz="0" w:space="0" w:color="auto"/>
        <w:left w:val="none" w:sz="0" w:space="0" w:color="auto"/>
        <w:bottom w:val="none" w:sz="0" w:space="0" w:color="auto"/>
        <w:right w:val="none" w:sz="0" w:space="0" w:color="auto"/>
      </w:divBdr>
    </w:div>
    <w:div w:id="573854653">
      <w:bodyDiv w:val="1"/>
      <w:marLeft w:val="0"/>
      <w:marRight w:val="0"/>
      <w:marTop w:val="0"/>
      <w:marBottom w:val="0"/>
      <w:divBdr>
        <w:top w:val="none" w:sz="0" w:space="0" w:color="auto"/>
        <w:left w:val="none" w:sz="0" w:space="0" w:color="auto"/>
        <w:bottom w:val="none" w:sz="0" w:space="0" w:color="auto"/>
        <w:right w:val="none" w:sz="0" w:space="0" w:color="auto"/>
      </w:divBdr>
    </w:div>
    <w:div w:id="574170998">
      <w:bodyDiv w:val="1"/>
      <w:marLeft w:val="0"/>
      <w:marRight w:val="0"/>
      <w:marTop w:val="0"/>
      <w:marBottom w:val="0"/>
      <w:divBdr>
        <w:top w:val="none" w:sz="0" w:space="0" w:color="auto"/>
        <w:left w:val="none" w:sz="0" w:space="0" w:color="auto"/>
        <w:bottom w:val="none" w:sz="0" w:space="0" w:color="auto"/>
        <w:right w:val="none" w:sz="0" w:space="0" w:color="auto"/>
      </w:divBdr>
    </w:div>
    <w:div w:id="574363390">
      <w:bodyDiv w:val="1"/>
      <w:marLeft w:val="0"/>
      <w:marRight w:val="0"/>
      <w:marTop w:val="0"/>
      <w:marBottom w:val="0"/>
      <w:divBdr>
        <w:top w:val="none" w:sz="0" w:space="0" w:color="auto"/>
        <w:left w:val="none" w:sz="0" w:space="0" w:color="auto"/>
        <w:bottom w:val="none" w:sz="0" w:space="0" w:color="auto"/>
        <w:right w:val="none" w:sz="0" w:space="0" w:color="auto"/>
      </w:divBdr>
    </w:div>
    <w:div w:id="574440075">
      <w:bodyDiv w:val="1"/>
      <w:marLeft w:val="0"/>
      <w:marRight w:val="0"/>
      <w:marTop w:val="0"/>
      <w:marBottom w:val="0"/>
      <w:divBdr>
        <w:top w:val="none" w:sz="0" w:space="0" w:color="auto"/>
        <w:left w:val="none" w:sz="0" w:space="0" w:color="auto"/>
        <w:bottom w:val="none" w:sz="0" w:space="0" w:color="auto"/>
        <w:right w:val="none" w:sz="0" w:space="0" w:color="auto"/>
      </w:divBdr>
    </w:div>
    <w:div w:id="574515753">
      <w:bodyDiv w:val="1"/>
      <w:marLeft w:val="0"/>
      <w:marRight w:val="0"/>
      <w:marTop w:val="0"/>
      <w:marBottom w:val="0"/>
      <w:divBdr>
        <w:top w:val="none" w:sz="0" w:space="0" w:color="auto"/>
        <w:left w:val="none" w:sz="0" w:space="0" w:color="auto"/>
        <w:bottom w:val="none" w:sz="0" w:space="0" w:color="auto"/>
        <w:right w:val="none" w:sz="0" w:space="0" w:color="auto"/>
      </w:divBdr>
    </w:div>
    <w:div w:id="575163789">
      <w:bodyDiv w:val="1"/>
      <w:marLeft w:val="0"/>
      <w:marRight w:val="0"/>
      <w:marTop w:val="0"/>
      <w:marBottom w:val="0"/>
      <w:divBdr>
        <w:top w:val="none" w:sz="0" w:space="0" w:color="auto"/>
        <w:left w:val="none" w:sz="0" w:space="0" w:color="auto"/>
        <w:bottom w:val="none" w:sz="0" w:space="0" w:color="auto"/>
        <w:right w:val="none" w:sz="0" w:space="0" w:color="auto"/>
      </w:divBdr>
    </w:div>
    <w:div w:id="575241553">
      <w:bodyDiv w:val="1"/>
      <w:marLeft w:val="0"/>
      <w:marRight w:val="0"/>
      <w:marTop w:val="0"/>
      <w:marBottom w:val="0"/>
      <w:divBdr>
        <w:top w:val="none" w:sz="0" w:space="0" w:color="auto"/>
        <w:left w:val="none" w:sz="0" w:space="0" w:color="auto"/>
        <w:bottom w:val="none" w:sz="0" w:space="0" w:color="auto"/>
        <w:right w:val="none" w:sz="0" w:space="0" w:color="auto"/>
      </w:divBdr>
    </w:div>
    <w:div w:id="575945641">
      <w:bodyDiv w:val="1"/>
      <w:marLeft w:val="0"/>
      <w:marRight w:val="0"/>
      <w:marTop w:val="0"/>
      <w:marBottom w:val="0"/>
      <w:divBdr>
        <w:top w:val="none" w:sz="0" w:space="0" w:color="auto"/>
        <w:left w:val="none" w:sz="0" w:space="0" w:color="auto"/>
        <w:bottom w:val="none" w:sz="0" w:space="0" w:color="auto"/>
        <w:right w:val="none" w:sz="0" w:space="0" w:color="auto"/>
      </w:divBdr>
    </w:div>
    <w:div w:id="576134060">
      <w:bodyDiv w:val="1"/>
      <w:marLeft w:val="0"/>
      <w:marRight w:val="0"/>
      <w:marTop w:val="0"/>
      <w:marBottom w:val="0"/>
      <w:divBdr>
        <w:top w:val="none" w:sz="0" w:space="0" w:color="auto"/>
        <w:left w:val="none" w:sz="0" w:space="0" w:color="auto"/>
        <w:bottom w:val="none" w:sz="0" w:space="0" w:color="auto"/>
        <w:right w:val="none" w:sz="0" w:space="0" w:color="auto"/>
      </w:divBdr>
    </w:div>
    <w:div w:id="576481841">
      <w:bodyDiv w:val="1"/>
      <w:marLeft w:val="0"/>
      <w:marRight w:val="0"/>
      <w:marTop w:val="0"/>
      <w:marBottom w:val="0"/>
      <w:divBdr>
        <w:top w:val="none" w:sz="0" w:space="0" w:color="auto"/>
        <w:left w:val="none" w:sz="0" w:space="0" w:color="auto"/>
        <w:bottom w:val="none" w:sz="0" w:space="0" w:color="auto"/>
        <w:right w:val="none" w:sz="0" w:space="0" w:color="auto"/>
      </w:divBdr>
    </w:div>
    <w:div w:id="576743222">
      <w:bodyDiv w:val="1"/>
      <w:marLeft w:val="0"/>
      <w:marRight w:val="0"/>
      <w:marTop w:val="0"/>
      <w:marBottom w:val="0"/>
      <w:divBdr>
        <w:top w:val="none" w:sz="0" w:space="0" w:color="auto"/>
        <w:left w:val="none" w:sz="0" w:space="0" w:color="auto"/>
        <w:bottom w:val="none" w:sz="0" w:space="0" w:color="auto"/>
        <w:right w:val="none" w:sz="0" w:space="0" w:color="auto"/>
      </w:divBdr>
    </w:div>
    <w:div w:id="577061740">
      <w:bodyDiv w:val="1"/>
      <w:marLeft w:val="0"/>
      <w:marRight w:val="0"/>
      <w:marTop w:val="0"/>
      <w:marBottom w:val="0"/>
      <w:divBdr>
        <w:top w:val="none" w:sz="0" w:space="0" w:color="auto"/>
        <w:left w:val="none" w:sz="0" w:space="0" w:color="auto"/>
        <w:bottom w:val="none" w:sz="0" w:space="0" w:color="auto"/>
        <w:right w:val="none" w:sz="0" w:space="0" w:color="auto"/>
      </w:divBdr>
    </w:div>
    <w:div w:id="577205352">
      <w:bodyDiv w:val="1"/>
      <w:marLeft w:val="0"/>
      <w:marRight w:val="0"/>
      <w:marTop w:val="0"/>
      <w:marBottom w:val="0"/>
      <w:divBdr>
        <w:top w:val="none" w:sz="0" w:space="0" w:color="auto"/>
        <w:left w:val="none" w:sz="0" w:space="0" w:color="auto"/>
        <w:bottom w:val="none" w:sz="0" w:space="0" w:color="auto"/>
        <w:right w:val="none" w:sz="0" w:space="0" w:color="auto"/>
      </w:divBdr>
    </w:div>
    <w:div w:id="577328317">
      <w:bodyDiv w:val="1"/>
      <w:marLeft w:val="0"/>
      <w:marRight w:val="0"/>
      <w:marTop w:val="0"/>
      <w:marBottom w:val="0"/>
      <w:divBdr>
        <w:top w:val="none" w:sz="0" w:space="0" w:color="auto"/>
        <w:left w:val="none" w:sz="0" w:space="0" w:color="auto"/>
        <w:bottom w:val="none" w:sz="0" w:space="0" w:color="auto"/>
        <w:right w:val="none" w:sz="0" w:space="0" w:color="auto"/>
      </w:divBdr>
    </w:div>
    <w:div w:id="577906746">
      <w:bodyDiv w:val="1"/>
      <w:marLeft w:val="0"/>
      <w:marRight w:val="0"/>
      <w:marTop w:val="0"/>
      <w:marBottom w:val="0"/>
      <w:divBdr>
        <w:top w:val="none" w:sz="0" w:space="0" w:color="auto"/>
        <w:left w:val="none" w:sz="0" w:space="0" w:color="auto"/>
        <w:bottom w:val="none" w:sz="0" w:space="0" w:color="auto"/>
        <w:right w:val="none" w:sz="0" w:space="0" w:color="auto"/>
      </w:divBdr>
    </w:div>
    <w:div w:id="578029340">
      <w:bodyDiv w:val="1"/>
      <w:marLeft w:val="0"/>
      <w:marRight w:val="0"/>
      <w:marTop w:val="0"/>
      <w:marBottom w:val="0"/>
      <w:divBdr>
        <w:top w:val="none" w:sz="0" w:space="0" w:color="auto"/>
        <w:left w:val="none" w:sz="0" w:space="0" w:color="auto"/>
        <w:bottom w:val="none" w:sz="0" w:space="0" w:color="auto"/>
        <w:right w:val="none" w:sz="0" w:space="0" w:color="auto"/>
      </w:divBdr>
    </w:div>
    <w:div w:id="578910591">
      <w:bodyDiv w:val="1"/>
      <w:marLeft w:val="0"/>
      <w:marRight w:val="0"/>
      <w:marTop w:val="0"/>
      <w:marBottom w:val="0"/>
      <w:divBdr>
        <w:top w:val="none" w:sz="0" w:space="0" w:color="auto"/>
        <w:left w:val="none" w:sz="0" w:space="0" w:color="auto"/>
        <w:bottom w:val="none" w:sz="0" w:space="0" w:color="auto"/>
        <w:right w:val="none" w:sz="0" w:space="0" w:color="auto"/>
      </w:divBdr>
    </w:div>
    <w:div w:id="579827652">
      <w:bodyDiv w:val="1"/>
      <w:marLeft w:val="0"/>
      <w:marRight w:val="0"/>
      <w:marTop w:val="0"/>
      <w:marBottom w:val="0"/>
      <w:divBdr>
        <w:top w:val="none" w:sz="0" w:space="0" w:color="auto"/>
        <w:left w:val="none" w:sz="0" w:space="0" w:color="auto"/>
        <w:bottom w:val="none" w:sz="0" w:space="0" w:color="auto"/>
        <w:right w:val="none" w:sz="0" w:space="0" w:color="auto"/>
      </w:divBdr>
    </w:div>
    <w:div w:id="581067241">
      <w:bodyDiv w:val="1"/>
      <w:marLeft w:val="0"/>
      <w:marRight w:val="0"/>
      <w:marTop w:val="0"/>
      <w:marBottom w:val="0"/>
      <w:divBdr>
        <w:top w:val="none" w:sz="0" w:space="0" w:color="auto"/>
        <w:left w:val="none" w:sz="0" w:space="0" w:color="auto"/>
        <w:bottom w:val="none" w:sz="0" w:space="0" w:color="auto"/>
        <w:right w:val="none" w:sz="0" w:space="0" w:color="auto"/>
      </w:divBdr>
    </w:div>
    <w:div w:id="581718084">
      <w:bodyDiv w:val="1"/>
      <w:marLeft w:val="0"/>
      <w:marRight w:val="0"/>
      <w:marTop w:val="0"/>
      <w:marBottom w:val="0"/>
      <w:divBdr>
        <w:top w:val="none" w:sz="0" w:space="0" w:color="auto"/>
        <w:left w:val="none" w:sz="0" w:space="0" w:color="auto"/>
        <w:bottom w:val="none" w:sz="0" w:space="0" w:color="auto"/>
        <w:right w:val="none" w:sz="0" w:space="0" w:color="auto"/>
      </w:divBdr>
    </w:div>
    <w:div w:id="583683801">
      <w:bodyDiv w:val="1"/>
      <w:marLeft w:val="0"/>
      <w:marRight w:val="0"/>
      <w:marTop w:val="0"/>
      <w:marBottom w:val="0"/>
      <w:divBdr>
        <w:top w:val="none" w:sz="0" w:space="0" w:color="auto"/>
        <w:left w:val="none" w:sz="0" w:space="0" w:color="auto"/>
        <w:bottom w:val="none" w:sz="0" w:space="0" w:color="auto"/>
        <w:right w:val="none" w:sz="0" w:space="0" w:color="auto"/>
      </w:divBdr>
    </w:div>
    <w:div w:id="584151818">
      <w:bodyDiv w:val="1"/>
      <w:marLeft w:val="0"/>
      <w:marRight w:val="0"/>
      <w:marTop w:val="0"/>
      <w:marBottom w:val="0"/>
      <w:divBdr>
        <w:top w:val="none" w:sz="0" w:space="0" w:color="auto"/>
        <w:left w:val="none" w:sz="0" w:space="0" w:color="auto"/>
        <w:bottom w:val="none" w:sz="0" w:space="0" w:color="auto"/>
        <w:right w:val="none" w:sz="0" w:space="0" w:color="auto"/>
      </w:divBdr>
    </w:div>
    <w:div w:id="584192989">
      <w:bodyDiv w:val="1"/>
      <w:marLeft w:val="0"/>
      <w:marRight w:val="0"/>
      <w:marTop w:val="0"/>
      <w:marBottom w:val="0"/>
      <w:divBdr>
        <w:top w:val="none" w:sz="0" w:space="0" w:color="auto"/>
        <w:left w:val="none" w:sz="0" w:space="0" w:color="auto"/>
        <w:bottom w:val="none" w:sz="0" w:space="0" w:color="auto"/>
        <w:right w:val="none" w:sz="0" w:space="0" w:color="auto"/>
      </w:divBdr>
    </w:div>
    <w:div w:id="584993275">
      <w:bodyDiv w:val="1"/>
      <w:marLeft w:val="0"/>
      <w:marRight w:val="0"/>
      <w:marTop w:val="0"/>
      <w:marBottom w:val="0"/>
      <w:divBdr>
        <w:top w:val="none" w:sz="0" w:space="0" w:color="auto"/>
        <w:left w:val="none" w:sz="0" w:space="0" w:color="auto"/>
        <w:bottom w:val="none" w:sz="0" w:space="0" w:color="auto"/>
        <w:right w:val="none" w:sz="0" w:space="0" w:color="auto"/>
      </w:divBdr>
    </w:div>
    <w:div w:id="585767259">
      <w:bodyDiv w:val="1"/>
      <w:marLeft w:val="0"/>
      <w:marRight w:val="0"/>
      <w:marTop w:val="0"/>
      <w:marBottom w:val="0"/>
      <w:divBdr>
        <w:top w:val="none" w:sz="0" w:space="0" w:color="auto"/>
        <w:left w:val="none" w:sz="0" w:space="0" w:color="auto"/>
        <w:bottom w:val="none" w:sz="0" w:space="0" w:color="auto"/>
        <w:right w:val="none" w:sz="0" w:space="0" w:color="auto"/>
      </w:divBdr>
    </w:div>
    <w:div w:id="586117157">
      <w:bodyDiv w:val="1"/>
      <w:marLeft w:val="0"/>
      <w:marRight w:val="0"/>
      <w:marTop w:val="0"/>
      <w:marBottom w:val="0"/>
      <w:divBdr>
        <w:top w:val="none" w:sz="0" w:space="0" w:color="auto"/>
        <w:left w:val="none" w:sz="0" w:space="0" w:color="auto"/>
        <w:bottom w:val="none" w:sz="0" w:space="0" w:color="auto"/>
        <w:right w:val="none" w:sz="0" w:space="0" w:color="auto"/>
      </w:divBdr>
    </w:div>
    <w:div w:id="586616841">
      <w:bodyDiv w:val="1"/>
      <w:marLeft w:val="0"/>
      <w:marRight w:val="0"/>
      <w:marTop w:val="0"/>
      <w:marBottom w:val="0"/>
      <w:divBdr>
        <w:top w:val="none" w:sz="0" w:space="0" w:color="auto"/>
        <w:left w:val="none" w:sz="0" w:space="0" w:color="auto"/>
        <w:bottom w:val="none" w:sz="0" w:space="0" w:color="auto"/>
        <w:right w:val="none" w:sz="0" w:space="0" w:color="auto"/>
      </w:divBdr>
    </w:div>
    <w:div w:id="586618067">
      <w:bodyDiv w:val="1"/>
      <w:marLeft w:val="0"/>
      <w:marRight w:val="0"/>
      <w:marTop w:val="0"/>
      <w:marBottom w:val="0"/>
      <w:divBdr>
        <w:top w:val="none" w:sz="0" w:space="0" w:color="auto"/>
        <w:left w:val="none" w:sz="0" w:space="0" w:color="auto"/>
        <w:bottom w:val="none" w:sz="0" w:space="0" w:color="auto"/>
        <w:right w:val="none" w:sz="0" w:space="0" w:color="auto"/>
      </w:divBdr>
    </w:div>
    <w:div w:id="586622007">
      <w:bodyDiv w:val="1"/>
      <w:marLeft w:val="0"/>
      <w:marRight w:val="0"/>
      <w:marTop w:val="0"/>
      <w:marBottom w:val="0"/>
      <w:divBdr>
        <w:top w:val="none" w:sz="0" w:space="0" w:color="auto"/>
        <w:left w:val="none" w:sz="0" w:space="0" w:color="auto"/>
        <w:bottom w:val="none" w:sz="0" w:space="0" w:color="auto"/>
        <w:right w:val="none" w:sz="0" w:space="0" w:color="auto"/>
      </w:divBdr>
    </w:div>
    <w:div w:id="586884463">
      <w:bodyDiv w:val="1"/>
      <w:marLeft w:val="0"/>
      <w:marRight w:val="0"/>
      <w:marTop w:val="0"/>
      <w:marBottom w:val="0"/>
      <w:divBdr>
        <w:top w:val="none" w:sz="0" w:space="0" w:color="auto"/>
        <w:left w:val="none" w:sz="0" w:space="0" w:color="auto"/>
        <w:bottom w:val="none" w:sz="0" w:space="0" w:color="auto"/>
        <w:right w:val="none" w:sz="0" w:space="0" w:color="auto"/>
      </w:divBdr>
    </w:div>
    <w:div w:id="587539895">
      <w:bodyDiv w:val="1"/>
      <w:marLeft w:val="0"/>
      <w:marRight w:val="0"/>
      <w:marTop w:val="0"/>
      <w:marBottom w:val="0"/>
      <w:divBdr>
        <w:top w:val="none" w:sz="0" w:space="0" w:color="auto"/>
        <w:left w:val="none" w:sz="0" w:space="0" w:color="auto"/>
        <w:bottom w:val="none" w:sz="0" w:space="0" w:color="auto"/>
        <w:right w:val="none" w:sz="0" w:space="0" w:color="auto"/>
      </w:divBdr>
    </w:div>
    <w:div w:id="588543655">
      <w:bodyDiv w:val="1"/>
      <w:marLeft w:val="0"/>
      <w:marRight w:val="0"/>
      <w:marTop w:val="0"/>
      <w:marBottom w:val="0"/>
      <w:divBdr>
        <w:top w:val="none" w:sz="0" w:space="0" w:color="auto"/>
        <w:left w:val="none" w:sz="0" w:space="0" w:color="auto"/>
        <w:bottom w:val="none" w:sz="0" w:space="0" w:color="auto"/>
        <w:right w:val="none" w:sz="0" w:space="0" w:color="auto"/>
      </w:divBdr>
    </w:div>
    <w:div w:id="590166254">
      <w:bodyDiv w:val="1"/>
      <w:marLeft w:val="0"/>
      <w:marRight w:val="0"/>
      <w:marTop w:val="0"/>
      <w:marBottom w:val="0"/>
      <w:divBdr>
        <w:top w:val="none" w:sz="0" w:space="0" w:color="auto"/>
        <w:left w:val="none" w:sz="0" w:space="0" w:color="auto"/>
        <w:bottom w:val="none" w:sz="0" w:space="0" w:color="auto"/>
        <w:right w:val="none" w:sz="0" w:space="0" w:color="auto"/>
      </w:divBdr>
    </w:div>
    <w:div w:id="590239323">
      <w:bodyDiv w:val="1"/>
      <w:marLeft w:val="0"/>
      <w:marRight w:val="0"/>
      <w:marTop w:val="0"/>
      <w:marBottom w:val="0"/>
      <w:divBdr>
        <w:top w:val="none" w:sz="0" w:space="0" w:color="auto"/>
        <w:left w:val="none" w:sz="0" w:space="0" w:color="auto"/>
        <w:bottom w:val="none" w:sz="0" w:space="0" w:color="auto"/>
        <w:right w:val="none" w:sz="0" w:space="0" w:color="auto"/>
      </w:divBdr>
    </w:div>
    <w:div w:id="590822871">
      <w:bodyDiv w:val="1"/>
      <w:marLeft w:val="0"/>
      <w:marRight w:val="0"/>
      <w:marTop w:val="0"/>
      <w:marBottom w:val="0"/>
      <w:divBdr>
        <w:top w:val="none" w:sz="0" w:space="0" w:color="auto"/>
        <w:left w:val="none" w:sz="0" w:space="0" w:color="auto"/>
        <w:bottom w:val="none" w:sz="0" w:space="0" w:color="auto"/>
        <w:right w:val="none" w:sz="0" w:space="0" w:color="auto"/>
      </w:divBdr>
    </w:div>
    <w:div w:id="590897030">
      <w:bodyDiv w:val="1"/>
      <w:marLeft w:val="0"/>
      <w:marRight w:val="0"/>
      <w:marTop w:val="0"/>
      <w:marBottom w:val="0"/>
      <w:divBdr>
        <w:top w:val="none" w:sz="0" w:space="0" w:color="auto"/>
        <w:left w:val="none" w:sz="0" w:space="0" w:color="auto"/>
        <w:bottom w:val="none" w:sz="0" w:space="0" w:color="auto"/>
        <w:right w:val="none" w:sz="0" w:space="0" w:color="auto"/>
      </w:divBdr>
    </w:div>
    <w:div w:id="591013797">
      <w:bodyDiv w:val="1"/>
      <w:marLeft w:val="0"/>
      <w:marRight w:val="0"/>
      <w:marTop w:val="0"/>
      <w:marBottom w:val="0"/>
      <w:divBdr>
        <w:top w:val="none" w:sz="0" w:space="0" w:color="auto"/>
        <w:left w:val="none" w:sz="0" w:space="0" w:color="auto"/>
        <w:bottom w:val="none" w:sz="0" w:space="0" w:color="auto"/>
        <w:right w:val="none" w:sz="0" w:space="0" w:color="auto"/>
      </w:divBdr>
    </w:div>
    <w:div w:id="591593636">
      <w:bodyDiv w:val="1"/>
      <w:marLeft w:val="0"/>
      <w:marRight w:val="0"/>
      <w:marTop w:val="0"/>
      <w:marBottom w:val="0"/>
      <w:divBdr>
        <w:top w:val="none" w:sz="0" w:space="0" w:color="auto"/>
        <w:left w:val="none" w:sz="0" w:space="0" w:color="auto"/>
        <w:bottom w:val="none" w:sz="0" w:space="0" w:color="auto"/>
        <w:right w:val="none" w:sz="0" w:space="0" w:color="auto"/>
      </w:divBdr>
    </w:div>
    <w:div w:id="591741598">
      <w:bodyDiv w:val="1"/>
      <w:marLeft w:val="0"/>
      <w:marRight w:val="0"/>
      <w:marTop w:val="0"/>
      <w:marBottom w:val="0"/>
      <w:divBdr>
        <w:top w:val="none" w:sz="0" w:space="0" w:color="auto"/>
        <w:left w:val="none" w:sz="0" w:space="0" w:color="auto"/>
        <w:bottom w:val="none" w:sz="0" w:space="0" w:color="auto"/>
        <w:right w:val="none" w:sz="0" w:space="0" w:color="auto"/>
      </w:divBdr>
    </w:div>
    <w:div w:id="592318014">
      <w:bodyDiv w:val="1"/>
      <w:marLeft w:val="0"/>
      <w:marRight w:val="0"/>
      <w:marTop w:val="0"/>
      <w:marBottom w:val="0"/>
      <w:divBdr>
        <w:top w:val="none" w:sz="0" w:space="0" w:color="auto"/>
        <w:left w:val="none" w:sz="0" w:space="0" w:color="auto"/>
        <w:bottom w:val="none" w:sz="0" w:space="0" w:color="auto"/>
        <w:right w:val="none" w:sz="0" w:space="0" w:color="auto"/>
      </w:divBdr>
    </w:div>
    <w:div w:id="592709338">
      <w:bodyDiv w:val="1"/>
      <w:marLeft w:val="0"/>
      <w:marRight w:val="0"/>
      <w:marTop w:val="0"/>
      <w:marBottom w:val="0"/>
      <w:divBdr>
        <w:top w:val="none" w:sz="0" w:space="0" w:color="auto"/>
        <w:left w:val="none" w:sz="0" w:space="0" w:color="auto"/>
        <w:bottom w:val="none" w:sz="0" w:space="0" w:color="auto"/>
        <w:right w:val="none" w:sz="0" w:space="0" w:color="auto"/>
      </w:divBdr>
    </w:div>
    <w:div w:id="593712773">
      <w:bodyDiv w:val="1"/>
      <w:marLeft w:val="0"/>
      <w:marRight w:val="0"/>
      <w:marTop w:val="0"/>
      <w:marBottom w:val="0"/>
      <w:divBdr>
        <w:top w:val="none" w:sz="0" w:space="0" w:color="auto"/>
        <w:left w:val="none" w:sz="0" w:space="0" w:color="auto"/>
        <w:bottom w:val="none" w:sz="0" w:space="0" w:color="auto"/>
        <w:right w:val="none" w:sz="0" w:space="0" w:color="auto"/>
      </w:divBdr>
    </w:div>
    <w:div w:id="593904976">
      <w:bodyDiv w:val="1"/>
      <w:marLeft w:val="0"/>
      <w:marRight w:val="0"/>
      <w:marTop w:val="0"/>
      <w:marBottom w:val="0"/>
      <w:divBdr>
        <w:top w:val="none" w:sz="0" w:space="0" w:color="auto"/>
        <w:left w:val="none" w:sz="0" w:space="0" w:color="auto"/>
        <w:bottom w:val="none" w:sz="0" w:space="0" w:color="auto"/>
        <w:right w:val="none" w:sz="0" w:space="0" w:color="auto"/>
      </w:divBdr>
    </w:div>
    <w:div w:id="593974661">
      <w:bodyDiv w:val="1"/>
      <w:marLeft w:val="0"/>
      <w:marRight w:val="0"/>
      <w:marTop w:val="0"/>
      <w:marBottom w:val="0"/>
      <w:divBdr>
        <w:top w:val="none" w:sz="0" w:space="0" w:color="auto"/>
        <w:left w:val="none" w:sz="0" w:space="0" w:color="auto"/>
        <w:bottom w:val="none" w:sz="0" w:space="0" w:color="auto"/>
        <w:right w:val="none" w:sz="0" w:space="0" w:color="auto"/>
      </w:divBdr>
    </w:div>
    <w:div w:id="595330565">
      <w:bodyDiv w:val="1"/>
      <w:marLeft w:val="0"/>
      <w:marRight w:val="0"/>
      <w:marTop w:val="0"/>
      <w:marBottom w:val="0"/>
      <w:divBdr>
        <w:top w:val="none" w:sz="0" w:space="0" w:color="auto"/>
        <w:left w:val="none" w:sz="0" w:space="0" w:color="auto"/>
        <w:bottom w:val="none" w:sz="0" w:space="0" w:color="auto"/>
        <w:right w:val="none" w:sz="0" w:space="0" w:color="auto"/>
      </w:divBdr>
    </w:div>
    <w:div w:id="595989285">
      <w:bodyDiv w:val="1"/>
      <w:marLeft w:val="0"/>
      <w:marRight w:val="0"/>
      <w:marTop w:val="0"/>
      <w:marBottom w:val="0"/>
      <w:divBdr>
        <w:top w:val="none" w:sz="0" w:space="0" w:color="auto"/>
        <w:left w:val="none" w:sz="0" w:space="0" w:color="auto"/>
        <w:bottom w:val="none" w:sz="0" w:space="0" w:color="auto"/>
        <w:right w:val="none" w:sz="0" w:space="0" w:color="auto"/>
      </w:divBdr>
    </w:div>
    <w:div w:id="596985426">
      <w:bodyDiv w:val="1"/>
      <w:marLeft w:val="0"/>
      <w:marRight w:val="0"/>
      <w:marTop w:val="0"/>
      <w:marBottom w:val="0"/>
      <w:divBdr>
        <w:top w:val="none" w:sz="0" w:space="0" w:color="auto"/>
        <w:left w:val="none" w:sz="0" w:space="0" w:color="auto"/>
        <w:bottom w:val="none" w:sz="0" w:space="0" w:color="auto"/>
        <w:right w:val="none" w:sz="0" w:space="0" w:color="auto"/>
      </w:divBdr>
    </w:div>
    <w:div w:id="597249059">
      <w:bodyDiv w:val="1"/>
      <w:marLeft w:val="0"/>
      <w:marRight w:val="0"/>
      <w:marTop w:val="0"/>
      <w:marBottom w:val="0"/>
      <w:divBdr>
        <w:top w:val="none" w:sz="0" w:space="0" w:color="auto"/>
        <w:left w:val="none" w:sz="0" w:space="0" w:color="auto"/>
        <w:bottom w:val="none" w:sz="0" w:space="0" w:color="auto"/>
        <w:right w:val="none" w:sz="0" w:space="0" w:color="auto"/>
      </w:divBdr>
    </w:div>
    <w:div w:id="597258369">
      <w:bodyDiv w:val="1"/>
      <w:marLeft w:val="0"/>
      <w:marRight w:val="0"/>
      <w:marTop w:val="0"/>
      <w:marBottom w:val="0"/>
      <w:divBdr>
        <w:top w:val="none" w:sz="0" w:space="0" w:color="auto"/>
        <w:left w:val="none" w:sz="0" w:space="0" w:color="auto"/>
        <w:bottom w:val="none" w:sz="0" w:space="0" w:color="auto"/>
        <w:right w:val="none" w:sz="0" w:space="0" w:color="auto"/>
      </w:divBdr>
    </w:div>
    <w:div w:id="598101913">
      <w:bodyDiv w:val="1"/>
      <w:marLeft w:val="0"/>
      <w:marRight w:val="0"/>
      <w:marTop w:val="0"/>
      <w:marBottom w:val="0"/>
      <w:divBdr>
        <w:top w:val="none" w:sz="0" w:space="0" w:color="auto"/>
        <w:left w:val="none" w:sz="0" w:space="0" w:color="auto"/>
        <w:bottom w:val="none" w:sz="0" w:space="0" w:color="auto"/>
        <w:right w:val="none" w:sz="0" w:space="0" w:color="auto"/>
      </w:divBdr>
    </w:div>
    <w:div w:id="598757823">
      <w:bodyDiv w:val="1"/>
      <w:marLeft w:val="0"/>
      <w:marRight w:val="0"/>
      <w:marTop w:val="0"/>
      <w:marBottom w:val="0"/>
      <w:divBdr>
        <w:top w:val="none" w:sz="0" w:space="0" w:color="auto"/>
        <w:left w:val="none" w:sz="0" w:space="0" w:color="auto"/>
        <w:bottom w:val="none" w:sz="0" w:space="0" w:color="auto"/>
        <w:right w:val="none" w:sz="0" w:space="0" w:color="auto"/>
      </w:divBdr>
    </w:div>
    <w:div w:id="599145483">
      <w:bodyDiv w:val="1"/>
      <w:marLeft w:val="0"/>
      <w:marRight w:val="0"/>
      <w:marTop w:val="0"/>
      <w:marBottom w:val="0"/>
      <w:divBdr>
        <w:top w:val="none" w:sz="0" w:space="0" w:color="auto"/>
        <w:left w:val="none" w:sz="0" w:space="0" w:color="auto"/>
        <w:bottom w:val="none" w:sz="0" w:space="0" w:color="auto"/>
        <w:right w:val="none" w:sz="0" w:space="0" w:color="auto"/>
      </w:divBdr>
    </w:div>
    <w:div w:id="599606040">
      <w:bodyDiv w:val="1"/>
      <w:marLeft w:val="0"/>
      <w:marRight w:val="0"/>
      <w:marTop w:val="0"/>
      <w:marBottom w:val="0"/>
      <w:divBdr>
        <w:top w:val="none" w:sz="0" w:space="0" w:color="auto"/>
        <w:left w:val="none" w:sz="0" w:space="0" w:color="auto"/>
        <w:bottom w:val="none" w:sz="0" w:space="0" w:color="auto"/>
        <w:right w:val="none" w:sz="0" w:space="0" w:color="auto"/>
      </w:divBdr>
    </w:div>
    <w:div w:id="599870386">
      <w:bodyDiv w:val="1"/>
      <w:marLeft w:val="0"/>
      <w:marRight w:val="0"/>
      <w:marTop w:val="0"/>
      <w:marBottom w:val="0"/>
      <w:divBdr>
        <w:top w:val="none" w:sz="0" w:space="0" w:color="auto"/>
        <w:left w:val="none" w:sz="0" w:space="0" w:color="auto"/>
        <w:bottom w:val="none" w:sz="0" w:space="0" w:color="auto"/>
        <w:right w:val="none" w:sz="0" w:space="0" w:color="auto"/>
      </w:divBdr>
    </w:div>
    <w:div w:id="599994428">
      <w:bodyDiv w:val="1"/>
      <w:marLeft w:val="0"/>
      <w:marRight w:val="0"/>
      <w:marTop w:val="0"/>
      <w:marBottom w:val="0"/>
      <w:divBdr>
        <w:top w:val="none" w:sz="0" w:space="0" w:color="auto"/>
        <w:left w:val="none" w:sz="0" w:space="0" w:color="auto"/>
        <w:bottom w:val="none" w:sz="0" w:space="0" w:color="auto"/>
        <w:right w:val="none" w:sz="0" w:space="0" w:color="auto"/>
      </w:divBdr>
    </w:div>
    <w:div w:id="600141837">
      <w:bodyDiv w:val="1"/>
      <w:marLeft w:val="0"/>
      <w:marRight w:val="0"/>
      <w:marTop w:val="0"/>
      <w:marBottom w:val="0"/>
      <w:divBdr>
        <w:top w:val="none" w:sz="0" w:space="0" w:color="auto"/>
        <w:left w:val="none" w:sz="0" w:space="0" w:color="auto"/>
        <w:bottom w:val="none" w:sz="0" w:space="0" w:color="auto"/>
        <w:right w:val="none" w:sz="0" w:space="0" w:color="auto"/>
      </w:divBdr>
    </w:div>
    <w:div w:id="602566854">
      <w:bodyDiv w:val="1"/>
      <w:marLeft w:val="0"/>
      <w:marRight w:val="0"/>
      <w:marTop w:val="0"/>
      <w:marBottom w:val="0"/>
      <w:divBdr>
        <w:top w:val="none" w:sz="0" w:space="0" w:color="auto"/>
        <w:left w:val="none" w:sz="0" w:space="0" w:color="auto"/>
        <w:bottom w:val="none" w:sz="0" w:space="0" w:color="auto"/>
        <w:right w:val="none" w:sz="0" w:space="0" w:color="auto"/>
      </w:divBdr>
    </w:div>
    <w:div w:id="602688988">
      <w:bodyDiv w:val="1"/>
      <w:marLeft w:val="0"/>
      <w:marRight w:val="0"/>
      <w:marTop w:val="0"/>
      <w:marBottom w:val="0"/>
      <w:divBdr>
        <w:top w:val="none" w:sz="0" w:space="0" w:color="auto"/>
        <w:left w:val="none" w:sz="0" w:space="0" w:color="auto"/>
        <w:bottom w:val="none" w:sz="0" w:space="0" w:color="auto"/>
        <w:right w:val="none" w:sz="0" w:space="0" w:color="auto"/>
      </w:divBdr>
    </w:div>
    <w:div w:id="603076958">
      <w:bodyDiv w:val="1"/>
      <w:marLeft w:val="0"/>
      <w:marRight w:val="0"/>
      <w:marTop w:val="0"/>
      <w:marBottom w:val="0"/>
      <w:divBdr>
        <w:top w:val="none" w:sz="0" w:space="0" w:color="auto"/>
        <w:left w:val="none" w:sz="0" w:space="0" w:color="auto"/>
        <w:bottom w:val="none" w:sz="0" w:space="0" w:color="auto"/>
        <w:right w:val="none" w:sz="0" w:space="0" w:color="auto"/>
      </w:divBdr>
    </w:div>
    <w:div w:id="603269169">
      <w:bodyDiv w:val="1"/>
      <w:marLeft w:val="0"/>
      <w:marRight w:val="0"/>
      <w:marTop w:val="0"/>
      <w:marBottom w:val="0"/>
      <w:divBdr>
        <w:top w:val="none" w:sz="0" w:space="0" w:color="auto"/>
        <w:left w:val="none" w:sz="0" w:space="0" w:color="auto"/>
        <w:bottom w:val="none" w:sz="0" w:space="0" w:color="auto"/>
        <w:right w:val="none" w:sz="0" w:space="0" w:color="auto"/>
      </w:divBdr>
    </w:div>
    <w:div w:id="604851326">
      <w:bodyDiv w:val="1"/>
      <w:marLeft w:val="0"/>
      <w:marRight w:val="0"/>
      <w:marTop w:val="0"/>
      <w:marBottom w:val="0"/>
      <w:divBdr>
        <w:top w:val="none" w:sz="0" w:space="0" w:color="auto"/>
        <w:left w:val="none" w:sz="0" w:space="0" w:color="auto"/>
        <w:bottom w:val="none" w:sz="0" w:space="0" w:color="auto"/>
        <w:right w:val="none" w:sz="0" w:space="0" w:color="auto"/>
      </w:divBdr>
    </w:div>
    <w:div w:id="605229917">
      <w:bodyDiv w:val="1"/>
      <w:marLeft w:val="0"/>
      <w:marRight w:val="0"/>
      <w:marTop w:val="0"/>
      <w:marBottom w:val="0"/>
      <w:divBdr>
        <w:top w:val="none" w:sz="0" w:space="0" w:color="auto"/>
        <w:left w:val="none" w:sz="0" w:space="0" w:color="auto"/>
        <w:bottom w:val="none" w:sz="0" w:space="0" w:color="auto"/>
        <w:right w:val="none" w:sz="0" w:space="0" w:color="auto"/>
      </w:divBdr>
    </w:div>
    <w:div w:id="605305825">
      <w:bodyDiv w:val="1"/>
      <w:marLeft w:val="0"/>
      <w:marRight w:val="0"/>
      <w:marTop w:val="0"/>
      <w:marBottom w:val="0"/>
      <w:divBdr>
        <w:top w:val="none" w:sz="0" w:space="0" w:color="auto"/>
        <w:left w:val="none" w:sz="0" w:space="0" w:color="auto"/>
        <w:bottom w:val="none" w:sz="0" w:space="0" w:color="auto"/>
        <w:right w:val="none" w:sz="0" w:space="0" w:color="auto"/>
      </w:divBdr>
    </w:div>
    <w:div w:id="605426704">
      <w:bodyDiv w:val="1"/>
      <w:marLeft w:val="0"/>
      <w:marRight w:val="0"/>
      <w:marTop w:val="0"/>
      <w:marBottom w:val="0"/>
      <w:divBdr>
        <w:top w:val="none" w:sz="0" w:space="0" w:color="auto"/>
        <w:left w:val="none" w:sz="0" w:space="0" w:color="auto"/>
        <w:bottom w:val="none" w:sz="0" w:space="0" w:color="auto"/>
        <w:right w:val="none" w:sz="0" w:space="0" w:color="auto"/>
      </w:divBdr>
    </w:div>
    <w:div w:id="605622112">
      <w:bodyDiv w:val="1"/>
      <w:marLeft w:val="0"/>
      <w:marRight w:val="0"/>
      <w:marTop w:val="0"/>
      <w:marBottom w:val="0"/>
      <w:divBdr>
        <w:top w:val="none" w:sz="0" w:space="0" w:color="auto"/>
        <w:left w:val="none" w:sz="0" w:space="0" w:color="auto"/>
        <w:bottom w:val="none" w:sz="0" w:space="0" w:color="auto"/>
        <w:right w:val="none" w:sz="0" w:space="0" w:color="auto"/>
      </w:divBdr>
    </w:div>
    <w:div w:id="605774900">
      <w:bodyDiv w:val="1"/>
      <w:marLeft w:val="0"/>
      <w:marRight w:val="0"/>
      <w:marTop w:val="0"/>
      <w:marBottom w:val="0"/>
      <w:divBdr>
        <w:top w:val="none" w:sz="0" w:space="0" w:color="auto"/>
        <w:left w:val="none" w:sz="0" w:space="0" w:color="auto"/>
        <w:bottom w:val="none" w:sz="0" w:space="0" w:color="auto"/>
        <w:right w:val="none" w:sz="0" w:space="0" w:color="auto"/>
      </w:divBdr>
    </w:div>
    <w:div w:id="606036631">
      <w:bodyDiv w:val="1"/>
      <w:marLeft w:val="0"/>
      <w:marRight w:val="0"/>
      <w:marTop w:val="0"/>
      <w:marBottom w:val="0"/>
      <w:divBdr>
        <w:top w:val="none" w:sz="0" w:space="0" w:color="auto"/>
        <w:left w:val="none" w:sz="0" w:space="0" w:color="auto"/>
        <w:bottom w:val="none" w:sz="0" w:space="0" w:color="auto"/>
        <w:right w:val="none" w:sz="0" w:space="0" w:color="auto"/>
      </w:divBdr>
    </w:div>
    <w:div w:id="606038320">
      <w:bodyDiv w:val="1"/>
      <w:marLeft w:val="0"/>
      <w:marRight w:val="0"/>
      <w:marTop w:val="0"/>
      <w:marBottom w:val="0"/>
      <w:divBdr>
        <w:top w:val="none" w:sz="0" w:space="0" w:color="auto"/>
        <w:left w:val="none" w:sz="0" w:space="0" w:color="auto"/>
        <w:bottom w:val="none" w:sz="0" w:space="0" w:color="auto"/>
        <w:right w:val="none" w:sz="0" w:space="0" w:color="auto"/>
      </w:divBdr>
    </w:div>
    <w:div w:id="606080314">
      <w:bodyDiv w:val="1"/>
      <w:marLeft w:val="0"/>
      <w:marRight w:val="0"/>
      <w:marTop w:val="0"/>
      <w:marBottom w:val="0"/>
      <w:divBdr>
        <w:top w:val="none" w:sz="0" w:space="0" w:color="auto"/>
        <w:left w:val="none" w:sz="0" w:space="0" w:color="auto"/>
        <w:bottom w:val="none" w:sz="0" w:space="0" w:color="auto"/>
        <w:right w:val="none" w:sz="0" w:space="0" w:color="auto"/>
      </w:divBdr>
    </w:div>
    <w:div w:id="606238845">
      <w:bodyDiv w:val="1"/>
      <w:marLeft w:val="0"/>
      <w:marRight w:val="0"/>
      <w:marTop w:val="0"/>
      <w:marBottom w:val="0"/>
      <w:divBdr>
        <w:top w:val="none" w:sz="0" w:space="0" w:color="auto"/>
        <w:left w:val="none" w:sz="0" w:space="0" w:color="auto"/>
        <w:bottom w:val="none" w:sz="0" w:space="0" w:color="auto"/>
        <w:right w:val="none" w:sz="0" w:space="0" w:color="auto"/>
      </w:divBdr>
    </w:div>
    <w:div w:id="606695077">
      <w:bodyDiv w:val="1"/>
      <w:marLeft w:val="0"/>
      <w:marRight w:val="0"/>
      <w:marTop w:val="0"/>
      <w:marBottom w:val="0"/>
      <w:divBdr>
        <w:top w:val="none" w:sz="0" w:space="0" w:color="auto"/>
        <w:left w:val="none" w:sz="0" w:space="0" w:color="auto"/>
        <w:bottom w:val="none" w:sz="0" w:space="0" w:color="auto"/>
        <w:right w:val="none" w:sz="0" w:space="0" w:color="auto"/>
      </w:divBdr>
    </w:div>
    <w:div w:id="607153621">
      <w:bodyDiv w:val="1"/>
      <w:marLeft w:val="0"/>
      <w:marRight w:val="0"/>
      <w:marTop w:val="0"/>
      <w:marBottom w:val="0"/>
      <w:divBdr>
        <w:top w:val="none" w:sz="0" w:space="0" w:color="auto"/>
        <w:left w:val="none" w:sz="0" w:space="0" w:color="auto"/>
        <w:bottom w:val="none" w:sz="0" w:space="0" w:color="auto"/>
        <w:right w:val="none" w:sz="0" w:space="0" w:color="auto"/>
      </w:divBdr>
    </w:div>
    <w:div w:id="607196062">
      <w:bodyDiv w:val="1"/>
      <w:marLeft w:val="0"/>
      <w:marRight w:val="0"/>
      <w:marTop w:val="0"/>
      <w:marBottom w:val="0"/>
      <w:divBdr>
        <w:top w:val="none" w:sz="0" w:space="0" w:color="auto"/>
        <w:left w:val="none" w:sz="0" w:space="0" w:color="auto"/>
        <w:bottom w:val="none" w:sz="0" w:space="0" w:color="auto"/>
        <w:right w:val="none" w:sz="0" w:space="0" w:color="auto"/>
      </w:divBdr>
    </w:div>
    <w:div w:id="607276762">
      <w:bodyDiv w:val="1"/>
      <w:marLeft w:val="0"/>
      <w:marRight w:val="0"/>
      <w:marTop w:val="0"/>
      <w:marBottom w:val="0"/>
      <w:divBdr>
        <w:top w:val="none" w:sz="0" w:space="0" w:color="auto"/>
        <w:left w:val="none" w:sz="0" w:space="0" w:color="auto"/>
        <w:bottom w:val="none" w:sz="0" w:space="0" w:color="auto"/>
        <w:right w:val="none" w:sz="0" w:space="0" w:color="auto"/>
      </w:divBdr>
    </w:div>
    <w:div w:id="607389188">
      <w:bodyDiv w:val="1"/>
      <w:marLeft w:val="0"/>
      <w:marRight w:val="0"/>
      <w:marTop w:val="0"/>
      <w:marBottom w:val="0"/>
      <w:divBdr>
        <w:top w:val="none" w:sz="0" w:space="0" w:color="auto"/>
        <w:left w:val="none" w:sz="0" w:space="0" w:color="auto"/>
        <w:bottom w:val="none" w:sz="0" w:space="0" w:color="auto"/>
        <w:right w:val="none" w:sz="0" w:space="0" w:color="auto"/>
      </w:divBdr>
    </w:div>
    <w:div w:id="607657808">
      <w:bodyDiv w:val="1"/>
      <w:marLeft w:val="0"/>
      <w:marRight w:val="0"/>
      <w:marTop w:val="0"/>
      <w:marBottom w:val="0"/>
      <w:divBdr>
        <w:top w:val="none" w:sz="0" w:space="0" w:color="auto"/>
        <w:left w:val="none" w:sz="0" w:space="0" w:color="auto"/>
        <w:bottom w:val="none" w:sz="0" w:space="0" w:color="auto"/>
        <w:right w:val="none" w:sz="0" w:space="0" w:color="auto"/>
      </w:divBdr>
    </w:div>
    <w:div w:id="608202046">
      <w:bodyDiv w:val="1"/>
      <w:marLeft w:val="0"/>
      <w:marRight w:val="0"/>
      <w:marTop w:val="0"/>
      <w:marBottom w:val="0"/>
      <w:divBdr>
        <w:top w:val="none" w:sz="0" w:space="0" w:color="auto"/>
        <w:left w:val="none" w:sz="0" w:space="0" w:color="auto"/>
        <w:bottom w:val="none" w:sz="0" w:space="0" w:color="auto"/>
        <w:right w:val="none" w:sz="0" w:space="0" w:color="auto"/>
      </w:divBdr>
    </w:div>
    <w:div w:id="608508821">
      <w:bodyDiv w:val="1"/>
      <w:marLeft w:val="0"/>
      <w:marRight w:val="0"/>
      <w:marTop w:val="0"/>
      <w:marBottom w:val="0"/>
      <w:divBdr>
        <w:top w:val="none" w:sz="0" w:space="0" w:color="auto"/>
        <w:left w:val="none" w:sz="0" w:space="0" w:color="auto"/>
        <w:bottom w:val="none" w:sz="0" w:space="0" w:color="auto"/>
        <w:right w:val="none" w:sz="0" w:space="0" w:color="auto"/>
      </w:divBdr>
    </w:div>
    <w:div w:id="609438321">
      <w:bodyDiv w:val="1"/>
      <w:marLeft w:val="0"/>
      <w:marRight w:val="0"/>
      <w:marTop w:val="0"/>
      <w:marBottom w:val="0"/>
      <w:divBdr>
        <w:top w:val="none" w:sz="0" w:space="0" w:color="auto"/>
        <w:left w:val="none" w:sz="0" w:space="0" w:color="auto"/>
        <w:bottom w:val="none" w:sz="0" w:space="0" w:color="auto"/>
        <w:right w:val="none" w:sz="0" w:space="0" w:color="auto"/>
      </w:divBdr>
    </w:div>
    <w:div w:id="610161288">
      <w:bodyDiv w:val="1"/>
      <w:marLeft w:val="0"/>
      <w:marRight w:val="0"/>
      <w:marTop w:val="0"/>
      <w:marBottom w:val="0"/>
      <w:divBdr>
        <w:top w:val="none" w:sz="0" w:space="0" w:color="auto"/>
        <w:left w:val="none" w:sz="0" w:space="0" w:color="auto"/>
        <w:bottom w:val="none" w:sz="0" w:space="0" w:color="auto"/>
        <w:right w:val="none" w:sz="0" w:space="0" w:color="auto"/>
      </w:divBdr>
    </w:div>
    <w:div w:id="610599643">
      <w:bodyDiv w:val="1"/>
      <w:marLeft w:val="0"/>
      <w:marRight w:val="0"/>
      <w:marTop w:val="0"/>
      <w:marBottom w:val="0"/>
      <w:divBdr>
        <w:top w:val="none" w:sz="0" w:space="0" w:color="auto"/>
        <w:left w:val="none" w:sz="0" w:space="0" w:color="auto"/>
        <w:bottom w:val="none" w:sz="0" w:space="0" w:color="auto"/>
        <w:right w:val="none" w:sz="0" w:space="0" w:color="auto"/>
      </w:divBdr>
    </w:div>
    <w:div w:id="610861267">
      <w:bodyDiv w:val="1"/>
      <w:marLeft w:val="0"/>
      <w:marRight w:val="0"/>
      <w:marTop w:val="0"/>
      <w:marBottom w:val="0"/>
      <w:divBdr>
        <w:top w:val="none" w:sz="0" w:space="0" w:color="auto"/>
        <w:left w:val="none" w:sz="0" w:space="0" w:color="auto"/>
        <w:bottom w:val="none" w:sz="0" w:space="0" w:color="auto"/>
        <w:right w:val="none" w:sz="0" w:space="0" w:color="auto"/>
      </w:divBdr>
    </w:div>
    <w:div w:id="611129100">
      <w:bodyDiv w:val="1"/>
      <w:marLeft w:val="0"/>
      <w:marRight w:val="0"/>
      <w:marTop w:val="0"/>
      <w:marBottom w:val="0"/>
      <w:divBdr>
        <w:top w:val="none" w:sz="0" w:space="0" w:color="auto"/>
        <w:left w:val="none" w:sz="0" w:space="0" w:color="auto"/>
        <w:bottom w:val="none" w:sz="0" w:space="0" w:color="auto"/>
        <w:right w:val="none" w:sz="0" w:space="0" w:color="auto"/>
      </w:divBdr>
    </w:div>
    <w:div w:id="611208968">
      <w:bodyDiv w:val="1"/>
      <w:marLeft w:val="0"/>
      <w:marRight w:val="0"/>
      <w:marTop w:val="0"/>
      <w:marBottom w:val="0"/>
      <w:divBdr>
        <w:top w:val="none" w:sz="0" w:space="0" w:color="auto"/>
        <w:left w:val="none" w:sz="0" w:space="0" w:color="auto"/>
        <w:bottom w:val="none" w:sz="0" w:space="0" w:color="auto"/>
        <w:right w:val="none" w:sz="0" w:space="0" w:color="auto"/>
      </w:divBdr>
    </w:div>
    <w:div w:id="611714980">
      <w:bodyDiv w:val="1"/>
      <w:marLeft w:val="0"/>
      <w:marRight w:val="0"/>
      <w:marTop w:val="0"/>
      <w:marBottom w:val="0"/>
      <w:divBdr>
        <w:top w:val="none" w:sz="0" w:space="0" w:color="auto"/>
        <w:left w:val="none" w:sz="0" w:space="0" w:color="auto"/>
        <w:bottom w:val="none" w:sz="0" w:space="0" w:color="auto"/>
        <w:right w:val="none" w:sz="0" w:space="0" w:color="auto"/>
      </w:divBdr>
    </w:div>
    <w:div w:id="612132877">
      <w:bodyDiv w:val="1"/>
      <w:marLeft w:val="0"/>
      <w:marRight w:val="0"/>
      <w:marTop w:val="0"/>
      <w:marBottom w:val="0"/>
      <w:divBdr>
        <w:top w:val="none" w:sz="0" w:space="0" w:color="auto"/>
        <w:left w:val="none" w:sz="0" w:space="0" w:color="auto"/>
        <w:bottom w:val="none" w:sz="0" w:space="0" w:color="auto"/>
        <w:right w:val="none" w:sz="0" w:space="0" w:color="auto"/>
      </w:divBdr>
    </w:div>
    <w:div w:id="612714304">
      <w:bodyDiv w:val="1"/>
      <w:marLeft w:val="0"/>
      <w:marRight w:val="0"/>
      <w:marTop w:val="0"/>
      <w:marBottom w:val="0"/>
      <w:divBdr>
        <w:top w:val="none" w:sz="0" w:space="0" w:color="auto"/>
        <w:left w:val="none" w:sz="0" w:space="0" w:color="auto"/>
        <w:bottom w:val="none" w:sz="0" w:space="0" w:color="auto"/>
        <w:right w:val="none" w:sz="0" w:space="0" w:color="auto"/>
      </w:divBdr>
    </w:div>
    <w:div w:id="612787022">
      <w:bodyDiv w:val="1"/>
      <w:marLeft w:val="0"/>
      <w:marRight w:val="0"/>
      <w:marTop w:val="0"/>
      <w:marBottom w:val="0"/>
      <w:divBdr>
        <w:top w:val="none" w:sz="0" w:space="0" w:color="auto"/>
        <w:left w:val="none" w:sz="0" w:space="0" w:color="auto"/>
        <w:bottom w:val="none" w:sz="0" w:space="0" w:color="auto"/>
        <w:right w:val="none" w:sz="0" w:space="0" w:color="auto"/>
      </w:divBdr>
    </w:div>
    <w:div w:id="613245247">
      <w:bodyDiv w:val="1"/>
      <w:marLeft w:val="0"/>
      <w:marRight w:val="0"/>
      <w:marTop w:val="0"/>
      <w:marBottom w:val="0"/>
      <w:divBdr>
        <w:top w:val="none" w:sz="0" w:space="0" w:color="auto"/>
        <w:left w:val="none" w:sz="0" w:space="0" w:color="auto"/>
        <w:bottom w:val="none" w:sz="0" w:space="0" w:color="auto"/>
        <w:right w:val="none" w:sz="0" w:space="0" w:color="auto"/>
      </w:divBdr>
    </w:div>
    <w:div w:id="613823713">
      <w:bodyDiv w:val="1"/>
      <w:marLeft w:val="0"/>
      <w:marRight w:val="0"/>
      <w:marTop w:val="0"/>
      <w:marBottom w:val="0"/>
      <w:divBdr>
        <w:top w:val="none" w:sz="0" w:space="0" w:color="auto"/>
        <w:left w:val="none" w:sz="0" w:space="0" w:color="auto"/>
        <w:bottom w:val="none" w:sz="0" w:space="0" w:color="auto"/>
        <w:right w:val="none" w:sz="0" w:space="0" w:color="auto"/>
      </w:divBdr>
    </w:div>
    <w:div w:id="614483533">
      <w:bodyDiv w:val="1"/>
      <w:marLeft w:val="0"/>
      <w:marRight w:val="0"/>
      <w:marTop w:val="0"/>
      <w:marBottom w:val="0"/>
      <w:divBdr>
        <w:top w:val="none" w:sz="0" w:space="0" w:color="auto"/>
        <w:left w:val="none" w:sz="0" w:space="0" w:color="auto"/>
        <w:bottom w:val="none" w:sz="0" w:space="0" w:color="auto"/>
        <w:right w:val="none" w:sz="0" w:space="0" w:color="auto"/>
      </w:divBdr>
    </w:div>
    <w:div w:id="615210694">
      <w:bodyDiv w:val="1"/>
      <w:marLeft w:val="0"/>
      <w:marRight w:val="0"/>
      <w:marTop w:val="0"/>
      <w:marBottom w:val="0"/>
      <w:divBdr>
        <w:top w:val="none" w:sz="0" w:space="0" w:color="auto"/>
        <w:left w:val="none" w:sz="0" w:space="0" w:color="auto"/>
        <w:bottom w:val="none" w:sz="0" w:space="0" w:color="auto"/>
        <w:right w:val="none" w:sz="0" w:space="0" w:color="auto"/>
      </w:divBdr>
    </w:div>
    <w:div w:id="615215567">
      <w:bodyDiv w:val="1"/>
      <w:marLeft w:val="0"/>
      <w:marRight w:val="0"/>
      <w:marTop w:val="0"/>
      <w:marBottom w:val="0"/>
      <w:divBdr>
        <w:top w:val="none" w:sz="0" w:space="0" w:color="auto"/>
        <w:left w:val="none" w:sz="0" w:space="0" w:color="auto"/>
        <w:bottom w:val="none" w:sz="0" w:space="0" w:color="auto"/>
        <w:right w:val="none" w:sz="0" w:space="0" w:color="auto"/>
      </w:divBdr>
    </w:div>
    <w:div w:id="615406098">
      <w:bodyDiv w:val="1"/>
      <w:marLeft w:val="0"/>
      <w:marRight w:val="0"/>
      <w:marTop w:val="0"/>
      <w:marBottom w:val="0"/>
      <w:divBdr>
        <w:top w:val="none" w:sz="0" w:space="0" w:color="auto"/>
        <w:left w:val="none" w:sz="0" w:space="0" w:color="auto"/>
        <w:bottom w:val="none" w:sz="0" w:space="0" w:color="auto"/>
        <w:right w:val="none" w:sz="0" w:space="0" w:color="auto"/>
      </w:divBdr>
    </w:div>
    <w:div w:id="615527612">
      <w:bodyDiv w:val="1"/>
      <w:marLeft w:val="0"/>
      <w:marRight w:val="0"/>
      <w:marTop w:val="0"/>
      <w:marBottom w:val="0"/>
      <w:divBdr>
        <w:top w:val="none" w:sz="0" w:space="0" w:color="auto"/>
        <w:left w:val="none" w:sz="0" w:space="0" w:color="auto"/>
        <w:bottom w:val="none" w:sz="0" w:space="0" w:color="auto"/>
        <w:right w:val="none" w:sz="0" w:space="0" w:color="auto"/>
      </w:divBdr>
    </w:div>
    <w:div w:id="615912577">
      <w:bodyDiv w:val="1"/>
      <w:marLeft w:val="0"/>
      <w:marRight w:val="0"/>
      <w:marTop w:val="0"/>
      <w:marBottom w:val="0"/>
      <w:divBdr>
        <w:top w:val="none" w:sz="0" w:space="0" w:color="auto"/>
        <w:left w:val="none" w:sz="0" w:space="0" w:color="auto"/>
        <w:bottom w:val="none" w:sz="0" w:space="0" w:color="auto"/>
        <w:right w:val="none" w:sz="0" w:space="0" w:color="auto"/>
      </w:divBdr>
    </w:div>
    <w:div w:id="615913317">
      <w:bodyDiv w:val="1"/>
      <w:marLeft w:val="0"/>
      <w:marRight w:val="0"/>
      <w:marTop w:val="0"/>
      <w:marBottom w:val="0"/>
      <w:divBdr>
        <w:top w:val="none" w:sz="0" w:space="0" w:color="auto"/>
        <w:left w:val="none" w:sz="0" w:space="0" w:color="auto"/>
        <w:bottom w:val="none" w:sz="0" w:space="0" w:color="auto"/>
        <w:right w:val="none" w:sz="0" w:space="0" w:color="auto"/>
      </w:divBdr>
    </w:div>
    <w:div w:id="615915762">
      <w:bodyDiv w:val="1"/>
      <w:marLeft w:val="0"/>
      <w:marRight w:val="0"/>
      <w:marTop w:val="0"/>
      <w:marBottom w:val="0"/>
      <w:divBdr>
        <w:top w:val="none" w:sz="0" w:space="0" w:color="auto"/>
        <w:left w:val="none" w:sz="0" w:space="0" w:color="auto"/>
        <w:bottom w:val="none" w:sz="0" w:space="0" w:color="auto"/>
        <w:right w:val="none" w:sz="0" w:space="0" w:color="auto"/>
      </w:divBdr>
    </w:div>
    <w:div w:id="616257984">
      <w:bodyDiv w:val="1"/>
      <w:marLeft w:val="0"/>
      <w:marRight w:val="0"/>
      <w:marTop w:val="0"/>
      <w:marBottom w:val="0"/>
      <w:divBdr>
        <w:top w:val="none" w:sz="0" w:space="0" w:color="auto"/>
        <w:left w:val="none" w:sz="0" w:space="0" w:color="auto"/>
        <w:bottom w:val="none" w:sz="0" w:space="0" w:color="auto"/>
        <w:right w:val="none" w:sz="0" w:space="0" w:color="auto"/>
      </w:divBdr>
    </w:div>
    <w:div w:id="616568061">
      <w:bodyDiv w:val="1"/>
      <w:marLeft w:val="0"/>
      <w:marRight w:val="0"/>
      <w:marTop w:val="0"/>
      <w:marBottom w:val="0"/>
      <w:divBdr>
        <w:top w:val="none" w:sz="0" w:space="0" w:color="auto"/>
        <w:left w:val="none" w:sz="0" w:space="0" w:color="auto"/>
        <w:bottom w:val="none" w:sz="0" w:space="0" w:color="auto"/>
        <w:right w:val="none" w:sz="0" w:space="0" w:color="auto"/>
      </w:divBdr>
    </w:div>
    <w:div w:id="616789893">
      <w:bodyDiv w:val="1"/>
      <w:marLeft w:val="0"/>
      <w:marRight w:val="0"/>
      <w:marTop w:val="0"/>
      <w:marBottom w:val="0"/>
      <w:divBdr>
        <w:top w:val="none" w:sz="0" w:space="0" w:color="auto"/>
        <w:left w:val="none" w:sz="0" w:space="0" w:color="auto"/>
        <w:bottom w:val="none" w:sz="0" w:space="0" w:color="auto"/>
        <w:right w:val="none" w:sz="0" w:space="0" w:color="auto"/>
      </w:divBdr>
    </w:div>
    <w:div w:id="616915087">
      <w:bodyDiv w:val="1"/>
      <w:marLeft w:val="0"/>
      <w:marRight w:val="0"/>
      <w:marTop w:val="0"/>
      <w:marBottom w:val="0"/>
      <w:divBdr>
        <w:top w:val="none" w:sz="0" w:space="0" w:color="auto"/>
        <w:left w:val="none" w:sz="0" w:space="0" w:color="auto"/>
        <w:bottom w:val="none" w:sz="0" w:space="0" w:color="auto"/>
        <w:right w:val="none" w:sz="0" w:space="0" w:color="auto"/>
      </w:divBdr>
    </w:div>
    <w:div w:id="617492325">
      <w:bodyDiv w:val="1"/>
      <w:marLeft w:val="0"/>
      <w:marRight w:val="0"/>
      <w:marTop w:val="0"/>
      <w:marBottom w:val="0"/>
      <w:divBdr>
        <w:top w:val="none" w:sz="0" w:space="0" w:color="auto"/>
        <w:left w:val="none" w:sz="0" w:space="0" w:color="auto"/>
        <w:bottom w:val="none" w:sz="0" w:space="0" w:color="auto"/>
        <w:right w:val="none" w:sz="0" w:space="0" w:color="auto"/>
      </w:divBdr>
    </w:div>
    <w:div w:id="617761568">
      <w:bodyDiv w:val="1"/>
      <w:marLeft w:val="0"/>
      <w:marRight w:val="0"/>
      <w:marTop w:val="0"/>
      <w:marBottom w:val="0"/>
      <w:divBdr>
        <w:top w:val="none" w:sz="0" w:space="0" w:color="auto"/>
        <w:left w:val="none" w:sz="0" w:space="0" w:color="auto"/>
        <w:bottom w:val="none" w:sz="0" w:space="0" w:color="auto"/>
        <w:right w:val="none" w:sz="0" w:space="0" w:color="auto"/>
      </w:divBdr>
    </w:div>
    <w:div w:id="617953461">
      <w:bodyDiv w:val="1"/>
      <w:marLeft w:val="0"/>
      <w:marRight w:val="0"/>
      <w:marTop w:val="0"/>
      <w:marBottom w:val="0"/>
      <w:divBdr>
        <w:top w:val="none" w:sz="0" w:space="0" w:color="auto"/>
        <w:left w:val="none" w:sz="0" w:space="0" w:color="auto"/>
        <w:bottom w:val="none" w:sz="0" w:space="0" w:color="auto"/>
        <w:right w:val="none" w:sz="0" w:space="0" w:color="auto"/>
      </w:divBdr>
    </w:div>
    <w:div w:id="618298860">
      <w:bodyDiv w:val="1"/>
      <w:marLeft w:val="0"/>
      <w:marRight w:val="0"/>
      <w:marTop w:val="0"/>
      <w:marBottom w:val="0"/>
      <w:divBdr>
        <w:top w:val="none" w:sz="0" w:space="0" w:color="auto"/>
        <w:left w:val="none" w:sz="0" w:space="0" w:color="auto"/>
        <w:bottom w:val="none" w:sz="0" w:space="0" w:color="auto"/>
        <w:right w:val="none" w:sz="0" w:space="0" w:color="auto"/>
      </w:divBdr>
    </w:div>
    <w:div w:id="618803317">
      <w:bodyDiv w:val="1"/>
      <w:marLeft w:val="0"/>
      <w:marRight w:val="0"/>
      <w:marTop w:val="0"/>
      <w:marBottom w:val="0"/>
      <w:divBdr>
        <w:top w:val="none" w:sz="0" w:space="0" w:color="auto"/>
        <w:left w:val="none" w:sz="0" w:space="0" w:color="auto"/>
        <w:bottom w:val="none" w:sz="0" w:space="0" w:color="auto"/>
        <w:right w:val="none" w:sz="0" w:space="0" w:color="auto"/>
      </w:divBdr>
    </w:div>
    <w:div w:id="618804668">
      <w:bodyDiv w:val="1"/>
      <w:marLeft w:val="0"/>
      <w:marRight w:val="0"/>
      <w:marTop w:val="0"/>
      <w:marBottom w:val="0"/>
      <w:divBdr>
        <w:top w:val="none" w:sz="0" w:space="0" w:color="auto"/>
        <w:left w:val="none" w:sz="0" w:space="0" w:color="auto"/>
        <w:bottom w:val="none" w:sz="0" w:space="0" w:color="auto"/>
        <w:right w:val="none" w:sz="0" w:space="0" w:color="auto"/>
      </w:divBdr>
    </w:div>
    <w:div w:id="618875509">
      <w:bodyDiv w:val="1"/>
      <w:marLeft w:val="0"/>
      <w:marRight w:val="0"/>
      <w:marTop w:val="0"/>
      <w:marBottom w:val="0"/>
      <w:divBdr>
        <w:top w:val="none" w:sz="0" w:space="0" w:color="auto"/>
        <w:left w:val="none" w:sz="0" w:space="0" w:color="auto"/>
        <w:bottom w:val="none" w:sz="0" w:space="0" w:color="auto"/>
        <w:right w:val="none" w:sz="0" w:space="0" w:color="auto"/>
      </w:divBdr>
    </w:div>
    <w:div w:id="619260064">
      <w:bodyDiv w:val="1"/>
      <w:marLeft w:val="0"/>
      <w:marRight w:val="0"/>
      <w:marTop w:val="0"/>
      <w:marBottom w:val="0"/>
      <w:divBdr>
        <w:top w:val="none" w:sz="0" w:space="0" w:color="auto"/>
        <w:left w:val="none" w:sz="0" w:space="0" w:color="auto"/>
        <w:bottom w:val="none" w:sz="0" w:space="0" w:color="auto"/>
        <w:right w:val="none" w:sz="0" w:space="0" w:color="auto"/>
      </w:divBdr>
    </w:div>
    <w:div w:id="619993807">
      <w:bodyDiv w:val="1"/>
      <w:marLeft w:val="0"/>
      <w:marRight w:val="0"/>
      <w:marTop w:val="0"/>
      <w:marBottom w:val="0"/>
      <w:divBdr>
        <w:top w:val="none" w:sz="0" w:space="0" w:color="auto"/>
        <w:left w:val="none" w:sz="0" w:space="0" w:color="auto"/>
        <w:bottom w:val="none" w:sz="0" w:space="0" w:color="auto"/>
        <w:right w:val="none" w:sz="0" w:space="0" w:color="auto"/>
      </w:divBdr>
    </w:div>
    <w:div w:id="620497197">
      <w:bodyDiv w:val="1"/>
      <w:marLeft w:val="0"/>
      <w:marRight w:val="0"/>
      <w:marTop w:val="0"/>
      <w:marBottom w:val="0"/>
      <w:divBdr>
        <w:top w:val="none" w:sz="0" w:space="0" w:color="auto"/>
        <w:left w:val="none" w:sz="0" w:space="0" w:color="auto"/>
        <w:bottom w:val="none" w:sz="0" w:space="0" w:color="auto"/>
        <w:right w:val="none" w:sz="0" w:space="0" w:color="auto"/>
      </w:divBdr>
    </w:div>
    <w:div w:id="621040590">
      <w:bodyDiv w:val="1"/>
      <w:marLeft w:val="0"/>
      <w:marRight w:val="0"/>
      <w:marTop w:val="0"/>
      <w:marBottom w:val="0"/>
      <w:divBdr>
        <w:top w:val="none" w:sz="0" w:space="0" w:color="auto"/>
        <w:left w:val="none" w:sz="0" w:space="0" w:color="auto"/>
        <w:bottom w:val="none" w:sz="0" w:space="0" w:color="auto"/>
        <w:right w:val="none" w:sz="0" w:space="0" w:color="auto"/>
      </w:divBdr>
    </w:div>
    <w:div w:id="621807705">
      <w:bodyDiv w:val="1"/>
      <w:marLeft w:val="0"/>
      <w:marRight w:val="0"/>
      <w:marTop w:val="0"/>
      <w:marBottom w:val="0"/>
      <w:divBdr>
        <w:top w:val="none" w:sz="0" w:space="0" w:color="auto"/>
        <w:left w:val="none" w:sz="0" w:space="0" w:color="auto"/>
        <w:bottom w:val="none" w:sz="0" w:space="0" w:color="auto"/>
        <w:right w:val="none" w:sz="0" w:space="0" w:color="auto"/>
      </w:divBdr>
    </w:div>
    <w:div w:id="621961199">
      <w:bodyDiv w:val="1"/>
      <w:marLeft w:val="0"/>
      <w:marRight w:val="0"/>
      <w:marTop w:val="0"/>
      <w:marBottom w:val="0"/>
      <w:divBdr>
        <w:top w:val="none" w:sz="0" w:space="0" w:color="auto"/>
        <w:left w:val="none" w:sz="0" w:space="0" w:color="auto"/>
        <w:bottom w:val="none" w:sz="0" w:space="0" w:color="auto"/>
        <w:right w:val="none" w:sz="0" w:space="0" w:color="auto"/>
      </w:divBdr>
    </w:div>
    <w:div w:id="622618234">
      <w:bodyDiv w:val="1"/>
      <w:marLeft w:val="0"/>
      <w:marRight w:val="0"/>
      <w:marTop w:val="0"/>
      <w:marBottom w:val="0"/>
      <w:divBdr>
        <w:top w:val="none" w:sz="0" w:space="0" w:color="auto"/>
        <w:left w:val="none" w:sz="0" w:space="0" w:color="auto"/>
        <w:bottom w:val="none" w:sz="0" w:space="0" w:color="auto"/>
        <w:right w:val="none" w:sz="0" w:space="0" w:color="auto"/>
      </w:divBdr>
    </w:div>
    <w:div w:id="623586708">
      <w:bodyDiv w:val="1"/>
      <w:marLeft w:val="0"/>
      <w:marRight w:val="0"/>
      <w:marTop w:val="0"/>
      <w:marBottom w:val="0"/>
      <w:divBdr>
        <w:top w:val="none" w:sz="0" w:space="0" w:color="auto"/>
        <w:left w:val="none" w:sz="0" w:space="0" w:color="auto"/>
        <w:bottom w:val="none" w:sz="0" w:space="0" w:color="auto"/>
        <w:right w:val="none" w:sz="0" w:space="0" w:color="auto"/>
      </w:divBdr>
    </w:div>
    <w:div w:id="623733306">
      <w:bodyDiv w:val="1"/>
      <w:marLeft w:val="0"/>
      <w:marRight w:val="0"/>
      <w:marTop w:val="0"/>
      <w:marBottom w:val="0"/>
      <w:divBdr>
        <w:top w:val="none" w:sz="0" w:space="0" w:color="auto"/>
        <w:left w:val="none" w:sz="0" w:space="0" w:color="auto"/>
        <w:bottom w:val="none" w:sz="0" w:space="0" w:color="auto"/>
        <w:right w:val="none" w:sz="0" w:space="0" w:color="auto"/>
      </w:divBdr>
    </w:div>
    <w:div w:id="623924949">
      <w:bodyDiv w:val="1"/>
      <w:marLeft w:val="0"/>
      <w:marRight w:val="0"/>
      <w:marTop w:val="0"/>
      <w:marBottom w:val="0"/>
      <w:divBdr>
        <w:top w:val="none" w:sz="0" w:space="0" w:color="auto"/>
        <w:left w:val="none" w:sz="0" w:space="0" w:color="auto"/>
        <w:bottom w:val="none" w:sz="0" w:space="0" w:color="auto"/>
        <w:right w:val="none" w:sz="0" w:space="0" w:color="auto"/>
      </w:divBdr>
    </w:div>
    <w:div w:id="624389420">
      <w:bodyDiv w:val="1"/>
      <w:marLeft w:val="0"/>
      <w:marRight w:val="0"/>
      <w:marTop w:val="0"/>
      <w:marBottom w:val="0"/>
      <w:divBdr>
        <w:top w:val="none" w:sz="0" w:space="0" w:color="auto"/>
        <w:left w:val="none" w:sz="0" w:space="0" w:color="auto"/>
        <w:bottom w:val="none" w:sz="0" w:space="0" w:color="auto"/>
        <w:right w:val="none" w:sz="0" w:space="0" w:color="auto"/>
      </w:divBdr>
    </w:div>
    <w:div w:id="625354428">
      <w:bodyDiv w:val="1"/>
      <w:marLeft w:val="0"/>
      <w:marRight w:val="0"/>
      <w:marTop w:val="0"/>
      <w:marBottom w:val="0"/>
      <w:divBdr>
        <w:top w:val="none" w:sz="0" w:space="0" w:color="auto"/>
        <w:left w:val="none" w:sz="0" w:space="0" w:color="auto"/>
        <w:bottom w:val="none" w:sz="0" w:space="0" w:color="auto"/>
        <w:right w:val="none" w:sz="0" w:space="0" w:color="auto"/>
      </w:divBdr>
    </w:div>
    <w:div w:id="626398049">
      <w:bodyDiv w:val="1"/>
      <w:marLeft w:val="0"/>
      <w:marRight w:val="0"/>
      <w:marTop w:val="0"/>
      <w:marBottom w:val="0"/>
      <w:divBdr>
        <w:top w:val="none" w:sz="0" w:space="0" w:color="auto"/>
        <w:left w:val="none" w:sz="0" w:space="0" w:color="auto"/>
        <w:bottom w:val="none" w:sz="0" w:space="0" w:color="auto"/>
        <w:right w:val="none" w:sz="0" w:space="0" w:color="auto"/>
      </w:divBdr>
    </w:div>
    <w:div w:id="626668277">
      <w:bodyDiv w:val="1"/>
      <w:marLeft w:val="0"/>
      <w:marRight w:val="0"/>
      <w:marTop w:val="0"/>
      <w:marBottom w:val="0"/>
      <w:divBdr>
        <w:top w:val="none" w:sz="0" w:space="0" w:color="auto"/>
        <w:left w:val="none" w:sz="0" w:space="0" w:color="auto"/>
        <w:bottom w:val="none" w:sz="0" w:space="0" w:color="auto"/>
        <w:right w:val="none" w:sz="0" w:space="0" w:color="auto"/>
      </w:divBdr>
    </w:div>
    <w:div w:id="626817089">
      <w:bodyDiv w:val="1"/>
      <w:marLeft w:val="0"/>
      <w:marRight w:val="0"/>
      <w:marTop w:val="0"/>
      <w:marBottom w:val="0"/>
      <w:divBdr>
        <w:top w:val="none" w:sz="0" w:space="0" w:color="auto"/>
        <w:left w:val="none" w:sz="0" w:space="0" w:color="auto"/>
        <w:bottom w:val="none" w:sz="0" w:space="0" w:color="auto"/>
        <w:right w:val="none" w:sz="0" w:space="0" w:color="auto"/>
      </w:divBdr>
    </w:div>
    <w:div w:id="627977229">
      <w:bodyDiv w:val="1"/>
      <w:marLeft w:val="0"/>
      <w:marRight w:val="0"/>
      <w:marTop w:val="0"/>
      <w:marBottom w:val="0"/>
      <w:divBdr>
        <w:top w:val="none" w:sz="0" w:space="0" w:color="auto"/>
        <w:left w:val="none" w:sz="0" w:space="0" w:color="auto"/>
        <w:bottom w:val="none" w:sz="0" w:space="0" w:color="auto"/>
        <w:right w:val="none" w:sz="0" w:space="0" w:color="auto"/>
      </w:divBdr>
    </w:div>
    <w:div w:id="628122670">
      <w:bodyDiv w:val="1"/>
      <w:marLeft w:val="0"/>
      <w:marRight w:val="0"/>
      <w:marTop w:val="0"/>
      <w:marBottom w:val="0"/>
      <w:divBdr>
        <w:top w:val="none" w:sz="0" w:space="0" w:color="auto"/>
        <w:left w:val="none" w:sz="0" w:space="0" w:color="auto"/>
        <w:bottom w:val="none" w:sz="0" w:space="0" w:color="auto"/>
        <w:right w:val="none" w:sz="0" w:space="0" w:color="auto"/>
      </w:divBdr>
    </w:div>
    <w:div w:id="628246308">
      <w:bodyDiv w:val="1"/>
      <w:marLeft w:val="0"/>
      <w:marRight w:val="0"/>
      <w:marTop w:val="0"/>
      <w:marBottom w:val="0"/>
      <w:divBdr>
        <w:top w:val="none" w:sz="0" w:space="0" w:color="auto"/>
        <w:left w:val="none" w:sz="0" w:space="0" w:color="auto"/>
        <w:bottom w:val="none" w:sz="0" w:space="0" w:color="auto"/>
        <w:right w:val="none" w:sz="0" w:space="0" w:color="auto"/>
      </w:divBdr>
    </w:div>
    <w:div w:id="629090907">
      <w:bodyDiv w:val="1"/>
      <w:marLeft w:val="0"/>
      <w:marRight w:val="0"/>
      <w:marTop w:val="0"/>
      <w:marBottom w:val="0"/>
      <w:divBdr>
        <w:top w:val="none" w:sz="0" w:space="0" w:color="auto"/>
        <w:left w:val="none" w:sz="0" w:space="0" w:color="auto"/>
        <w:bottom w:val="none" w:sz="0" w:space="0" w:color="auto"/>
        <w:right w:val="none" w:sz="0" w:space="0" w:color="auto"/>
      </w:divBdr>
    </w:div>
    <w:div w:id="629938266">
      <w:bodyDiv w:val="1"/>
      <w:marLeft w:val="0"/>
      <w:marRight w:val="0"/>
      <w:marTop w:val="0"/>
      <w:marBottom w:val="0"/>
      <w:divBdr>
        <w:top w:val="none" w:sz="0" w:space="0" w:color="auto"/>
        <w:left w:val="none" w:sz="0" w:space="0" w:color="auto"/>
        <w:bottom w:val="none" w:sz="0" w:space="0" w:color="auto"/>
        <w:right w:val="none" w:sz="0" w:space="0" w:color="auto"/>
      </w:divBdr>
    </w:div>
    <w:div w:id="629940283">
      <w:bodyDiv w:val="1"/>
      <w:marLeft w:val="0"/>
      <w:marRight w:val="0"/>
      <w:marTop w:val="0"/>
      <w:marBottom w:val="0"/>
      <w:divBdr>
        <w:top w:val="none" w:sz="0" w:space="0" w:color="auto"/>
        <w:left w:val="none" w:sz="0" w:space="0" w:color="auto"/>
        <w:bottom w:val="none" w:sz="0" w:space="0" w:color="auto"/>
        <w:right w:val="none" w:sz="0" w:space="0" w:color="auto"/>
      </w:divBdr>
    </w:div>
    <w:div w:id="630283479">
      <w:bodyDiv w:val="1"/>
      <w:marLeft w:val="0"/>
      <w:marRight w:val="0"/>
      <w:marTop w:val="0"/>
      <w:marBottom w:val="0"/>
      <w:divBdr>
        <w:top w:val="none" w:sz="0" w:space="0" w:color="auto"/>
        <w:left w:val="none" w:sz="0" w:space="0" w:color="auto"/>
        <w:bottom w:val="none" w:sz="0" w:space="0" w:color="auto"/>
        <w:right w:val="none" w:sz="0" w:space="0" w:color="auto"/>
      </w:divBdr>
    </w:div>
    <w:div w:id="630356300">
      <w:bodyDiv w:val="1"/>
      <w:marLeft w:val="0"/>
      <w:marRight w:val="0"/>
      <w:marTop w:val="0"/>
      <w:marBottom w:val="0"/>
      <w:divBdr>
        <w:top w:val="none" w:sz="0" w:space="0" w:color="auto"/>
        <w:left w:val="none" w:sz="0" w:space="0" w:color="auto"/>
        <w:bottom w:val="none" w:sz="0" w:space="0" w:color="auto"/>
        <w:right w:val="none" w:sz="0" w:space="0" w:color="auto"/>
      </w:divBdr>
    </w:div>
    <w:div w:id="630600305">
      <w:bodyDiv w:val="1"/>
      <w:marLeft w:val="0"/>
      <w:marRight w:val="0"/>
      <w:marTop w:val="0"/>
      <w:marBottom w:val="0"/>
      <w:divBdr>
        <w:top w:val="none" w:sz="0" w:space="0" w:color="auto"/>
        <w:left w:val="none" w:sz="0" w:space="0" w:color="auto"/>
        <w:bottom w:val="none" w:sz="0" w:space="0" w:color="auto"/>
        <w:right w:val="none" w:sz="0" w:space="0" w:color="auto"/>
      </w:divBdr>
    </w:div>
    <w:div w:id="630600719">
      <w:bodyDiv w:val="1"/>
      <w:marLeft w:val="0"/>
      <w:marRight w:val="0"/>
      <w:marTop w:val="0"/>
      <w:marBottom w:val="0"/>
      <w:divBdr>
        <w:top w:val="none" w:sz="0" w:space="0" w:color="auto"/>
        <w:left w:val="none" w:sz="0" w:space="0" w:color="auto"/>
        <w:bottom w:val="none" w:sz="0" w:space="0" w:color="auto"/>
        <w:right w:val="none" w:sz="0" w:space="0" w:color="auto"/>
      </w:divBdr>
    </w:div>
    <w:div w:id="630676098">
      <w:bodyDiv w:val="1"/>
      <w:marLeft w:val="0"/>
      <w:marRight w:val="0"/>
      <w:marTop w:val="0"/>
      <w:marBottom w:val="0"/>
      <w:divBdr>
        <w:top w:val="none" w:sz="0" w:space="0" w:color="auto"/>
        <w:left w:val="none" w:sz="0" w:space="0" w:color="auto"/>
        <w:bottom w:val="none" w:sz="0" w:space="0" w:color="auto"/>
        <w:right w:val="none" w:sz="0" w:space="0" w:color="auto"/>
      </w:divBdr>
    </w:div>
    <w:div w:id="631054300">
      <w:bodyDiv w:val="1"/>
      <w:marLeft w:val="0"/>
      <w:marRight w:val="0"/>
      <w:marTop w:val="0"/>
      <w:marBottom w:val="0"/>
      <w:divBdr>
        <w:top w:val="none" w:sz="0" w:space="0" w:color="auto"/>
        <w:left w:val="none" w:sz="0" w:space="0" w:color="auto"/>
        <w:bottom w:val="none" w:sz="0" w:space="0" w:color="auto"/>
        <w:right w:val="none" w:sz="0" w:space="0" w:color="auto"/>
      </w:divBdr>
    </w:div>
    <w:div w:id="631328570">
      <w:bodyDiv w:val="1"/>
      <w:marLeft w:val="0"/>
      <w:marRight w:val="0"/>
      <w:marTop w:val="0"/>
      <w:marBottom w:val="0"/>
      <w:divBdr>
        <w:top w:val="none" w:sz="0" w:space="0" w:color="auto"/>
        <w:left w:val="none" w:sz="0" w:space="0" w:color="auto"/>
        <w:bottom w:val="none" w:sz="0" w:space="0" w:color="auto"/>
        <w:right w:val="none" w:sz="0" w:space="0" w:color="auto"/>
      </w:divBdr>
    </w:div>
    <w:div w:id="631523505">
      <w:bodyDiv w:val="1"/>
      <w:marLeft w:val="0"/>
      <w:marRight w:val="0"/>
      <w:marTop w:val="0"/>
      <w:marBottom w:val="0"/>
      <w:divBdr>
        <w:top w:val="none" w:sz="0" w:space="0" w:color="auto"/>
        <w:left w:val="none" w:sz="0" w:space="0" w:color="auto"/>
        <w:bottom w:val="none" w:sz="0" w:space="0" w:color="auto"/>
        <w:right w:val="none" w:sz="0" w:space="0" w:color="auto"/>
      </w:divBdr>
    </w:div>
    <w:div w:id="631714327">
      <w:bodyDiv w:val="1"/>
      <w:marLeft w:val="0"/>
      <w:marRight w:val="0"/>
      <w:marTop w:val="0"/>
      <w:marBottom w:val="0"/>
      <w:divBdr>
        <w:top w:val="none" w:sz="0" w:space="0" w:color="auto"/>
        <w:left w:val="none" w:sz="0" w:space="0" w:color="auto"/>
        <w:bottom w:val="none" w:sz="0" w:space="0" w:color="auto"/>
        <w:right w:val="none" w:sz="0" w:space="0" w:color="auto"/>
      </w:divBdr>
    </w:div>
    <w:div w:id="632105514">
      <w:bodyDiv w:val="1"/>
      <w:marLeft w:val="0"/>
      <w:marRight w:val="0"/>
      <w:marTop w:val="0"/>
      <w:marBottom w:val="0"/>
      <w:divBdr>
        <w:top w:val="none" w:sz="0" w:space="0" w:color="auto"/>
        <w:left w:val="none" w:sz="0" w:space="0" w:color="auto"/>
        <w:bottom w:val="none" w:sz="0" w:space="0" w:color="auto"/>
        <w:right w:val="none" w:sz="0" w:space="0" w:color="auto"/>
      </w:divBdr>
    </w:div>
    <w:div w:id="632369669">
      <w:bodyDiv w:val="1"/>
      <w:marLeft w:val="0"/>
      <w:marRight w:val="0"/>
      <w:marTop w:val="0"/>
      <w:marBottom w:val="0"/>
      <w:divBdr>
        <w:top w:val="none" w:sz="0" w:space="0" w:color="auto"/>
        <w:left w:val="none" w:sz="0" w:space="0" w:color="auto"/>
        <w:bottom w:val="none" w:sz="0" w:space="0" w:color="auto"/>
        <w:right w:val="none" w:sz="0" w:space="0" w:color="auto"/>
      </w:divBdr>
    </w:div>
    <w:div w:id="632827566">
      <w:bodyDiv w:val="1"/>
      <w:marLeft w:val="0"/>
      <w:marRight w:val="0"/>
      <w:marTop w:val="0"/>
      <w:marBottom w:val="0"/>
      <w:divBdr>
        <w:top w:val="none" w:sz="0" w:space="0" w:color="auto"/>
        <w:left w:val="none" w:sz="0" w:space="0" w:color="auto"/>
        <w:bottom w:val="none" w:sz="0" w:space="0" w:color="auto"/>
        <w:right w:val="none" w:sz="0" w:space="0" w:color="auto"/>
      </w:divBdr>
    </w:div>
    <w:div w:id="633487423">
      <w:bodyDiv w:val="1"/>
      <w:marLeft w:val="0"/>
      <w:marRight w:val="0"/>
      <w:marTop w:val="0"/>
      <w:marBottom w:val="0"/>
      <w:divBdr>
        <w:top w:val="none" w:sz="0" w:space="0" w:color="auto"/>
        <w:left w:val="none" w:sz="0" w:space="0" w:color="auto"/>
        <w:bottom w:val="none" w:sz="0" w:space="0" w:color="auto"/>
        <w:right w:val="none" w:sz="0" w:space="0" w:color="auto"/>
      </w:divBdr>
    </w:div>
    <w:div w:id="634523734">
      <w:bodyDiv w:val="1"/>
      <w:marLeft w:val="0"/>
      <w:marRight w:val="0"/>
      <w:marTop w:val="0"/>
      <w:marBottom w:val="0"/>
      <w:divBdr>
        <w:top w:val="none" w:sz="0" w:space="0" w:color="auto"/>
        <w:left w:val="none" w:sz="0" w:space="0" w:color="auto"/>
        <w:bottom w:val="none" w:sz="0" w:space="0" w:color="auto"/>
        <w:right w:val="none" w:sz="0" w:space="0" w:color="auto"/>
      </w:divBdr>
    </w:div>
    <w:div w:id="634945235">
      <w:bodyDiv w:val="1"/>
      <w:marLeft w:val="0"/>
      <w:marRight w:val="0"/>
      <w:marTop w:val="0"/>
      <w:marBottom w:val="0"/>
      <w:divBdr>
        <w:top w:val="none" w:sz="0" w:space="0" w:color="auto"/>
        <w:left w:val="none" w:sz="0" w:space="0" w:color="auto"/>
        <w:bottom w:val="none" w:sz="0" w:space="0" w:color="auto"/>
        <w:right w:val="none" w:sz="0" w:space="0" w:color="auto"/>
      </w:divBdr>
    </w:div>
    <w:div w:id="634993945">
      <w:bodyDiv w:val="1"/>
      <w:marLeft w:val="0"/>
      <w:marRight w:val="0"/>
      <w:marTop w:val="0"/>
      <w:marBottom w:val="0"/>
      <w:divBdr>
        <w:top w:val="none" w:sz="0" w:space="0" w:color="auto"/>
        <w:left w:val="none" w:sz="0" w:space="0" w:color="auto"/>
        <w:bottom w:val="none" w:sz="0" w:space="0" w:color="auto"/>
        <w:right w:val="none" w:sz="0" w:space="0" w:color="auto"/>
      </w:divBdr>
    </w:div>
    <w:div w:id="635767073">
      <w:bodyDiv w:val="1"/>
      <w:marLeft w:val="0"/>
      <w:marRight w:val="0"/>
      <w:marTop w:val="0"/>
      <w:marBottom w:val="0"/>
      <w:divBdr>
        <w:top w:val="none" w:sz="0" w:space="0" w:color="auto"/>
        <w:left w:val="none" w:sz="0" w:space="0" w:color="auto"/>
        <w:bottom w:val="none" w:sz="0" w:space="0" w:color="auto"/>
        <w:right w:val="none" w:sz="0" w:space="0" w:color="auto"/>
      </w:divBdr>
    </w:div>
    <w:div w:id="635918767">
      <w:bodyDiv w:val="1"/>
      <w:marLeft w:val="0"/>
      <w:marRight w:val="0"/>
      <w:marTop w:val="0"/>
      <w:marBottom w:val="0"/>
      <w:divBdr>
        <w:top w:val="none" w:sz="0" w:space="0" w:color="auto"/>
        <w:left w:val="none" w:sz="0" w:space="0" w:color="auto"/>
        <w:bottom w:val="none" w:sz="0" w:space="0" w:color="auto"/>
        <w:right w:val="none" w:sz="0" w:space="0" w:color="auto"/>
      </w:divBdr>
    </w:div>
    <w:div w:id="636371563">
      <w:bodyDiv w:val="1"/>
      <w:marLeft w:val="0"/>
      <w:marRight w:val="0"/>
      <w:marTop w:val="0"/>
      <w:marBottom w:val="0"/>
      <w:divBdr>
        <w:top w:val="none" w:sz="0" w:space="0" w:color="auto"/>
        <w:left w:val="none" w:sz="0" w:space="0" w:color="auto"/>
        <w:bottom w:val="none" w:sz="0" w:space="0" w:color="auto"/>
        <w:right w:val="none" w:sz="0" w:space="0" w:color="auto"/>
      </w:divBdr>
    </w:div>
    <w:div w:id="636683240">
      <w:bodyDiv w:val="1"/>
      <w:marLeft w:val="0"/>
      <w:marRight w:val="0"/>
      <w:marTop w:val="0"/>
      <w:marBottom w:val="0"/>
      <w:divBdr>
        <w:top w:val="none" w:sz="0" w:space="0" w:color="auto"/>
        <w:left w:val="none" w:sz="0" w:space="0" w:color="auto"/>
        <w:bottom w:val="none" w:sz="0" w:space="0" w:color="auto"/>
        <w:right w:val="none" w:sz="0" w:space="0" w:color="auto"/>
      </w:divBdr>
    </w:div>
    <w:div w:id="636689861">
      <w:bodyDiv w:val="1"/>
      <w:marLeft w:val="0"/>
      <w:marRight w:val="0"/>
      <w:marTop w:val="0"/>
      <w:marBottom w:val="0"/>
      <w:divBdr>
        <w:top w:val="none" w:sz="0" w:space="0" w:color="auto"/>
        <w:left w:val="none" w:sz="0" w:space="0" w:color="auto"/>
        <w:bottom w:val="none" w:sz="0" w:space="0" w:color="auto"/>
        <w:right w:val="none" w:sz="0" w:space="0" w:color="auto"/>
      </w:divBdr>
    </w:div>
    <w:div w:id="636691226">
      <w:bodyDiv w:val="1"/>
      <w:marLeft w:val="0"/>
      <w:marRight w:val="0"/>
      <w:marTop w:val="0"/>
      <w:marBottom w:val="0"/>
      <w:divBdr>
        <w:top w:val="none" w:sz="0" w:space="0" w:color="auto"/>
        <w:left w:val="none" w:sz="0" w:space="0" w:color="auto"/>
        <w:bottom w:val="none" w:sz="0" w:space="0" w:color="auto"/>
        <w:right w:val="none" w:sz="0" w:space="0" w:color="auto"/>
      </w:divBdr>
    </w:div>
    <w:div w:id="637342565">
      <w:bodyDiv w:val="1"/>
      <w:marLeft w:val="0"/>
      <w:marRight w:val="0"/>
      <w:marTop w:val="0"/>
      <w:marBottom w:val="0"/>
      <w:divBdr>
        <w:top w:val="none" w:sz="0" w:space="0" w:color="auto"/>
        <w:left w:val="none" w:sz="0" w:space="0" w:color="auto"/>
        <w:bottom w:val="none" w:sz="0" w:space="0" w:color="auto"/>
        <w:right w:val="none" w:sz="0" w:space="0" w:color="auto"/>
      </w:divBdr>
    </w:div>
    <w:div w:id="637494660">
      <w:bodyDiv w:val="1"/>
      <w:marLeft w:val="0"/>
      <w:marRight w:val="0"/>
      <w:marTop w:val="0"/>
      <w:marBottom w:val="0"/>
      <w:divBdr>
        <w:top w:val="none" w:sz="0" w:space="0" w:color="auto"/>
        <w:left w:val="none" w:sz="0" w:space="0" w:color="auto"/>
        <w:bottom w:val="none" w:sz="0" w:space="0" w:color="auto"/>
        <w:right w:val="none" w:sz="0" w:space="0" w:color="auto"/>
      </w:divBdr>
    </w:div>
    <w:div w:id="637877847">
      <w:bodyDiv w:val="1"/>
      <w:marLeft w:val="0"/>
      <w:marRight w:val="0"/>
      <w:marTop w:val="0"/>
      <w:marBottom w:val="0"/>
      <w:divBdr>
        <w:top w:val="none" w:sz="0" w:space="0" w:color="auto"/>
        <w:left w:val="none" w:sz="0" w:space="0" w:color="auto"/>
        <w:bottom w:val="none" w:sz="0" w:space="0" w:color="auto"/>
        <w:right w:val="none" w:sz="0" w:space="0" w:color="auto"/>
      </w:divBdr>
    </w:div>
    <w:div w:id="637957008">
      <w:bodyDiv w:val="1"/>
      <w:marLeft w:val="0"/>
      <w:marRight w:val="0"/>
      <w:marTop w:val="0"/>
      <w:marBottom w:val="0"/>
      <w:divBdr>
        <w:top w:val="none" w:sz="0" w:space="0" w:color="auto"/>
        <w:left w:val="none" w:sz="0" w:space="0" w:color="auto"/>
        <w:bottom w:val="none" w:sz="0" w:space="0" w:color="auto"/>
        <w:right w:val="none" w:sz="0" w:space="0" w:color="auto"/>
      </w:divBdr>
    </w:div>
    <w:div w:id="639069272">
      <w:bodyDiv w:val="1"/>
      <w:marLeft w:val="0"/>
      <w:marRight w:val="0"/>
      <w:marTop w:val="0"/>
      <w:marBottom w:val="0"/>
      <w:divBdr>
        <w:top w:val="none" w:sz="0" w:space="0" w:color="auto"/>
        <w:left w:val="none" w:sz="0" w:space="0" w:color="auto"/>
        <w:bottom w:val="none" w:sz="0" w:space="0" w:color="auto"/>
        <w:right w:val="none" w:sz="0" w:space="0" w:color="auto"/>
      </w:divBdr>
    </w:div>
    <w:div w:id="639921344">
      <w:bodyDiv w:val="1"/>
      <w:marLeft w:val="0"/>
      <w:marRight w:val="0"/>
      <w:marTop w:val="0"/>
      <w:marBottom w:val="0"/>
      <w:divBdr>
        <w:top w:val="none" w:sz="0" w:space="0" w:color="auto"/>
        <w:left w:val="none" w:sz="0" w:space="0" w:color="auto"/>
        <w:bottom w:val="none" w:sz="0" w:space="0" w:color="auto"/>
        <w:right w:val="none" w:sz="0" w:space="0" w:color="auto"/>
      </w:divBdr>
    </w:div>
    <w:div w:id="640228956">
      <w:bodyDiv w:val="1"/>
      <w:marLeft w:val="0"/>
      <w:marRight w:val="0"/>
      <w:marTop w:val="0"/>
      <w:marBottom w:val="0"/>
      <w:divBdr>
        <w:top w:val="none" w:sz="0" w:space="0" w:color="auto"/>
        <w:left w:val="none" w:sz="0" w:space="0" w:color="auto"/>
        <w:bottom w:val="none" w:sz="0" w:space="0" w:color="auto"/>
        <w:right w:val="none" w:sz="0" w:space="0" w:color="auto"/>
      </w:divBdr>
    </w:div>
    <w:div w:id="640619042">
      <w:bodyDiv w:val="1"/>
      <w:marLeft w:val="0"/>
      <w:marRight w:val="0"/>
      <w:marTop w:val="0"/>
      <w:marBottom w:val="0"/>
      <w:divBdr>
        <w:top w:val="none" w:sz="0" w:space="0" w:color="auto"/>
        <w:left w:val="none" w:sz="0" w:space="0" w:color="auto"/>
        <w:bottom w:val="none" w:sz="0" w:space="0" w:color="auto"/>
        <w:right w:val="none" w:sz="0" w:space="0" w:color="auto"/>
      </w:divBdr>
    </w:div>
    <w:div w:id="641619592">
      <w:bodyDiv w:val="1"/>
      <w:marLeft w:val="0"/>
      <w:marRight w:val="0"/>
      <w:marTop w:val="0"/>
      <w:marBottom w:val="0"/>
      <w:divBdr>
        <w:top w:val="none" w:sz="0" w:space="0" w:color="auto"/>
        <w:left w:val="none" w:sz="0" w:space="0" w:color="auto"/>
        <w:bottom w:val="none" w:sz="0" w:space="0" w:color="auto"/>
        <w:right w:val="none" w:sz="0" w:space="0" w:color="auto"/>
      </w:divBdr>
    </w:div>
    <w:div w:id="642121936">
      <w:bodyDiv w:val="1"/>
      <w:marLeft w:val="0"/>
      <w:marRight w:val="0"/>
      <w:marTop w:val="0"/>
      <w:marBottom w:val="0"/>
      <w:divBdr>
        <w:top w:val="none" w:sz="0" w:space="0" w:color="auto"/>
        <w:left w:val="none" w:sz="0" w:space="0" w:color="auto"/>
        <w:bottom w:val="none" w:sz="0" w:space="0" w:color="auto"/>
        <w:right w:val="none" w:sz="0" w:space="0" w:color="auto"/>
      </w:divBdr>
    </w:div>
    <w:div w:id="642465599">
      <w:bodyDiv w:val="1"/>
      <w:marLeft w:val="0"/>
      <w:marRight w:val="0"/>
      <w:marTop w:val="0"/>
      <w:marBottom w:val="0"/>
      <w:divBdr>
        <w:top w:val="none" w:sz="0" w:space="0" w:color="auto"/>
        <w:left w:val="none" w:sz="0" w:space="0" w:color="auto"/>
        <w:bottom w:val="none" w:sz="0" w:space="0" w:color="auto"/>
        <w:right w:val="none" w:sz="0" w:space="0" w:color="auto"/>
      </w:divBdr>
    </w:div>
    <w:div w:id="642926213">
      <w:bodyDiv w:val="1"/>
      <w:marLeft w:val="0"/>
      <w:marRight w:val="0"/>
      <w:marTop w:val="0"/>
      <w:marBottom w:val="0"/>
      <w:divBdr>
        <w:top w:val="none" w:sz="0" w:space="0" w:color="auto"/>
        <w:left w:val="none" w:sz="0" w:space="0" w:color="auto"/>
        <w:bottom w:val="none" w:sz="0" w:space="0" w:color="auto"/>
        <w:right w:val="none" w:sz="0" w:space="0" w:color="auto"/>
      </w:divBdr>
    </w:div>
    <w:div w:id="642929667">
      <w:bodyDiv w:val="1"/>
      <w:marLeft w:val="0"/>
      <w:marRight w:val="0"/>
      <w:marTop w:val="0"/>
      <w:marBottom w:val="0"/>
      <w:divBdr>
        <w:top w:val="none" w:sz="0" w:space="0" w:color="auto"/>
        <w:left w:val="none" w:sz="0" w:space="0" w:color="auto"/>
        <w:bottom w:val="none" w:sz="0" w:space="0" w:color="auto"/>
        <w:right w:val="none" w:sz="0" w:space="0" w:color="auto"/>
      </w:divBdr>
    </w:div>
    <w:div w:id="643241132">
      <w:bodyDiv w:val="1"/>
      <w:marLeft w:val="0"/>
      <w:marRight w:val="0"/>
      <w:marTop w:val="0"/>
      <w:marBottom w:val="0"/>
      <w:divBdr>
        <w:top w:val="none" w:sz="0" w:space="0" w:color="auto"/>
        <w:left w:val="none" w:sz="0" w:space="0" w:color="auto"/>
        <w:bottom w:val="none" w:sz="0" w:space="0" w:color="auto"/>
        <w:right w:val="none" w:sz="0" w:space="0" w:color="auto"/>
      </w:divBdr>
    </w:div>
    <w:div w:id="643774733">
      <w:bodyDiv w:val="1"/>
      <w:marLeft w:val="0"/>
      <w:marRight w:val="0"/>
      <w:marTop w:val="0"/>
      <w:marBottom w:val="0"/>
      <w:divBdr>
        <w:top w:val="none" w:sz="0" w:space="0" w:color="auto"/>
        <w:left w:val="none" w:sz="0" w:space="0" w:color="auto"/>
        <w:bottom w:val="none" w:sz="0" w:space="0" w:color="auto"/>
        <w:right w:val="none" w:sz="0" w:space="0" w:color="auto"/>
      </w:divBdr>
    </w:div>
    <w:div w:id="644165234">
      <w:bodyDiv w:val="1"/>
      <w:marLeft w:val="0"/>
      <w:marRight w:val="0"/>
      <w:marTop w:val="0"/>
      <w:marBottom w:val="0"/>
      <w:divBdr>
        <w:top w:val="none" w:sz="0" w:space="0" w:color="auto"/>
        <w:left w:val="none" w:sz="0" w:space="0" w:color="auto"/>
        <w:bottom w:val="none" w:sz="0" w:space="0" w:color="auto"/>
        <w:right w:val="none" w:sz="0" w:space="0" w:color="auto"/>
      </w:divBdr>
    </w:div>
    <w:div w:id="644630555">
      <w:bodyDiv w:val="1"/>
      <w:marLeft w:val="0"/>
      <w:marRight w:val="0"/>
      <w:marTop w:val="0"/>
      <w:marBottom w:val="0"/>
      <w:divBdr>
        <w:top w:val="none" w:sz="0" w:space="0" w:color="auto"/>
        <w:left w:val="none" w:sz="0" w:space="0" w:color="auto"/>
        <w:bottom w:val="none" w:sz="0" w:space="0" w:color="auto"/>
        <w:right w:val="none" w:sz="0" w:space="0" w:color="auto"/>
      </w:divBdr>
    </w:div>
    <w:div w:id="645472260">
      <w:bodyDiv w:val="1"/>
      <w:marLeft w:val="0"/>
      <w:marRight w:val="0"/>
      <w:marTop w:val="0"/>
      <w:marBottom w:val="0"/>
      <w:divBdr>
        <w:top w:val="none" w:sz="0" w:space="0" w:color="auto"/>
        <w:left w:val="none" w:sz="0" w:space="0" w:color="auto"/>
        <w:bottom w:val="none" w:sz="0" w:space="0" w:color="auto"/>
        <w:right w:val="none" w:sz="0" w:space="0" w:color="auto"/>
      </w:divBdr>
    </w:div>
    <w:div w:id="645472414">
      <w:bodyDiv w:val="1"/>
      <w:marLeft w:val="0"/>
      <w:marRight w:val="0"/>
      <w:marTop w:val="0"/>
      <w:marBottom w:val="0"/>
      <w:divBdr>
        <w:top w:val="none" w:sz="0" w:space="0" w:color="auto"/>
        <w:left w:val="none" w:sz="0" w:space="0" w:color="auto"/>
        <w:bottom w:val="none" w:sz="0" w:space="0" w:color="auto"/>
        <w:right w:val="none" w:sz="0" w:space="0" w:color="auto"/>
      </w:divBdr>
    </w:div>
    <w:div w:id="646206466">
      <w:bodyDiv w:val="1"/>
      <w:marLeft w:val="0"/>
      <w:marRight w:val="0"/>
      <w:marTop w:val="0"/>
      <w:marBottom w:val="0"/>
      <w:divBdr>
        <w:top w:val="none" w:sz="0" w:space="0" w:color="auto"/>
        <w:left w:val="none" w:sz="0" w:space="0" w:color="auto"/>
        <w:bottom w:val="none" w:sz="0" w:space="0" w:color="auto"/>
        <w:right w:val="none" w:sz="0" w:space="0" w:color="auto"/>
      </w:divBdr>
    </w:div>
    <w:div w:id="646593124">
      <w:bodyDiv w:val="1"/>
      <w:marLeft w:val="0"/>
      <w:marRight w:val="0"/>
      <w:marTop w:val="0"/>
      <w:marBottom w:val="0"/>
      <w:divBdr>
        <w:top w:val="none" w:sz="0" w:space="0" w:color="auto"/>
        <w:left w:val="none" w:sz="0" w:space="0" w:color="auto"/>
        <w:bottom w:val="none" w:sz="0" w:space="0" w:color="auto"/>
        <w:right w:val="none" w:sz="0" w:space="0" w:color="auto"/>
      </w:divBdr>
    </w:div>
    <w:div w:id="647173135">
      <w:bodyDiv w:val="1"/>
      <w:marLeft w:val="0"/>
      <w:marRight w:val="0"/>
      <w:marTop w:val="0"/>
      <w:marBottom w:val="0"/>
      <w:divBdr>
        <w:top w:val="none" w:sz="0" w:space="0" w:color="auto"/>
        <w:left w:val="none" w:sz="0" w:space="0" w:color="auto"/>
        <w:bottom w:val="none" w:sz="0" w:space="0" w:color="auto"/>
        <w:right w:val="none" w:sz="0" w:space="0" w:color="auto"/>
      </w:divBdr>
    </w:div>
    <w:div w:id="647593555">
      <w:bodyDiv w:val="1"/>
      <w:marLeft w:val="0"/>
      <w:marRight w:val="0"/>
      <w:marTop w:val="0"/>
      <w:marBottom w:val="0"/>
      <w:divBdr>
        <w:top w:val="none" w:sz="0" w:space="0" w:color="auto"/>
        <w:left w:val="none" w:sz="0" w:space="0" w:color="auto"/>
        <w:bottom w:val="none" w:sz="0" w:space="0" w:color="auto"/>
        <w:right w:val="none" w:sz="0" w:space="0" w:color="auto"/>
      </w:divBdr>
    </w:div>
    <w:div w:id="649213142">
      <w:bodyDiv w:val="1"/>
      <w:marLeft w:val="0"/>
      <w:marRight w:val="0"/>
      <w:marTop w:val="0"/>
      <w:marBottom w:val="0"/>
      <w:divBdr>
        <w:top w:val="none" w:sz="0" w:space="0" w:color="auto"/>
        <w:left w:val="none" w:sz="0" w:space="0" w:color="auto"/>
        <w:bottom w:val="none" w:sz="0" w:space="0" w:color="auto"/>
        <w:right w:val="none" w:sz="0" w:space="0" w:color="auto"/>
      </w:divBdr>
    </w:div>
    <w:div w:id="649791839">
      <w:bodyDiv w:val="1"/>
      <w:marLeft w:val="0"/>
      <w:marRight w:val="0"/>
      <w:marTop w:val="0"/>
      <w:marBottom w:val="0"/>
      <w:divBdr>
        <w:top w:val="none" w:sz="0" w:space="0" w:color="auto"/>
        <w:left w:val="none" w:sz="0" w:space="0" w:color="auto"/>
        <w:bottom w:val="none" w:sz="0" w:space="0" w:color="auto"/>
        <w:right w:val="none" w:sz="0" w:space="0" w:color="auto"/>
      </w:divBdr>
    </w:div>
    <w:div w:id="650059795">
      <w:bodyDiv w:val="1"/>
      <w:marLeft w:val="0"/>
      <w:marRight w:val="0"/>
      <w:marTop w:val="0"/>
      <w:marBottom w:val="0"/>
      <w:divBdr>
        <w:top w:val="none" w:sz="0" w:space="0" w:color="auto"/>
        <w:left w:val="none" w:sz="0" w:space="0" w:color="auto"/>
        <w:bottom w:val="none" w:sz="0" w:space="0" w:color="auto"/>
        <w:right w:val="none" w:sz="0" w:space="0" w:color="auto"/>
      </w:divBdr>
    </w:div>
    <w:div w:id="650208239">
      <w:bodyDiv w:val="1"/>
      <w:marLeft w:val="0"/>
      <w:marRight w:val="0"/>
      <w:marTop w:val="0"/>
      <w:marBottom w:val="0"/>
      <w:divBdr>
        <w:top w:val="none" w:sz="0" w:space="0" w:color="auto"/>
        <w:left w:val="none" w:sz="0" w:space="0" w:color="auto"/>
        <w:bottom w:val="none" w:sz="0" w:space="0" w:color="auto"/>
        <w:right w:val="none" w:sz="0" w:space="0" w:color="auto"/>
      </w:divBdr>
    </w:div>
    <w:div w:id="651376072">
      <w:bodyDiv w:val="1"/>
      <w:marLeft w:val="0"/>
      <w:marRight w:val="0"/>
      <w:marTop w:val="0"/>
      <w:marBottom w:val="0"/>
      <w:divBdr>
        <w:top w:val="none" w:sz="0" w:space="0" w:color="auto"/>
        <w:left w:val="none" w:sz="0" w:space="0" w:color="auto"/>
        <w:bottom w:val="none" w:sz="0" w:space="0" w:color="auto"/>
        <w:right w:val="none" w:sz="0" w:space="0" w:color="auto"/>
      </w:divBdr>
    </w:div>
    <w:div w:id="651953816">
      <w:bodyDiv w:val="1"/>
      <w:marLeft w:val="0"/>
      <w:marRight w:val="0"/>
      <w:marTop w:val="0"/>
      <w:marBottom w:val="0"/>
      <w:divBdr>
        <w:top w:val="none" w:sz="0" w:space="0" w:color="auto"/>
        <w:left w:val="none" w:sz="0" w:space="0" w:color="auto"/>
        <w:bottom w:val="none" w:sz="0" w:space="0" w:color="auto"/>
        <w:right w:val="none" w:sz="0" w:space="0" w:color="auto"/>
      </w:divBdr>
    </w:div>
    <w:div w:id="652224514">
      <w:bodyDiv w:val="1"/>
      <w:marLeft w:val="0"/>
      <w:marRight w:val="0"/>
      <w:marTop w:val="0"/>
      <w:marBottom w:val="0"/>
      <w:divBdr>
        <w:top w:val="none" w:sz="0" w:space="0" w:color="auto"/>
        <w:left w:val="none" w:sz="0" w:space="0" w:color="auto"/>
        <w:bottom w:val="none" w:sz="0" w:space="0" w:color="auto"/>
        <w:right w:val="none" w:sz="0" w:space="0" w:color="auto"/>
      </w:divBdr>
    </w:div>
    <w:div w:id="652566866">
      <w:bodyDiv w:val="1"/>
      <w:marLeft w:val="0"/>
      <w:marRight w:val="0"/>
      <w:marTop w:val="0"/>
      <w:marBottom w:val="0"/>
      <w:divBdr>
        <w:top w:val="none" w:sz="0" w:space="0" w:color="auto"/>
        <w:left w:val="none" w:sz="0" w:space="0" w:color="auto"/>
        <w:bottom w:val="none" w:sz="0" w:space="0" w:color="auto"/>
        <w:right w:val="none" w:sz="0" w:space="0" w:color="auto"/>
      </w:divBdr>
    </w:div>
    <w:div w:id="653097636">
      <w:bodyDiv w:val="1"/>
      <w:marLeft w:val="0"/>
      <w:marRight w:val="0"/>
      <w:marTop w:val="0"/>
      <w:marBottom w:val="0"/>
      <w:divBdr>
        <w:top w:val="none" w:sz="0" w:space="0" w:color="auto"/>
        <w:left w:val="none" w:sz="0" w:space="0" w:color="auto"/>
        <w:bottom w:val="none" w:sz="0" w:space="0" w:color="auto"/>
        <w:right w:val="none" w:sz="0" w:space="0" w:color="auto"/>
      </w:divBdr>
    </w:div>
    <w:div w:id="653608972">
      <w:bodyDiv w:val="1"/>
      <w:marLeft w:val="0"/>
      <w:marRight w:val="0"/>
      <w:marTop w:val="0"/>
      <w:marBottom w:val="0"/>
      <w:divBdr>
        <w:top w:val="none" w:sz="0" w:space="0" w:color="auto"/>
        <w:left w:val="none" w:sz="0" w:space="0" w:color="auto"/>
        <w:bottom w:val="none" w:sz="0" w:space="0" w:color="auto"/>
        <w:right w:val="none" w:sz="0" w:space="0" w:color="auto"/>
      </w:divBdr>
    </w:div>
    <w:div w:id="653754258">
      <w:bodyDiv w:val="1"/>
      <w:marLeft w:val="0"/>
      <w:marRight w:val="0"/>
      <w:marTop w:val="0"/>
      <w:marBottom w:val="0"/>
      <w:divBdr>
        <w:top w:val="none" w:sz="0" w:space="0" w:color="auto"/>
        <w:left w:val="none" w:sz="0" w:space="0" w:color="auto"/>
        <w:bottom w:val="none" w:sz="0" w:space="0" w:color="auto"/>
        <w:right w:val="none" w:sz="0" w:space="0" w:color="auto"/>
      </w:divBdr>
    </w:div>
    <w:div w:id="654648838">
      <w:bodyDiv w:val="1"/>
      <w:marLeft w:val="0"/>
      <w:marRight w:val="0"/>
      <w:marTop w:val="0"/>
      <w:marBottom w:val="0"/>
      <w:divBdr>
        <w:top w:val="none" w:sz="0" w:space="0" w:color="auto"/>
        <w:left w:val="none" w:sz="0" w:space="0" w:color="auto"/>
        <w:bottom w:val="none" w:sz="0" w:space="0" w:color="auto"/>
        <w:right w:val="none" w:sz="0" w:space="0" w:color="auto"/>
      </w:divBdr>
    </w:div>
    <w:div w:id="654651967">
      <w:bodyDiv w:val="1"/>
      <w:marLeft w:val="0"/>
      <w:marRight w:val="0"/>
      <w:marTop w:val="0"/>
      <w:marBottom w:val="0"/>
      <w:divBdr>
        <w:top w:val="none" w:sz="0" w:space="0" w:color="auto"/>
        <w:left w:val="none" w:sz="0" w:space="0" w:color="auto"/>
        <w:bottom w:val="none" w:sz="0" w:space="0" w:color="auto"/>
        <w:right w:val="none" w:sz="0" w:space="0" w:color="auto"/>
      </w:divBdr>
    </w:div>
    <w:div w:id="654995839">
      <w:bodyDiv w:val="1"/>
      <w:marLeft w:val="0"/>
      <w:marRight w:val="0"/>
      <w:marTop w:val="0"/>
      <w:marBottom w:val="0"/>
      <w:divBdr>
        <w:top w:val="none" w:sz="0" w:space="0" w:color="auto"/>
        <w:left w:val="none" w:sz="0" w:space="0" w:color="auto"/>
        <w:bottom w:val="none" w:sz="0" w:space="0" w:color="auto"/>
        <w:right w:val="none" w:sz="0" w:space="0" w:color="auto"/>
      </w:divBdr>
    </w:div>
    <w:div w:id="655033666">
      <w:bodyDiv w:val="1"/>
      <w:marLeft w:val="0"/>
      <w:marRight w:val="0"/>
      <w:marTop w:val="0"/>
      <w:marBottom w:val="0"/>
      <w:divBdr>
        <w:top w:val="none" w:sz="0" w:space="0" w:color="auto"/>
        <w:left w:val="none" w:sz="0" w:space="0" w:color="auto"/>
        <w:bottom w:val="none" w:sz="0" w:space="0" w:color="auto"/>
        <w:right w:val="none" w:sz="0" w:space="0" w:color="auto"/>
      </w:divBdr>
    </w:div>
    <w:div w:id="655111364">
      <w:bodyDiv w:val="1"/>
      <w:marLeft w:val="0"/>
      <w:marRight w:val="0"/>
      <w:marTop w:val="0"/>
      <w:marBottom w:val="0"/>
      <w:divBdr>
        <w:top w:val="none" w:sz="0" w:space="0" w:color="auto"/>
        <w:left w:val="none" w:sz="0" w:space="0" w:color="auto"/>
        <w:bottom w:val="none" w:sz="0" w:space="0" w:color="auto"/>
        <w:right w:val="none" w:sz="0" w:space="0" w:color="auto"/>
      </w:divBdr>
    </w:div>
    <w:div w:id="655457760">
      <w:bodyDiv w:val="1"/>
      <w:marLeft w:val="0"/>
      <w:marRight w:val="0"/>
      <w:marTop w:val="0"/>
      <w:marBottom w:val="0"/>
      <w:divBdr>
        <w:top w:val="none" w:sz="0" w:space="0" w:color="auto"/>
        <w:left w:val="none" w:sz="0" w:space="0" w:color="auto"/>
        <w:bottom w:val="none" w:sz="0" w:space="0" w:color="auto"/>
        <w:right w:val="none" w:sz="0" w:space="0" w:color="auto"/>
      </w:divBdr>
    </w:div>
    <w:div w:id="655914791">
      <w:bodyDiv w:val="1"/>
      <w:marLeft w:val="0"/>
      <w:marRight w:val="0"/>
      <w:marTop w:val="0"/>
      <w:marBottom w:val="0"/>
      <w:divBdr>
        <w:top w:val="none" w:sz="0" w:space="0" w:color="auto"/>
        <w:left w:val="none" w:sz="0" w:space="0" w:color="auto"/>
        <w:bottom w:val="none" w:sz="0" w:space="0" w:color="auto"/>
        <w:right w:val="none" w:sz="0" w:space="0" w:color="auto"/>
      </w:divBdr>
    </w:div>
    <w:div w:id="656110129">
      <w:bodyDiv w:val="1"/>
      <w:marLeft w:val="0"/>
      <w:marRight w:val="0"/>
      <w:marTop w:val="0"/>
      <w:marBottom w:val="0"/>
      <w:divBdr>
        <w:top w:val="none" w:sz="0" w:space="0" w:color="auto"/>
        <w:left w:val="none" w:sz="0" w:space="0" w:color="auto"/>
        <w:bottom w:val="none" w:sz="0" w:space="0" w:color="auto"/>
        <w:right w:val="none" w:sz="0" w:space="0" w:color="auto"/>
      </w:divBdr>
    </w:div>
    <w:div w:id="656229620">
      <w:bodyDiv w:val="1"/>
      <w:marLeft w:val="0"/>
      <w:marRight w:val="0"/>
      <w:marTop w:val="0"/>
      <w:marBottom w:val="0"/>
      <w:divBdr>
        <w:top w:val="none" w:sz="0" w:space="0" w:color="auto"/>
        <w:left w:val="none" w:sz="0" w:space="0" w:color="auto"/>
        <w:bottom w:val="none" w:sz="0" w:space="0" w:color="auto"/>
        <w:right w:val="none" w:sz="0" w:space="0" w:color="auto"/>
      </w:divBdr>
    </w:div>
    <w:div w:id="656500425">
      <w:bodyDiv w:val="1"/>
      <w:marLeft w:val="0"/>
      <w:marRight w:val="0"/>
      <w:marTop w:val="0"/>
      <w:marBottom w:val="0"/>
      <w:divBdr>
        <w:top w:val="none" w:sz="0" w:space="0" w:color="auto"/>
        <w:left w:val="none" w:sz="0" w:space="0" w:color="auto"/>
        <w:bottom w:val="none" w:sz="0" w:space="0" w:color="auto"/>
        <w:right w:val="none" w:sz="0" w:space="0" w:color="auto"/>
      </w:divBdr>
    </w:div>
    <w:div w:id="656804305">
      <w:bodyDiv w:val="1"/>
      <w:marLeft w:val="0"/>
      <w:marRight w:val="0"/>
      <w:marTop w:val="0"/>
      <w:marBottom w:val="0"/>
      <w:divBdr>
        <w:top w:val="none" w:sz="0" w:space="0" w:color="auto"/>
        <w:left w:val="none" w:sz="0" w:space="0" w:color="auto"/>
        <w:bottom w:val="none" w:sz="0" w:space="0" w:color="auto"/>
        <w:right w:val="none" w:sz="0" w:space="0" w:color="auto"/>
      </w:divBdr>
    </w:div>
    <w:div w:id="657418375">
      <w:bodyDiv w:val="1"/>
      <w:marLeft w:val="0"/>
      <w:marRight w:val="0"/>
      <w:marTop w:val="0"/>
      <w:marBottom w:val="0"/>
      <w:divBdr>
        <w:top w:val="none" w:sz="0" w:space="0" w:color="auto"/>
        <w:left w:val="none" w:sz="0" w:space="0" w:color="auto"/>
        <w:bottom w:val="none" w:sz="0" w:space="0" w:color="auto"/>
        <w:right w:val="none" w:sz="0" w:space="0" w:color="auto"/>
      </w:divBdr>
    </w:div>
    <w:div w:id="658267961">
      <w:bodyDiv w:val="1"/>
      <w:marLeft w:val="0"/>
      <w:marRight w:val="0"/>
      <w:marTop w:val="0"/>
      <w:marBottom w:val="0"/>
      <w:divBdr>
        <w:top w:val="none" w:sz="0" w:space="0" w:color="auto"/>
        <w:left w:val="none" w:sz="0" w:space="0" w:color="auto"/>
        <w:bottom w:val="none" w:sz="0" w:space="0" w:color="auto"/>
        <w:right w:val="none" w:sz="0" w:space="0" w:color="auto"/>
      </w:divBdr>
    </w:div>
    <w:div w:id="658505910">
      <w:bodyDiv w:val="1"/>
      <w:marLeft w:val="0"/>
      <w:marRight w:val="0"/>
      <w:marTop w:val="0"/>
      <w:marBottom w:val="0"/>
      <w:divBdr>
        <w:top w:val="none" w:sz="0" w:space="0" w:color="auto"/>
        <w:left w:val="none" w:sz="0" w:space="0" w:color="auto"/>
        <w:bottom w:val="none" w:sz="0" w:space="0" w:color="auto"/>
        <w:right w:val="none" w:sz="0" w:space="0" w:color="auto"/>
      </w:divBdr>
    </w:div>
    <w:div w:id="658655877">
      <w:bodyDiv w:val="1"/>
      <w:marLeft w:val="0"/>
      <w:marRight w:val="0"/>
      <w:marTop w:val="0"/>
      <w:marBottom w:val="0"/>
      <w:divBdr>
        <w:top w:val="none" w:sz="0" w:space="0" w:color="auto"/>
        <w:left w:val="none" w:sz="0" w:space="0" w:color="auto"/>
        <w:bottom w:val="none" w:sz="0" w:space="0" w:color="auto"/>
        <w:right w:val="none" w:sz="0" w:space="0" w:color="auto"/>
      </w:divBdr>
    </w:div>
    <w:div w:id="658657145">
      <w:bodyDiv w:val="1"/>
      <w:marLeft w:val="0"/>
      <w:marRight w:val="0"/>
      <w:marTop w:val="0"/>
      <w:marBottom w:val="0"/>
      <w:divBdr>
        <w:top w:val="none" w:sz="0" w:space="0" w:color="auto"/>
        <w:left w:val="none" w:sz="0" w:space="0" w:color="auto"/>
        <w:bottom w:val="none" w:sz="0" w:space="0" w:color="auto"/>
        <w:right w:val="none" w:sz="0" w:space="0" w:color="auto"/>
      </w:divBdr>
    </w:div>
    <w:div w:id="658732598">
      <w:bodyDiv w:val="1"/>
      <w:marLeft w:val="0"/>
      <w:marRight w:val="0"/>
      <w:marTop w:val="0"/>
      <w:marBottom w:val="0"/>
      <w:divBdr>
        <w:top w:val="none" w:sz="0" w:space="0" w:color="auto"/>
        <w:left w:val="none" w:sz="0" w:space="0" w:color="auto"/>
        <w:bottom w:val="none" w:sz="0" w:space="0" w:color="auto"/>
        <w:right w:val="none" w:sz="0" w:space="0" w:color="auto"/>
      </w:divBdr>
    </w:div>
    <w:div w:id="659113556">
      <w:bodyDiv w:val="1"/>
      <w:marLeft w:val="0"/>
      <w:marRight w:val="0"/>
      <w:marTop w:val="0"/>
      <w:marBottom w:val="0"/>
      <w:divBdr>
        <w:top w:val="none" w:sz="0" w:space="0" w:color="auto"/>
        <w:left w:val="none" w:sz="0" w:space="0" w:color="auto"/>
        <w:bottom w:val="none" w:sz="0" w:space="0" w:color="auto"/>
        <w:right w:val="none" w:sz="0" w:space="0" w:color="auto"/>
      </w:divBdr>
    </w:div>
    <w:div w:id="659117783">
      <w:bodyDiv w:val="1"/>
      <w:marLeft w:val="0"/>
      <w:marRight w:val="0"/>
      <w:marTop w:val="0"/>
      <w:marBottom w:val="0"/>
      <w:divBdr>
        <w:top w:val="none" w:sz="0" w:space="0" w:color="auto"/>
        <w:left w:val="none" w:sz="0" w:space="0" w:color="auto"/>
        <w:bottom w:val="none" w:sz="0" w:space="0" w:color="auto"/>
        <w:right w:val="none" w:sz="0" w:space="0" w:color="auto"/>
      </w:divBdr>
    </w:div>
    <w:div w:id="660041067">
      <w:bodyDiv w:val="1"/>
      <w:marLeft w:val="0"/>
      <w:marRight w:val="0"/>
      <w:marTop w:val="0"/>
      <w:marBottom w:val="0"/>
      <w:divBdr>
        <w:top w:val="none" w:sz="0" w:space="0" w:color="auto"/>
        <w:left w:val="none" w:sz="0" w:space="0" w:color="auto"/>
        <w:bottom w:val="none" w:sz="0" w:space="0" w:color="auto"/>
        <w:right w:val="none" w:sz="0" w:space="0" w:color="auto"/>
      </w:divBdr>
    </w:div>
    <w:div w:id="661006642">
      <w:bodyDiv w:val="1"/>
      <w:marLeft w:val="0"/>
      <w:marRight w:val="0"/>
      <w:marTop w:val="0"/>
      <w:marBottom w:val="0"/>
      <w:divBdr>
        <w:top w:val="none" w:sz="0" w:space="0" w:color="auto"/>
        <w:left w:val="none" w:sz="0" w:space="0" w:color="auto"/>
        <w:bottom w:val="none" w:sz="0" w:space="0" w:color="auto"/>
        <w:right w:val="none" w:sz="0" w:space="0" w:color="auto"/>
      </w:divBdr>
    </w:div>
    <w:div w:id="662204543">
      <w:bodyDiv w:val="1"/>
      <w:marLeft w:val="0"/>
      <w:marRight w:val="0"/>
      <w:marTop w:val="0"/>
      <w:marBottom w:val="0"/>
      <w:divBdr>
        <w:top w:val="none" w:sz="0" w:space="0" w:color="auto"/>
        <w:left w:val="none" w:sz="0" w:space="0" w:color="auto"/>
        <w:bottom w:val="none" w:sz="0" w:space="0" w:color="auto"/>
        <w:right w:val="none" w:sz="0" w:space="0" w:color="auto"/>
      </w:divBdr>
    </w:div>
    <w:div w:id="662591786">
      <w:bodyDiv w:val="1"/>
      <w:marLeft w:val="0"/>
      <w:marRight w:val="0"/>
      <w:marTop w:val="0"/>
      <w:marBottom w:val="0"/>
      <w:divBdr>
        <w:top w:val="none" w:sz="0" w:space="0" w:color="auto"/>
        <w:left w:val="none" w:sz="0" w:space="0" w:color="auto"/>
        <w:bottom w:val="none" w:sz="0" w:space="0" w:color="auto"/>
        <w:right w:val="none" w:sz="0" w:space="0" w:color="auto"/>
      </w:divBdr>
    </w:div>
    <w:div w:id="663095851">
      <w:bodyDiv w:val="1"/>
      <w:marLeft w:val="0"/>
      <w:marRight w:val="0"/>
      <w:marTop w:val="0"/>
      <w:marBottom w:val="0"/>
      <w:divBdr>
        <w:top w:val="none" w:sz="0" w:space="0" w:color="auto"/>
        <w:left w:val="none" w:sz="0" w:space="0" w:color="auto"/>
        <w:bottom w:val="none" w:sz="0" w:space="0" w:color="auto"/>
        <w:right w:val="none" w:sz="0" w:space="0" w:color="auto"/>
      </w:divBdr>
    </w:div>
    <w:div w:id="663320749">
      <w:bodyDiv w:val="1"/>
      <w:marLeft w:val="0"/>
      <w:marRight w:val="0"/>
      <w:marTop w:val="0"/>
      <w:marBottom w:val="0"/>
      <w:divBdr>
        <w:top w:val="none" w:sz="0" w:space="0" w:color="auto"/>
        <w:left w:val="none" w:sz="0" w:space="0" w:color="auto"/>
        <w:bottom w:val="none" w:sz="0" w:space="0" w:color="auto"/>
        <w:right w:val="none" w:sz="0" w:space="0" w:color="auto"/>
      </w:divBdr>
    </w:div>
    <w:div w:id="663434367">
      <w:bodyDiv w:val="1"/>
      <w:marLeft w:val="0"/>
      <w:marRight w:val="0"/>
      <w:marTop w:val="0"/>
      <w:marBottom w:val="0"/>
      <w:divBdr>
        <w:top w:val="none" w:sz="0" w:space="0" w:color="auto"/>
        <w:left w:val="none" w:sz="0" w:space="0" w:color="auto"/>
        <w:bottom w:val="none" w:sz="0" w:space="0" w:color="auto"/>
        <w:right w:val="none" w:sz="0" w:space="0" w:color="auto"/>
      </w:divBdr>
    </w:div>
    <w:div w:id="663751698">
      <w:bodyDiv w:val="1"/>
      <w:marLeft w:val="0"/>
      <w:marRight w:val="0"/>
      <w:marTop w:val="0"/>
      <w:marBottom w:val="0"/>
      <w:divBdr>
        <w:top w:val="none" w:sz="0" w:space="0" w:color="auto"/>
        <w:left w:val="none" w:sz="0" w:space="0" w:color="auto"/>
        <w:bottom w:val="none" w:sz="0" w:space="0" w:color="auto"/>
        <w:right w:val="none" w:sz="0" w:space="0" w:color="auto"/>
      </w:divBdr>
    </w:div>
    <w:div w:id="663779875">
      <w:bodyDiv w:val="1"/>
      <w:marLeft w:val="0"/>
      <w:marRight w:val="0"/>
      <w:marTop w:val="0"/>
      <w:marBottom w:val="0"/>
      <w:divBdr>
        <w:top w:val="none" w:sz="0" w:space="0" w:color="auto"/>
        <w:left w:val="none" w:sz="0" w:space="0" w:color="auto"/>
        <w:bottom w:val="none" w:sz="0" w:space="0" w:color="auto"/>
        <w:right w:val="none" w:sz="0" w:space="0" w:color="auto"/>
      </w:divBdr>
    </w:div>
    <w:div w:id="664280547">
      <w:bodyDiv w:val="1"/>
      <w:marLeft w:val="0"/>
      <w:marRight w:val="0"/>
      <w:marTop w:val="0"/>
      <w:marBottom w:val="0"/>
      <w:divBdr>
        <w:top w:val="none" w:sz="0" w:space="0" w:color="auto"/>
        <w:left w:val="none" w:sz="0" w:space="0" w:color="auto"/>
        <w:bottom w:val="none" w:sz="0" w:space="0" w:color="auto"/>
        <w:right w:val="none" w:sz="0" w:space="0" w:color="auto"/>
      </w:divBdr>
    </w:div>
    <w:div w:id="664360908">
      <w:bodyDiv w:val="1"/>
      <w:marLeft w:val="0"/>
      <w:marRight w:val="0"/>
      <w:marTop w:val="0"/>
      <w:marBottom w:val="0"/>
      <w:divBdr>
        <w:top w:val="none" w:sz="0" w:space="0" w:color="auto"/>
        <w:left w:val="none" w:sz="0" w:space="0" w:color="auto"/>
        <w:bottom w:val="none" w:sz="0" w:space="0" w:color="auto"/>
        <w:right w:val="none" w:sz="0" w:space="0" w:color="auto"/>
      </w:divBdr>
    </w:div>
    <w:div w:id="664626318">
      <w:bodyDiv w:val="1"/>
      <w:marLeft w:val="0"/>
      <w:marRight w:val="0"/>
      <w:marTop w:val="0"/>
      <w:marBottom w:val="0"/>
      <w:divBdr>
        <w:top w:val="none" w:sz="0" w:space="0" w:color="auto"/>
        <w:left w:val="none" w:sz="0" w:space="0" w:color="auto"/>
        <w:bottom w:val="none" w:sz="0" w:space="0" w:color="auto"/>
        <w:right w:val="none" w:sz="0" w:space="0" w:color="auto"/>
      </w:divBdr>
    </w:div>
    <w:div w:id="664668461">
      <w:bodyDiv w:val="1"/>
      <w:marLeft w:val="0"/>
      <w:marRight w:val="0"/>
      <w:marTop w:val="0"/>
      <w:marBottom w:val="0"/>
      <w:divBdr>
        <w:top w:val="none" w:sz="0" w:space="0" w:color="auto"/>
        <w:left w:val="none" w:sz="0" w:space="0" w:color="auto"/>
        <w:bottom w:val="none" w:sz="0" w:space="0" w:color="auto"/>
        <w:right w:val="none" w:sz="0" w:space="0" w:color="auto"/>
      </w:divBdr>
    </w:div>
    <w:div w:id="664671409">
      <w:bodyDiv w:val="1"/>
      <w:marLeft w:val="0"/>
      <w:marRight w:val="0"/>
      <w:marTop w:val="0"/>
      <w:marBottom w:val="0"/>
      <w:divBdr>
        <w:top w:val="none" w:sz="0" w:space="0" w:color="auto"/>
        <w:left w:val="none" w:sz="0" w:space="0" w:color="auto"/>
        <w:bottom w:val="none" w:sz="0" w:space="0" w:color="auto"/>
        <w:right w:val="none" w:sz="0" w:space="0" w:color="auto"/>
      </w:divBdr>
    </w:div>
    <w:div w:id="664742840">
      <w:bodyDiv w:val="1"/>
      <w:marLeft w:val="0"/>
      <w:marRight w:val="0"/>
      <w:marTop w:val="0"/>
      <w:marBottom w:val="0"/>
      <w:divBdr>
        <w:top w:val="none" w:sz="0" w:space="0" w:color="auto"/>
        <w:left w:val="none" w:sz="0" w:space="0" w:color="auto"/>
        <w:bottom w:val="none" w:sz="0" w:space="0" w:color="auto"/>
        <w:right w:val="none" w:sz="0" w:space="0" w:color="auto"/>
      </w:divBdr>
    </w:div>
    <w:div w:id="665522014">
      <w:bodyDiv w:val="1"/>
      <w:marLeft w:val="0"/>
      <w:marRight w:val="0"/>
      <w:marTop w:val="0"/>
      <w:marBottom w:val="0"/>
      <w:divBdr>
        <w:top w:val="none" w:sz="0" w:space="0" w:color="auto"/>
        <w:left w:val="none" w:sz="0" w:space="0" w:color="auto"/>
        <w:bottom w:val="none" w:sz="0" w:space="0" w:color="auto"/>
        <w:right w:val="none" w:sz="0" w:space="0" w:color="auto"/>
      </w:divBdr>
    </w:div>
    <w:div w:id="665590979">
      <w:bodyDiv w:val="1"/>
      <w:marLeft w:val="0"/>
      <w:marRight w:val="0"/>
      <w:marTop w:val="0"/>
      <w:marBottom w:val="0"/>
      <w:divBdr>
        <w:top w:val="none" w:sz="0" w:space="0" w:color="auto"/>
        <w:left w:val="none" w:sz="0" w:space="0" w:color="auto"/>
        <w:bottom w:val="none" w:sz="0" w:space="0" w:color="auto"/>
        <w:right w:val="none" w:sz="0" w:space="0" w:color="auto"/>
      </w:divBdr>
    </w:div>
    <w:div w:id="665866190">
      <w:bodyDiv w:val="1"/>
      <w:marLeft w:val="0"/>
      <w:marRight w:val="0"/>
      <w:marTop w:val="0"/>
      <w:marBottom w:val="0"/>
      <w:divBdr>
        <w:top w:val="none" w:sz="0" w:space="0" w:color="auto"/>
        <w:left w:val="none" w:sz="0" w:space="0" w:color="auto"/>
        <w:bottom w:val="none" w:sz="0" w:space="0" w:color="auto"/>
        <w:right w:val="none" w:sz="0" w:space="0" w:color="auto"/>
      </w:divBdr>
    </w:div>
    <w:div w:id="666598117">
      <w:bodyDiv w:val="1"/>
      <w:marLeft w:val="0"/>
      <w:marRight w:val="0"/>
      <w:marTop w:val="0"/>
      <w:marBottom w:val="0"/>
      <w:divBdr>
        <w:top w:val="none" w:sz="0" w:space="0" w:color="auto"/>
        <w:left w:val="none" w:sz="0" w:space="0" w:color="auto"/>
        <w:bottom w:val="none" w:sz="0" w:space="0" w:color="auto"/>
        <w:right w:val="none" w:sz="0" w:space="0" w:color="auto"/>
      </w:divBdr>
    </w:div>
    <w:div w:id="666983008">
      <w:bodyDiv w:val="1"/>
      <w:marLeft w:val="0"/>
      <w:marRight w:val="0"/>
      <w:marTop w:val="0"/>
      <w:marBottom w:val="0"/>
      <w:divBdr>
        <w:top w:val="none" w:sz="0" w:space="0" w:color="auto"/>
        <w:left w:val="none" w:sz="0" w:space="0" w:color="auto"/>
        <w:bottom w:val="none" w:sz="0" w:space="0" w:color="auto"/>
        <w:right w:val="none" w:sz="0" w:space="0" w:color="auto"/>
      </w:divBdr>
    </w:div>
    <w:div w:id="667247782">
      <w:bodyDiv w:val="1"/>
      <w:marLeft w:val="0"/>
      <w:marRight w:val="0"/>
      <w:marTop w:val="0"/>
      <w:marBottom w:val="0"/>
      <w:divBdr>
        <w:top w:val="none" w:sz="0" w:space="0" w:color="auto"/>
        <w:left w:val="none" w:sz="0" w:space="0" w:color="auto"/>
        <w:bottom w:val="none" w:sz="0" w:space="0" w:color="auto"/>
        <w:right w:val="none" w:sz="0" w:space="0" w:color="auto"/>
      </w:divBdr>
    </w:div>
    <w:div w:id="667639707">
      <w:bodyDiv w:val="1"/>
      <w:marLeft w:val="0"/>
      <w:marRight w:val="0"/>
      <w:marTop w:val="0"/>
      <w:marBottom w:val="0"/>
      <w:divBdr>
        <w:top w:val="none" w:sz="0" w:space="0" w:color="auto"/>
        <w:left w:val="none" w:sz="0" w:space="0" w:color="auto"/>
        <w:bottom w:val="none" w:sz="0" w:space="0" w:color="auto"/>
        <w:right w:val="none" w:sz="0" w:space="0" w:color="auto"/>
      </w:divBdr>
    </w:div>
    <w:div w:id="668170343">
      <w:bodyDiv w:val="1"/>
      <w:marLeft w:val="0"/>
      <w:marRight w:val="0"/>
      <w:marTop w:val="0"/>
      <w:marBottom w:val="0"/>
      <w:divBdr>
        <w:top w:val="none" w:sz="0" w:space="0" w:color="auto"/>
        <w:left w:val="none" w:sz="0" w:space="0" w:color="auto"/>
        <w:bottom w:val="none" w:sz="0" w:space="0" w:color="auto"/>
        <w:right w:val="none" w:sz="0" w:space="0" w:color="auto"/>
      </w:divBdr>
    </w:div>
    <w:div w:id="668211636">
      <w:bodyDiv w:val="1"/>
      <w:marLeft w:val="0"/>
      <w:marRight w:val="0"/>
      <w:marTop w:val="0"/>
      <w:marBottom w:val="0"/>
      <w:divBdr>
        <w:top w:val="none" w:sz="0" w:space="0" w:color="auto"/>
        <w:left w:val="none" w:sz="0" w:space="0" w:color="auto"/>
        <w:bottom w:val="none" w:sz="0" w:space="0" w:color="auto"/>
        <w:right w:val="none" w:sz="0" w:space="0" w:color="auto"/>
      </w:divBdr>
    </w:div>
    <w:div w:id="668287143">
      <w:bodyDiv w:val="1"/>
      <w:marLeft w:val="0"/>
      <w:marRight w:val="0"/>
      <w:marTop w:val="0"/>
      <w:marBottom w:val="0"/>
      <w:divBdr>
        <w:top w:val="none" w:sz="0" w:space="0" w:color="auto"/>
        <w:left w:val="none" w:sz="0" w:space="0" w:color="auto"/>
        <w:bottom w:val="none" w:sz="0" w:space="0" w:color="auto"/>
        <w:right w:val="none" w:sz="0" w:space="0" w:color="auto"/>
      </w:divBdr>
    </w:div>
    <w:div w:id="668294447">
      <w:bodyDiv w:val="1"/>
      <w:marLeft w:val="0"/>
      <w:marRight w:val="0"/>
      <w:marTop w:val="0"/>
      <w:marBottom w:val="0"/>
      <w:divBdr>
        <w:top w:val="none" w:sz="0" w:space="0" w:color="auto"/>
        <w:left w:val="none" w:sz="0" w:space="0" w:color="auto"/>
        <w:bottom w:val="none" w:sz="0" w:space="0" w:color="auto"/>
        <w:right w:val="none" w:sz="0" w:space="0" w:color="auto"/>
      </w:divBdr>
    </w:div>
    <w:div w:id="668603228">
      <w:bodyDiv w:val="1"/>
      <w:marLeft w:val="0"/>
      <w:marRight w:val="0"/>
      <w:marTop w:val="0"/>
      <w:marBottom w:val="0"/>
      <w:divBdr>
        <w:top w:val="none" w:sz="0" w:space="0" w:color="auto"/>
        <w:left w:val="none" w:sz="0" w:space="0" w:color="auto"/>
        <w:bottom w:val="none" w:sz="0" w:space="0" w:color="auto"/>
        <w:right w:val="none" w:sz="0" w:space="0" w:color="auto"/>
      </w:divBdr>
    </w:div>
    <w:div w:id="670255291">
      <w:bodyDiv w:val="1"/>
      <w:marLeft w:val="0"/>
      <w:marRight w:val="0"/>
      <w:marTop w:val="0"/>
      <w:marBottom w:val="0"/>
      <w:divBdr>
        <w:top w:val="none" w:sz="0" w:space="0" w:color="auto"/>
        <w:left w:val="none" w:sz="0" w:space="0" w:color="auto"/>
        <w:bottom w:val="none" w:sz="0" w:space="0" w:color="auto"/>
        <w:right w:val="none" w:sz="0" w:space="0" w:color="auto"/>
      </w:divBdr>
    </w:div>
    <w:div w:id="670332165">
      <w:bodyDiv w:val="1"/>
      <w:marLeft w:val="0"/>
      <w:marRight w:val="0"/>
      <w:marTop w:val="0"/>
      <w:marBottom w:val="0"/>
      <w:divBdr>
        <w:top w:val="none" w:sz="0" w:space="0" w:color="auto"/>
        <w:left w:val="none" w:sz="0" w:space="0" w:color="auto"/>
        <w:bottom w:val="none" w:sz="0" w:space="0" w:color="auto"/>
        <w:right w:val="none" w:sz="0" w:space="0" w:color="auto"/>
      </w:divBdr>
    </w:div>
    <w:div w:id="670987347">
      <w:bodyDiv w:val="1"/>
      <w:marLeft w:val="0"/>
      <w:marRight w:val="0"/>
      <w:marTop w:val="0"/>
      <w:marBottom w:val="0"/>
      <w:divBdr>
        <w:top w:val="none" w:sz="0" w:space="0" w:color="auto"/>
        <w:left w:val="none" w:sz="0" w:space="0" w:color="auto"/>
        <w:bottom w:val="none" w:sz="0" w:space="0" w:color="auto"/>
        <w:right w:val="none" w:sz="0" w:space="0" w:color="auto"/>
      </w:divBdr>
    </w:div>
    <w:div w:id="671101048">
      <w:bodyDiv w:val="1"/>
      <w:marLeft w:val="0"/>
      <w:marRight w:val="0"/>
      <w:marTop w:val="0"/>
      <w:marBottom w:val="0"/>
      <w:divBdr>
        <w:top w:val="none" w:sz="0" w:space="0" w:color="auto"/>
        <w:left w:val="none" w:sz="0" w:space="0" w:color="auto"/>
        <w:bottom w:val="none" w:sz="0" w:space="0" w:color="auto"/>
        <w:right w:val="none" w:sz="0" w:space="0" w:color="auto"/>
      </w:divBdr>
    </w:div>
    <w:div w:id="672563011">
      <w:bodyDiv w:val="1"/>
      <w:marLeft w:val="0"/>
      <w:marRight w:val="0"/>
      <w:marTop w:val="0"/>
      <w:marBottom w:val="0"/>
      <w:divBdr>
        <w:top w:val="none" w:sz="0" w:space="0" w:color="auto"/>
        <w:left w:val="none" w:sz="0" w:space="0" w:color="auto"/>
        <w:bottom w:val="none" w:sz="0" w:space="0" w:color="auto"/>
        <w:right w:val="none" w:sz="0" w:space="0" w:color="auto"/>
      </w:divBdr>
    </w:div>
    <w:div w:id="672758884">
      <w:bodyDiv w:val="1"/>
      <w:marLeft w:val="0"/>
      <w:marRight w:val="0"/>
      <w:marTop w:val="0"/>
      <w:marBottom w:val="0"/>
      <w:divBdr>
        <w:top w:val="none" w:sz="0" w:space="0" w:color="auto"/>
        <w:left w:val="none" w:sz="0" w:space="0" w:color="auto"/>
        <w:bottom w:val="none" w:sz="0" w:space="0" w:color="auto"/>
        <w:right w:val="none" w:sz="0" w:space="0" w:color="auto"/>
      </w:divBdr>
    </w:div>
    <w:div w:id="672949190">
      <w:bodyDiv w:val="1"/>
      <w:marLeft w:val="0"/>
      <w:marRight w:val="0"/>
      <w:marTop w:val="0"/>
      <w:marBottom w:val="0"/>
      <w:divBdr>
        <w:top w:val="none" w:sz="0" w:space="0" w:color="auto"/>
        <w:left w:val="none" w:sz="0" w:space="0" w:color="auto"/>
        <w:bottom w:val="none" w:sz="0" w:space="0" w:color="auto"/>
        <w:right w:val="none" w:sz="0" w:space="0" w:color="auto"/>
      </w:divBdr>
    </w:div>
    <w:div w:id="673342995">
      <w:bodyDiv w:val="1"/>
      <w:marLeft w:val="0"/>
      <w:marRight w:val="0"/>
      <w:marTop w:val="0"/>
      <w:marBottom w:val="0"/>
      <w:divBdr>
        <w:top w:val="none" w:sz="0" w:space="0" w:color="auto"/>
        <w:left w:val="none" w:sz="0" w:space="0" w:color="auto"/>
        <w:bottom w:val="none" w:sz="0" w:space="0" w:color="auto"/>
        <w:right w:val="none" w:sz="0" w:space="0" w:color="auto"/>
      </w:divBdr>
    </w:div>
    <w:div w:id="674187827">
      <w:bodyDiv w:val="1"/>
      <w:marLeft w:val="0"/>
      <w:marRight w:val="0"/>
      <w:marTop w:val="0"/>
      <w:marBottom w:val="0"/>
      <w:divBdr>
        <w:top w:val="none" w:sz="0" w:space="0" w:color="auto"/>
        <w:left w:val="none" w:sz="0" w:space="0" w:color="auto"/>
        <w:bottom w:val="none" w:sz="0" w:space="0" w:color="auto"/>
        <w:right w:val="none" w:sz="0" w:space="0" w:color="auto"/>
      </w:divBdr>
    </w:div>
    <w:div w:id="674918967">
      <w:bodyDiv w:val="1"/>
      <w:marLeft w:val="0"/>
      <w:marRight w:val="0"/>
      <w:marTop w:val="0"/>
      <w:marBottom w:val="0"/>
      <w:divBdr>
        <w:top w:val="none" w:sz="0" w:space="0" w:color="auto"/>
        <w:left w:val="none" w:sz="0" w:space="0" w:color="auto"/>
        <w:bottom w:val="none" w:sz="0" w:space="0" w:color="auto"/>
        <w:right w:val="none" w:sz="0" w:space="0" w:color="auto"/>
      </w:divBdr>
    </w:div>
    <w:div w:id="674965417">
      <w:bodyDiv w:val="1"/>
      <w:marLeft w:val="0"/>
      <w:marRight w:val="0"/>
      <w:marTop w:val="0"/>
      <w:marBottom w:val="0"/>
      <w:divBdr>
        <w:top w:val="none" w:sz="0" w:space="0" w:color="auto"/>
        <w:left w:val="none" w:sz="0" w:space="0" w:color="auto"/>
        <w:bottom w:val="none" w:sz="0" w:space="0" w:color="auto"/>
        <w:right w:val="none" w:sz="0" w:space="0" w:color="auto"/>
      </w:divBdr>
    </w:div>
    <w:div w:id="675230971">
      <w:bodyDiv w:val="1"/>
      <w:marLeft w:val="0"/>
      <w:marRight w:val="0"/>
      <w:marTop w:val="0"/>
      <w:marBottom w:val="0"/>
      <w:divBdr>
        <w:top w:val="none" w:sz="0" w:space="0" w:color="auto"/>
        <w:left w:val="none" w:sz="0" w:space="0" w:color="auto"/>
        <w:bottom w:val="none" w:sz="0" w:space="0" w:color="auto"/>
        <w:right w:val="none" w:sz="0" w:space="0" w:color="auto"/>
      </w:divBdr>
    </w:div>
    <w:div w:id="675501864">
      <w:bodyDiv w:val="1"/>
      <w:marLeft w:val="0"/>
      <w:marRight w:val="0"/>
      <w:marTop w:val="0"/>
      <w:marBottom w:val="0"/>
      <w:divBdr>
        <w:top w:val="none" w:sz="0" w:space="0" w:color="auto"/>
        <w:left w:val="none" w:sz="0" w:space="0" w:color="auto"/>
        <w:bottom w:val="none" w:sz="0" w:space="0" w:color="auto"/>
        <w:right w:val="none" w:sz="0" w:space="0" w:color="auto"/>
      </w:divBdr>
    </w:div>
    <w:div w:id="677468286">
      <w:bodyDiv w:val="1"/>
      <w:marLeft w:val="0"/>
      <w:marRight w:val="0"/>
      <w:marTop w:val="0"/>
      <w:marBottom w:val="0"/>
      <w:divBdr>
        <w:top w:val="none" w:sz="0" w:space="0" w:color="auto"/>
        <w:left w:val="none" w:sz="0" w:space="0" w:color="auto"/>
        <w:bottom w:val="none" w:sz="0" w:space="0" w:color="auto"/>
        <w:right w:val="none" w:sz="0" w:space="0" w:color="auto"/>
      </w:divBdr>
    </w:div>
    <w:div w:id="677468723">
      <w:bodyDiv w:val="1"/>
      <w:marLeft w:val="0"/>
      <w:marRight w:val="0"/>
      <w:marTop w:val="0"/>
      <w:marBottom w:val="0"/>
      <w:divBdr>
        <w:top w:val="none" w:sz="0" w:space="0" w:color="auto"/>
        <w:left w:val="none" w:sz="0" w:space="0" w:color="auto"/>
        <w:bottom w:val="none" w:sz="0" w:space="0" w:color="auto"/>
        <w:right w:val="none" w:sz="0" w:space="0" w:color="auto"/>
      </w:divBdr>
    </w:div>
    <w:div w:id="677654780">
      <w:bodyDiv w:val="1"/>
      <w:marLeft w:val="0"/>
      <w:marRight w:val="0"/>
      <w:marTop w:val="0"/>
      <w:marBottom w:val="0"/>
      <w:divBdr>
        <w:top w:val="none" w:sz="0" w:space="0" w:color="auto"/>
        <w:left w:val="none" w:sz="0" w:space="0" w:color="auto"/>
        <w:bottom w:val="none" w:sz="0" w:space="0" w:color="auto"/>
        <w:right w:val="none" w:sz="0" w:space="0" w:color="auto"/>
      </w:divBdr>
    </w:div>
    <w:div w:id="678510238">
      <w:bodyDiv w:val="1"/>
      <w:marLeft w:val="0"/>
      <w:marRight w:val="0"/>
      <w:marTop w:val="0"/>
      <w:marBottom w:val="0"/>
      <w:divBdr>
        <w:top w:val="none" w:sz="0" w:space="0" w:color="auto"/>
        <w:left w:val="none" w:sz="0" w:space="0" w:color="auto"/>
        <w:bottom w:val="none" w:sz="0" w:space="0" w:color="auto"/>
        <w:right w:val="none" w:sz="0" w:space="0" w:color="auto"/>
      </w:divBdr>
    </w:div>
    <w:div w:id="678655783">
      <w:bodyDiv w:val="1"/>
      <w:marLeft w:val="0"/>
      <w:marRight w:val="0"/>
      <w:marTop w:val="0"/>
      <w:marBottom w:val="0"/>
      <w:divBdr>
        <w:top w:val="none" w:sz="0" w:space="0" w:color="auto"/>
        <w:left w:val="none" w:sz="0" w:space="0" w:color="auto"/>
        <w:bottom w:val="none" w:sz="0" w:space="0" w:color="auto"/>
        <w:right w:val="none" w:sz="0" w:space="0" w:color="auto"/>
      </w:divBdr>
    </w:div>
    <w:div w:id="678894594">
      <w:bodyDiv w:val="1"/>
      <w:marLeft w:val="0"/>
      <w:marRight w:val="0"/>
      <w:marTop w:val="0"/>
      <w:marBottom w:val="0"/>
      <w:divBdr>
        <w:top w:val="none" w:sz="0" w:space="0" w:color="auto"/>
        <w:left w:val="none" w:sz="0" w:space="0" w:color="auto"/>
        <w:bottom w:val="none" w:sz="0" w:space="0" w:color="auto"/>
        <w:right w:val="none" w:sz="0" w:space="0" w:color="auto"/>
      </w:divBdr>
    </w:div>
    <w:div w:id="679546838">
      <w:bodyDiv w:val="1"/>
      <w:marLeft w:val="0"/>
      <w:marRight w:val="0"/>
      <w:marTop w:val="0"/>
      <w:marBottom w:val="0"/>
      <w:divBdr>
        <w:top w:val="none" w:sz="0" w:space="0" w:color="auto"/>
        <w:left w:val="none" w:sz="0" w:space="0" w:color="auto"/>
        <w:bottom w:val="none" w:sz="0" w:space="0" w:color="auto"/>
        <w:right w:val="none" w:sz="0" w:space="0" w:color="auto"/>
      </w:divBdr>
    </w:div>
    <w:div w:id="679553616">
      <w:bodyDiv w:val="1"/>
      <w:marLeft w:val="0"/>
      <w:marRight w:val="0"/>
      <w:marTop w:val="0"/>
      <w:marBottom w:val="0"/>
      <w:divBdr>
        <w:top w:val="none" w:sz="0" w:space="0" w:color="auto"/>
        <w:left w:val="none" w:sz="0" w:space="0" w:color="auto"/>
        <w:bottom w:val="none" w:sz="0" w:space="0" w:color="auto"/>
        <w:right w:val="none" w:sz="0" w:space="0" w:color="auto"/>
      </w:divBdr>
    </w:div>
    <w:div w:id="680161193">
      <w:bodyDiv w:val="1"/>
      <w:marLeft w:val="0"/>
      <w:marRight w:val="0"/>
      <w:marTop w:val="0"/>
      <w:marBottom w:val="0"/>
      <w:divBdr>
        <w:top w:val="none" w:sz="0" w:space="0" w:color="auto"/>
        <w:left w:val="none" w:sz="0" w:space="0" w:color="auto"/>
        <w:bottom w:val="none" w:sz="0" w:space="0" w:color="auto"/>
        <w:right w:val="none" w:sz="0" w:space="0" w:color="auto"/>
      </w:divBdr>
    </w:div>
    <w:div w:id="680351361">
      <w:bodyDiv w:val="1"/>
      <w:marLeft w:val="0"/>
      <w:marRight w:val="0"/>
      <w:marTop w:val="0"/>
      <w:marBottom w:val="0"/>
      <w:divBdr>
        <w:top w:val="none" w:sz="0" w:space="0" w:color="auto"/>
        <w:left w:val="none" w:sz="0" w:space="0" w:color="auto"/>
        <w:bottom w:val="none" w:sz="0" w:space="0" w:color="auto"/>
        <w:right w:val="none" w:sz="0" w:space="0" w:color="auto"/>
      </w:divBdr>
    </w:div>
    <w:div w:id="680353869">
      <w:bodyDiv w:val="1"/>
      <w:marLeft w:val="0"/>
      <w:marRight w:val="0"/>
      <w:marTop w:val="0"/>
      <w:marBottom w:val="0"/>
      <w:divBdr>
        <w:top w:val="none" w:sz="0" w:space="0" w:color="auto"/>
        <w:left w:val="none" w:sz="0" w:space="0" w:color="auto"/>
        <w:bottom w:val="none" w:sz="0" w:space="0" w:color="auto"/>
        <w:right w:val="none" w:sz="0" w:space="0" w:color="auto"/>
      </w:divBdr>
    </w:div>
    <w:div w:id="680470034">
      <w:bodyDiv w:val="1"/>
      <w:marLeft w:val="0"/>
      <w:marRight w:val="0"/>
      <w:marTop w:val="0"/>
      <w:marBottom w:val="0"/>
      <w:divBdr>
        <w:top w:val="none" w:sz="0" w:space="0" w:color="auto"/>
        <w:left w:val="none" w:sz="0" w:space="0" w:color="auto"/>
        <w:bottom w:val="none" w:sz="0" w:space="0" w:color="auto"/>
        <w:right w:val="none" w:sz="0" w:space="0" w:color="auto"/>
      </w:divBdr>
    </w:div>
    <w:div w:id="680739132">
      <w:bodyDiv w:val="1"/>
      <w:marLeft w:val="0"/>
      <w:marRight w:val="0"/>
      <w:marTop w:val="0"/>
      <w:marBottom w:val="0"/>
      <w:divBdr>
        <w:top w:val="none" w:sz="0" w:space="0" w:color="auto"/>
        <w:left w:val="none" w:sz="0" w:space="0" w:color="auto"/>
        <w:bottom w:val="none" w:sz="0" w:space="0" w:color="auto"/>
        <w:right w:val="none" w:sz="0" w:space="0" w:color="auto"/>
      </w:divBdr>
    </w:div>
    <w:div w:id="680814982">
      <w:bodyDiv w:val="1"/>
      <w:marLeft w:val="0"/>
      <w:marRight w:val="0"/>
      <w:marTop w:val="0"/>
      <w:marBottom w:val="0"/>
      <w:divBdr>
        <w:top w:val="none" w:sz="0" w:space="0" w:color="auto"/>
        <w:left w:val="none" w:sz="0" w:space="0" w:color="auto"/>
        <w:bottom w:val="none" w:sz="0" w:space="0" w:color="auto"/>
        <w:right w:val="none" w:sz="0" w:space="0" w:color="auto"/>
      </w:divBdr>
    </w:div>
    <w:div w:id="681081015">
      <w:bodyDiv w:val="1"/>
      <w:marLeft w:val="0"/>
      <w:marRight w:val="0"/>
      <w:marTop w:val="0"/>
      <w:marBottom w:val="0"/>
      <w:divBdr>
        <w:top w:val="none" w:sz="0" w:space="0" w:color="auto"/>
        <w:left w:val="none" w:sz="0" w:space="0" w:color="auto"/>
        <w:bottom w:val="none" w:sz="0" w:space="0" w:color="auto"/>
        <w:right w:val="none" w:sz="0" w:space="0" w:color="auto"/>
      </w:divBdr>
    </w:div>
    <w:div w:id="681320036">
      <w:bodyDiv w:val="1"/>
      <w:marLeft w:val="0"/>
      <w:marRight w:val="0"/>
      <w:marTop w:val="0"/>
      <w:marBottom w:val="0"/>
      <w:divBdr>
        <w:top w:val="none" w:sz="0" w:space="0" w:color="auto"/>
        <w:left w:val="none" w:sz="0" w:space="0" w:color="auto"/>
        <w:bottom w:val="none" w:sz="0" w:space="0" w:color="auto"/>
        <w:right w:val="none" w:sz="0" w:space="0" w:color="auto"/>
      </w:divBdr>
    </w:div>
    <w:div w:id="681665691">
      <w:bodyDiv w:val="1"/>
      <w:marLeft w:val="0"/>
      <w:marRight w:val="0"/>
      <w:marTop w:val="0"/>
      <w:marBottom w:val="0"/>
      <w:divBdr>
        <w:top w:val="none" w:sz="0" w:space="0" w:color="auto"/>
        <w:left w:val="none" w:sz="0" w:space="0" w:color="auto"/>
        <w:bottom w:val="none" w:sz="0" w:space="0" w:color="auto"/>
        <w:right w:val="none" w:sz="0" w:space="0" w:color="auto"/>
      </w:divBdr>
    </w:div>
    <w:div w:id="68173710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
    <w:div w:id="682171561">
      <w:bodyDiv w:val="1"/>
      <w:marLeft w:val="0"/>
      <w:marRight w:val="0"/>
      <w:marTop w:val="0"/>
      <w:marBottom w:val="0"/>
      <w:divBdr>
        <w:top w:val="none" w:sz="0" w:space="0" w:color="auto"/>
        <w:left w:val="none" w:sz="0" w:space="0" w:color="auto"/>
        <w:bottom w:val="none" w:sz="0" w:space="0" w:color="auto"/>
        <w:right w:val="none" w:sz="0" w:space="0" w:color="auto"/>
      </w:divBdr>
    </w:div>
    <w:div w:id="682240773">
      <w:bodyDiv w:val="1"/>
      <w:marLeft w:val="0"/>
      <w:marRight w:val="0"/>
      <w:marTop w:val="0"/>
      <w:marBottom w:val="0"/>
      <w:divBdr>
        <w:top w:val="none" w:sz="0" w:space="0" w:color="auto"/>
        <w:left w:val="none" w:sz="0" w:space="0" w:color="auto"/>
        <w:bottom w:val="none" w:sz="0" w:space="0" w:color="auto"/>
        <w:right w:val="none" w:sz="0" w:space="0" w:color="auto"/>
      </w:divBdr>
    </w:div>
    <w:div w:id="682438475">
      <w:bodyDiv w:val="1"/>
      <w:marLeft w:val="0"/>
      <w:marRight w:val="0"/>
      <w:marTop w:val="0"/>
      <w:marBottom w:val="0"/>
      <w:divBdr>
        <w:top w:val="none" w:sz="0" w:space="0" w:color="auto"/>
        <w:left w:val="none" w:sz="0" w:space="0" w:color="auto"/>
        <w:bottom w:val="none" w:sz="0" w:space="0" w:color="auto"/>
        <w:right w:val="none" w:sz="0" w:space="0" w:color="auto"/>
      </w:divBdr>
    </w:div>
    <w:div w:id="683634877">
      <w:bodyDiv w:val="1"/>
      <w:marLeft w:val="0"/>
      <w:marRight w:val="0"/>
      <w:marTop w:val="0"/>
      <w:marBottom w:val="0"/>
      <w:divBdr>
        <w:top w:val="none" w:sz="0" w:space="0" w:color="auto"/>
        <w:left w:val="none" w:sz="0" w:space="0" w:color="auto"/>
        <w:bottom w:val="none" w:sz="0" w:space="0" w:color="auto"/>
        <w:right w:val="none" w:sz="0" w:space="0" w:color="auto"/>
      </w:divBdr>
    </w:div>
    <w:div w:id="684290325">
      <w:bodyDiv w:val="1"/>
      <w:marLeft w:val="0"/>
      <w:marRight w:val="0"/>
      <w:marTop w:val="0"/>
      <w:marBottom w:val="0"/>
      <w:divBdr>
        <w:top w:val="none" w:sz="0" w:space="0" w:color="auto"/>
        <w:left w:val="none" w:sz="0" w:space="0" w:color="auto"/>
        <w:bottom w:val="none" w:sz="0" w:space="0" w:color="auto"/>
        <w:right w:val="none" w:sz="0" w:space="0" w:color="auto"/>
      </w:divBdr>
    </w:div>
    <w:div w:id="685138998">
      <w:bodyDiv w:val="1"/>
      <w:marLeft w:val="0"/>
      <w:marRight w:val="0"/>
      <w:marTop w:val="0"/>
      <w:marBottom w:val="0"/>
      <w:divBdr>
        <w:top w:val="none" w:sz="0" w:space="0" w:color="auto"/>
        <w:left w:val="none" w:sz="0" w:space="0" w:color="auto"/>
        <w:bottom w:val="none" w:sz="0" w:space="0" w:color="auto"/>
        <w:right w:val="none" w:sz="0" w:space="0" w:color="auto"/>
      </w:divBdr>
    </w:div>
    <w:div w:id="685980434">
      <w:bodyDiv w:val="1"/>
      <w:marLeft w:val="0"/>
      <w:marRight w:val="0"/>
      <w:marTop w:val="0"/>
      <w:marBottom w:val="0"/>
      <w:divBdr>
        <w:top w:val="none" w:sz="0" w:space="0" w:color="auto"/>
        <w:left w:val="none" w:sz="0" w:space="0" w:color="auto"/>
        <w:bottom w:val="none" w:sz="0" w:space="0" w:color="auto"/>
        <w:right w:val="none" w:sz="0" w:space="0" w:color="auto"/>
      </w:divBdr>
    </w:div>
    <w:div w:id="686634282">
      <w:bodyDiv w:val="1"/>
      <w:marLeft w:val="0"/>
      <w:marRight w:val="0"/>
      <w:marTop w:val="0"/>
      <w:marBottom w:val="0"/>
      <w:divBdr>
        <w:top w:val="none" w:sz="0" w:space="0" w:color="auto"/>
        <w:left w:val="none" w:sz="0" w:space="0" w:color="auto"/>
        <w:bottom w:val="none" w:sz="0" w:space="0" w:color="auto"/>
        <w:right w:val="none" w:sz="0" w:space="0" w:color="auto"/>
      </w:divBdr>
    </w:div>
    <w:div w:id="687220933">
      <w:bodyDiv w:val="1"/>
      <w:marLeft w:val="0"/>
      <w:marRight w:val="0"/>
      <w:marTop w:val="0"/>
      <w:marBottom w:val="0"/>
      <w:divBdr>
        <w:top w:val="none" w:sz="0" w:space="0" w:color="auto"/>
        <w:left w:val="none" w:sz="0" w:space="0" w:color="auto"/>
        <w:bottom w:val="none" w:sz="0" w:space="0" w:color="auto"/>
        <w:right w:val="none" w:sz="0" w:space="0" w:color="auto"/>
      </w:divBdr>
    </w:div>
    <w:div w:id="687365854">
      <w:bodyDiv w:val="1"/>
      <w:marLeft w:val="0"/>
      <w:marRight w:val="0"/>
      <w:marTop w:val="0"/>
      <w:marBottom w:val="0"/>
      <w:divBdr>
        <w:top w:val="none" w:sz="0" w:space="0" w:color="auto"/>
        <w:left w:val="none" w:sz="0" w:space="0" w:color="auto"/>
        <w:bottom w:val="none" w:sz="0" w:space="0" w:color="auto"/>
        <w:right w:val="none" w:sz="0" w:space="0" w:color="auto"/>
      </w:divBdr>
    </w:div>
    <w:div w:id="687408716">
      <w:bodyDiv w:val="1"/>
      <w:marLeft w:val="0"/>
      <w:marRight w:val="0"/>
      <w:marTop w:val="0"/>
      <w:marBottom w:val="0"/>
      <w:divBdr>
        <w:top w:val="none" w:sz="0" w:space="0" w:color="auto"/>
        <w:left w:val="none" w:sz="0" w:space="0" w:color="auto"/>
        <w:bottom w:val="none" w:sz="0" w:space="0" w:color="auto"/>
        <w:right w:val="none" w:sz="0" w:space="0" w:color="auto"/>
      </w:divBdr>
    </w:div>
    <w:div w:id="687948123">
      <w:bodyDiv w:val="1"/>
      <w:marLeft w:val="0"/>
      <w:marRight w:val="0"/>
      <w:marTop w:val="0"/>
      <w:marBottom w:val="0"/>
      <w:divBdr>
        <w:top w:val="none" w:sz="0" w:space="0" w:color="auto"/>
        <w:left w:val="none" w:sz="0" w:space="0" w:color="auto"/>
        <w:bottom w:val="none" w:sz="0" w:space="0" w:color="auto"/>
        <w:right w:val="none" w:sz="0" w:space="0" w:color="auto"/>
      </w:divBdr>
    </w:div>
    <w:div w:id="688221492">
      <w:bodyDiv w:val="1"/>
      <w:marLeft w:val="0"/>
      <w:marRight w:val="0"/>
      <w:marTop w:val="0"/>
      <w:marBottom w:val="0"/>
      <w:divBdr>
        <w:top w:val="none" w:sz="0" w:space="0" w:color="auto"/>
        <w:left w:val="none" w:sz="0" w:space="0" w:color="auto"/>
        <w:bottom w:val="none" w:sz="0" w:space="0" w:color="auto"/>
        <w:right w:val="none" w:sz="0" w:space="0" w:color="auto"/>
      </w:divBdr>
    </w:div>
    <w:div w:id="688531029">
      <w:bodyDiv w:val="1"/>
      <w:marLeft w:val="0"/>
      <w:marRight w:val="0"/>
      <w:marTop w:val="0"/>
      <w:marBottom w:val="0"/>
      <w:divBdr>
        <w:top w:val="none" w:sz="0" w:space="0" w:color="auto"/>
        <w:left w:val="none" w:sz="0" w:space="0" w:color="auto"/>
        <w:bottom w:val="none" w:sz="0" w:space="0" w:color="auto"/>
        <w:right w:val="none" w:sz="0" w:space="0" w:color="auto"/>
      </w:divBdr>
    </w:div>
    <w:div w:id="688677097">
      <w:bodyDiv w:val="1"/>
      <w:marLeft w:val="0"/>
      <w:marRight w:val="0"/>
      <w:marTop w:val="0"/>
      <w:marBottom w:val="0"/>
      <w:divBdr>
        <w:top w:val="none" w:sz="0" w:space="0" w:color="auto"/>
        <w:left w:val="none" w:sz="0" w:space="0" w:color="auto"/>
        <w:bottom w:val="none" w:sz="0" w:space="0" w:color="auto"/>
        <w:right w:val="none" w:sz="0" w:space="0" w:color="auto"/>
      </w:divBdr>
    </w:div>
    <w:div w:id="689141631">
      <w:bodyDiv w:val="1"/>
      <w:marLeft w:val="0"/>
      <w:marRight w:val="0"/>
      <w:marTop w:val="0"/>
      <w:marBottom w:val="0"/>
      <w:divBdr>
        <w:top w:val="none" w:sz="0" w:space="0" w:color="auto"/>
        <w:left w:val="none" w:sz="0" w:space="0" w:color="auto"/>
        <w:bottom w:val="none" w:sz="0" w:space="0" w:color="auto"/>
        <w:right w:val="none" w:sz="0" w:space="0" w:color="auto"/>
      </w:divBdr>
    </w:div>
    <w:div w:id="689185542">
      <w:bodyDiv w:val="1"/>
      <w:marLeft w:val="0"/>
      <w:marRight w:val="0"/>
      <w:marTop w:val="0"/>
      <w:marBottom w:val="0"/>
      <w:divBdr>
        <w:top w:val="none" w:sz="0" w:space="0" w:color="auto"/>
        <w:left w:val="none" w:sz="0" w:space="0" w:color="auto"/>
        <w:bottom w:val="none" w:sz="0" w:space="0" w:color="auto"/>
        <w:right w:val="none" w:sz="0" w:space="0" w:color="auto"/>
      </w:divBdr>
    </w:div>
    <w:div w:id="689187730">
      <w:bodyDiv w:val="1"/>
      <w:marLeft w:val="0"/>
      <w:marRight w:val="0"/>
      <w:marTop w:val="0"/>
      <w:marBottom w:val="0"/>
      <w:divBdr>
        <w:top w:val="none" w:sz="0" w:space="0" w:color="auto"/>
        <w:left w:val="none" w:sz="0" w:space="0" w:color="auto"/>
        <w:bottom w:val="none" w:sz="0" w:space="0" w:color="auto"/>
        <w:right w:val="none" w:sz="0" w:space="0" w:color="auto"/>
      </w:divBdr>
    </w:div>
    <w:div w:id="689264692">
      <w:bodyDiv w:val="1"/>
      <w:marLeft w:val="0"/>
      <w:marRight w:val="0"/>
      <w:marTop w:val="0"/>
      <w:marBottom w:val="0"/>
      <w:divBdr>
        <w:top w:val="none" w:sz="0" w:space="0" w:color="auto"/>
        <w:left w:val="none" w:sz="0" w:space="0" w:color="auto"/>
        <w:bottom w:val="none" w:sz="0" w:space="0" w:color="auto"/>
        <w:right w:val="none" w:sz="0" w:space="0" w:color="auto"/>
      </w:divBdr>
    </w:div>
    <w:div w:id="689994956">
      <w:bodyDiv w:val="1"/>
      <w:marLeft w:val="0"/>
      <w:marRight w:val="0"/>
      <w:marTop w:val="0"/>
      <w:marBottom w:val="0"/>
      <w:divBdr>
        <w:top w:val="none" w:sz="0" w:space="0" w:color="auto"/>
        <w:left w:val="none" w:sz="0" w:space="0" w:color="auto"/>
        <w:bottom w:val="none" w:sz="0" w:space="0" w:color="auto"/>
        <w:right w:val="none" w:sz="0" w:space="0" w:color="auto"/>
      </w:divBdr>
    </w:div>
    <w:div w:id="690299729">
      <w:bodyDiv w:val="1"/>
      <w:marLeft w:val="0"/>
      <w:marRight w:val="0"/>
      <w:marTop w:val="0"/>
      <w:marBottom w:val="0"/>
      <w:divBdr>
        <w:top w:val="none" w:sz="0" w:space="0" w:color="auto"/>
        <w:left w:val="none" w:sz="0" w:space="0" w:color="auto"/>
        <w:bottom w:val="none" w:sz="0" w:space="0" w:color="auto"/>
        <w:right w:val="none" w:sz="0" w:space="0" w:color="auto"/>
      </w:divBdr>
    </w:div>
    <w:div w:id="690766487">
      <w:bodyDiv w:val="1"/>
      <w:marLeft w:val="0"/>
      <w:marRight w:val="0"/>
      <w:marTop w:val="0"/>
      <w:marBottom w:val="0"/>
      <w:divBdr>
        <w:top w:val="none" w:sz="0" w:space="0" w:color="auto"/>
        <w:left w:val="none" w:sz="0" w:space="0" w:color="auto"/>
        <w:bottom w:val="none" w:sz="0" w:space="0" w:color="auto"/>
        <w:right w:val="none" w:sz="0" w:space="0" w:color="auto"/>
      </w:divBdr>
    </w:div>
    <w:div w:id="692149281">
      <w:bodyDiv w:val="1"/>
      <w:marLeft w:val="0"/>
      <w:marRight w:val="0"/>
      <w:marTop w:val="0"/>
      <w:marBottom w:val="0"/>
      <w:divBdr>
        <w:top w:val="none" w:sz="0" w:space="0" w:color="auto"/>
        <w:left w:val="none" w:sz="0" w:space="0" w:color="auto"/>
        <w:bottom w:val="none" w:sz="0" w:space="0" w:color="auto"/>
        <w:right w:val="none" w:sz="0" w:space="0" w:color="auto"/>
      </w:divBdr>
    </w:div>
    <w:div w:id="692152198">
      <w:bodyDiv w:val="1"/>
      <w:marLeft w:val="0"/>
      <w:marRight w:val="0"/>
      <w:marTop w:val="0"/>
      <w:marBottom w:val="0"/>
      <w:divBdr>
        <w:top w:val="none" w:sz="0" w:space="0" w:color="auto"/>
        <w:left w:val="none" w:sz="0" w:space="0" w:color="auto"/>
        <w:bottom w:val="none" w:sz="0" w:space="0" w:color="auto"/>
        <w:right w:val="none" w:sz="0" w:space="0" w:color="auto"/>
      </w:divBdr>
    </w:div>
    <w:div w:id="692193237">
      <w:bodyDiv w:val="1"/>
      <w:marLeft w:val="0"/>
      <w:marRight w:val="0"/>
      <w:marTop w:val="0"/>
      <w:marBottom w:val="0"/>
      <w:divBdr>
        <w:top w:val="none" w:sz="0" w:space="0" w:color="auto"/>
        <w:left w:val="none" w:sz="0" w:space="0" w:color="auto"/>
        <w:bottom w:val="none" w:sz="0" w:space="0" w:color="auto"/>
        <w:right w:val="none" w:sz="0" w:space="0" w:color="auto"/>
      </w:divBdr>
    </w:div>
    <w:div w:id="692413423">
      <w:bodyDiv w:val="1"/>
      <w:marLeft w:val="0"/>
      <w:marRight w:val="0"/>
      <w:marTop w:val="0"/>
      <w:marBottom w:val="0"/>
      <w:divBdr>
        <w:top w:val="none" w:sz="0" w:space="0" w:color="auto"/>
        <w:left w:val="none" w:sz="0" w:space="0" w:color="auto"/>
        <w:bottom w:val="none" w:sz="0" w:space="0" w:color="auto"/>
        <w:right w:val="none" w:sz="0" w:space="0" w:color="auto"/>
      </w:divBdr>
    </w:div>
    <w:div w:id="692464097">
      <w:bodyDiv w:val="1"/>
      <w:marLeft w:val="0"/>
      <w:marRight w:val="0"/>
      <w:marTop w:val="0"/>
      <w:marBottom w:val="0"/>
      <w:divBdr>
        <w:top w:val="none" w:sz="0" w:space="0" w:color="auto"/>
        <w:left w:val="none" w:sz="0" w:space="0" w:color="auto"/>
        <w:bottom w:val="none" w:sz="0" w:space="0" w:color="auto"/>
        <w:right w:val="none" w:sz="0" w:space="0" w:color="auto"/>
      </w:divBdr>
    </w:div>
    <w:div w:id="692804297">
      <w:bodyDiv w:val="1"/>
      <w:marLeft w:val="0"/>
      <w:marRight w:val="0"/>
      <w:marTop w:val="0"/>
      <w:marBottom w:val="0"/>
      <w:divBdr>
        <w:top w:val="none" w:sz="0" w:space="0" w:color="auto"/>
        <w:left w:val="none" w:sz="0" w:space="0" w:color="auto"/>
        <w:bottom w:val="none" w:sz="0" w:space="0" w:color="auto"/>
        <w:right w:val="none" w:sz="0" w:space="0" w:color="auto"/>
      </w:divBdr>
    </w:div>
    <w:div w:id="693044212">
      <w:bodyDiv w:val="1"/>
      <w:marLeft w:val="0"/>
      <w:marRight w:val="0"/>
      <w:marTop w:val="0"/>
      <w:marBottom w:val="0"/>
      <w:divBdr>
        <w:top w:val="none" w:sz="0" w:space="0" w:color="auto"/>
        <w:left w:val="none" w:sz="0" w:space="0" w:color="auto"/>
        <w:bottom w:val="none" w:sz="0" w:space="0" w:color="auto"/>
        <w:right w:val="none" w:sz="0" w:space="0" w:color="auto"/>
      </w:divBdr>
    </w:div>
    <w:div w:id="694383424">
      <w:bodyDiv w:val="1"/>
      <w:marLeft w:val="0"/>
      <w:marRight w:val="0"/>
      <w:marTop w:val="0"/>
      <w:marBottom w:val="0"/>
      <w:divBdr>
        <w:top w:val="none" w:sz="0" w:space="0" w:color="auto"/>
        <w:left w:val="none" w:sz="0" w:space="0" w:color="auto"/>
        <w:bottom w:val="none" w:sz="0" w:space="0" w:color="auto"/>
        <w:right w:val="none" w:sz="0" w:space="0" w:color="auto"/>
      </w:divBdr>
    </w:div>
    <w:div w:id="694692868">
      <w:bodyDiv w:val="1"/>
      <w:marLeft w:val="0"/>
      <w:marRight w:val="0"/>
      <w:marTop w:val="0"/>
      <w:marBottom w:val="0"/>
      <w:divBdr>
        <w:top w:val="none" w:sz="0" w:space="0" w:color="auto"/>
        <w:left w:val="none" w:sz="0" w:space="0" w:color="auto"/>
        <w:bottom w:val="none" w:sz="0" w:space="0" w:color="auto"/>
        <w:right w:val="none" w:sz="0" w:space="0" w:color="auto"/>
      </w:divBdr>
    </w:div>
    <w:div w:id="694693575">
      <w:bodyDiv w:val="1"/>
      <w:marLeft w:val="0"/>
      <w:marRight w:val="0"/>
      <w:marTop w:val="0"/>
      <w:marBottom w:val="0"/>
      <w:divBdr>
        <w:top w:val="none" w:sz="0" w:space="0" w:color="auto"/>
        <w:left w:val="none" w:sz="0" w:space="0" w:color="auto"/>
        <w:bottom w:val="none" w:sz="0" w:space="0" w:color="auto"/>
        <w:right w:val="none" w:sz="0" w:space="0" w:color="auto"/>
      </w:divBdr>
    </w:div>
    <w:div w:id="694884553">
      <w:bodyDiv w:val="1"/>
      <w:marLeft w:val="0"/>
      <w:marRight w:val="0"/>
      <w:marTop w:val="0"/>
      <w:marBottom w:val="0"/>
      <w:divBdr>
        <w:top w:val="none" w:sz="0" w:space="0" w:color="auto"/>
        <w:left w:val="none" w:sz="0" w:space="0" w:color="auto"/>
        <w:bottom w:val="none" w:sz="0" w:space="0" w:color="auto"/>
        <w:right w:val="none" w:sz="0" w:space="0" w:color="auto"/>
      </w:divBdr>
    </w:div>
    <w:div w:id="694891316">
      <w:bodyDiv w:val="1"/>
      <w:marLeft w:val="0"/>
      <w:marRight w:val="0"/>
      <w:marTop w:val="0"/>
      <w:marBottom w:val="0"/>
      <w:divBdr>
        <w:top w:val="none" w:sz="0" w:space="0" w:color="auto"/>
        <w:left w:val="none" w:sz="0" w:space="0" w:color="auto"/>
        <w:bottom w:val="none" w:sz="0" w:space="0" w:color="auto"/>
        <w:right w:val="none" w:sz="0" w:space="0" w:color="auto"/>
      </w:divBdr>
    </w:div>
    <w:div w:id="695235408">
      <w:bodyDiv w:val="1"/>
      <w:marLeft w:val="0"/>
      <w:marRight w:val="0"/>
      <w:marTop w:val="0"/>
      <w:marBottom w:val="0"/>
      <w:divBdr>
        <w:top w:val="none" w:sz="0" w:space="0" w:color="auto"/>
        <w:left w:val="none" w:sz="0" w:space="0" w:color="auto"/>
        <w:bottom w:val="none" w:sz="0" w:space="0" w:color="auto"/>
        <w:right w:val="none" w:sz="0" w:space="0" w:color="auto"/>
      </w:divBdr>
    </w:div>
    <w:div w:id="695618509">
      <w:bodyDiv w:val="1"/>
      <w:marLeft w:val="0"/>
      <w:marRight w:val="0"/>
      <w:marTop w:val="0"/>
      <w:marBottom w:val="0"/>
      <w:divBdr>
        <w:top w:val="none" w:sz="0" w:space="0" w:color="auto"/>
        <w:left w:val="none" w:sz="0" w:space="0" w:color="auto"/>
        <w:bottom w:val="none" w:sz="0" w:space="0" w:color="auto"/>
        <w:right w:val="none" w:sz="0" w:space="0" w:color="auto"/>
      </w:divBdr>
    </w:div>
    <w:div w:id="697391525">
      <w:bodyDiv w:val="1"/>
      <w:marLeft w:val="0"/>
      <w:marRight w:val="0"/>
      <w:marTop w:val="0"/>
      <w:marBottom w:val="0"/>
      <w:divBdr>
        <w:top w:val="none" w:sz="0" w:space="0" w:color="auto"/>
        <w:left w:val="none" w:sz="0" w:space="0" w:color="auto"/>
        <w:bottom w:val="none" w:sz="0" w:space="0" w:color="auto"/>
        <w:right w:val="none" w:sz="0" w:space="0" w:color="auto"/>
      </w:divBdr>
    </w:div>
    <w:div w:id="697773859">
      <w:bodyDiv w:val="1"/>
      <w:marLeft w:val="0"/>
      <w:marRight w:val="0"/>
      <w:marTop w:val="0"/>
      <w:marBottom w:val="0"/>
      <w:divBdr>
        <w:top w:val="none" w:sz="0" w:space="0" w:color="auto"/>
        <w:left w:val="none" w:sz="0" w:space="0" w:color="auto"/>
        <w:bottom w:val="none" w:sz="0" w:space="0" w:color="auto"/>
        <w:right w:val="none" w:sz="0" w:space="0" w:color="auto"/>
      </w:divBdr>
    </w:div>
    <w:div w:id="698236264">
      <w:bodyDiv w:val="1"/>
      <w:marLeft w:val="0"/>
      <w:marRight w:val="0"/>
      <w:marTop w:val="0"/>
      <w:marBottom w:val="0"/>
      <w:divBdr>
        <w:top w:val="none" w:sz="0" w:space="0" w:color="auto"/>
        <w:left w:val="none" w:sz="0" w:space="0" w:color="auto"/>
        <w:bottom w:val="none" w:sz="0" w:space="0" w:color="auto"/>
        <w:right w:val="none" w:sz="0" w:space="0" w:color="auto"/>
      </w:divBdr>
    </w:div>
    <w:div w:id="698504829">
      <w:bodyDiv w:val="1"/>
      <w:marLeft w:val="0"/>
      <w:marRight w:val="0"/>
      <w:marTop w:val="0"/>
      <w:marBottom w:val="0"/>
      <w:divBdr>
        <w:top w:val="none" w:sz="0" w:space="0" w:color="auto"/>
        <w:left w:val="none" w:sz="0" w:space="0" w:color="auto"/>
        <w:bottom w:val="none" w:sz="0" w:space="0" w:color="auto"/>
        <w:right w:val="none" w:sz="0" w:space="0" w:color="auto"/>
      </w:divBdr>
    </w:div>
    <w:div w:id="698746659">
      <w:bodyDiv w:val="1"/>
      <w:marLeft w:val="0"/>
      <w:marRight w:val="0"/>
      <w:marTop w:val="0"/>
      <w:marBottom w:val="0"/>
      <w:divBdr>
        <w:top w:val="none" w:sz="0" w:space="0" w:color="auto"/>
        <w:left w:val="none" w:sz="0" w:space="0" w:color="auto"/>
        <w:bottom w:val="none" w:sz="0" w:space="0" w:color="auto"/>
        <w:right w:val="none" w:sz="0" w:space="0" w:color="auto"/>
      </w:divBdr>
    </w:div>
    <w:div w:id="698973642">
      <w:bodyDiv w:val="1"/>
      <w:marLeft w:val="0"/>
      <w:marRight w:val="0"/>
      <w:marTop w:val="0"/>
      <w:marBottom w:val="0"/>
      <w:divBdr>
        <w:top w:val="none" w:sz="0" w:space="0" w:color="auto"/>
        <w:left w:val="none" w:sz="0" w:space="0" w:color="auto"/>
        <w:bottom w:val="none" w:sz="0" w:space="0" w:color="auto"/>
        <w:right w:val="none" w:sz="0" w:space="0" w:color="auto"/>
      </w:divBdr>
    </w:div>
    <w:div w:id="699352722">
      <w:bodyDiv w:val="1"/>
      <w:marLeft w:val="0"/>
      <w:marRight w:val="0"/>
      <w:marTop w:val="0"/>
      <w:marBottom w:val="0"/>
      <w:divBdr>
        <w:top w:val="none" w:sz="0" w:space="0" w:color="auto"/>
        <w:left w:val="none" w:sz="0" w:space="0" w:color="auto"/>
        <w:bottom w:val="none" w:sz="0" w:space="0" w:color="auto"/>
        <w:right w:val="none" w:sz="0" w:space="0" w:color="auto"/>
      </w:divBdr>
    </w:div>
    <w:div w:id="700127546">
      <w:bodyDiv w:val="1"/>
      <w:marLeft w:val="0"/>
      <w:marRight w:val="0"/>
      <w:marTop w:val="0"/>
      <w:marBottom w:val="0"/>
      <w:divBdr>
        <w:top w:val="none" w:sz="0" w:space="0" w:color="auto"/>
        <w:left w:val="none" w:sz="0" w:space="0" w:color="auto"/>
        <w:bottom w:val="none" w:sz="0" w:space="0" w:color="auto"/>
        <w:right w:val="none" w:sz="0" w:space="0" w:color="auto"/>
      </w:divBdr>
    </w:div>
    <w:div w:id="700202687">
      <w:bodyDiv w:val="1"/>
      <w:marLeft w:val="0"/>
      <w:marRight w:val="0"/>
      <w:marTop w:val="0"/>
      <w:marBottom w:val="0"/>
      <w:divBdr>
        <w:top w:val="none" w:sz="0" w:space="0" w:color="auto"/>
        <w:left w:val="none" w:sz="0" w:space="0" w:color="auto"/>
        <w:bottom w:val="none" w:sz="0" w:space="0" w:color="auto"/>
        <w:right w:val="none" w:sz="0" w:space="0" w:color="auto"/>
      </w:divBdr>
    </w:div>
    <w:div w:id="701058727">
      <w:bodyDiv w:val="1"/>
      <w:marLeft w:val="0"/>
      <w:marRight w:val="0"/>
      <w:marTop w:val="0"/>
      <w:marBottom w:val="0"/>
      <w:divBdr>
        <w:top w:val="none" w:sz="0" w:space="0" w:color="auto"/>
        <w:left w:val="none" w:sz="0" w:space="0" w:color="auto"/>
        <w:bottom w:val="none" w:sz="0" w:space="0" w:color="auto"/>
        <w:right w:val="none" w:sz="0" w:space="0" w:color="auto"/>
      </w:divBdr>
    </w:div>
    <w:div w:id="701059016">
      <w:bodyDiv w:val="1"/>
      <w:marLeft w:val="0"/>
      <w:marRight w:val="0"/>
      <w:marTop w:val="0"/>
      <w:marBottom w:val="0"/>
      <w:divBdr>
        <w:top w:val="none" w:sz="0" w:space="0" w:color="auto"/>
        <w:left w:val="none" w:sz="0" w:space="0" w:color="auto"/>
        <w:bottom w:val="none" w:sz="0" w:space="0" w:color="auto"/>
        <w:right w:val="none" w:sz="0" w:space="0" w:color="auto"/>
      </w:divBdr>
    </w:div>
    <w:div w:id="701133074">
      <w:bodyDiv w:val="1"/>
      <w:marLeft w:val="0"/>
      <w:marRight w:val="0"/>
      <w:marTop w:val="0"/>
      <w:marBottom w:val="0"/>
      <w:divBdr>
        <w:top w:val="none" w:sz="0" w:space="0" w:color="auto"/>
        <w:left w:val="none" w:sz="0" w:space="0" w:color="auto"/>
        <w:bottom w:val="none" w:sz="0" w:space="0" w:color="auto"/>
        <w:right w:val="none" w:sz="0" w:space="0" w:color="auto"/>
      </w:divBdr>
    </w:div>
    <w:div w:id="702630957">
      <w:bodyDiv w:val="1"/>
      <w:marLeft w:val="0"/>
      <w:marRight w:val="0"/>
      <w:marTop w:val="0"/>
      <w:marBottom w:val="0"/>
      <w:divBdr>
        <w:top w:val="none" w:sz="0" w:space="0" w:color="auto"/>
        <w:left w:val="none" w:sz="0" w:space="0" w:color="auto"/>
        <w:bottom w:val="none" w:sz="0" w:space="0" w:color="auto"/>
        <w:right w:val="none" w:sz="0" w:space="0" w:color="auto"/>
      </w:divBdr>
    </w:div>
    <w:div w:id="702748855">
      <w:bodyDiv w:val="1"/>
      <w:marLeft w:val="0"/>
      <w:marRight w:val="0"/>
      <w:marTop w:val="0"/>
      <w:marBottom w:val="0"/>
      <w:divBdr>
        <w:top w:val="none" w:sz="0" w:space="0" w:color="auto"/>
        <w:left w:val="none" w:sz="0" w:space="0" w:color="auto"/>
        <w:bottom w:val="none" w:sz="0" w:space="0" w:color="auto"/>
        <w:right w:val="none" w:sz="0" w:space="0" w:color="auto"/>
      </w:divBdr>
    </w:div>
    <w:div w:id="703284836">
      <w:bodyDiv w:val="1"/>
      <w:marLeft w:val="0"/>
      <w:marRight w:val="0"/>
      <w:marTop w:val="0"/>
      <w:marBottom w:val="0"/>
      <w:divBdr>
        <w:top w:val="none" w:sz="0" w:space="0" w:color="auto"/>
        <w:left w:val="none" w:sz="0" w:space="0" w:color="auto"/>
        <w:bottom w:val="none" w:sz="0" w:space="0" w:color="auto"/>
        <w:right w:val="none" w:sz="0" w:space="0" w:color="auto"/>
      </w:divBdr>
    </w:div>
    <w:div w:id="703679437">
      <w:bodyDiv w:val="1"/>
      <w:marLeft w:val="0"/>
      <w:marRight w:val="0"/>
      <w:marTop w:val="0"/>
      <w:marBottom w:val="0"/>
      <w:divBdr>
        <w:top w:val="none" w:sz="0" w:space="0" w:color="auto"/>
        <w:left w:val="none" w:sz="0" w:space="0" w:color="auto"/>
        <w:bottom w:val="none" w:sz="0" w:space="0" w:color="auto"/>
        <w:right w:val="none" w:sz="0" w:space="0" w:color="auto"/>
      </w:divBdr>
    </w:div>
    <w:div w:id="703943150">
      <w:bodyDiv w:val="1"/>
      <w:marLeft w:val="0"/>
      <w:marRight w:val="0"/>
      <w:marTop w:val="0"/>
      <w:marBottom w:val="0"/>
      <w:divBdr>
        <w:top w:val="none" w:sz="0" w:space="0" w:color="auto"/>
        <w:left w:val="none" w:sz="0" w:space="0" w:color="auto"/>
        <w:bottom w:val="none" w:sz="0" w:space="0" w:color="auto"/>
        <w:right w:val="none" w:sz="0" w:space="0" w:color="auto"/>
      </w:divBdr>
    </w:div>
    <w:div w:id="705567588">
      <w:bodyDiv w:val="1"/>
      <w:marLeft w:val="0"/>
      <w:marRight w:val="0"/>
      <w:marTop w:val="0"/>
      <w:marBottom w:val="0"/>
      <w:divBdr>
        <w:top w:val="none" w:sz="0" w:space="0" w:color="auto"/>
        <w:left w:val="none" w:sz="0" w:space="0" w:color="auto"/>
        <w:bottom w:val="none" w:sz="0" w:space="0" w:color="auto"/>
        <w:right w:val="none" w:sz="0" w:space="0" w:color="auto"/>
      </w:divBdr>
    </w:div>
    <w:div w:id="705910445">
      <w:bodyDiv w:val="1"/>
      <w:marLeft w:val="0"/>
      <w:marRight w:val="0"/>
      <w:marTop w:val="0"/>
      <w:marBottom w:val="0"/>
      <w:divBdr>
        <w:top w:val="none" w:sz="0" w:space="0" w:color="auto"/>
        <w:left w:val="none" w:sz="0" w:space="0" w:color="auto"/>
        <w:bottom w:val="none" w:sz="0" w:space="0" w:color="auto"/>
        <w:right w:val="none" w:sz="0" w:space="0" w:color="auto"/>
      </w:divBdr>
    </w:div>
    <w:div w:id="705956803">
      <w:bodyDiv w:val="1"/>
      <w:marLeft w:val="0"/>
      <w:marRight w:val="0"/>
      <w:marTop w:val="0"/>
      <w:marBottom w:val="0"/>
      <w:divBdr>
        <w:top w:val="none" w:sz="0" w:space="0" w:color="auto"/>
        <w:left w:val="none" w:sz="0" w:space="0" w:color="auto"/>
        <w:bottom w:val="none" w:sz="0" w:space="0" w:color="auto"/>
        <w:right w:val="none" w:sz="0" w:space="0" w:color="auto"/>
      </w:divBdr>
    </w:div>
    <w:div w:id="706881223">
      <w:bodyDiv w:val="1"/>
      <w:marLeft w:val="0"/>
      <w:marRight w:val="0"/>
      <w:marTop w:val="0"/>
      <w:marBottom w:val="0"/>
      <w:divBdr>
        <w:top w:val="none" w:sz="0" w:space="0" w:color="auto"/>
        <w:left w:val="none" w:sz="0" w:space="0" w:color="auto"/>
        <w:bottom w:val="none" w:sz="0" w:space="0" w:color="auto"/>
        <w:right w:val="none" w:sz="0" w:space="0" w:color="auto"/>
      </w:divBdr>
    </w:div>
    <w:div w:id="707530566">
      <w:bodyDiv w:val="1"/>
      <w:marLeft w:val="0"/>
      <w:marRight w:val="0"/>
      <w:marTop w:val="0"/>
      <w:marBottom w:val="0"/>
      <w:divBdr>
        <w:top w:val="none" w:sz="0" w:space="0" w:color="auto"/>
        <w:left w:val="none" w:sz="0" w:space="0" w:color="auto"/>
        <w:bottom w:val="none" w:sz="0" w:space="0" w:color="auto"/>
        <w:right w:val="none" w:sz="0" w:space="0" w:color="auto"/>
      </w:divBdr>
    </w:div>
    <w:div w:id="707921971">
      <w:bodyDiv w:val="1"/>
      <w:marLeft w:val="0"/>
      <w:marRight w:val="0"/>
      <w:marTop w:val="0"/>
      <w:marBottom w:val="0"/>
      <w:divBdr>
        <w:top w:val="none" w:sz="0" w:space="0" w:color="auto"/>
        <w:left w:val="none" w:sz="0" w:space="0" w:color="auto"/>
        <w:bottom w:val="none" w:sz="0" w:space="0" w:color="auto"/>
        <w:right w:val="none" w:sz="0" w:space="0" w:color="auto"/>
      </w:divBdr>
    </w:div>
    <w:div w:id="708992550">
      <w:bodyDiv w:val="1"/>
      <w:marLeft w:val="0"/>
      <w:marRight w:val="0"/>
      <w:marTop w:val="0"/>
      <w:marBottom w:val="0"/>
      <w:divBdr>
        <w:top w:val="none" w:sz="0" w:space="0" w:color="auto"/>
        <w:left w:val="none" w:sz="0" w:space="0" w:color="auto"/>
        <w:bottom w:val="none" w:sz="0" w:space="0" w:color="auto"/>
        <w:right w:val="none" w:sz="0" w:space="0" w:color="auto"/>
      </w:divBdr>
    </w:div>
    <w:div w:id="708994271">
      <w:bodyDiv w:val="1"/>
      <w:marLeft w:val="0"/>
      <w:marRight w:val="0"/>
      <w:marTop w:val="0"/>
      <w:marBottom w:val="0"/>
      <w:divBdr>
        <w:top w:val="none" w:sz="0" w:space="0" w:color="auto"/>
        <w:left w:val="none" w:sz="0" w:space="0" w:color="auto"/>
        <w:bottom w:val="none" w:sz="0" w:space="0" w:color="auto"/>
        <w:right w:val="none" w:sz="0" w:space="0" w:color="auto"/>
      </w:divBdr>
    </w:div>
    <w:div w:id="709113681">
      <w:bodyDiv w:val="1"/>
      <w:marLeft w:val="0"/>
      <w:marRight w:val="0"/>
      <w:marTop w:val="0"/>
      <w:marBottom w:val="0"/>
      <w:divBdr>
        <w:top w:val="none" w:sz="0" w:space="0" w:color="auto"/>
        <w:left w:val="none" w:sz="0" w:space="0" w:color="auto"/>
        <w:bottom w:val="none" w:sz="0" w:space="0" w:color="auto"/>
        <w:right w:val="none" w:sz="0" w:space="0" w:color="auto"/>
      </w:divBdr>
    </w:div>
    <w:div w:id="709186167">
      <w:bodyDiv w:val="1"/>
      <w:marLeft w:val="0"/>
      <w:marRight w:val="0"/>
      <w:marTop w:val="0"/>
      <w:marBottom w:val="0"/>
      <w:divBdr>
        <w:top w:val="none" w:sz="0" w:space="0" w:color="auto"/>
        <w:left w:val="none" w:sz="0" w:space="0" w:color="auto"/>
        <w:bottom w:val="none" w:sz="0" w:space="0" w:color="auto"/>
        <w:right w:val="none" w:sz="0" w:space="0" w:color="auto"/>
      </w:divBdr>
    </w:div>
    <w:div w:id="709382374">
      <w:bodyDiv w:val="1"/>
      <w:marLeft w:val="0"/>
      <w:marRight w:val="0"/>
      <w:marTop w:val="0"/>
      <w:marBottom w:val="0"/>
      <w:divBdr>
        <w:top w:val="none" w:sz="0" w:space="0" w:color="auto"/>
        <w:left w:val="none" w:sz="0" w:space="0" w:color="auto"/>
        <w:bottom w:val="none" w:sz="0" w:space="0" w:color="auto"/>
        <w:right w:val="none" w:sz="0" w:space="0" w:color="auto"/>
      </w:divBdr>
    </w:div>
    <w:div w:id="709763324">
      <w:bodyDiv w:val="1"/>
      <w:marLeft w:val="0"/>
      <w:marRight w:val="0"/>
      <w:marTop w:val="0"/>
      <w:marBottom w:val="0"/>
      <w:divBdr>
        <w:top w:val="none" w:sz="0" w:space="0" w:color="auto"/>
        <w:left w:val="none" w:sz="0" w:space="0" w:color="auto"/>
        <w:bottom w:val="none" w:sz="0" w:space="0" w:color="auto"/>
        <w:right w:val="none" w:sz="0" w:space="0" w:color="auto"/>
      </w:divBdr>
    </w:div>
    <w:div w:id="710110592">
      <w:bodyDiv w:val="1"/>
      <w:marLeft w:val="0"/>
      <w:marRight w:val="0"/>
      <w:marTop w:val="0"/>
      <w:marBottom w:val="0"/>
      <w:divBdr>
        <w:top w:val="none" w:sz="0" w:space="0" w:color="auto"/>
        <w:left w:val="none" w:sz="0" w:space="0" w:color="auto"/>
        <w:bottom w:val="none" w:sz="0" w:space="0" w:color="auto"/>
        <w:right w:val="none" w:sz="0" w:space="0" w:color="auto"/>
      </w:divBdr>
    </w:div>
    <w:div w:id="710111386">
      <w:bodyDiv w:val="1"/>
      <w:marLeft w:val="0"/>
      <w:marRight w:val="0"/>
      <w:marTop w:val="0"/>
      <w:marBottom w:val="0"/>
      <w:divBdr>
        <w:top w:val="none" w:sz="0" w:space="0" w:color="auto"/>
        <w:left w:val="none" w:sz="0" w:space="0" w:color="auto"/>
        <w:bottom w:val="none" w:sz="0" w:space="0" w:color="auto"/>
        <w:right w:val="none" w:sz="0" w:space="0" w:color="auto"/>
      </w:divBdr>
    </w:div>
    <w:div w:id="710494388">
      <w:bodyDiv w:val="1"/>
      <w:marLeft w:val="0"/>
      <w:marRight w:val="0"/>
      <w:marTop w:val="0"/>
      <w:marBottom w:val="0"/>
      <w:divBdr>
        <w:top w:val="none" w:sz="0" w:space="0" w:color="auto"/>
        <w:left w:val="none" w:sz="0" w:space="0" w:color="auto"/>
        <w:bottom w:val="none" w:sz="0" w:space="0" w:color="auto"/>
        <w:right w:val="none" w:sz="0" w:space="0" w:color="auto"/>
      </w:divBdr>
    </w:div>
    <w:div w:id="710542618">
      <w:bodyDiv w:val="1"/>
      <w:marLeft w:val="0"/>
      <w:marRight w:val="0"/>
      <w:marTop w:val="0"/>
      <w:marBottom w:val="0"/>
      <w:divBdr>
        <w:top w:val="none" w:sz="0" w:space="0" w:color="auto"/>
        <w:left w:val="none" w:sz="0" w:space="0" w:color="auto"/>
        <w:bottom w:val="none" w:sz="0" w:space="0" w:color="auto"/>
        <w:right w:val="none" w:sz="0" w:space="0" w:color="auto"/>
      </w:divBdr>
    </w:div>
    <w:div w:id="710962799">
      <w:bodyDiv w:val="1"/>
      <w:marLeft w:val="0"/>
      <w:marRight w:val="0"/>
      <w:marTop w:val="0"/>
      <w:marBottom w:val="0"/>
      <w:divBdr>
        <w:top w:val="none" w:sz="0" w:space="0" w:color="auto"/>
        <w:left w:val="none" w:sz="0" w:space="0" w:color="auto"/>
        <w:bottom w:val="none" w:sz="0" w:space="0" w:color="auto"/>
        <w:right w:val="none" w:sz="0" w:space="0" w:color="auto"/>
      </w:divBdr>
    </w:div>
    <w:div w:id="711882506">
      <w:bodyDiv w:val="1"/>
      <w:marLeft w:val="0"/>
      <w:marRight w:val="0"/>
      <w:marTop w:val="0"/>
      <w:marBottom w:val="0"/>
      <w:divBdr>
        <w:top w:val="none" w:sz="0" w:space="0" w:color="auto"/>
        <w:left w:val="none" w:sz="0" w:space="0" w:color="auto"/>
        <w:bottom w:val="none" w:sz="0" w:space="0" w:color="auto"/>
        <w:right w:val="none" w:sz="0" w:space="0" w:color="auto"/>
      </w:divBdr>
    </w:div>
    <w:div w:id="711882621">
      <w:bodyDiv w:val="1"/>
      <w:marLeft w:val="0"/>
      <w:marRight w:val="0"/>
      <w:marTop w:val="0"/>
      <w:marBottom w:val="0"/>
      <w:divBdr>
        <w:top w:val="none" w:sz="0" w:space="0" w:color="auto"/>
        <w:left w:val="none" w:sz="0" w:space="0" w:color="auto"/>
        <w:bottom w:val="none" w:sz="0" w:space="0" w:color="auto"/>
        <w:right w:val="none" w:sz="0" w:space="0" w:color="auto"/>
      </w:divBdr>
    </w:div>
    <w:div w:id="711928506">
      <w:bodyDiv w:val="1"/>
      <w:marLeft w:val="0"/>
      <w:marRight w:val="0"/>
      <w:marTop w:val="0"/>
      <w:marBottom w:val="0"/>
      <w:divBdr>
        <w:top w:val="none" w:sz="0" w:space="0" w:color="auto"/>
        <w:left w:val="none" w:sz="0" w:space="0" w:color="auto"/>
        <w:bottom w:val="none" w:sz="0" w:space="0" w:color="auto"/>
        <w:right w:val="none" w:sz="0" w:space="0" w:color="auto"/>
      </w:divBdr>
    </w:div>
    <w:div w:id="712387596">
      <w:bodyDiv w:val="1"/>
      <w:marLeft w:val="0"/>
      <w:marRight w:val="0"/>
      <w:marTop w:val="0"/>
      <w:marBottom w:val="0"/>
      <w:divBdr>
        <w:top w:val="none" w:sz="0" w:space="0" w:color="auto"/>
        <w:left w:val="none" w:sz="0" w:space="0" w:color="auto"/>
        <w:bottom w:val="none" w:sz="0" w:space="0" w:color="auto"/>
        <w:right w:val="none" w:sz="0" w:space="0" w:color="auto"/>
      </w:divBdr>
    </w:div>
    <w:div w:id="712458460">
      <w:bodyDiv w:val="1"/>
      <w:marLeft w:val="0"/>
      <w:marRight w:val="0"/>
      <w:marTop w:val="0"/>
      <w:marBottom w:val="0"/>
      <w:divBdr>
        <w:top w:val="none" w:sz="0" w:space="0" w:color="auto"/>
        <w:left w:val="none" w:sz="0" w:space="0" w:color="auto"/>
        <w:bottom w:val="none" w:sz="0" w:space="0" w:color="auto"/>
        <w:right w:val="none" w:sz="0" w:space="0" w:color="auto"/>
      </w:divBdr>
    </w:div>
    <w:div w:id="713772627">
      <w:bodyDiv w:val="1"/>
      <w:marLeft w:val="0"/>
      <w:marRight w:val="0"/>
      <w:marTop w:val="0"/>
      <w:marBottom w:val="0"/>
      <w:divBdr>
        <w:top w:val="none" w:sz="0" w:space="0" w:color="auto"/>
        <w:left w:val="none" w:sz="0" w:space="0" w:color="auto"/>
        <w:bottom w:val="none" w:sz="0" w:space="0" w:color="auto"/>
        <w:right w:val="none" w:sz="0" w:space="0" w:color="auto"/>
      </w:divBdr>
    </w:div>
    <w:div w:id="713848945">
      <w:bodyDiv w:val="1"/>
      <w:marLeft w:val="0"/>
      <w:marRight w:val="0"/>
      <w:marTop w:val="0"/>
      <w:marBottom w:val="0"/>
      <w:divBdr>
        <w:top w:val="none" w:sz="0" w:space="0" w:color="auto"/>
        <w:left w:val="none" w:sz="0" w:space="0" w:color="auto"/>
        <w:bottom w:val="none" w:sz="0" w:space="0" w:color="auto"/>
        <w:right w:val="none" w:sz="0" w:space="0" w:color="auto"/>
      </w:divBdr>
    </w:div>
    <w:div w:id="714088330">
      <w:bodyDiv w:val="1"/>
      <w:marLeft w:val="0"/>
      <w:marRight w:val="0"/>
      <w:marTop w:val="0"/>
      <w:marBottom w:val="0"/>
      <w:divBdr>
        <w:top w:val="none" w:sz="0" w:space="0" w:color="auto"/>
        <w:left w:val="none" w:sz="0" w:space="0" w:color="auto"/>
        <w:bottom w:val="none" w:sz="0" w:space="0" w:color="auto"/>
        <w:right w:val="none" w:sz="0" w:space="0" w:color="auto"/>
      </w:divBdr>
    </w:div>
    <w:div w:id="714231339">
      <w:bodyDiv w:val="1"/>
      <w:marLeft w:val="0"/>
      <w:marRight w:val="0"/>
      <w:marTop w:val="0"/>
      <w:marBottom w:val="0"/>
      <w:divBdr>
        <w:top w:val="none" w:sz="0" w:space="0" w:color="auto"/>
        <w:left w:val="none" w:sz="0" w:space="0" w:color="auto"/>
        <w:bottom w:val="none" w:sz="0" w:space="0" w:color="auto"/>
        <w:right w:val="none" w:sz="0" w:space="0" w:color="auto"/>
      </w:divBdr>
    </w:div>
    <w:div w:id="714358075">
      <w:bodyDiv w:val="1"/>
      <w:marLeft w:val="0"/>
      <w:marRight w:val="0"/>
      <w:marTop w:val="0"/>
      <w:marBottom w:val="0"/>
      <w:divBdr>
        <w:top w:val="none" w:sz="0" w:space="0" w:color="auto"/>
        <w:left w:val="none" w:sz="0" w:space="0" w:color="auto"/>
        <w:bottom w:val="none" w:sz="0" w:space="0" w:color="auto"/>
        <w:right w:val="none" w:sz="0" w:space="0" w:color="auto"/>
      </w:divBdr>
    </w:div>
    <w:div w:id="714502927">
      <w:bodyDiv w:val="1"/>
      <w:marLeft w:val="0"/>
      <w:marRight w:val="0"/>
      <w:marTop w:val="0"/>
      <w:marBottom w:val="0"/>
      <w:divBdr>
        <w:top w:val="none" w:sz="0" w:space="0" w:color="auto"/>
        <w:left w:val="none" w:sz="0" w:space="0" w:color="auto"/>
        <w:bottom w:val="none" w:sz="0" w:space="0" w:color="auto"/>
        <w:right w:val="none" w:sz="0" w:space="0" w:color="auto"/>
      </w:divBdr>
    </w:div>
    <w:div w:id="714744104">
      <w:bodyDiv w:val="1"/>
      <w:marLeft w:val="0"/>
      <w:marRight w:val="0"/>
      <w:marTop w:val="0"/>
      <w:marBottom w:val="0"/>
      <w:divBdr>
        <w:top w:val="none" w:sz="0" w:space="0" w:color="auto"/>
        <w:left w:val="none" w:sz="0" w:space="0" w:color="auto"/>
        <w:bottom w:val="none" w:sz="0" w:space="0" w:color="auto"/>
        <w:right w:val="none" w:sz="0" w:space="0" w:color="auto"/>
      </w:divBdr>
    </w:div>
    <w:div w:id="714935304">
      <w:bodyDiv w:val="1"/>
      <w:marLeft w:val="0"/>
      <w:marRight w:val="0"/>
      <w:marTop w:val="0"/>
      <w:marBottom w:val="0"/>
      <w:divBdr>
        <w:top w:val="none" w:sz="0" w:space="0" w:color="auto"/>
        <w:left w:val="none" w:sz="0" w:space="0" w:color="auto"/>
        <w:bottom w:val="none" w:sz="0" w:space="0" w:color="auto"/>
        <w:right w:val="none" w:sz="0" w:space="0" w:color="auto"/>
      </w:divBdr>
    </w:div>
    <w:div w:id="714936177">
      <w:bodyDiv w:val="1"/>
      <w:marLeft w:val="0"/>
      <w:marRight w:val="0"/>
      <w:marTop w:val="0"/>
      <w:marBottom w:val="0"/>
      <w:divBdr>
        <w:top w:val="none" w:sz="0" w:space="0" w:color="auto"/>
        <w:left w:val="none" w:sz="0" w:space="0" w:color="auto"/>
        <w:bottom w:val="none" w:sz="0" w:space="0" w:color="auto"/>
        <w:right w:val="none" w:sz="0" w:space="0" w:color="auto"/>
      </w:divBdr>
    </w:div>
    <w:div w:id="715272888">
      <w:bodyDiv w:val="1"/>
      <w:marLeft w:val="0"/>
      <w:marRight w:val="0"/>
      <w:marTop w:val="0"/>
      <w:marBottom w:val="0"/>
      <w:divBdr>
        <w:top w:val="none" w:sz="0" w:space="0" w:color="auto"/>
        <w:left w:val="none" w:sz="0" w:space="0" w:color="auto"/>
        <w:bottom w:val="none" w:sz="0" w:space="0" w:color="auto"/>
        <w:right w:val="none" w:sz="0" w:space="0" w:color="auto"/>
      </w:divBdr>
    </w:div>
    <w:div w:id="715542381">
      <w:bodyDiv w:val="1"/>
      <w:marLeft w:val="0"/>
      <w:marRight w:val="0"/>
      <w:marTop w:val="0"/>
      <w:marBottom w:val="0"/>
      <w:divBdr>
        <w:top w:val="none" w:sz="0" w:space="0" w:color="auto"/>
        <w:left w:val="none" w:sz="0" w:space="0" w:color="auto"/>
        <w:bottom w:val="none" w:sz="0" w:space="0" w:color="auto"/>
        <w:right w:val="none" w:sz="0" w:space="0" w:color="auto"/>
      </w:divBdr>
    </w:div>
    <w:div w:id="715544433">
      <w:bodyDiv w:val="1"/>
      <w:marLeft w:val="0"/>
      <w:marRight w:val="0"/>
      <w:marTop w:val="0"/>
      <w:marBottom w:val="0"/>
      <w:divBdr>
        <w:top w:val="none" w:sz="0" w:space="0" w:color="auto"/>
        <w:left w:val="none" w:sz="0" w:space="0" w:color="auto"/>
        <w:bottom w:val="none" w:sz="0" w:space="0" w:color="auto"/>
        <w:right w:val="none" w:sz="0" w:space="0" w:color="auto"/>
      </w:divBdr>
    </w:div>
    <w:div w:id="716321248">
      <w:bodyDiv w:val="1"/>
      <w:marLeft w:val="0"/>
      <w:marRight w:val="0"/>
      <w:marTop w:val="0"/>
      <w:marBottom w:val="0"/>
      <w:divBdr>
        <w:top w:val="none" w:sz="0" w:space="0" w:color="auto"/>
        <w:left w:val="none" w:sz="0" w:space="0" w:color="auto"/>
        <w:bottom w:val="none" w:sz="0" w:space="0" w:color="auto"/>
        <w:right w:val="none" w:sz="0" w:space="0" w:color="auto"/>
      </w:divBdr>
    </w:div>
    <w:div w:id="717049272">
      <w:bodyDiv w:val="1"/>
      <w:marLeft w:val="0"/>
      <w:marRight w:val="0"/>
      <w:marTop w:val="0"/>
      <w:marBottom w:val="0"/>
      <w:divBdr>
        <w:top w:val="none" w:sz="0" w:space="0" w:color="auto"/>
        <w:left w:val="none" w:sz="0" w:space="0" w:color="auto"/>
        <w:bottom w:val="none" w:sz="0" w:space="0" w:color="auto"/>
        <w:right w:val="none" w:sz="0" w:space="0" w:color="auto"/>
      </w:divBdr>
    </w:div>
    <w:div w:id="717167531">
      <w:bodyDiv w:val="1"/>
      <w:marLeft w:val="0"/>
      <w:marRight w:val="0"/>
      <w:marTop w:val="0"/>
      <w:marBottom w:val="0"/>
      <w:divBdr>
        <w:top w:val="none" w:sz="0" w:space="0" w:color="auto"/>
        <w:left w:val="none" w:sz="0" w:space="0" w:color="auto"/>
        <w:bottom w:val="none" w:sz="0" w:space="0" w:color="auto"/>
        <w:right w:val="none" w:sz="0" w:space="0" w:color="auto"/>
      </w:divBdr>
    </w:div>
    <w:div w:id="717633343">
      <w:bodyDiv w:val="1"/>
      <w:marLeft w:val="0"/>
      <w:marRight w:val="0"/>
      <w:marTop w:val="0"/>
      <w:marBottom w:val="0"/>
      <w:divBdr>
        <w:top w:val="none" w:sz="0" w:space="0" w:color="auto"/>
        <w:left w:val="none" w:sz="0" w:space="0" w:color="auto"/>
        <w:bottom w:val="none" w:sz="0" w:space="0" w:color="auto"/>
        <w:right w:val="none" w:sz="0" w:space="0" w:color="auto"/>
      </w:divBdr>
    </w:div>
    <w:div w:id="717899414">
      <w:bodyDiv w:val="1"/>
      <w:marLeft w:val="0"/>
      <w:marRight w:val="0"/>
      <w:marTop w:val="0"/>
      <w:marBottom w:val="0"/>
      <w:divBdr>
        <w:top w:val="none" w:sz="0" w:space="0" w:color="auto"/>
        <w:left w:val="none" w:sz="0" w:space="0" w:color="auto"/>
        <w:bottom w:val="none" w:sz="0" w:space="0" w:color="auto"/>
        <w:right w:val="none" w:sz="0" w:space="0" w:color="auto"/>
      </w:divBdr>
    </w:div>
    <w:div w:id="718014611">
      <w:bodyDiv w:val="1"/>
      <w:marLeft w:val="0"/>
      <w:marRight w:val="0"/>
      <w:marTop w:val="0"/>
      <w:marBottom w:val="0"/>
      <w:divBdr>
        <w:top w:val="none" w:sz="0" w:space="0" w:color="auto"/>
        <w:left w:val="none" w:sz="0" w:space="0" w:color="auto"/>
        <w:bottom w:val="none" w:sz="0" w:space="0" w:color="auto"/>
        <w:right w:val="none" w:sz="0" w:space="0" w:color="auto"/>
      </w:divBdr>
    </w:div>
    <w:div w:id="718091787">
      <w:bodyDiv w:val="1"/>
      <w:marLeft w:val="0"/>
      <w:marRight w:val="0"/>
      <w:marTop w:val="0"/>
      <w:marBottom w:val="0"/>
      <w:divBdr>
        <w:top w:val="none" w:sz="0" w:space="0" w:color="auto"/>
        <w:left w:val="none" w:sz="0" w:space="0" w:color="auto"/>
        <w:bottom w:val="none" w:sz="0" w:space="0" w:color="auto"/>
        <w:right w:val="none" w:sz="0" w:space="0" w:color="auto"/>
      </w:divBdr>
    </w:div>
    <w:div w:id="718478665">
      <w:bodyDiv w:val="1"/>
      <w:marLeft w:val="0"/>
      <w:marRight w:val="0"/>
      <w:marTop w:val="0"/>
      <w:marBottom w:val="0"/>
      <w:divBdr>
        <w:top w:val="none" w:sz="0" w:space="0" w:color="auto"/>
        <w:left w:val="none" w:sz="0" w:space="0" w:color="auto"/>
        <w:bottom w:val="none" w:sz="0" w:space="0" w:color="auto"/>
        <w:right w:val="none" w:sz="0" w:space="0" w:color="auto"/>
      </w:divBdr>
    </w:div>
    <w:div w:id="719092080">
      <w:bodyDiv w:val="1"/>
      <w:marLeft w:val="0"/>
      <w:marRight w:val="0"/>
      <w:marTop w:val="0"/>
      <w:marBottom w:val="0"/>
      <w:divBdr>
        <w:top w:val="none" w:sz="0" w:space="0" w:color="auto"/>
        <w:left w:val="none" w:sz="0" w:space="0" w:color="auto"/>
        <w:bottom w:val="none" w:sz="0" w:space="0" w:color="auto"/>
        <w:right w:val="none" w:sz="0" w:space="0" w:color="auto"/>
      </w:divBdr>
    </w:div>
    <w:div w:id="719130964">
      <w:bodyDiv w:val="1"/>
      <w:marLeft w:val="0"/>
      <w:marRight w:val="0"/>
      <w:marTop w:val="0"/>
      <w:marBottom w:val="0"/>
      <w:divBdr>
        <w:top w:val="none" w:sz="0" w:space="0" w:color="auto"/>
        <w:left w:val="none" w:sz="0" w:space="0" w:color="auto"/>
        <w:bottom w:val="none" w:sz="0" w:space="0" w:color="auto"/>
        <w:right w:val="none" w:sz="0" w:space="0" w:color="auto"/>
      </w:divBdr>
    </w:div>
    <w:div w:id="719285665">
      <w:bodyDiv w:val="1"/>
      <w:marLeft w:val="0"/>
      <w:marRight w:val="0"/>
      <w:marTop w:val="0"/>
      <w:marBottom w:val="0"/>
      <w:divBdr>
        <w:top w:val="none" w:sz="0" w:space="0" w:color="auto"/>
        <w:left w:val="none" w:sz="0" w:space="0" w:color="auto"/>
        <w:bottom w:val="none" w:sz="0" w:space="0" w:color="auto"/>
        <w:right w:val="none" w:sz="0" w:space="0" w:color="auto"/>
      </w:divBdr>
    </w:div>
    <w:div w:id="720130584">
      <w:bodyDiv w:val="1"/>
      <w:marLeft w:val="0"/>
      <w:marRight w:val="0"/>
      <w:marTop w:val="0"/>
      <w:marBottom w:val="0"/>
      <w:divBdr>
        <w:top w:val="none" w:sz="0" w:space="0" w:color="auto"/>
        <w:left w:val="none" w:sz="0" w:space="0" w:color="auto"/>
        <w:bottom w:val="none" w:sz="0" w:space="0" w:color="auto"/>
        <w:right w:val="none" w:sz="0" w:space="0" w:color="auto"/>
      </w:divBdr>
    </w:div>
    <w:div w:id="720442815">
      <w:bodyDiv w:val="1"/>
      <w:marLeft w:val="0"/>
      <w:marRight w:val="0"/>
      <w:marTop w:val="0"/>
      <w:marBottom w:val="0"/>
      <w:divBdr>
        <w:top w:val="none" w:sz="0" w:space="0" w:color="auto"/>
        <w:left w:val="none" w:sz="0" w:space="0" w:color="auto"/>
        <w:bottom w:val="none" w:sz="0" w:space="0" w:color="auto"/>
        <w:right w:val="none" w:sz="0" w:space="0" w:color="auto"/>
      </w:divBdr>
    </w:div>
    <w:div w:id="720635590">
      <w:bodyDiv w:val="1"/>
      <w:marLeft w:val="0"/>
      <w:marRight w:val="0"/>
      <w:marTop w:val="0"/>
      <w:marBottom w:val="0"/>
      <w:divBdr>
        <w:top w:val="none" w:sz="0" w:space="0" w:color="auto"/>
        <w:left w:val="none" w:sz="0" w:space="0" w:color="auto"/>
        <w:bottom w:val="none" w:sz="0" w:space="0" w:color="auto"/>
        <w:right w:val="none" w:sz="0" w:space="0" w:color="auto"/>
      </w:divBdr>
    </w:div>
    <w:div w:id="721056348">
      <w:bodyDiv w:val="1"/>
      <w:marLeft w:val="0"/>
      <w:marRight w:val="0"/>
      <w:marTop w:val="0"/>
      <w:marBottom w:val="0"/>
      <w:divBdr>
        <w:top w:val="none" w:sz="0" w:space="0" w:color="auto"/>
        <w:left w:val="none" w:sz="0" w:space="0" w:color="auto"/>
        <w:bottom w:val="none" w:sz="0" w:space="0" w:color="auto"/>
        <w:right w:val="none" w:sz="0" w:space="0" w:color="auto"/>
      </w:divBdr>
    </w:div>
    <w:div w:id="721252720">
      <w:bodyDiv w:val="1"/>
      <w:marLeft w:val="0"/>
      <w:marRight w:val="0"/>
      <w:marTop w:val="0"/>
      <w:marBottom w:val="0"/>
      <w:divBdr>
        <w:top w:val="none" w:sz="0" w:space="0" w:color="auto"/>
        <w:left w:val="none" w:sz="0" w:space="0" w:color="auto"/>
        <w:bottom w:val="none" w:sz="0" w:space="0" w:color="auto"/>
        <w:right w:val="none" w:sz="0" w:space="0" w:color="auto"/>
      </w:divBdr>
    </w:div>
    <w:div w:id="721829333">
      <w:bodyDiv w:val="1"/>
      <w:marLeft w:val="0"/>
      <w:marRight w:val="0"/>
      <w:marTop w:val="0"/>
      <w:marBottom w:val="0"/>
      <w:divBdr>
        <w:top w:val="none" w:sz="0" w:space="0" w:color="auto"/>
        <w:left w:val="none" w:sz="0" w:space="0" w:color="auto"/>
        <w:bottom w:val="none" w:sz="0" w:space="0" w:color="auto"/>
        <w:right w:val="none" w:sz="0" w:space="0" w:color="auto"/>
      </w:divBdr>
    </w:div>
    <w:div w:id="722868611">
      <w:bodyDiv w:val="1"/>
      <w:marLeft w:val="0"/>
      <w:marRight w:val="0"/>
      <w:marTop w:val="0"/>
      <w:marBottom w:val="0"/>
      <w:divBdr>
        <w:top w:val="none" w:sz="0" w:space="0" w:color="auto"/>
        <w:left w:val="none" w:sz="0" w:space="0" w:color="auto"/>
        <w:bottom w:val="none" w:sz="0" w:space="0" w:color="auto"/>
        <w:right w:val="none" w:sz="0" w:space="0" w:color="auto"/>
      </w:divBdr>
    </w:div>
    <w:div w:id="723144234">
      <w:bodyDiv w:val="1"/>
      <w:marLeft w:val="0"/>
      <w:marRight w:val="0"/>
      <w:marTop w:val="0"/>
      <w:marBottom w:val="0"/>
      <w:divBdr>
        <w:top w:val="none" w:sz="0" w:space="0" w:color="auto"/>
        <w:left w:val="none" w:sz="0" w:space="0" w:color="auto"/>
        <w:bottom w:val="none" w:sz="0" w:space="0" w:color="auto"/>
        <w:right w:val="none" w:sz="0" w:space="0" w:color="auto"/>
      </w:divBdr>
    </w:div>
    <w:div w:id="723262022">
      <w:bodyDiv w:val="1"/>
      <w:marLeft w:val="0"/>
      <w:marRight w:val="0"/>
      <w:marTop w:val="0"/>
      <w:marBottom w:val="0"/>
      <w:divBdr>
        <w:top w:val="none" w:sz="0" w:space="0" w:color="auto"/>
        <w:left w:val="none" w:sz="0" w:space="0" w:color="auto"/>
        <w:bottom w:val="none" w:sz="0" w:space="0" w:color="auto"/>
        <w:right w:val="none" w:sz="0" w:space="0" w:color="auto"/>
      </w:divBdr>
    </w:div>
    <w:div w:id="723333047">
      <w:bodyDiv w:val="1"/>
      <w:marLeft w:val="0"/>
      <w:marRight w:val="0"/>
      <w:marTop w:val="0"/>
      <w:marBottom w:val="0"/>
      <w:divBdr>
        <w:top w:val="none" w:sz="0" w:space="0" w:color="auto"/>
        <w:left w:val="none" w:sz="0" w:space="0" w:color="auto"/>
        <w:bottom w:val="none" w:sz="0" w:space="0" w:color="auto"/>
        <w:right w:val="none" w:sz="0" w:space="0" w:color="auto"/>
      </w:divBdr>
    </w:div>
    <w:div w:id="723649544">
      <w:bodyDiv w:val="1"/>
      <w:marLeft w:val="0"/>
      <w:marRight w:val="0"/>
      <w:marTop w:val="0"/>
      <w:marBottom w:val="0"/>
      <w:divBdr>
        <w:top w:val="none" w:sz="0" w:space="0" w:color="auto"/>
        <w:left w:val="none" w:sz="0" w:space="0" w:color="auto"/>
        <w:bottom w:val="none" w:sz="0" w:space="0" w:color="auto"/>
        <w:right w:val="none" w:sz="0" w:space="0" w:color="auto"/>
      </w:divBdr>
    </w:div>
    <w:div w:id="723720558">
      <w:bodyDiv w:val="1"/>
      <w:marLeft w:val="0"/>
      <w:marRight w:val="0"/>
      <w:marTop w:val="0"/>
      <w:marBottom w:val="0"/>
      <w:divBdr>
        <w:top w:val="none" w:sz="0" w:space="0" w:color="auto"/>
        <w:left w:val="none" w:sz="0" w:space="0" w:color="auto"/>
        <w:bottom w:val="none" w:sz="0" w:space="0" w:color="auto"/>
        <w:right w:val="none" w:sz="0" w:space="0" w:color="auto"/>
      </w:divBdr>
    </w:div>
    <w:div w:id="724912538">
      <w:bodyDiv w:val="1"/>
      <w:marLeft w:val="0"/>
      <w:marRight w:val="0"/>
      <w:marTop w:val="0"/>
      <w:marBottom w:val="0"/>
      <w:divBdr>
        <w:top w:val="none" w:sz="0" w:space="0" w:color="auto"/>
        <w:left w:val="none" w:sz="0" w:space="0" w:color="auto"/>
        <w:bottom w:val="none" w:sz="0" w:space="0" w:color="auto"/>
        <w:right w:val="none" w:sz="0" w:space="0" w:color="auto"/>
      </w:divBdr>
    </w:div>
    <w:div w:id="725301036">
      <w:bodyDiv w:val="1"/>
      <w:marLeft w:val="0"/>
      <w:marRight w:val="0"/>
      <w:marTop w:val="0"/>
      <w:marBottom w:val="0"/>
      <w:divBdr>
        <w:top w:val="none" w:sz="0" w:space="0" w:color="auto"/>
        <w:left w:val="none" w:sz="0" w:space="0" w:color="auto"/>
        <w:bottom w:val="none" w:sz="0" w:space="0" w:color="auto"/>
        <w:right w:val="none" w:sz="0" w:space="0" w:color="auto"/>
      </w:divBdr>
    </w:div>
    <w:div w:id="725880831">
      <w:bodyDiv w:val="1"/>
      <w:marLeft w:val="0"/>
      <w:marRight w:val="0"/>
      <w:marTop w:val="0"/>
      <w:marBottom w:val="0"/>
      <w:divBdr>
        <w:top w:val="none" w:sz="0" w:space="0" w:color="auto"/>
        <w:left w:val="none" w:sz="0" w:space="0" w:color="auto"/>
        <w:bottom w:val="none" w:sz="0" w:space="0" w:color="auto"/>
        <w:right w:val="none" w:sz="0" w:space="0" w:color="auto"/>
      </w:divBdr>
    </w:div>
    <w:div w:id="726419132">
      <w:bodyDiv w:val="1"/>
      <w:marLeft w:val="0"/>
      <w:marRight w:val="0"/>
      <w:marTop w:val="0"/>
      <w:marBottom w:val="0"/>
      <w:divBdr>
        <w:top w:val="none" w:sz="0" w:space="0" w:color="auto"/>
        <w:left w:val="none" w:sz="0" w:space="0" w:color="auto"/>
        <w:bottom w:val="none" w:sz="0" w:space="0" w:color="auto"/>
        <w:right w:val="none" w:sz="0" w:space="0" w:color="auto"/>
      </w:divBdr>
    </w:div>
    <w:div w:id="728191194">
      <w:bodyDiv w:val="1"/>
      <w:marLeft w:val="0"/>
      <w:marRight w:val="0"/>
      <w:marTop w:val="0"/>
      <w:marBottom w:val="0"/>
      <w:divBdr>
        <w:top w:val="none" w:sz="0" w:space="0" w:color="auto"/>
        <w:left w:val="none" w:sz="0" w:space="0" w:color="auto"/>
        <w:bottom w:val="none" w:sz="0" w:space="0" w:color="auto"/>
        <w:right w:val="none" w:sz="0" w:space="0" w:color="auto"/>
      </w:divBdr>
    </w:div>
    <w:div w:id="728694923">
      <w:bodyDiv w:val="1"/>
      <w:marLeft w:val="0"/>
      <w:marRight w:val="0"/>
      <w:marTop w:val="0"/>
      <w:marBottom w:val="0"/>
      <w:divBdr>
        <w:top w:val="none" w:sz="0" w:space="0" w:color="auto"/>
        <w:left w:val="none" w:sz="0" w:space="0" w:color="auto"/>
        <w:bottom w:val="none" w:sz="0" w:space="0" w:color="auto"/>
        <w:right w:val="none" w:sz="0" w:space="0" w:color="auto"/>
      </w:divBdr>
    </w:div>
    <w:div w:id="728722189">
      <w:bodyDiv w:val="1"/>
      <w:marLeft w:val="0"/>
      <w:marRight w:val="0"/>
      <w:marTop w:val="0"/>
      <w:marBottom w:val="0"/>
      <w:divBdr>
        <w:top w:val="none" w:sz="0" w:space="0" w:color="auto"/>
        <w:left w:val="none" w:sz="0" w:space="0" w:color="auto"/>
        <w:bottom w:val="none" w:sz="0" w:space="0" w:color="auto"/>
        <w:right w:val="none" w:sz="0" w:space="0" w:color="auto"/>
      </w:divBdr>
    </w:div>
    <w:div w:id="729498214">
      <w:bodyDiv w:val="1"/>
      <w:marLeft w:val="0"/>
      <w:marRight w:val="0"/>
      <w:marTop w:val="0"/>
      <w:marBottom w:val="0"/>
      <w:divBdr>
        <w:top w:val="none" w:sz="0" w:space="0" w:color="auto"/>
        <w:left w:val="none" w:sz="0" w:space="0" w:color="auto"/>
        <w:bottom w:val="none" w:sz="0" w:space="0" w:color="auto"/>
        <w:right w:val="none" w:sz="0" w:space="0" w:color="auto"/>
      </w:divBdr>
    </w:div>
    <w:div w:id="729966182">
      <w:bodyDiv w:val="1"/>
      <w:marLeft w:val="0"/>
      <w:marRight w:val="0"/>
      <w:marTop w:val="0"/>
      <w:marBottom w:val="0"/>
      <w:divBdr>
        <w:top w:val="none" w:sz="0" w:space="0" w:color="auto"/>
        <w:left w:val="none" w:sz="0" w:space="0" w:color="auto"/>
        <w:bottom w:val="none" w:sz="0" w:space="0" w:color="auto"/>
        <w:right w:val="none" w:sz="0" w:space="0" w:color="auto"/>
      </w:divBdr>
    </w:div>
    <w:div w:id="730733286">
      <w:bodyDiv w:val="1"/>
      <w:marLeft w:val="0"/>
      <w:marRight w:val="0"/>
      <w:marTop w:val="0"/>
      <w:marBottom w:val="0"/>
      <w:divBdr>
        <w:top w:val="none" w:sz="0" w:space="0" w:color="auto"/>
        <w:left w:val="none" w:sz="0" w:space="0" w:color="auto"/>
        <w:bottom w:val="none" w:sz="0" w:space="0" w:color="auto"/>
        <w:right w:val="none" w:sz="0" w:space="0" w:color="auto"/>
      </w:divBdr>
    </w:div>
    <w:div w:id="731465349">
      <w:bodyDiv w:val="1"/>
      <w:marLeft w:val="0"/>
      <w:marRight w:val="0"/>
      <w:marTop w:val="0"/>
      <w:marBottom w:val="0"/>
      <w:divBdr>
        <w:top w:val="none" w:sz="0" w:space="0" w:color="auto"/>
        <w:left w:val="none" w:sz="0" w:space="0" w:color="auto"/>
        <w:bottom w:val="none" w:sz="0" w:space="0" w:color="auto"/>
        <w:right w:val="none" w:sz="0" w:space="0" w:color="auto"/>
      </w:divBdr>
    </w:div>
    <w:div w:id="731581692">
      <w:bodyDiv w:val="1"/>
      <w:marLeft w:val="0"/>
      <w:marRight w:val="0"/>
      <w:marTop w:val="0"/>
      <w:marBottom w:val="0"/>
      <w:divBdr>
        <w:top w:val="none" w:sz="0" w:space="0" w:color="auto"/>
        <w:left w:val="none" w:sz="0" w:space="0" w:color="auto"/>
        <w:bottom w:val="none" w:sz="0" w:space="0" w:color="auto"/>
        <w:right w:val="none" w:sz="0" w:space="0" w:color="auto"/>
      </w:divBdr>
    </w:div>
    <w:div w:id="731584421">
      <w:bodyDiv w:val="1"/>
      <w:marLeft w:val="0"/>
      <w:marRight w:val="0"/>
      <w:marTop w:val="0"/>
      <w:marBottom w:val="0"/>
      <w:divBdr>
        <w:top w:val="none" w:sz="0" w:space="0" w:color="auto"/>
        <w:left w:val="none" w:sz="0" w:space="0" w:color="auto"/>
        <w:bottom w:val="none" w:sz="0" w:space="0" w:color="auto"/>
        <w:right w:val="none" w:sz="0" w:space="0" w:color="auto"/>
      </w:divBdr>
    </w:div>
    <w:div w:id="731780801">
      <w:bodyDiv w:val="1"/>
      <w:marLeft w:val="0"/>
      <w:marRight w:val="0"/>
      <w:marTop w:val="0"/>
      <w:marBottom w:val="0"/>
      <w:divBdr>
        <w:top w:val="none" w:sz="0" w:space="0" w:color="auto"/>
        <w:left w:val="none" w:sz="0" w:space="0" w:color="auto"/>
        <w:bottom w:val="none" w:sz="0" w:space="0" w:color="auto"/>
        <w:right w:val="none" w:sz="0" w:space="0" w:color="auto"/>
      </w:divBdr>
    </w:div>
    <w:div w:id="732122993">
      <w:bodyDiv w:val="1"/>
      <w:marLeft w:val="0"/>
      <w:marRight w:val="0"/>
      <w:marTop w:val="0"/>
      <w:marBottom w:val="0"/>
      <w:divBdr>
        <w:top w:val="none" w:sz="0" w:space="0" w:color="auto"/>
        <w:left w:val="none" w:sz="0" w:space="0" w:color="auto"/>
        <w:bottom w:val="none" w:sz="0" w:space="0" w:color="auto"/>
        <w:right w:val="none" w:sz="0" w:space="0" w:color="auto"/>
      </w:divBdr>
    </w:div>
    <w:div w:id="732124643">
      <w:bodyDiv w:val="1"/>
      <w:marLeft w:val="0"/>
      <w:marRight w:val="0"/>
      <w:marTop w:val="0"/>
      <w:marBottom w:val="0"/>
      <w:divBdr>
        <w:top w:val="none" w:sz="0" w:space="0" w:color="auto"/>
        <w:left w:val="none" w:sz="0" w:space="0" w:color="auto"/>
        <w:bottom w:val="none" w:sz="0" w:space="0" w:color="auto"/>
        <w:right w:val="none" w:sz="0" w:space="0" w:color="auto"/>
      </w:divBdr>
    </w:div>
    <w:div w:id="732243408">
      <w:bodyDiv w:val="1"/>
      <w:marLeft w:val="0"/>
      <w:marRight w:val="0"/>
      <w:marTop w:val="0"/>
      <w:marBottom w:val="0"/>
      <w:divBdr>
        <w:top w:val="none" w:sz="0" w:space="0" w:color="auto"/>
        <w:left w:val="none" w:sz="0" w:space="0" w:color="auto"/>
        <w:bottom w:val="none" w:sz="0" w:space="0" w:color="auto"/>
        <w:right w:val="none" w:sz="0" w:space="0" w:color="auto"/>
      </w:divBdr>
    </w:div>
    <w:div w:id="732696284">
      <w:bodyDiv w:val="1"/>
      <w:marLeft w:val="0"/>
      <w:marRight w:val="0"/>
      <w:marTop w:val="0"/>
      <w:marBottom w:val="0"/>
      <w:divBdr>
        <w:top w:val="none" w:sz="0" w:space="0" w:color="auto"/>
        <w:left w:val="none" w:sz="0" w:space="0" w:color="auto"/>
        <w:bottom w:val="none" w:sz="0" w:space="0" w:color="auto"/>
        <w:right w:val="none" w:sz="0" w:space="0" w:color="auto"/>
      </w:divBdr>
    </w:div>
    <w:div w:id="732855266">
      <w:bodyDiv w:val="1"/>
      <w:marLeft w:val="0"/>
      <w:marRight w:val="0"/>
      <w:marTop w:val="0"/>
      <w:marBottom w:val="0"/>
      <w:divBdr>
        <w:top w:val="none" w:sz="0" w:space="0" w:color="auto"/>
        <w:left w:val="none" w:sz="0" w:space="0" w:color="auto"/>
        <w:bottom w:val="none" w:sz="0" w:space="0" w:color="auto"/>
        <w:right w:val="none" w:sz="0" w:space="0" w:color="auto"/>
      </w:divBdr>
    </w:div>
    <w:div w:id="733701525">
      <w:bodyDiv w:val="1"/>
      <w:marLeft w:val="0"/>
      <w:marRight w:val="0"/>
      <w:marTop w:val="0"/>
      <w:marBottom w:val="0"/>
      <w:divBdr>
        <w:top w:val="none" w:sz="0" w:space="0" w:color="auto"/>
        <w:left w:val="none" w:sz="0" w:space="0" w:color="auto"/>
        <w:bottom w:val="none" w:sz="0" w:space="0" w:color="auto"/>
        <w:right w:val="none" w:sz="0" w:space="0" w:color="auto"/>
      </w:divBdr>
    </w:div>
    <w:div w:id="733702802">
      <w:bodyDiv w:val="1"/>
      <w:marLeft w:val="0"/>
      <w:marRight w:val="0"/>
      <w:marTop w:val="0"/>
      <w:marBottom w:val="0"/>
      <w:divBdr>
        <w:top w:val="none" w:sz="0" w:space="0" w:color="auto"/>
        <w:left w:val="none" w:sz="0" w:space="0" w:color="auto"/>
        <w:bottom w:val="none" w:sz="0" w:space="0" w:color="auto"/>
        <w:right w:val="none" w:sz="0" w:space="0" w:color="auto"/>
      </w:divBdr>
    </w:div>
    <w:div w:id="735251267">
      <w:bodyDiv w:val="1"/>
      <w:marLeft w:val="0"/>
      <w:marRight w:val="0"/>
      <w:marTop w:val="0"/>
      <w:marBottom w:val="0"/>
      <w:divBdr>
        <w:top w:val="none" w:sz="0" w:space="0" w:color="auto"/>
        <w:left w:val="none" w:sz="0" w:space="0" w:color="auto"/>
        <w:bottom w:val="none" w:sz="0" w:space="0" w:color="auto"/>
        <w:right w:val="none" w:sz="0" w:space="0" w:color="auto"/>
      </w:divBdr>
    </w:div>
    <w:div w:id="735780254">
      <w:bodyDiv w:val="1"/>
      <w:marLeft w:val="0"/>
      <w:marRight w:val="0"/>
      <w:marTop w:val="0"/>
      <w:marBottom w:val="0"/>
      <w:divBdr>
        <w:top w:val="none" w:sz="0" w:space="0" w:color="auto"/>
        <w:left w:val="none" w:sz="0" w:space="0" w:color="auto"/>
        <w:bottom w:val="none" w:sz="0" w:space="0" w:color="auto"/>
        <w:right w:val="none" w:sz="0" w:space="0" w:color="auto"/>
      </w:divBdr>
    </w:div>
    <w:div w:id="736127996">
      <w:bodyDiv w:val="1"/>
      <w:marLeft w:val="0"/>
      <w:marRight w:val="0"/>
      <w:marTop w:val="0"/>
      <w:marBottom w:val="0"/>
      <w:divBdr>
        <w:top w:val="none" w:sz="0" w:space="0" w:color="auto"/>
        <w:left w:val="none" w:sz="0" w:space="0" w:color="auto"/>
        <w:bottom w:val="none" w:sz="0" w:space="0" w:color="auto"/>
        <w:right w:val="none" w:sz="0" w:space="0" w:color="auto"/>
      </w:divBdr>
    </w:div>
    <w:div w:id="736781247">
      <w:bodyDiv w:val="1"/>
      <w:marLeft w:val="0"/>
      <w:marRight w:val="0"/>
      <w:marTop w:val="0"/>
      <w:marBottom w:val="0"/>
      <w:divBdr>
        <w:top w:val="none" w:sz="0" w:space="0" w:color="auto"/>
        <w:left w:val="none" w:sz="0" w:space="0" w:color="auto"/>
        <w:bottom w:val="none" w:sz="0" w:space="0" w:color="auto"/>
        <w:right w:val="none" w:sz="0" w:space="0" w:color="auto"/>
      </w:divBdr>
    </w:div>
    <w:div w:id="737632576">
      <w:bodyDiv w:val="1"/>
      <w:marLeft w:val="0"/>
      <w:marRight w:val="0"/>
      <w:marTop w:val="0"/>
      <w:marBottom w:val="0"/>
      <w:divBdr>
        <w:top w:val="none" w:sz="0" w:space="0" w:color="auto"/>
        <w:left w:val="none" w:sz="0" w:space="0" w:color="auto"/>
        <w:bottom w:val="none" w:sz="0" w:space="0" w:color="auto"/>
        <w:right w:val="none" w:sz="0" w:space="0" w:color="auto"/>
      </w:divBdr>
    </w:div>
    <w:div w:id="737747523">
      <w:bodyDiv w:val="1"/>
      <w:marLeft w:val="0"/>
      <w:marRight w:val="0"/>
      <w:marTop w:val="0"/>
      <w:marBottom w:val="0"/>
      <w:divBdr>
        <w:top w:val="none" w:sz="0" w:space="0" w:color="auto"/>
        <w:left w:val="none" w:sz="0" w:space="0" w:color="auto"/>
        <w:bottom w:val="none" w:sz="0" w:space="0" w:color="auto"/>
        <w:right w:val="none" w:sz="0" w:space="0" w:color="auto"/>
      </w:divBdr>
    </w:div>
    <w:div w:id="737945519">
      <w:bodyDiv w:val="1"/>
      <w:marLeft w:val="0"/>
      <w:marRight w:val="0"/>
      <w:marTop w:val="0"/>
      <w:marBottom w:val="0"/>
      <w:divBdr>
        <w:top w:val="none" w:sz="0" w:space="0" w:color="auto"/>
        <w:left w:val="none" w:sz="0" w:space="0" w:color="auto"/>
        <w:bottom w:val="none" w:sz="0" w:space="0" w:color="auto"/>
        <w:right w:val="none" w:sz="0" w:space="0" w:color="auto"/>
      </w:divBdr>
    </w:div>
    <w:div w:id="738289336">
      <w:bodyDiv w:val="1"/>
      <w:marLeft w:val="0"/>
      <w:marRight w:val="0"/>
      <w:marTop w:val="0"/>
      <w:marBottom w:val="0"/>
      <w:divBdr>
        <w:top w:val="none" w:sz="0" w:space="0" w:color="auto"/>
        <w:left w:val="none" w:sz="0" w:space="0" w:color="auto"/>
        <w:bottom w:val="none" w:sz="0" w:space="0" w:color="auto"/>
        <w:right w:val="none" w:sz="0" w:space="0" w:color="auto"/>
      </w:divBdr>
    </w:div>
    <w:div w:id="738483550">
      <w:bodyDiv w:val="1"/>
      <w:marLeft w:val="0"/>
      <w:marRight w:val="0"/>
      <w:marTop w:val="0"/>
      <w:marBottom w:val="0"/>
      <w:divBdr>
        <w:top w:val="none" w:sz="0" w:space="0" w:color="auto"/>
        <w:left w:val="none" w:sz="0" w:space="0" w:color="auto"/>
        <w:bottom w:val="none" w:sz="0" w:space="0" w:color="auto"/>
        <w:right w:val="none" w:sz="0" w:space="0" w:color="auto"/>
      </w:divBdr>
    </w:div>
    <w:div w:id="738793351">
      <w:bodyDiv w:val="1"/>
      <w:marLeft w:val="0"/>
      <w:marRight w:val="0"/>
      <w:marTop w:val="0"/>
      <w:marBottom w:val="0"/>
      <w:divBdr>
        <w:top w:val="none" w:sz="0" w:space="0" w:color="auto"/>
        <w:left w:val="none" w:sz="0" w:space="0" w:color="auto"/>
        <w:bottom w:val="none" w:sz="0" w:space="0" w:color="auto"/>
        <w:right w:val="none" w:sz="0" w:space="0" w:color="auto"/>
      </w:divBdr>
    </w:div>
    <w:div w:id="738937493">
      <w:bodyDiv w:val="1"/>
      <w:marLeft w:val="0"/>
      <w:marRight w:val="0"/>
      <w:marTop w:val="0"/>
      <w:marBottom w:val="0"/>
      <w:divBdr>
        <w:top w:val="none" w:sz="0" w:space="0" w:color="auto"/>
        <w:left w:val="none" w:sz="0" w:space="0" w:color="auto"/>
        <w:bottom w:val="none" w:sz="0" w:space="0" w:color="auto"/>
        <w:right w:val="none" w:sz="0" w:space="0" w:color="auto"/>
      </w:divBdr>
    </w:div>
    <w:div w:id="739057191">
      <w:bodyDiv w:val="1"/>
      <w:marLeft w:val="0"/>
      <w:marRight w:val="0"/>
      <w:marTop w:val="0"/>
      <w:marBottom w:val="0"/>
      <w:divBdr>
        <w:top w:val="none" w:sz="0" w:space="0" w:color="auto"/>
        <w:left w:val="none" w:sz="0" w:space="0" w:color="auto"/>
        <w:bottom w:val="none" w:sz="0" w:space="0" w:color="auto"/>
        <w:right w:val="none" w:sz="0" w:space="0" w:color="auto"/>
      </w:divBdr>
    </w:div>
    <w:div w:id="739207022">
      <w:bodyDiv w:val="1"/>
      <w:marLeft w:val="0"/>
      <w:marRight w:val="0"/>
      <w:marTop w:val="0"/>
      <w:marBottom w:val="0"/>
      <w:divBdr>
        <w:top w:val="none" w:sz="0" w:space="0" w:color="auto"/>
        <w:left w:val="none" w:sz="0" w:space="0" w:color="auto"/>
        <w:bottom w:val="none" w:sz="0" w:space="0" w:color="auto"/>
        <w:right w:val="none" w:sz="0" w:space="0" w:color="auto"/>
      </w:divBdr>
    </w:div>
    <w:div w:id="739908278">
      <w:bodyDiv w:val="1"/>
      <w:marLeft w:val="0"/>
      <w:marRight w:val="0"/>
      <w:marTop w:val="0"/>
      <w:marBottom w:val="0"/>
      <w:divBdr>
        <w:top w:val="none" w:sz="0" w:space="0" w:color="auto"/>
        <w:left w:val="none" w:sz="0" w:space="0" w:color="auto"/>
        <w:bottom w:val="none" w:sz="0" w:space="0" w:color="auto"/>
        <w:right w:val="none" w:sz="0" w:space="0" w:color="auto"/>
      </w:divBdr>
    </w:div>
    <w:div w:id="740056619">
      <w:bodyDiv w:val="1"/>
      <w:marLeft w:val="0"/>
      <w:marRight w:val="0"/>
      <w:marTop w:val="0"/>
      <w:marBottom w:val="0"/>
      <w:divBdr>
        <w:top w:val="none" w:sz="0" w:space="0" w:color="auto"/>
        <w:left w:val="none" w:sz="0" w:space="0" w:color="auto"/>
        <w:bottom w:val="none" w:sz="0" w:space="0" w:color="auto"/>
        <w:right w:val="none" w:sz="0" w:space="0" w:color="auto"/>
      </w:divBdr>
    </w:div>
    <w:div w:id="740098961">
      <w:bodyDiv w:val="1"/>
      <w:marLeft w:val="0"/>
      <w:marRight w:val="0"/>
      <w:marTop w:val="0"/>
      <w:marBottom w:val="0"/>
      <w:divBdr>
        <w:top w:val="none" w:sz="0" w:space="0" w:color="auto"/>
        <w:left w:val="none" w:sz="0" w:space="0" w:color="auto"/>
        <w:bottom w:val="none" w:sz="0" w:space="0" w:color="auto"/>
        <w:right w:val="none" w:sz="0" w:space="0" w:color="auto"/>
      </w:divBdr>
    </w:div>
    <w:div w:id="740179537">
      <w:bodyDiv w:val="1"/>
      <w:marLeft w:val="0"/>
      <w:marRight w:val="0"/>
      <w:marTop w:val="0"/>
      <w:marBottom w:val="0"/>
      <w:divBdr>
        <w:top w:val="none" w:sz="0" w:space="0" w:color="auto"/>
        <w:left w:val="none" w:sz="0" w:space="0" w:color="auto"/>
        <w:bottom w:val="none" w:sz="0" w:space="0" w:color="auto"/>
        <w:right w:val="none" w:sz="0" w:space="0" w:color="auto"/>
      </w:divBdr>
    </w:div>
    <w:div w:id="740567889">
      <w:bodyDiv w:val="1"/>
      <w:marLeft w:val="0"/>
      <w:marRight w:val="0"/>
      <w:marTop w:val="0"/>
      <w:marBottom w:val="0"/>
      <w:divBdr>
        <w:top w:val="none" w:sz="0" w:space="0" w:color="auto"/>
        <w:left w:val="none" w:sz="0" w:space="0" w:color="auto"/>
        <w:bottom w:val="none" w:sz="0" w:space="0" w:color="auto"/>
        <w:right w:val="none" w:sz="0" w:space="0" w:color="auto"/>
      </w:divBdr>
    </w:div>
    <w:div w:id="740757566">
      <w:bodyDiv w:val="1"/>
      <w:marLeft w:val="0"/>
      <w:marRight w:val="0"/>
      <w:marTop w:val="0"/>
      <w:marBottom w:val="0"/>
      <w:divBdr>
        <w:top w:val="none" w:sz="0" w:space="0" w:color="auto"/>
        <w:left w:val="none" w:sz="0" w:space="0" w:color="auto"/>
        <w:bottom w:val="none" w:sz="0" w:space="0" w:color="auto"/>
        <w:right w:val="none" w:sz="0" w:space="0" w:color="auto"/>
      </w:divBdr>
    </w:div>
    <w:div w:id="741565338">
      <w:bodyDiv w:val="1"/>
      <w:marLeft w:val="0"/>
      <w:marRight w:val="0"/>
      <w:marTop w:val="0"/>
      <w:marBottom w:val="0"/>
      <w:divBdr>
        <w:top w:val="none" w:sz="0" w:space="0" w:color="auto"/>
        <w:left w:val="none" w:sz="0" w:space="0" w:color="auto"/>
        <w:bottom w:val="none" w:sz="0" w:space="0" w:color="auto"/>
        <w:right w:val="none" w:sz="0" w:space="0" w:color="auto"/>
      </w:divBdr>
    </w:div>
    <w:div w:id="742024875">
      <w:bodyDiv w:val="1"/>
      <w:marLeft w:val="0"/>
      <w:marRight w:val="0"/>
      <w:marTop w:val="0"/>
      <w:marBottom w:val="0"/>
      <w:divBdr>
        <w:top w:val="none" w:sz="0" w:space="0" w:color="auto"/>
        <w:left w:val="none" w:sz="0" w:space="0" w:color="auto"/>
        <w:bottom w:val="none" w:sz="0" w:space="0" w:color="auto"/>
        <w:right w:val="none" w:sz="0" w:space="0" w:color="auto"/>
      </w:divBdr>
    </w:div>
    <w:div w:id="742407128">
      <w:bodyDiv w:val="1"/>
      <w:marLeft w:val="0"/>
      <w:marRight w:val="0"/>
      <w:marTop w:val="0"/>
      <w:marBottom w:val="0"/>
      <w:divBdr>
        <w:top w:val="none" w:sz="0" w:space="0" w:color="auto"/>
        <w:left w:val="none" w:sz="0" w:space="0" w:color="auto"/>
        <w:bottom w:val="none" w:sz="0" w:space="0" w:color="auto"/>
        <w:right w:val="none" w:sz="0" w:space="0" w:color="auto"/>
      </w:divBdr>
    </w:div>
    <w:div w:id="742530186">
      <w:bodyDiv w:val="1"/>
      <w:marLeft w:val="0"/>
      <w:marRight w:val="0"/>
      <w:marTop w:val="0"/>
      <w:marBottom w:val="0"/>
      <w:divBdr>
        <w:top w:val="none" w:sz="0" w:space="0" w:color="auto"/>
        <w:left w:val="none" w:sz="0" w:space="0" w:color="auto"/>
        <w:bottom w:val="none" w:sz="0" w:space="0" w:color="auto"/>
        <w:right w:val="none" w:sz="0" w:space="0" w:color="auto"/>
      </w:divBdr>
    </w:div>
    <w:div w:id="742605322">
      <w:bodyDiv w:val="1"/>
      <w:marLeft w:val="0"/>
      <w:marRight w:val="0"/>
      <w:marTop w:val="0"/>
      <w:marBottom w:val="0"/>
      <w:divBdr>
        <w:top w:val="none" w:sz="0" w:space="0" w:color="auto"/>
        <w:left w:val="none" w:sz="0" w:space="0" w:color="auto"/>
        <w:bottom w:val="none" w:sz="0" w:space="0" w:color="auto"/>
        <w:right w:val="none" w:sz="0" w:space="0" w:color="auto"/>
      </w:divBdr>
    </w:div>
    <w:div w:id="742798324">
      <w:bodyDiv w:val="1"/>
      <w:marLeft w:val="0"/>
      <w:marRight w:val="0"/>
      <w:marTop w:val="0"/>
      <w:marBottom w:val="0"/>
      <w:divBdr>
        <w:top w:val="none" w:sz="0" w:space="0" w:color="auto"/>
        <w:left w:val="none" w:sz="0" w:space="0" w:color="auto"/>
        <w:bottom w:val="none" w:sz="0" w:space="0" w:color="auto"/>
        <w:right w:val="none" w:sz="0" w:space="0" w:color="auto"/>
      </w:divBdr>
    </w:div>
    <w:div w:id="743068109">
      <w:bodyDiv w:val="1"/>
      <w:marLeft w:val="0"/>
      <w:marRight w:val="0"/>
      <w:marTop w:val="0"/>
      <w:marBottom w:val="0"/>
      <w:divBdr>
        <w:top w:val="none" w:sz="0" w:space="0" w:color="auto"/>
        <w:left w:val="none" w:sz="0" w:space="0" w:color="auto"/>
        <w:bottom w:val="none" w:sz="0" w:space="0" w:color="auto"/>
        <w:right w:val="none" w:sz="0" w:space="0" w:color="auto"/>
      </w:divBdr>
    </w:div>
    <w:div w:id="743187997">
      <w:bodyDiv w:val="1"/>
      <w:marLeft w:val="0"/>
      <w:marRight w:val="0"/>
      <w:marTop w:val="0"/>
      <w:marBottom w:val="0"/>
      <w:divBdr>
        <w:top w:val="none" w:sz="0" w:space="0" w:color="auto"/>
        <w:left w:val="none" w:sz="0" w:space="0" w:color="auto"/>
        <w:bottom w:val="none" w:sz="0" w:space="0" w:color="auto"/>
        <w:right w:val="none" w:sz="0" w:space="0" w:color="auto"/>
      </w:divBdr>
    </w:div>
    <w:div w:id="743333135">
      <w:bodyDiv w:val="1"/>
      <w:marLeft w:val="0"/>
      <w:marRight w:val="0"/>
      <w:marTop w:val="0"/>
      <w:marBottom w:val="0"/>
      <w:divBdr>
        <w:top w:val="none" w:sz="0" w:space="0" w:color="auto"/>
        <w:left w:val="none" w:sz="0" w:space="0" w:color="auto"/>
        <w:bottom w:val="none" w:sz="0" w:space="0" w:color="auto"/>
        <w:right w:val="none" w:sz="0" w:space="0" w:color="auto"/>
      </w:divBdr>
    </w:div>
    <w:div w:id="743333157">
      <w:bodyDiv w:val="1"/>
      <w:marLeft w:val="0"/>
      <w:marRight w:val="0"/>
      <w:marTop w:val="0"/>
      <w:marBottom w:val="0"/>
      <w:divBdr>
        <w:top w:val="none" w:sz="0" w:space="0" w:color="auto"/>
        <w:left w:val="none" w:sz="0" w:space="0" w:color="auto"/>
        <w:bottom w:val="none" w:sz="0" w:space="0" w:color="auto"/>
        <w:right w:val="none" w:sz="0" w:space="0" w:color="auto"/>
      </w:divBdr>
    </w:div>
    <w:div w:id="743837951">
      <w:bodyDiv w:val="1"/>
      <w:marLeft w:val="0"/>
      <w:marRight w:val="0"/>
      <w:marTop w:val="0"/>
      <w:marBottom w:val="0"/>
      <w:divBdr>
        <w:top w:val="none" w:sz="0" w:space="0" w:color="auto"/>
        <w:left w:val="none" w:sz="0" w:space="0" w:color="auto"/>
        <w:bottom w:val="none" w:sz="0" w:space="0" w:color="auto"/>
        <w:right w:val="none" w:sz="0" w:space="0" w:color="auto"/>
      </w:divBdr>
    </w:div>
    <w:div w:id="743916528">
      <w:bodyDiv w:val="1"/>
      <w:marLeft w:val="0"/>
      <w:marRight w:val="0"/>
      <w:marTop w:val="0"/>
      <w:marBottom w:val="0"/>
      <w:divBdr>
        <w:top w:val="none" w:sz="0" w:space="0" w:color="auto"/>
        <w:left w:val="none" w:sz="0" w:space="0" w:color="auto"/>
        <w:bottom w:val="none" w:sz="0" w:space="0" w:color="auto"/>
        <w:right w:val="none" w:sz="0" w:space="0" w:color="auto"/>
      </w:divBdr>
    </w:div>
    <w:div w:id="744844016">
      <w:bodyDiv w:val="1"/>
      <w:marLeft w:val="0"/>
      <w:marRight w:val="0"/>
      <w:marTop w:val="0"/>
      <w:marBottom w:val="0"/>
      <w:divBdr>
        <w:top w:val="none" w:sz="0" w:space="0" w:color="auto"/>
        <w:left w:val="none" w:sz="0" w:space="0" w:color="auto"/>
        <w:bottom w:val="none" w:sz="0" w:space="0" w:color="auto"/>
        <w:right w:val="none" w:sz="0" w:space="0" w:color="auto"/>
      </w:divBdr>
    </w:div>
    <w:div w:id="745153520">
      <w:bodyDiv w:val="1"/>
      <w:marLeft w:val="0"/>
      <w:marRight w:val="0"/>
      <w:marTop w:val="0"/>
      <w:marBottom w:val="0"/>
      <w:divBdr>
        <w:top w:val="none" w:sz="0" w:space="0" w:color="auto"/>
        <w:left w:val="none" w:sz="0" w:space="0" w:color="auto"/>
        <w:bottom w:val="none" w:sz="0" w:space="0" w:color="auto"/>
        <w:right w:val="none" w:sz="0" w:space="0" w:color="auto"/>
      </w:divBdr>
    </w:div>
    <w:div w:id="745684542">
      <w:bodyDiv w:val="1"/>
      <w:marLeft w:val="0"/>
      <w:marRight w:val="0"/>
      <w:marTop w:val="0"/>
      <w:marBottom w:val="0"/>
      <w:divBdr>
        <w:top w:val="none" w:sz="0" w:space="0" w:color="auto"/>
        <w:left w:val="none" w:sz="0" w:space="0" w:color="auto"/>
        <w:bottom w:val="none" w:sz="0" w:space="0" w:color="auto"/>
        <w:right w:val="none" w:sz="0" w:space="0" w:color="auto"/>
      </w:divBdr>
    </w:div>
    <w:div w:id="745959694">
      <w:bodyDiv w:val="1"/>
      <w:marLeft w:val="0"/>
      <w:marRight w:val="0"/>
      <w:marTop w:val="0"/>
      <w:marBottom w:val="0"/>
      <w:divBdr>
        <w:top w:val="none" w:sz="0" w:space="0" w:color="auto"/>
        <w:left w:val="none" w:sz="0" w:space="0" w:color="auto"/>
        <w:bottom w:val="none" w:sz="0" w:space="0" w:color="auto"/>
        <w:right w:val="none" w:sz="0" w:space="0" w:color="auto"/>
      </w:divBdr>
    </w:div>
    <w:div w:id="746655455">
      <w:bodyDiv w:val="1"/>
      <w:marLeft w:val="0"/>
      <w:marRight w:val="0"/>
      <w:marTop w:val="0"/>
      <w:marBottom w:val="0"/>
      <w:divBdr>
        <w:top w:val="none" w:sz="0" w:space="0" w:color="auto"/>
        <w:left w:val="none" w:sz="0" w:space="0" w:color="auto"/>
        <w:bottom w:val="none" w:sz="0" w:space="0" w:color="auto"/>
        <w:right w:val="none" w:sz="0" w:space="0" w:color="auto"/>
      </w:divBdr>
    </w:div>
    <w:div w:id="746729953">
      <w:bodyDiv w:val="1"/>
      <w:marLeft w:val="0"/>
      <w:marRight w:val="0"/>
      <w:marTop w:val="0"/>
      <w:marBottom w:val="0"/>
      <w:divBdr>
        <w:top w:val="none" w:sz="0" w:space="0" w:color="auto"/>
        <w:left w:val="none" w:sz="0" w:space="0" w:color="auto"/>
        <w:bottom w:val="none" w:sz="0" w:space="0" w:color="auto"/>
        <w:right w:val="none" w:sz="0" w:space="0" w:color="auto"/>
      </w:divBdr>
    </w:div>
    <w:div w:id="746732847">
      <w:bodyDiv w:val="1"/>
      <w:marLeft w:val="0"/>
      <w:marRight w:val="0"/>
      <w:marTop w:val="0"/>
      <w:marBottom w:val="0"/>
      <w:divBdr>
        <w:top w:val="none" w:sz="0" w:space="0" w:color="auto"/>
        <w:left w:val="none" w:sz="0" w:space="0" w:color="auto"/>
        <w:bottom w:val="none" w:sz="0" w:space="0" w:color="auto"/>
        <w:right w:val="none" w:sz="0" w:space="0" w:color="auto"/>
      </w:divBdr>
    </w:div>
    <w:div w:id="747269944">
      <w:bodyDiv w:val="1"/>
      <w:marLeft w:val="0"/>
      <w:marRight w:val="0"/>
      <w:marTop w:val="0"/>
      <w:marBottom w:val="0"/>
      <w:divBdr>
        <w:top w:val="none" w:sz="0" w:space="0" w:color="auto"/>
        <w:left w:val="none" w:sz="0" w:space="0" w:color="auto"/>
        <w:bottom w:val="none" w:sz="0" w:space="0" w:color="auto"/>
        <w:right w:val="none" w:sz="0" w:space="0" w:color="auto"/>
      </w:divBdr>
    </w:div>
    <w:div w:id="747384505">
      <w:bodyDiv w:val="1"/>
      <w:marLeft w:val="0"/>
      <w:marRight w:val="0"/>
      <w:marTop w:val="0"/>
      <w:marBottom w:val="0"/>
      <w:divBdr>
        <w:top w:val="none" w:sz="0" w:space="0" w:color="auto"/>
        <w:left w:val="none" w:sz="0" w:space="0" w:color="auto"/>
        <w:bottom w:val="none" w:sz="0" w:space="0" w:color="auto"/>
        <w:right w:val="none" w:sz="0" w:space="0" w:color="auto"/>
      </w:divBdr>
    </w:div>
    <w:div w:id="747847149">
      <w:bodyDiv w:val="1"/>
      <w:marLeft w:val="0"/>
      <w:marRight w:val="0"/>
      <w:marTop w:val="0"/>
      <w:marBottom w:val="0"/>
      <w:divBdr>
        <w:top w:val="none" w:sz="0" w:space="0" w:color="auto"/>
        <w:left w:val="none" w:sz="0" w:space="0" w:color="auto"/>
        <w:bottom w:val="none" w:sz="0" w:space="0" w:color="auto"/>
        <w:right w:val="none" w:sz="0" w:space="0" w:color="auto"/>
      </w:divBdr>
    </w:div>
    <w:div w:id="748625538">
      <w:bodyDiv w:val="1"/>
      <w:marLeft w:val="0"/>
      <w:marRight w:val="0"/>
      <w:marTop w:val="0"/>
      <w:marBottom w:val="0"/>
      <w:divBdr>
        <w:top w:val="none" w:sz="0" w:space="0" w:color="auto"/>
        <w:left w:val="none" w:sz="0" w:space="0" w:color="auto"/>
        <w:bottom w:val="none" w:sz="0" w:space="0" w:color="auto"/>
        <w:right w:val="none" w:sz="0" w:space="0" w:color="auto"/>
      </w:divBdr>
    </w:div>
    <w:div w:id="748815300">
      <w:bodyDiv w:val="1"/>
      <w:marLeft w:val="0"/>
      <w:marRight w:val="0"/>
      <w:marTop w:val="0"/>
      <w:marBottom w:val="0"/>
      <w:divBdr>
        <w:top w:val="none" w:sz="0" w:space="0" w:color="auto"/>
        <w:left w:val="none" w:sz="0" w:space="0" w:color="auto"/>
        <w:bottom w:val="none" w:sz="0" w:space="0" w:color="auto"/>
        <w:right w:val="none" w:sz="0" w:space="0" w:color="auto"/>
      </w:divBdr>
    </w:div>
    <w:div w:id="748960988">
      <w:bodyDiv w:val="1"/>
      <w:marLeft w:val="0"/>
      <w:marRight w:val="0"/>
      <w:marTop w:val="0"/>
      <w:marBottom w:val="0"/>
      <w:divBdr>
        <w:top w:val="none" w:sz="0" w:space="0" w:color="auto"/>
        <w:left w:val="none" w:sz="0" w:space="0" w:color="auto"/>
        <w:bottom w:val="none" w:sz="0" w:space="0" w:color="auto"/>
        <w:right w:val="none" w:sz="0" w:space="0" w:color="auto"/>
      </w:divBdr>
    </w:div>
    <w:div w:id="749423423">
      <w:bodyDiv w:val="1"/>
      <w:marLeft w:val="0"/>
      <w:marRight w:val="0"/>
      <w:marTop w:val="0"/>
      <w:marBottom w:val="0"/>
      <w:divBdr>
        <w:top w:val="none" w:sz="0" w:space="0" w:color="auto"/>
        <w:left w:val="none" w:sz="0" w:space="0" w:color="auto"/>
        <w:bottom w:val="none" w:sz="0" w:space="0" w:color="auto"/>
        <w:right w:val="none" w:sz="0" w:space="0" w:color="auto"/>
      </w:divBdr>
    </w:div>
    <w:div w:id="749500900">
      <w:bodyDiv w:val="1"/>
      <w:marLeft w:val="0"/>
      <w:marRight w:val="0"/>
      <w:marTop w:val="0"/>
      <w:marBottom w:val="0"/>
      <w:divBdr>
        <w:top w:val="none" w:sz="0" w:space="0" w:color="auto"/>
        <w:left w:val="none" w:sz="0" w:space="0" w:color="auto"/>
        <w:bottom w:val="none" w:sz="0" w:space="0" w:color="auto"/>
        <w:right w:val="none" w:sz="0" w:space="0" w:color="auto"/>
      </w:divBdr>
    </w:div>
    <w:div w:id="749736851">
      <w:bodyDiv w:val="1"/>
      <w:marLeft w:val="0"/>
      <w:marRight w:val="0"/>
      <w:marTop w:val="0"/>
      <w:marBottom w:val="0"/>
      <w:divBdr>
        <w:top w:val="none" w:sz="0" w:space="0" w:color="auto"/>
        <w:left w:val="none" w:sz="0" w:space="0" w:color="auto"/>
        <w:bottom w:val="none" w:sz="0" w:space="0" w:color="auto"/>
        <w:right w:val="none" w:sz="0" w:space="0" w:color="auto"/>
      </w:divBdr>
    </w:div>
    <w:div w:id="749886755">
      <w:bodyDiv w:val="1"/>
      <w:marLeft w:val="0"/>
      <w:marRight w:val="0"/>
      <w:marTop w:val="0"/>
      <w:marBottom w:val="0"/>
      <w:divBdr>
        <w:top w:val="none" w:sz="0" w:space="0" w:color="auto"/>
        <w:left w:val="none" w:sz="0" w:space="0" w:color="auto"/>
        <w:bottom w:val="none" w:sz="0" w:space="0" w:color="auto"/>
        <w:right w:val="none" w:sz="0" w:space="0" w:color="auto"/>
      </w:divBdr>
    </w:div>
    <w:div w:id="749936079">
      <w:bodyDiv w:val="1"/>
      <w:marLeft w:val="0"/>
      <w:marRight w:val="0"/>
      <w:marTop w:val="0"/>
      <w:marBottom w:val="0"/>
      <w:divBdr>
        <w:top w:val="none" w:sz="0" w:space="0" w:color="auto"/>
        <w:left w:val="none" w:sz="0" w:space="0" w:color="auto"/>
        <w:bottom w:val="none" w:sz="0" w:space="0" w:color="auto"/>
        <w:right w:val="none" w:sz="0" w:space="0" w:color="auto"/>
      </w:divBdr>
    </w:div>
    <w:div w:id="750082097">
      <w:bodyDiv w:val="1"/>
      <w:marLeft w:val="0"/>
      <w:marRight w:val="0"/>
      <w:marTop w:val="0"/>
      <w:marBottom w:val="0"/>
      <w:divBdr>
        <w:top w:val="none" w:sz="0" w:space="0" w:color="auto"/>
        <w:left w:val="none" w:sz="0" w:space="0" w:color="auto"/>
        <w:bottom w:val="none" w:sz="0" w:space="0" w:color="auto"/>
        <w:right w:val="none" w:sz="0" w:space="0" w:color="auto"/>
      </w:divBdr>
    </w:div>
    <w:div w:id="750153876">
      <w:bodyDiv w:val="1"/>
      <w:marLeft w:val="0"/>
      <w:marRight w:val="0"/>
      <w:marTop w:val="0"/>
      <w:marBottom w:val="0"/>
      <w:divBdr>
        <w:top w:val="none" w:sz="0" w:space="0" w:color="auto"/>
        <w:left w:val="none" w:sz="0" w:space="0" w:color="auto"/>
        <w:bottom w:val="none" w:sz="0" w:space="0" w:color="auto"/>
        <w:right w:val="none" w:sz="0" w:space="0" w:color="auto"/>
      </w:divBdr>
    </w:div>
    <w:div w:id="750352524">
      <w:bodyDiv w:val="1"/>
      <w:marLeft w:val="0"/>
      <w:marRight w:val="0"/>
      <w:marTop w:val="0"/>
      <w:marBottom w:val="0"/>
      <w:divBdr>
        <w:top w:val="none" w:sz="0" w:space="0" w:color="auto"/>
        <w:left w:val="none" w:sz="0" w:space="0" w:color="auto"/>
        <w:bottom w:val="none" w:sz="0" w:space="0" w:color="auto"/>
        <w:right w:val="none" w:sz="0" w:space="0" w:color="auto"/>
      </w:divBdr>
    </w:div>
    <w:div w:id="750855389">
      <w:bodyDiv w:val="1"/>
      <w:marLeft w:val="0"/>
      <w:marRight w:val="0"/>
      <w:marTop w:val="0"/>
      <w:marBottom w:val="0"/>
      <w:divBdr>
        <w:top w:val="none" w:sz="0" w:space="0" w:color="auto"/>
        <w:left w:val="none" w:sz="0" w:space="0" w:color="auto"/>
        <w:bottom w:val="none" w:sz="0" w:space="0" w:color="auto"/>
        <w:right w:val="none" w:sz="0" w:space="0" w:color="auto"/>
      </w:divBdr>
    </w:div>
    <w:div w:id="751044255">
      <w:bodyDiv w:val="1"/>
      <w:marLeft w:val="0"/>
      <w:marRight w:val="0"/>
      <w:marTop w:val="0"/>
      <w:marBottom w:val="0"/>
      <w:divBdr>
        <w:top w:val="none" w:sz="0" w:space="0" w:color="auto"/>
        <w:left w:val="none" w:sz="0" w:space="0" w:color="auto"/>
        <w:bottom w:val="none" w:sz="0" w:space="0" w:color="auto"/>
        <w:right w:val="none" w:sz="0" w:space="0" w:color="auto"/>
      </w:divBdr>
    </w:div>
    <w:div w:id="751120611">
      <w:bodyDiv w:val="1"/>
      <w:marLeft w:val="0"/>
      <w:marRight w:val="0"/>
      <w:marTop w:val="0"/>
      <w:marBottom w:val="0"/>
      <w:divBdr>
        <w:top w:val="none" w:sz="0" w:space="0" w:color="auto"/>
        <w:left w:val="none" w:sz="0" w:space="0" w:color="auto"/>
        <w:bottom w:val="none" w:sz="0" w:space="0" w:color="auto"/>
        <w:right w:val="none" w:sz="0" w:space="0" w:color="auto"/>
      </w:divBdr>
    </w:div>
    <w:div w:id="751394382">
      <w:bodyDiv w:val="1"/>
      <w:marLeft w:val="0"/>
      <w:marRight w:val="0"/>
      <w:marTop w:val="0"/>
      <w:marBottom w:val="0"/>
      <w:divBdr>
        <w:top w:val="none" w:sz="0" w:space="0" w:color="auto"/>
        <w:left w:val="none" w:sz="0" w:space="0" w:color="auto"/>
        <w:bottom w:val="none" w:sz="0" w:space="0" w:color="auto"/>
        <w:right w:val="none" w:sz="0" w:space="0" w:color="auto"/>
      </w:divBdr>
    </w:div>
    <w:div w:id="751436825">
      <w:bodyDiv w:val="1"/>
      <w:marLeft w:val="0"/>
      <w:marRight w:val="0"/>
      <w:marTop w:val="0"/>
      <w:marBottom w:val="0"/>
      <w:divBdr>
        <w:top w:val="none" w:sz="0" w:space="0" w:color="auto"/>
        <w:left w:val="none" w:sz="0" w:space="0" w:color="auto"/>
        <w:bottom w:val="none" w:sz="0" w:space="0" w:color="auto"/>
        <w:right w:val="none" w:sz="0" w:space="0" w:color="auto"/>
      </w:divBdr>
    </w:div>
    <w:div w:id="751774710">
      <w:bodyDiv w:val="1"/>
      <w:marLeft w:val="0"/>
      <w:marRight w:val="0"/>
      <w:marTop w:val="0"/>
      <w:marBottom w:val="0"/>
      <w:divBdr>
        <w:top w:val="none" w:sz="0" w:space="0" w:color="auto"/>
        <w:left w:val="none" w:sz="0" w:space="0" w:color="auto"/>
        <w:bottom w:val="none" w:sz="0" w:space="0" w:color="auto"/>
        <w:right w:val="none" w:sz="0" w:space="0" w:color="auto"/>
      </w:divBdr>
    </w:div>
    <w:div w:id="752052395">
      <w:bodyDiv w:val="1"/>
      <w:marLeft w:val="0"/>
      <w:marRight w:val="0"/>
      <w:marTop w:val="0"/>
      <w:marBottom w:val="0"/>
      <w:divBdr>
        <w:top w:val="none" w:sz="0" w:space="0" w:color="auto"/>
        <w:left w:val="none" w:sz="0" w:space="0" w:color="auto"/>
        <w:bottom w:val="none" w:sz="0" w:space="0" w:color="auto"/>
        <w:right w:val="none" w:sz="0" w:space="0" w:color="auto"/>
      </w:divBdr>
    </w:div>
    <w:div w:id="752242505">
      <w:bodyDiv w:val="1"/>
      <w:marLeft w:val="0"/>
      <w:marRight w:val="0"/>
      <w:marTop w:val="0"/>
      <w:marBottom w:val="0"/>
      <w:divBdr>
        <w:top w:val="none" w:sz="0" w:space="0" w:color="auto"/>
        <w:left w:val="none" w:sz="0" w:space="0" w:color="auto"/>
        <w:bottom w:val="none" w:sz="0" w:space="0" w:color="auto"/>
        <w:right w:val="none" w:sz="0" w:space="0" w:color="auto"/>
      </w:divBdr>
    </w:div>
    <w:div w:id="752363666">
      <w:bodyDiv w:val="1"/>
      <w:marLeft w:val="0"/>
      <w:marRight w:val="0"/>
      <w:marTop w:val="0"/>
      <w:marBottom w:val="0"/>
      <w:divBdr>
        <w:top w:val="none" w:sz="0" w:space="0" w:color="auto"/>
        <w:left w:val="none" w:sz="0" w:space="0" w:color="auto"/>
        <w:bottom w:val="none" w:sz="0" w:space="0" w:color="auto"/>
        <w:right w:val="none" w:sz="0" w:space="0" w:color="auto"/>
      </w:divBdr>
    </w:div>
    <w:div w:id="752701969">
      <w:bodyDiv w:val="1"/>
      <w:marLeft w:val="0"/>
      <w:marRight w:val="0"/>
      <w:marTop w:val="0"/>
      <w:marBottom w:val="0"/>
      <w:divBdr>
        <w:top w:val="none" w:sz="0" w:space="0" w:color="auto"/>
        <w:left w:val="none" w:sz="0" w:space="0" w:color="auto"/>
        <w:bottom w:val="none" w:sz="0" w:space="0" w:color="auto"/>
        <w:right w:val="none" w:sz="0" w:space="0" w:color="auto"/>
      </w:divBdr>
    </w:div>
    <w:div w:id="753161898">
      <w:bodyDiv w:val="1"/>
      <w:marLeft w:val="0"/>
      <w:marRight w:val="0"/>
      <w:marTop w:val="0"/>
      <w:marBottom w:val="0"/>
      <w:divBdr>
        <w:top w:val="none" w:sz="0" w:space="0" w:color="auto"/>
        <w:left w:val="none" w:sz="0" w:space="0" w:color="auto"/>
        <w:bottom w:val="none" w:sz="0" w:space="0" w:color="auto"/>
        <w:right w:val="none" w:sz="0" w:space="0" w:color="auto"/>
      </w:divBdr>
    </w:div>
    <w:div w:id="753167312">
      <w:bodyDiv w:val="1"/>
      <w:marLeft w:val="0"/>
      <w:marRight w:val="0"/>
      <w:marTop w:val="0"/>
      <w:marBottom w:val="0"/>
      <w:divBdr>
        <w:top w:val="none" w:sz="0" w:space="0" w:color="auto"/>
        <w:left w:val="none" w:sz="0" w:space="0" w:color="auto"/>
        <w:bottom w:val="none" w:sz="0" w:space="0" w:color="auto"/>
        <w:right w:val="none" w:sz="0" w:space="0" w:color="auto"/>
      </w:divBdr>
    </w:div>
    <w:div w:id="753210086">
      <w:bodyDiv w:val="1"/>
      <w:marLeft w:val="0"/>
      <w:marRight w:val="0"/>
      <w:marTop w:val="0"/>
      <w:marBottom w:val="0"/>
      <w:divBdr>
        <w:top w:val="none" w:sz="0" w:space="0" w:color="auto"/>
        <w:left w:val="none" w:sz="0" w:space="0" w:color="auto"/>
        <w:bottom w:val="none" w:sz="0" w:space="0" w:color="auto"/>
        <w:right w:val="none" w:sz="0" w:space="0" w:color="auto"/>
      </w:divBdr>
    </w:div>
    <w:div w:id="753402776">
      <w:bodyDiv w:val="1"/>
      <w:marLeft w:val="0"/>
      <w:marRight w:val="0"/>
      <w:marTop w:val="0"/>
      <w:marBottom w:val="0"/>
      <w:divBdr>
        <w:top w:val="none" w:sz="0" w:space="0" w:color="auto"/>
        <w:left w:val="none" w:sz="0" w:space="0" w:color="auto"/>
        <w:bottom w:val="none" w:sz="0" w:space="0" w:color="auto"/>
        <w:right w:val="none" w:sz="0" w:space="0" w:color="auto"/>
      </w:divBdr>
    </w:div>
    <w:div w:id="753670888">
      <w:bodyDiv w:val="1"/>
      <w:marLeft w:val="0"/>
      <w:marRight w:val="0"/>
      <w:marTop w:val="0"/>
      <w:marBottom w:val="0"/>
      <w:divBdr>
        <w:top w:val="none" w:sz="0" w:space="0" w:color="auto"/>
        <w:left w:val="none" w:sz="0" w:space="0" w:color="auto"/>
        <w:bottom w:val="none" w:sz="0" w:space="0" w:color="auto"/>
        <w:right w:val="none" w:sz="0" w:space="0" w:color="auto"/>
      </w:divBdr>
    </w:div>
    <w:div w:id="753743479">
      <w:bodyDiv w:val="1"/>
      <w:marLeft w:val="0"/>
      <w:marRight w:val="0"/>
      <w:marTop w:val="0"/>
      <w:marBottom w:val="0"/>
      <w:divBdr>
        <w:top w:val="none" w:sz="0" w:space="0" w:color="auto"/>
        <w:left w:val="none" w:sz="0" w:space="0" w:color="auto"/>
        <w:bottom w:val="none" w:sz="0" w:space="0" w:color="auto"/>
        <w:right w:val="none" w:sz="0" w:space="0" w:color="auto"/>
      </w:divBdr>
    </w:div>
    <w:div w:id="753864710">
      <w:bodyDiv w:val="1"/>
      <w:marLeft w:val="0"/>
      <w:marRight w:val="0"/>
      <w:marTop w:val="0"/>
      <w:marBottom w:val="0"/>
      <w:divBdr>
        <w:top w:val="none" w:sz="0" w:space="0" w:color="auto"/>
        <w:left w:val="none" w:sz="0" w:space="0" w:color="auto"/>
        <w:bottom w:val="none" w:sz="0" w:space="0" w:color="auto"/>
        <w:right w:val="none" w:sz="0" w:space="0" w:color="auto"/>
      </w:divBdr>
    </w:div>
    <w:div w:id="753941407">
      <w:bodyDiv w:val="1"/>
      <w:marLeft w:val="0"/>
      <w:marRight w:val="0"/>
      <w:marTop w:val="0"/>
      <w:marBottom w:val="0"/>
      <w:divBdr>
        <w:top w:val="none" w:sz="0" w:space="0" w:color="auto"/>
        <w:left w:val="none" w:sz="0" w:space="0" w:color="auto"/>
        <w:bottom w:val="none" w:sz="0" w:space="0" w:color="auto"/>
        <w:right w:val="none" w:sz="0" w:space="0" w:color="auto"/>
      </w:divBdr>
    </w:div>
    <w:div w:id="754547046">
      <w:bodyDiv w:val="1"/>
      <w:marLeft w:val="0"/>
      <w:marRight w:val="0"/>
      <w:marTop w:val="0"/>
      <w:marBottom w:val="0"/>
      <w:divBdr>
        <w:top w:val="none" w:sz="0" w:space="0" w:color="auto"/>
        <w:left w:val="none" w:sz="0" w:space="0" w:color="auto"/>
        <w:bottom w:val="none" w:sz="0" w:space="0" w:color="auto"/>
        <w:right w:val="none" w:sz="0" w:space="0" w:color="auto"/>
      </w:divBdr>
    </w:div>
    <w:div w:id="755054203">
      <w:bodyDiv w:val="1"/>
      <w:marLeft w:val="0"/>
      <w:marRight w:val="0"/>
      <w:marTop w:val="0"/>
      <w:marBottom w:val="0"/>
      <w:divBdr>
        <w:top w:val="none" w:sz="0" w:space="0" w:color="auto"/>
        <w:left w:val="none" w:sz="0" w:space="0" w:color="auto"/>
        <w:bottom w:val="none" w:sz="0" w:space="0" w:color="auto"/>
        <w:right w:val="none" w:sz="0" w:space="0" w:color="auto"/>
      </w:divBdr>
    </w:div>
    <w:div w:id="755322899">
      <w:bodyDiv w:val="1"/>
      <w:marLeft w:val="0"/>
      <w:marRight w:val="0"/>
      <w:marTop w:val="0"/>
      <w:marBottom w:val="0"/>
      <w:divBdr>
        <w:top w:val="none" w:sz="0" w:space="0" w:color="auto"/>
        <w:left w:val="none" w:sz="0" w:space="0" w:color="auto"/>
        <w:bottom w:val="none" w:sz="0" w:space="0" w:color="auto"/>
        <w:right w:val="none" w:sz="0" w:space="0" w:color="auto"/>
      </w:divBdr>
    </w:div>
    <w:div w:id="756824363">
      <w:bodyDiv w:val="1"/>
      <w:marLeft w:val="0"/>
      <w:marRight w:val="0"/>
      <w:marTop w:val="0"/>
      <w:marBottom w:val="0"/>
      <w:divBdr>
        <w:top w:val="none" w:sz="0" w:space="0" w:color="auto"/>
        <w:left w:val="none" w:sz="0" w:space="0" w:color="auto"/>
        <w:bottom w:val="none" w:sz="0" w:space="0" w:color="auto"/>
        <w:right w:val="none" w:sz="0" w:space="0" w:color="auto"/>
      </w:divBdr>
    </w:div>
    <w:div w:id="757092785">
      <w:bodyDiv w:val="1"/>
      <w:marLeft w:val="0"/>
      <w:marRight w:val="0"/>
      <w:marTop w:val="0"/>
      <w:marBottom w:val="0"/>
      <w:divBdr>
        <w:top w:val="none" w:sz="0" w:space="0" w:color="auto"/>
        <w:left w:val="none" w:sz="0" w:space="0" w:color="auto"/>
        <w:bottom w:val="none" w:sz="0" w:space="0" w:color="auto"/>
        <w:right w:val="none" w:sz="0" w:space="0" w:color="auto"/>
      </w:divBdr>
    </w:div>
    <w:div w:id="757405750">
      <w:bodyDiv w:val="1"/>
      <w:marLeft w:val="0"/>
      <w:marRight w:val="0"/>
      <w:marTop w:val="0"/>
      <w:marBottom w:val="0"/>
      <w:divBdr>
        <w:top w:val="none" w:sz="0" w:space="0" w:color="auto"/>
        <w:left w:val="none" w:sz="0" w:space="0" w:color="auto"/>
        <w:bottom w:val="none" w:sz="0" w:space="0" w:color="auto"/>
        <w:right w:val="none" w:sz="0" w:space="0" w:color="auto"/>
      </w:divBdr>
    </w:div>
    <w:div w:id="757873551">
      <w:bodyDiv w:val="1"/>
      <w:marLeft w:val="0"/>
      <w:marRight w:val="0"/>
      <w:marTop w:val="0"/>
      <w:marBottom w:val="0"/>
      <w:divBdr>
        <w:top w:val="none" w:sz="0" w:space="0" w:color="auto"/>
        <w:left w:val="none" w:sz="0" w:space="0" w:color="auto"/>
        <w:bottom w:val="none" w:sz="0" w:space="0" w:color="auto"/>
        <w:right w:val="none" w:sz="0" w:space="0" w:color="auto"/>
      </w:divBdr>
    </w:div>
    <w:div w:id="758789808">
      <w:bodyDiv w:val="1"/>
      <w:marLeft w:val="0"/>
      <w:marRight w:val="0"/>
      <w:marTop w:val="0"/>
      <w:marBottom w:val="0"/>
      <w:divBdr>
        <w:top w:val="none" w:sz="0" w:space="0" w:color="auto"/>
        <w:left w:val="none" w:sz="0" w:space="0" w:color="auto"/>
        <w:bottom w:val="none" w:sz="0" w:space="0" w:color="auto"/>
        <w:right w:val="none" w:sz="0" w:space="0" w:color="auto"/>
      </w:divBdr>
    </w:div>
    <w:div w:id="759374866">
      <w:bodyDiv w:val="1"/>
      <w:marLeft w:val="0"/>
      <w:marRight w:val="0"/>
      <w:marTop w:val="0"/>
      <w:marBottom w:val="0"/>
      <w:divBdr>
        <w:top w:val="none" w:sz="0" w:space="0" w:color="auto"/>
        <w:left w:val="none" w:sz="0" w:space="0" w:color="auto"/>
        <w:bottom w:val="none" w:sz="0" w:space="0" w:color="auto"/>
        <w:right w:val="none" w:sz="0" w:space="0" w:color="auto"/>
      </w:divBdr>
    </w:div>
    <w:div w:id="759527503">
      <w:bodyDiv w:val="1"/>
      <w:marLeft w:val="0"/>
      <w:marRight w:val="0"/>
      <w:marTop w:val="0"/>
      <w:marBottom w:val="0"/>
      <w:divBdr>
        <w:top w:val="none" w:sz="0" w:space="0" w:color="auto"/>
        <w:left w:val="none" w:sz="0" w:space="0" w:color="auto"/>
        <w:bottom w:val="none" w:sz="0" w:space="0" w:color="auto"/>
        <w:right w:val="none" w:sz="0" w:space="0" w:color="auto"/>
      </w:divBdr>
    </w:div>
    <w:div w:id="759761743">
      <w:bodyDiv w:val="1"/>
      <w:marLeft w:val="0"/>
      <w:marRight w:val="0"/>
      <w:marTop w:val="0"/>
      <w:marBottom w:val="0"/>
      <w:divBdr>
        <w:top w:val="none" w:sz="0" w:space="0" w:color="auto"/>
        <w:left w:val="none" w:sz="0" w:space="0" w:color="auto"/>
        <w:bottom w:val="none" w:sz="0" w:space="0" w:color="auto"/>
        <w:right w:val="none" w:sz="0" w:space="0" w:color="auto"/>
      </w:divBdr>
    </w:div>
    <w:div w:id="760446188">
      <w:bodyDiv w:val="1"/>
      <w:marLeft w:val="0"/>
      <w:marRight w:val="0"/>
      <w:marTop w:val="0"/>
      <w:marBottom w:val="0"/>
      <w:divBdr>
        <w:top w:val="none" w:sz="0" w:space="0" w:color="auto"/>
        <w:left w:val="none" w:sz="0" w:space="0" w:color="auto"/>
        <w:bottom w:val="none" w:sz="0" w:space="0" w:color="auto"/>
        <w:right w:val="none" w:sz="0" w:space="0" w:color="auto"/>
      </w:divBdr>
    </w:div>
    <w:div w:id="761032557">
      <w:bodyDiv w:val="1"/>
      <w:marLeft w:val="0"/>
      <w:marRight w:val="0"/>
      <w:marTop w:val="0"/>
      <w:marBottom w:val="0"/>
      <w:divBdr>
        <w:top w:val="none" w:sz="0" w:space="0" w:color="auto"/>
        <w:left w:val="none" w:sz="0" w:space="0" w:color="auto"/>
        <w:bottom w:val="none" w:sz="0" w:space="0" w:color="auto"/>
        <w:right w:val="none" w:sz="0" w:space="0" w:color="auto"/>
      </w:divBdr>
    </w:div>
    <w:div w:id="761098960">
      <w:bodyDiv w:val="1"/>
      <w:marLeft w:val="0"/>
      <w:marRight w:val="0"/>
      <w:marTop w:val="0"/>
      <w:marBottom w:val="0"/>
      <w:divBdr>
        <w:top w:val="none" w:sz="0" w:space="0" w:color="auto"/>
        <w:left w:val="none" w:sz="0" w:space="0" w:color="auto"/>
        <w:bottom w:val="none" w:sz="0" w:space="0" w:color="auto"/>
        <w:right w:val="none" w:sz="0" w:space="0" w:color="auto"/>
      </w:divBdr>
    </w:div>
    <w:div w:id="761528538">
      <w:bodyDiv w:val="1"/>
      <w:marLeft w:val="0"/>
      <w:marRight w:val="0"/>
      <w:marTop w:val="0"/>
      <w:marBottom w:val="0"/>
      <w:divBdr>
        <w:top w:val="none" w:sz="0" w:space="0" w:color="auto"/>
        <w:left w:val="none" w:sz="0" w:space="0" w:color="auto"/>
        <w:bottom w:val="none" w:sz="0" w:space="0" w:color="auto"/>
        <w:right w:val="none" w:sz="0" w:space="0" w:color="auto"/>
      </w:divBdr>
    </w:div>
    <w:div w:id="761804323">
      <w:bodyDiv w:val="1"/>
      <w:marLeft w:val="0"/>
      <w:marRight w:val="0"/>
      <w:marTop w:val="0"/>
      <w:marBottom w:val="0"/>
      <w:divBdr>
        <w:top w:val="none" w:sz="0" w:space="0" w:color="auto"/>
        <w:left w:val="none" w:sz="0" w:space="0" w:color="auto"/>
        <w:bottom w:val="none" w:sz="0" w:space="0" w:color="auto"/>
        <w:right w:val="none" w:sz="0" w:space="0" w:color="auto"/>
      </w:divBdr>
    </w:div>
    <w:div w:id="762184037">
      <w:bodyDiv w:val="1"/>
      <w:marLeft w:val="0"/>
      <w:marRight w:val="0"/>
      <w:marTop w:val="0"/>
      <w:marBottom w:val="0"/>
      <w:divBdr>
        <w:top w:val="none" w:sz="0" w:space="0" w:color="auto"/>
        <w:left w:val="none" w:sz="0" w:space="0" w:color="auto"/>
        <w:bottom w:val="none" w:sz="0" w:space="0" w:color="auto"/>
        <w:right w:val="none" w:sz="0" w:space="0" w:color="auto"/>
      </w:divBdr>
    </w:div>
    <w:div w:id="762382954">
      <w:bodyDiv w:val="1"/>
      <w:marLeft w:val="0"/>
      <w:marRight w:val="0"/>
      <w:marTop w:val="0"/>
      <w:marBottom w:val="0"/>
      <w:divBdr>
        <w:top w:val="none" w:sz="0" w:space="0" w:color="auto"/>
        <w:left w:val="none" w:sz="0" w:space="0" w:color="auto"/>
        <w:bottom w:val="none" w:sz="0" w:space="0" w:color="auto"/>
        <w:right w:val="none" w:sz="0" w:space="0" w:color="auto"/>
      </w:divBdr>
    </w:div>
    <w:div w:id="764502661">
      <w:bodyDiv w:val="1"/>
      <w:marLeft w:val="0"/>
      <w:marRight w:val="0"/>
      <w:marTop w:val="0"/>
      <w:marBottom w:val="0"/>
      <w:divBdr>
        <w:top w:val="none" w:sz="0" w:space="0" w:color="auto"/>
        <w:left w:val="none" w:sz="0" w:space="0" w:color="auto"/>
        <w:bottom w:val="none" w:sz="0" w:space="0" w:color="auto"/>
        <w:right w:val="none" w:sz="0" w:space="0" w:color="auto"/>
      </w:divBdr>
    </w:div>
    <w:div w:id="764573380">
      <w:bodyDiv w:val="1"/>
      <w:marLeft w:val="0"/>
      <w:marRight w:val="0"/>
      <w:marTop w:val="0"/>
      <w:marBottom w:val="0"/>
      <w:divBdr>
        <w:top w:val="none" w:sz="0" w:space="0" w:color="auto"/>
        <w:left w:val="none" w:sz="0" w:space="0" w:color="auto"/>
        <w:bottom w:val="none" w:sz="0" w:space="0" w:color="auto"/>
        <w:right w:val="none" w:sz="0" w:space="0" w:color="auto"/>
      </w:divBdr>
    </w:div>
    <w:div w:id="765540574">
      <w:bodyDiv w:val="1"/>
      <w:marLeft w:val="0"/>
      <w:marRight w:val="0"/>
      <w:marTop w:val="0"/>
      <w:marBottom w:val="0"/>
      <w:divBdr>
        <w:top w:val="none" w:sz="0" w:space="0" w:color="auto"/>
        <w:left w:val="none" w:sz="0" w:space="0" w:color="auto"/>
        <w:bottom w:val="none" w:sz="0" w:space="0" w:color="auto"/>
        <w:right w:val="none" w:sz="0" w:space="0" w:color="auto"/>
      </w:divBdr>
    </w:div>
    <w:div w:id="765855840">
      <w:bodyDiv w:val="1"/>
      <w:marLeft w:val="0"/>
      <w:marRight w:val="0"/>
      <w:marTop w:val="0"/>
      <w:marBottom w:val="0"/>
      <w:divBdr>
        <w:top w:val="none" w:sz="0" w:space="0" w:color="auto"/>
        <w:left w:val="none" w:sz="0" w:space="0" w:color="auto"/>
        <w:bottom w:val="none" w:sz="0" w:space="0" w:color="auto"/>
        <w:right w:val="none" w:sz="0" w:space="0" w:color="auto"/>
      </w:divBdr>
    </w:div>
    <w:div w:id="766080547">
      <w:bodyDiv w:val="1"/>
      <w:marLeft w:val="0"/>
      <w:marRight w:val="0"/>
      <w:marTop w:val="0"/>
      <w:marBottom w:val="0"/>
      <w:divBdr>
        <w:top w:val="none" w:sz="0" w:space="0" w:color="auto"/>
        <w:left w:val="none" w:sz="0" w:space="0" w:color="auto"/>
        <w:bottom w:val="none" w:sz="0" w:space="0" w:color="auto"/>
        <w:right w:val="none" w:sz="0" w:space="0" w:color="auto"/>
      </w:divBdr>
    </w:div>
    <w:div w:id="766148034">
      <w:bodyDiv w:val="1"/>
      <w:marLeft w:val="0"/>
      <w:marRight w:val="0"/>
      <w:marTop w:val="0"/>
      <w:marBottom w:val="0"/>
      <w:divBdr>
        <w:top w:val="none" w:sz="0" w:space="0" w:color="auto"/>
        <w:left w:val="none" w:sz="0" w:space="0" w:color="auto"/>
        <w:bottom w:val="none" w:sz="0" w:space="0" w:color="auto"/>
        <w:right w:val="none" w:sz="0" w:space="0" w:color="auto"/>
      </w:divBdr>
    </w:div>
    <w:div w:id="766275021">
      <w:bodyDiv w:val="1"/>
      <w:marLeft w:val="0"/>
      <w:marRight w:val="0"/>
      <w:marTop w:val="0"/>
      <w:marBottom w:val="0"/>
      <w:divBdr>
        <w:top w:val="none" w:sz="0" w:space="0" w:color="auto"/>
        <w:left w:val="none" w:sz="0" w:space="0" w:color="auto"/>
        <w:bottom w:val="none" w:sz="0" w:space="0" w:color="auto"/>
        <w:right w:val="none" w:sz="0" w:space="0" w:color="auto"/>
      </w:divBdr>
    </w:div>
    <w:div w:id="767232090">
      <w:bodyDiv w:val="1"/>
      <w:marLeft w:val="0"/>
      <w:marRight w:val="0"/>
      <w:marTop w:val="0"/>
      <w:marBottom w:val="0"/>
      <w:divBdr>
        <w:top w:val="none" w:sz="0" w:space="0" w:color="auto"/>
        <w:left w:val="none" w:sz="0" w:space="0" w:color="auto"/>
        <w:bottom w:val="none" w:sz="0" w:space="0" w:color="auto"/>
        <w:right w:val="none" w:sz="0" w:space="0" w:color="auto"/>
      </w:divBdr>
    </w:div>
    <w:div w:id="767698662">
      <w:bodyDiv w:val="1"/>
      <w:marLeft w:val="0"/>
      <w:marRight w:val="0"/>
      <w:marTop w:val="0"/>
      <w:marBottom w:val="0"/>
      <w:divBdr>
        <w:top w:val="none" w:sz="0" w:space="0" w:color="auto"/>
        <w:left w:val="none" w:sz="0" w:space="0" w:color="auto"/>
        <w:bottom w:val="none" w:sz="0" w:space="0" w:color="auto"/>
        <w:right w:val="none" w:sz="0" w:space="0" w:color="auto"/>
      </w:divBdr>
    </w:div>
    <w:div w:id="767846699">
      <w:bodyDiv w:val="1"/>
      <w:marLeft w:val="0"/>
      <w:marRight w:val="0"/>
      <w:marTop w:val="0"/>
      <w:marBottom w:val="0"/>
      <w:divBdr>
        <w:top w:val="none" w:sz="0" w:space="0" w:color="auto"/>
        <w:left w:val="none" w:sz="0" w:space="0" w:color="auto"/>
        <w:bottom w:val="none" w:sz="0" w:space="0" w:color="auto"/>
        <w:right w:val="none" w:sz="0" w:space="0" w:color="auto"/>
      </w:divBdr>
    </w:div>
    <w:div w:id="767895209">
      <w:bodyDiv w:val="1"/>
      <w:marLeft w:val="0"/>
      <w:marRight w:val="0"/>
      <w:marTop w:val="0"/>
      <w:marBottom w:val="0"/>
      <w:divBdr>
        <w:top w:val="none" w:sz="0" w:space="0" w:color="auto"/>
        <w:left w:val="none" w:sz="0" w:space="0" w:color="auto"/>
        <w:bottom w:val="none" w:sz="0" w:space="0" w:color="auto"/>
        <w:right w:val="none" w:sz="0" w:space="0" w:color="auto"/>
      </w:divBdr>
    </w:div>
    <w:div w:id="768162401">
      <w:bodyDiv w:val="1"/>
      <w:marLeft w:val="0"/>
      <w:marRight w:val="0"/>
      <w:marTop w:val="0"/>
      <w:marBottom w:val="0"/>
      <w:divBdr>
        <w:top w:val="none" w:sz="0" w:space="0" w:color="auto"/>
        <w:left w:val="none" w:sz="0" w:space="0" w:color="auto"/>
        <w:bottom w:val="none" w:sz="0" w:space="0" w:color="auto"/>
        <w:right w:val="none" w:sz="0" w:space="0" w:color="auto"/>
      </w:divBdr>
    </w:div>
    <w:div w:id="768163383">
      <w:bodyDiv w:val="1"/>
      <w:marLeft w:val="0"/>
      <w:marRight w:val="0"/>
      <w:marTop w:val="0"/>
      <w:marBottom w:val="0"/>
      <w:divBdr>
        <w:top w:val="none" w:sz="0" w:space="0" w:color="auto"/>
        <w:left w:val="none" w:sz="0" w:space="0" w:color="auto"/>
        <w:bottom w:val="none" w:sz="0" w:space="0" w:color="auto"/>
        <w:right w:val="none" w:sz="0" w:space="0" w:color="auto"/>
      </w:divBdr>
    </w:div>
    <w:div w:id="768430936">
      <w:bodyDiv w:val="1"/>
      <w:marLeft w:val="0"/>
      <w:marRight w:val="0"/>
      <w:marTop w:val="0"/>
      <w:marBottom w:val="0"/>
      <w:divBdr>
        <w:top w:val="none" w:sz="0" w:space="0" w:color="auto"/>
        <w:left w:val="none" w:sz="0" w:space="0" w:color="auto"/>
        <w:bottom w:val="none" w:sz="0" w:space="0" w:color="auto"/>
        <w:right w:val="none" w:sz="0" w:space="0" w:color="auto"/>
      </w:divBdr>
    </w:div>
    <w:div w:id="768475380">
      <w:bodyDiv w:val="1"/>
      <w:marLeft w:val="0"/>
      <w:marRight w:val="0"/>
      <w:marTop w:val="0"/>
      <w:marBottom w:val="0"/>
      <w:divBdr>
        <w:top w:val="none" w:sz="0" w:space="0" w:color="auto"/>
        <w:left w:val="none" w:sz="0" w:space="0" w:color="auto"/>
        <w:bottom w:val="none" w:sz="0" w:space="0" w:color="auto"/>
        <w:right w:val="none" w:sz="0" w:space="0" w:color="auto"/>
      </w:divBdr>
    </w:div>
    <w:div w:id="769010061">
      <w:bodyDiv w:val="1"/>
      <w:marLeft w:val="0"/>
      <w:marRight w:val="0"/>
      <w:marTop w:val="0"/>
      <w:marBottom w:val="0"/>
      <w:divBdr>
        <w:top w:val="none" w:sz="0" w:space="0" w:color="auto"/>
        <w:left w:val="none" w:sz="0" w:space="0" w:color="auto"/>
        <w:bottom w:val="none" w:sz="0" w:space="0" w:color="auto"/>
        <w:right w:val="none" w:sz="0" w:space="0" w:color="auto"/>
      </w:divBdr>
    </w:div>
    <w:div w:id="769620101">
      <w:bodyDiv w:val="1"/>
      <w:marLeft w:val="0"/>
      <w:marRight w:val="0"/>
      <w:marTop w:val="0"/>
      <w:marBottom w:val="0"/>
      <w:divBdr>
        <w:top w:val="none" w:sz="0" w:space="0" w:color="auto"/>
        <w:left w:val="none" w:sz="0" w:space="0" w:color="auto"/>
        <w:bottom w:val="none" w:sz="0" w:space="0" w:color="auto"/>
        <w:right w:val="none" w:sz="0" w:space="0" w:color="auto"/>
      </w:divBdr>
    </w:div>
    <w:div w:id="769936975">
      <w:bodyDiv w:val="1"/>
      <w:marLeft w:val="0"/>
      <w:marRight w:val="0"/>
      <w:marTop w:val="0"/>
      <w:marBottom w:val="0"/>
      <w:divBdr>
        <w:top w:val="none" w:sz="0" w:space="0" w:color="auto"/>
        <w:left w:val="none" w:sz="0" w:space="0" w:color="auto"/>
        <w:bottom w:val="none" w:sz="0" w:space="0" w:color="auto"/>
        <w:right w:val="none" w:sz="0" w:space="0" w:color="auto"/>
      </w:divBdr>
    </w:div>
    <w:div w:id="770051363">
      <w:bodyDiv w:val="1"/>
      <w:marLeft w:val="0"/>
      <w:marRight w:val="0"/>
      <w:marTop w:val="0"/>
      <w:marBottom w:val="0"/>
      <w:divBdr>
        <w:top w:val="none" w:sz="0" w:space="0" w:color="auto"/>
        <w:left w:val="none" w:sz="0" w:space="0" w:color="auto"/>
        <w:bottom w:val="none" w:sz="0" w:space="0" w:color="auto"/>
        <w:right w:val="none" w:sz="0" w:space="0" w:color="auto"/>
      </w:divBdr>
    </w:div>
    <w:div w:id="770392277">
      <w:bodyDiv w:val="1"/>
      <w:marLeft w:val="0"/>
      <w:marRight w:val="0"/>
      <w:marTop w:val="0"/>
      <w:marBottom w:val="0"/>
      <w:divBdr>
        <w:top w:val="none" w:sz="0" w:space="0" w:color="auto"/>
        <w:left w:val="none" w:sz="0" w:space="0" w:color="auto"/>
        <w:bottom w:val="none" w:sz="0" w:space="0" w:color="auto"/>
        <w:right w:val="none" w:sz="0" w:space="0" w:color="auto"/>
      </w:divBdr>
    </w:div>
    <w:div w:id="770466949">
      <w:bodyDiv w:val="1"/>
      <w:marLeft w:val="0"/>
      <w:marRight w:val="0"/>
      <w:marTop w:val="0"/>
      <w:marBottom w:val="0"/>
      <w:divBdr>
        <w:top w:val="none" w:sz="0" w:space="0" w:color="auto"/>
        <w:left w:val="none" w:sz="0" w:space="0" w:color="auto"/>
        <w:bottom w:val="none" w:sz="0" w:space="0" w:color="auto"/>
        <w:right w:val="none" w:sz="0" w:space="0" w:color="auto"/>
      </w:divBdr>
    </w:div>
    <w:div w:id="770587743">
      <w:bodyDiv w:val="1"/>
      <w:marLeft w:val="0"/>
      <w:marRight w:val="0"/>
      <w:marTop w:val="0"/>
      <w:marBottom w:val="0"/>
      <w:divBdr>
        <w:top w:val="none" w:sz="0" w:space="0" w:color="auto"/>
        <w:left w:val="none" w:sz="0" w:space="0" w:color="auto"/>
        <w:bottom w:val="none" w:sz="0" w:space="0" w:color="auto"/>
        <w:right w:val="none" w:sz="0" w:space="0" w:color="auto"/>
      </w:divBdr>
    </w:div>
    <w:div w:id="770783572">
      <w:bodyDiv w:val="1"/>
      <w:marLeft w:val="0"/>
      <w:marRight w:val="0"/>
      <w:marTop w:val="0"/>
      <w:marBottom w:val="0"/>
      <w:divBdr>
        <w:top w:val="none" w:sz="0" w:space="0" w:color="auto"/>
        <w:left w:val="none" w:sz="0" w:space="0" w:color="auto"/>
        <w:bottom w:val="none" w:sz="0" w:space="0" w:color="auto"/>
        <w:right w:val="none" w:sz="0" w:space="0" w:color="auto"/>
      </w:divBdr>
    </w:div>
    <w:div w:id="770852496">
      <w:bodyDiv w:val="1"/>
      <w:marLeft w:val="0"/>
      <w:marRight w:val="0"/>
      <w:marTop w:val="0"/>
      <w:marBottom w:val="0"/>
      <w:divBdr>
        <w:top w:val="none" w:sz="0" w:space="0" w:color="auto"/>
        <w:left w:val="none" w:sz="0" w:space="0" w:color="auto"/>
        <w:bottom w:val="none" w:sz="0" w:space="0" w:color="auto"/>
        <w:right w:val="none" w:sz="0" w:space="0" w:color="auto"/>
      </w:divBdr>
    </w:div>
    <w:div w:id="771556928">
      <w:bodyDiv w:val="1"/>
      <w:marLeft w:val="0"/>
      <w:marRight w:val="0"/>
      <w:marTop w:val="0"/>
      <w:marBottom w:val="0"/>
      <w:divBdr>
        <w:top w:val="none" w:sz="0" w:space="0" w:color="auto"/>
        <w:left w:val="none" w:sz="0" w:space="0" w:color="auto"/>
        <w:bottom w:val="none" w:sz="0" w:space="0" w:color="auto"/>
        <w:right w:val="none" w:sz="0" w:space="0" w:color="auto"/>
      </w:divBdr>
    </w:div>
    <w:div w:id="771978195">
      <w:bodyDiv w:val="1"/>
      <w:marLeft w:val="0"/>
      <w:marRight w:val="0"/>
      <w:marTop w:val="0"/>
      <w:marBottom w:val="0"/>
      <w:divBdr>
        <w:top w:val="none" w:sz="0" w:space="0" w:color="auto"/>
        <w:left w:val="none" w:sz="0" w:space="0" w:color="auto"/>
        <w:bottom w:val="none" w:sz="0" w:space="0" w:color="auto"/>
        <w:right w:val="none" w:sz="0" w:space="0" w:color="auto"/>
      </w:divBdr>
    </w:div>
    <w:div w:id="772017374">
      <w:bodyDiv w:val="1"/>
      <w:marLeft w:val="0"/>
      <w:marRight w:val="0"/>
      <w:marTop w:val="0"/>
      <w:marBottom w:val="0"/>
      <w:divBdr>
        <w:top w:val="none" w:sz="0" w:space="0" w:color="auto"/>
        <w:left w:val="none" w:sz="0" w:space="0" w:color="auto"/>
        <w:bottom w:val="none" w:sz="0" w:space="0" w:color="auto"/>
        <w:right w:val="none" w:sz="0" w:space="0" w:color="auto"/>
      </w:divBdr>
    </w:div>
    <w:div w:id="772357149">
      <w:bodyDiv w:val="1"/>
      <w:marLeft w:val="0"/>
      <w:marRight w:val="0"/>
      <w:marTop w:val="0"/>
      <w:marBottom w:val="0"/>
      <w:divBdr>
        <w:top w:val="none" w:sz="0" w:space="0" w:color="auto"/>
        <w:left w:val="none" w:sz="0" w:space="0" w:color="auto"/>
        <w:bottom w:val="none" w:sz="0" w:space="0" w:color="auto"/>
        <w:right w:val="none" w:sz="0" w:space="0" w:color="auto"/>
      </w:divBdr>
    </w:div>
    <w:div w:id="772818423">
      <w:bodyDiv w:val="1"/>
      <w:marLeft w:val="0"/>
      <w:marRight w:val="0"/>
      <w:marTop w:val="0"/>
      <w:marBottom w:val="0"/>
      <w:divBdr>
        <w:top w:val="none" w:sz="0" w:space="0" w:color="auto"/>
        <w:left w:val="none" w:sz="0" w:space="0" w:color="auto"/>
        <w:bottom w:val="none" w:sz="0" w:space="0" w:color="auto"/>
        <w:right w:val="none" w:sz="0" w:space="0" w:color="auto"/>
      </w:divBdr>
    </w:div>
    <w:div w:id="773674683">
      <w:bodyDiv w:val="1"/>
      <w:marLeft w:val="0"/>
      <w:marRight w:val="0"/>
      <w:marTop w:val="0"/>
      <w:marBottom w:val="0"/>
      <w:divBdr>
        <w:top w:val="none" w:sz="0" w:space="0" w:color="auto"/>
        <w:left w:val="none" w:sz="0" w:space="0" w:color="auto"/>
        <w:bottom w:val="none" w:sz="0" w:space="0" w:color="auto"/>
        <w:right w:val="none" w:sz="0" w:space="0" w:color="auto"/>
      </w:divBdr>
    </w:div>
    <w:div w:id="774444281">
      <w:bodyDiv w:val="1"/>
      <w:marLeft w:val="0"/>
      <w:marRight w:val="0"/>
      <w:marTop w:val="0"/>
      <w:marBottom w:val="0"/>
      <w:divBdr>
        <w:top w:val="none" w:sz="0" w:space="0" w:color="auto"/>
        <w:left w:val="none" w:sz="0" w:space="0" w:color="auto"/>
        <w:bottom w:val="none" w:sz="0" w:space="0" w:color="auto"/>
        <w:right w:val="none" w:sz="0" w:space="0" w:color="auto"/>
      </w:divBdr>
    </w:div>
    <w:div w:id="774591259">
      <w:bodyDiv w:val="1"/>
      <w:marLeft w:val="0"/>
      <w:marRight w:val="0"/>
      <w:marTop w:val="0"/>
      <w:marBottom w:val="0"/>
      <w:divBdr>
        <w:top w:val="none" w:sz="0" w:space="0" w:color="auto"/>
        <w:left w:val="none" w:sz="0" w:space="0" w:color="auto"/>
        <w:bottom w:val="none" w:sz="0" w:space="0" w:color="auto"/>
        <w:right w:val="none" w:sz="0" w:space="0" w:color="auto"/>
      </w:divBdr>
    </w:div>
    <w:div w:id="774716415">
      <w:bodyDiv w:val="1"/>
      <w:marLeft w:val="0"/>
      <w:marRight w:val="0"/>
      <w:marTop w:val="0"/>
      <w:marBottom w:val="0"/>
      <w:divBdr>
        <w:top w:val="none" w:sz="0" w:space="0" w:color="auto"/>
        <w:left w:val="none" w:sz="0" w:space="0" w:color="auto"/>
        <w:bottom w:val="none" w:sz="0" w:space="0" w:color="auto"/>
        <w:right w:val="none" w:sz="0" w:space="0" w:color="auto"/>
      </w:divBdr>
    </w:div>
    <w:div w:id="776172439">
      <w:bodyDiv w:val="1"/>
      <w:marLeft w:val="0"/>
      <w:marRight w:val="0"/>
      <w:marTop w:val="0"/>
      <w:marBottom w:val="0"/>
      <w:divBdr>
        <w:top w:val="none" w:sz="0" w:space="0" w:color="auto"/>
        <w:left w:val="none" w:sz="0" w:space="0" w:color="auto"/>
        <w:bottom w:val="none" w:sz="0" w:space="0" w:color="auto"/>
        <w:right w:val="none" w:sz="0" w:space="0" w:color="auto"/>
      </w:divBdr>
    </w:div>
    <w:div w:id="776674737">
      <w:bodyDiv w:val="1"/>
      <w:marLeft w:val="0"/>
      <w:marRight w:val="0"/>
      <w:marTop w:val="0"/>
      <w:marBottom w:val="0"/>
      <w:divBdr>
        <w:top w:val="none" w:sz="0" w:space="0" w:color="auto"/>
        <w:left w:val="none" w:sz="0" w:space="0" w:color="auto"/>
        <w:bottom w:val="none" w:sz="0" w:space="0" w:color="auto"/>
        <w:right w:val="none" w:sz="0" w:space="0" w:color="auto"/>
      </w:divBdr>
    </w:div>
    <w:div w:id="776798466">
      <w:bodyDiv w:val="1"/>
      <w:marLeft w:val="0"/>
      <w:marRight w:val="0"/>
      <w:marTop w:val="0"/>
      <w:marBottom w:val="0"/>
      <w:divBdr>
        <w:top w:val="none" w:sz="0" w:space="0" w:color="auto"/>
        <w:left w:val="none" w:sz="0" w:space="0" w:color="auto"/>
        <w:bottom w:val="none" w:sz="0" w:space="0" w:color="auto"/>
        <w:right w:val="none" w:sz="0" w:space="0" w:color="auto"/>
      </w:divBdr>
    </w:div>
    <w:div w:id="777412038">
      <w:bodyDiv w:val="1"/>
      <w:marLeft w:val="0"/>
      <w:marRight w:val="0"/>
      <w:marTop w:val="0"/>
      <w:marBottom w:val="0"/>
      <w:divBdr>
        <w:top w:val="none" w:sz="0" w:space="0" w:color="auto"/>
        <w:left w:val="none" w:sz="0" w:space="0" w:color="auto"/>
        <w:bottom w:val="none" w:sz="0" w:space="0" w:color="auto"/>
        <w:right w:val="none" w:sz="0" w:space="0" w:color="auto"/>
      </w:divBdr>
    </w:div>
    <w:div w:id="777606349">
      <w:bodyDiv w:val="1"/>
      <w:marLeft w:val="0"/>
      <w:marRight w:val="0"/>
      <w:marTop w:val="0"/>
      <w:marBottom w:val="0"/>
      <w:divBdr>
        <w:top w:val="none" w:sz="0" w:space="0" w:color="auto"/>
        <w:left w:val="none" w:sz="0" w:space="0" w:color="auto"/>
        <w:bottom w:val="none" w:sz="0" w:space="0" w:color="auto"/>
        <w:right w:val="none" w:sz="0" w:space="0" w:color="auto"/>
      </w:divBdr>
    </w:div>
    <w:div w:id="777874362">
      <w:bodyDiv w:val="1"/>
      <w:marLeft w:val="0"/>
      <w:marRight w:val="0"/>
      <w:marTop w:val="0"/>
      <w:marBottom w:val="0"/>
      <w:divBdr>
        <w:top w:val="none" w:sz="0" w:space="0" w:color="auto"/>
        <w:left w:val="none" w:sz="0" w:space="0" w:color="auto"/>
        <w:bottom w:val="none" w:sz="0" w:space="0" w:color="auto"/>
        <w:right w:val="none" w:sz="0" w:space="0" w:color="auto"/>
      </w:divBdr>
    </w:div>
    <w:div w:id="777875354">
      <w:bodyDiv w:val="1"/>
      <w:marLeft w:val="0"/>
      <w:marRight w:val="0"/>
      <w:marTop w:val="0"/>
      <w:marBottom w:val="0"/>
      <w:divBdr>
        <w:top w:val="none" w:sz="0" w:space="0" w:color="auto"/>
        <w:left w:val="none" w:sz="0" w:space="0" w:color="auto"/>
        <w:bottom w:val="none" w:sz="0" w:space="0" w:color="auto"/>
        <w:right w:val="none" w:sz="0" w:space="0" w:color="auto"/>
      </w:divBdr>
    </w:div>
    <w:div w:id="778060900">
      <w:bodyDiv w:val="1"/>
      <w:marLeft w:val="0"/>
      <w:marRight w:val="0"/>
      <w:marTop w:val="0"/>
      <w:marBottom w:val="0"/>
      <w:divBdr>
        <w:top w:val="none" w:sz="0" w:space="0" w:color="auto"/>
        <w:left w:val="none" w:sz="0" w:space="0" w:color="auto"/>
        <w:bottom w:val="none" w:sz="0" w:space="0" w:color="auto"/>
        <w:right w:val="none" w:sz="0" w:space="0" w:color="auto"/>
      </w:divBdr>
    </w:div>
    <w:div w:id="778255892">
      <w:bodyDiv w:val="1"/>
      <w:marLeft w:val="0"/>
      <w:marRight w:val="0"/>
      <w:marTop w:val="0"/>
      <w:marBottom w:val="0"/>
      <w:divBdr>
        <w:top w:val="none" w:sz="0" w:space="0" w:color="auto"/>
        <w:left w:val="none" w:sz="0" w:space="0" w:color="auto"/>
        <w:bottom w:val="none" w:sz="0" w:space="0" w:color="auto"/>
        <w:right w:val="none" w:sz="0" w:space="0" w:color="auto"/>
      </w:divBdr>
    </w:div>
    <w:div w:id="778331915">
      <w:bodyDiv w:val="1"/>
      <w:marLeft w:val="0"/>
      <w:marRight w:val="0"/>
      <w:marTop w:val="0"/>
      <w:marBottom w:val="0"/>
      <w:divBdr>
        <w:top w:val="none" w:sz="0" w:space="0" w:color="auto"/>
        <w:left w:val="none" w:sz="0" w:space="0" w:color="auto"/>
        <w:bottom w:val="none" w:sz="0" w:space="0" w:color="auto"/>
        <w:right w:val="none" w:sz="0" w:space="0" w:color="auto"/>
      </w:divBdr>
    </w:div>
    <w:div w:id="778526473">
      <w:bodyDiv w:val="1"/>
      <w:marLeft w:val="0"/>
      <w:marRight w:val="0"/>
      <w:marTop w:val="0"/>
      <w:marBottom w:val="0"/>
      <w:divBdr>
        <w:top w:val="none" w:sz="0" w:space="0" w:color="auto"/>
        <w:left w:val="none" w:sz="0" w:space="0" w:color="auto"/>
        <w:bottom w:val="none" w:sz="0" w:space="0" w:color="auto"/>
        <w:right w:val="none" w:sz="0" w:space="0" w:color="auto"/>
      </w:divBdr>
    </w:div>
    <w:div w:id="778989000">
      <w:bodyDiv w:val="1"/>
      <w:marLeft w:val="0"/>
      <w:marRight w:val="0"/>
      <w:marTop w:val="0"/>
      <w:marBottom w:val="0"/>
      <w:divBdr>
        <w:top w:val="none" w:sz="0" w:space="0" w:color="auto"/>
        <w:left w:val="none" w:sz="0" w:space="0" w:color="auto"/>
        <w:bottom w:val="none" w:sz="0" w:space="0" w:color="auto"/>
        <w:right w:val="none" w:sz="0" w:space="0" w:color="auto"/>
      </w:divBdr>
    </w:div>
    <w:div w:id="779030645">
      <w:bodyDiv w:val="1"/>
      <w:marLeft w:val="0"/>
      <w:marRight w:val="0"/>
      <w:marTop w:val="0"/>
      <w:marBottom w:val="0"/>
      <w:divBdr>
        <w:top w:val="none" w:sz="0" w:space="0" w:color="auto"/>
        <w:left w:val="none" w:sz="0" w:space="0" w:color="auto"/>
        <w:bottom w:val="none" w:sz="0" w:space="0" w:color="auto"/>
        <w:right w:val="none" w:sz="0" w:space="0" w:color="auto"/>
      </w:divBdr>
    </w:div>
    <w:div w:id="779254041">
      <w:bodyDiv w:val="1"/>
      <w:marLeft w:val="0"/>
      <w:marRight w:val="0"/>
      <w:marTop w:val="0"/>
      <w:marBottom w:val="0"/>
      <w:divBdr>
        <w:top w:val="none" w:sz="0" w:space="0" w:color="auto"/>
        <w:left w:val="none" w:sz="0" w:space="0" w:color="auto"/>
        <w:bottom w:val="none" w:sz="0" w:space="0" w:color="auto"/>
        <w:right w:val="none" w:sz="0" w:space="0" w:color="auto"/>
      </w:divBdr>
    </w:div>
    <w:div w:id="779758963">
      <w:bodyDiv w:val="1"/>
      <w:marLeft w:val="0"/>
      <w:marRight w:val="0"/>
      <w:marTop w:val="0"/>
      <w:marBottom w:val="0"/>
      <w:divBdr>
        <w:top w:val="none" w:sz="0" w:space="0" w:color="auto"/>
        <w:left w:val="none" w:sz="0" w:space="0" w:color="auto"/>
        <w:bottom w:val="none" w:sz="0" w:space="0" w:color="auto"/>
        <w:right w:val="none" w:sz="0" w:space="0" w:color="auto"/>
      </w:divBdr>
    </w:div>
    <w:div w:id="780304022">
      <w:bodyDiv w:val="1"/>
      <w:marLeft w:val="0"/>
      <w:marRight w:val="0"/>
      <w:marTop w:val="0"/>
      <w:marBottom w:val="0"/>
      <w:divBdr>
        <w:top w:val="none" w:sz="0" w:space="0" w:color="auto"/>
        <w:left w:val="none" w:sz="0" w:space="0" w:color="auto"/>
        <w:bottom w:val="none" w:sz="0" w:space="0" w:color="auto"/>
        <w:right w:val="none" w:sz="0" w:space="0" w:color="auto"/>
      </w:divBdr>
    </w:div>
    <w:div w:id="780344270">
      <w:bodyDiv w:val="1"/>
      <w:marLeft w:val="0"/>
      <w:marRight w:val="0"/>
      <w:marTop w:val="0"/>
      <w:marBottom w:val="0"/>
      <w:divBdr>
        <w:top w:val="none" w:sz="0" w:space="0" w:color="auto"/>
        <w:left w:val="none" w:sz="0" w:space="0" w:color="auto"/>
        <w:bottom w:val="none" w:sz="0" w:space="0" w:color="auto"/>
        <w:right w:val="none" w:sz="0" w:space="0" w:color="auto"/>
      </w:divBdr>
    </w:div>
    <w:div w:id="781071496">
      <w:bodyDiv w:val="1"/>
      <w:marLeft w:val="0"/>
      <w:marRight w:val="0"/>
      <w:marTop w:val="0"/>
      <w:marBottom w:val="0"/>
      <w:divBdr>
        <w:top w:val="none" w:sz="0" w:space="0" w:color="auto"/>
        <w:left w:val="none" w:sz="0" w:space="0" w:color="auto"/>
        <w:bottom w:val="none" w:sz="0" w:space="0" w:color="auto"/>
        <w:right w:val="none" w:sz="0" w:space="0" w:color="auto"/>
      </w:divBdr>
    </w:div>
    <w:div w:id="781654360">
      <w:bodyDiv w:val="1"/>
      <w:marLeft w:val="0"/>
      <w:marRight w:val="0"/>
      <w:marTop w:val="0"/>
      <w:marBottom w:val="0"/>
      <w:divBdr>
        <w:top w:val="none" w:sz="0" w:space="0" w:color="auto"/>
        <w:left w:val="none" w:sz="0" w:space="0" w:color="auto"/>
        <w:bottom w:val="none" w:sz="0" w:space="0" w:color="auto"/>
        <w:right w:val="none" w:sz="0" w:space="0" w:color="auto"/>
      </w:divBdr>
    </w:div>
    <w:div w:id="781993267">
      <w:bodyDiv w:val="1"/>
      <w:marLeft w:val="0"/>
      <w:marRight w:val="0"/>
      <w:marTop w:val="0"/>
      <w:marBottom w:val="0"/>
      <w:divBdr>
        <w:top w:val="none" w:sz="0" w:space="0" w:color="auto"/>
        <w:left w:val="none" w:sz="0" w:space="0" w:color="auto"/>
        <w:bottom w:val="none" w:sz="0" w:space="0" w:color="auto"/>
        <w:right w:val="none" w:sz="0" w:space="0" w:color="auto"/>
      </w:divBdr>
    </w:div>
    <w:div w:id="782000396">
      <w:bodyDiv w:val="1"/>
      <w:marLeft w:val="0"/>
      <w:marRight w:val="0"/>
      <w:marTop w:val="0"/>
      <w:marBottom w:val="0"/>
      <w:divBdr>
        <w:top w:val="none" w:sz="0" w:space="0" w:color="auto"/>
        <w:left w:val="none" w:sz="0" w:space="0" w:color="auto"/>
        <w:bottom w:val="none" w:sz="0" w:space="0" w:color="auto"/>
        <w:right w:val="none" w:sz="0" w:space="0" w:color="auto"/>
      </w:divBdr>
    </w:div>
    <w:div w:id="782924268">
      <w:bodyDiv w:val="1"/>
      <w:marLeft w:val="0"/>
      <w:marRight w:val="0"/>
      <w:marTop w:val="0"/>
      <w:marBottom w:val="0"/>
      <w:divBdr>
        <w:top w:val="none" w:sz="0" w:space="0" w:color="auto"/>
        <w:left w:val="none" w:sz="0" w:space="0" w:color="auto"/>
        <w:bottom w:val="none" w:sz="0" w:space="0" w:color="auto"/>
        <w:right w:val="none" w:sz="0" w:space="0" w:color="auto"/>
      </w:divBdr>
    </w:div>
    <w:div w:id="783036076">
      <w:bodyDiv w:val="1"/>
      <w:marLeft w:val="0"/>
      <w:marRight w:val="0"/>
      <w:marTop w:val="0"/>
      <w:marBottom w:val="0"/>
      <w:divBdr>
        <w:top w:val="none" w:sz="0" w:space="0" w:color="auto"/>
        <w:left w:val="none" w:sz="0" w:space="0" w:color="auto"/>
        <w:bottom w:val="none" w:sz="0" w:space="0" w:color="auto"/>
        <w:right w:val="none" w:sz="0" w:space="0" w:color="auto"/>
      </w:divBdr>
    </w:div>
    <w:div w:id="783692228">
      <w:bodyDiv w:val="1"/>
      <w:marLeft w:val="0"/>
      <w:marRight w:val="0"/>
      <w:marTop w:val="0"/>
      <w:marBottom w:val="0"/>
      <w:divBdr>
        <w:top w:val="none" w:sz="0" w:space="0" w:color="auto"/>
        <w:left w:val="none" w:sz="0" w:space="0" w:color="auto"/>
        <w:bottom w:val="none" w:sz="0" w:space="0" w:color="auto"/>
        <w:right w:val="none" w:sz="0" w:space="0" w:color="auto"/>
      </w:divBdr>
    </w:div>
    <w:div w:id="783884176">
      <w:bodyDiv w:val="1"/>
      <w:marLeft w:val="0"/>
      <w:marRight w:val="0"/>
      <w:marTop w:val="0"/>
      <w:marBottom w:val="0"/>
      <w:divBdr>
        <w:top w:val="none" w:sz="0" w:space="0" w:color="auto"/>
        <w:left w:val="none" w:sz="0" w:space="0" w:color="auto"/>
        <w:bottom w:val="none" w:sz="0" w:space="0" w:color="auto"/>
        <w:right w:val="none" w:sz="0" w:space="0" w:color="auto"/>
      </w:divBdr>
    </w:div>
    <w:div w:id="784539789">
      <w:bodyDiv w:val="1"/>
      <w:marLeft w:val="0"/>
      <w:marRight w:val="0"/>
      <w:marTop w:val="0"/>
      <w:marBottom w:val="0"/>
      <w:divBdr>
        <w:top w:val="none" w:sz="0" w:space="0" w:color="auto"/>
        <w:left w:val="none" w:sz="0" w:space="0" w:color="auto"/>
        <w:bottom w:val="none" w:sz="0" w:space="0" w:color="auto"/>
        <w:right w:val="none" w:sz="0" w:space="0" w:color="auto"/>
      </w:divBdr>
    </w:div>
    <w:div w:id="784809494">
      <w:bodyDiv w:val="1"/>
      <w:marLeft w:val="0"/>
      <w:marRight w:val="0"/>
      <w:marTop w:val="0"/>
      <w:marBottom w:val="0"/>
      <w:divBdr>
        <w:top w:val="none" w:sz="0" w:space="0" w:color="auto"/>
        <w:left w:val="none" w:sz="0" w:space="0" w:color="auto"/>
        <w:bottom w:val="none" w:sz="0" w:space="0" w:color="auto"/>
        <w:right w:val="none" w:sz="0" w:space="0" w:color="auto"/>
      </w:divBdr>
    </w:div>
    <w:div w:id="784925322">
      <w:bodyDiv w:val="1"/>
      <w:marLeft w:val="0"/>
      <w:marRight w:val="0"/>
      <w:marTop w:val="0"/>
      <w:marBottom w:val="0"/>
      <w:divBdr>
        <w:top w:val="none" w:sz="0" w:space="0" w:color="auto"/>
        <w:left w:val="none" w:sz="0" w:space="0" w:color="auto"/>
        <w:bottom w:val="none" w:sz="0" w:space="0" w:color="auto"/>
        <w:right w:val="none" w:sz="0" w:space="0" w:color="auto"/>
      </w:divBdr>
    </w:div>
    <w:div w:id="785808351">
      <w:bodyDiv w:val="1"/>
      <w:marLeft w:val="0"/>
      <w:marRight w:val="0"/>
      <w:marTop w:val="0"/>
      <w:marBottom w:val="0"/>
      <w:divBdr>
        <w:top w:val="none" w:sz="0" w:space="0" w:color="auto"/>
        <w:left w:val="none" w:sz="0" w:space="0" w:color="auto"/>
        <w:bottom w:val="none" w:sz="0" w:space="0" w:color="auto"/>
        <w:right w:val="none" w:sz="0" w:space="0" w:color="auto"/>
      </w:divBdr>
    </w:div>
    <w:div w:id="785855280">
      <w:bodyDiv w:val="1"/>
      <w:marLeft w:val="0"/>
      <w:marRight w:val="0"/>
      <w:marTop w:val="0"/>
      <w:marBottom w:val="0"/>
      <w:divBdr>
        <w:top w:val="none" w:sz="0" w:space="0" w:color="auto"/>
        <w:left w:val="none" w:sz="0" w:space="0" w:color="auto"/>
        <w:bottom w:val="none" w:sz="0" w:space="0" w:color="auto"/>
        <w:right w:val="none" w:sz="0" w:space="0" w:color="auto"/>
      </w:divBdr>
    </w:div>
    <w:div w:id="785923714">
      <w:bodyDiv w:val="1"/>
      <w:marLeft w:val="0"/>
      <w:marRight w:val="0"/>
      <w:marTop w:val="0"/>
      <w:marBottom w:val="0"/>
      <w:divBdr>
        <w:top w:val="none" w:sz="0" w:space="0" w:color="auto"/>
        <w:left w:val="none" w:sz="0" w:space="0" w:color="auto"/>
        <w:bottom w:val="none" w:sz="0" w:space="0" w:color="auto"/>
        <w:right w:val="none" w:sz="0" w:space="0" w:color="auto"/>
      </w:divBdr>
    </w:div>
    <w:div w:id="786047978">
      <w:bodyDiv w:val="1"/>
      <w:marLeft w:val="0"/>
      <w:marRight w:val="0"/>
      <w:marTop w:val="0"/>
      <w:marBottom w:val="0"/>
      <w:divBdr>
        <w:top w:val="none" w:sz="0" w:space="0" w:color="auto"/>
        <w:left w:val="none" w:sz="0" w:space="0" w:color="auto"/>
        <w:bottom w:val="none" w:sz="0" w:space="0" w:color="auto"/>
        <w:right w:val="none" w:sz="0" w:space="0" w:color="auto"/>
      </w:divBdr>
    </w:div>
    <w:div w:id="786897473">
      <w:bodyDiv w:val="1"/>
      <w:marLeft w:val="0"/>
      <w:marRight w:val="0"/>
      <w:marTop w:val="0"/>
      <w:marBottom w:val="0"/>
      <w:divBdr>
        <w:top w:val="none" w:sz="0" w:space="0" w:color="auto"/>
        <w:left w:val="none" w:sz="0" w:space="0" w:color="auto"/>
        <w:bottom w:val="none" w:sz="0" w:space="0" w:color="auto"/>
        <w:right w:val="none" w:sz="0" w:space="0" w:color="auto"/>
      </w:divBdr>
    </w:div>
    <w:div w:id="787044623">
      <w:bodyDiv w:val="1"/>
      <w:marLeft w:val="0"/>
      <w:marRight w:val="0"/>
      <w:marTop w:val="0"/>
      <w:marBottom w:val="0"/>
      <w:divBdr>
        <w:top w:val="none" w:sz="0" w:space="0" w:color="auto"/>
        <w:left w:val="none" w:sz="0" w:space="0" w:color="auto"/>
        <w:bottom w:val="none" w:sz="0" w:space="0" w:color="auto"/>
        <w:right w:val="none" w:sz="0" w:space="0" w:color="auto"/>
      </w:divBdr>
    </w:div>
    <w:div w:id="788276414">
      <w:bodyDiv w:val="1"/>
      <w:marLeft w:val="0"/>
      <w:marRight w:val="0"/>
      <w:marTop w:val="0"/>
      <w:marBottom w:val="0"/>
      <w:divBdr>
        <w:top w:val="none" w:sz="0" w:space="0" w:color="auto"/>
        <w:left w:val="none" w:sz="0" w:space="0" w:color="auto"/>
        <w:bottom w:val="none" w:sz="0" w:space="0" w:color="auto"/>
        <w:right w:val="none" w:sz="0" w:space="0" w:color="auto"/>
      </w:divBdr>
    </w:div>
    <w:div w:id="788469703">
      <w:bodyDiv w:val="1"/>
      <w:marLeft w:val="0"/>
      <w:marRight w:val="0"/>
      <w:marTop w:val="0"/>
      <w:marBottom w:val="0"/>
      <w:divBdr>
        <w:top w:val="none" w:sz="0" w:space="0" w:color="auto"/>
        <w:left w:val="none" w:sz="0" w:space="0" w:color="auto"/>
        <w:bottom w:val="none" w:sz="0" w:space="0" w:color="auto"/>
        <w:right w:val="none" w:sz="0" w:space="0" w:color="auto"/>
      </w:divBdr>
    </w:div>
    <w:div w:id="788477081">
      <w:bodyDiv w:val="1"/>
      <w:marLeft w:val="0"/>
      <w:marRight w:val="0"/>
      <w:marTop w:val="0"/>
      <w:marBottom w:val="0"/>
      <w:divBdr>
        <w:top w:val="none" w:sz="0" w:space="0" w:color="auto"/>
        <w:left w:val="none" w:sz="0" w:space="0" w:color="auto"/>
        <w:bottom w:val="none" w:sz="0" w:space="0" w:color="auto"/>
        <w:right w:val="none" w:sz="0" w:space="0" w:color="auto"/>
      </w:divBdr>
    </w:div>
    <w:div w:id="789515310">
      <w:bodyDiv w:val="1"/>
      <w:marLeft w:val="0"/>
      <w:marRight w:val="0"/>
      <w:marTop w:val="0"/>
      <w:marBottom w:val="0"/>
      <w:divBdr>
        <w:top w:val="none" w:sz="0" w:space="0" w:color="auto"/>
        <w:left w:val="none" w:sz="0" w:space="0" w:color="auto"/>
        <w:bottom w:val="none" w:sz="0" w:space="0" w:color="auto"/>
        <w:right w:val="none" w:sz="0" w:space="0" w:color="auto"/>
      </w:divBdr>
    </w:div>
    <w:div w:id="790131224">
      <w:bodyDiv w:val="1"/>
      <w:marLeft w:val="0"/>
      <w:marRight w:val="0"/>
      <w:marTop w:val="0"/>
      <w:marBottom w:val="0"/>
      <w:divBdr>
        <w:top w:val="none" w:sz="0" w:space="0" w:color="auto"/>
        <w:left w:val="none" w:sz="0" w:space="0" w:color="auto"/>
        <w:bottom w:val="none" w:sz="0" w:space="0" w:color="auto"/>
        <w:right w:val="none" w:sz="0" w:space="0" w:color="auto"/>
      </w:divBdr>
    </w:div>
    <w:div w:id="790441453">
      <w:bodyDiv w:val="1"/>
      <w:marLeft w:val="0"/>
      <w:marRight w:val="0"/>
      <w:marTop w:val="0"/>
      <w:marBottom w:val="0"/>
      <w:divBdr>
        <w:top w:val="none" w:sz="0" w:space="0" w:color="auto"/>
        <w:left w:val="none" w:sz="0" w:space="0" w:color="auto"/>
        <w:bottom w:val="none" w:sz="0" w:space="0" w:color="auto"/>
        <w:right w:val="none" w:sz="0" w:space="0" w:color="auto"/>
      </w:divBdr>
    </w:div>
    <w:div w:id="790518888">
      <w:bodyDiv w:val="1"/>
      <w:marLeft w:val="0"/>
      <w:marRight w:val="0"/>
      <w:marTop w:val="0"/>
      <w:marBottom w:val="0"/>
      <w:divBdr>
        <w:top w:val="none" w:sz="0" w:space="0" w:color="auto"/>
        <w:left w:val="none" w:sz="0" w:space="0" w:color="auto"/>
        <w:bottom w:val="none" w:sz="0" w:space="0" w:color="auto"/>
        <w:right w:val="none" w:sz="0" w:space="0" w:color="auto"/>
      </w:divBdr>
    </w:div>
    <w:div w:id="790785596">
      <w:bodyDiv w:val="1"/>
      <w:marLeft w:val="0"/>
      <w:marRight w:val="0"/>
      <w:marTop w:val="0"/>
      <w:marBottom w:val="0"/>
      <w:divBdr>
        <w:top w:val="none" w:sz="0" w:space="0" w:color="auto"/>
        <w:left w:val="none" w:sz="0" w:space="0" w:color="auto"/>
        <w:bottom w:val="none" w:sz="0" w:space="0" w:color="auto"/>
        <w:right w:val="none" w:sz="0" w:space="0" w:color="auto"/>
      </w:divBdr>
    </w:div>
    <w:div w:id="791284631">
      <w:bodyDiv w:val="1"/>
      <w:marLeft w:val="0"/>
      <w:marRight w:val="0"/>
      <w:marTop w:val="0"/>
      <w:marBottom w:val="0"/>
      <w:divBdr>
        <w:top w:val="none" w:sz="0" w:space="0" w:color="auto"/>
        <w:left w:val="none" w:sz="0" w:space="0" w:color="auto"/>
        <w:bottom w:val="none" w:sz="0" w:space="0" w:color="auto"/>
        <w:right w:val="none" w:sz="0" w:space="0" w:color="auto"/>
      </w:divBdr>
    </w:div>
    <w:div w:id="791941994">
      <w:bodyDiv w:val="1"/>
      <w:marLeft w:val="0"/>
      <w:marRight w:val="0"/>
      <w:marTop w:val="0"/>
      <w:marBottom w:val="0"/>
      <w:divBdr>
        <w:top w:val="none" w:sz="0" w:space="0" w:color="auto"/>
        <w:left w:val="none" w:sz="0" w:space="0" w:color="auto"/>
        <w:bottom w:val="none" w:sz="0" w:space="0" w:color="auto"/>
        <w:right w:val="none" w:sz="0" w:space="0" w:color="auto"/>
      </w:divBdr>
    </w:div>
    <w:div w:id="792089912">
      <w:bodyDiv w:val="1"/>
      <w:marLeft w:val="0"/>
      <w:marRight w:val="0"/>
      <w:marTop w:val="0"/>
      <w:marBottom w:val="0"/>
      <w:divBdr>
        <w:top w:val="none" w:sz="0" w:space="0" w:color="auto"/>
        <w:left w:val="none" w:sz="0" w:space="0" w:color="auto"/>
        <w:bottom w:val="none" w:sz="0" w:space="0" w:color="auto"/>
        <w:right w:val="none" w:sz="0" w:space="0" w:color="auto"/>
      </w:divBdr>
    </w:div>
    <w:div w:id="792676485">
      <w:bodyDiv w:val="1"/>
      <w:marLeft w:val="0"/>
      <w:marRight w:val="0"/>
      <w:marTop w:val="0"/>
      <w:marBottom w:val="0"/>
      <w:divBdr>
        <w:top w:val="none" w:sz="0" w:space="0" w:color="auto"/>
        <w:left w:val="none" w:sz="0" w:space="0" w:color="auto"/>
        <w:bottom w:val="none" w:sz="0" w:space="0" w:color="auto"/>
        <w:right w:val="none" w:sz="0" w:space="0" w:color="auto"/>
      </w:divBdr>
    </w:div>
    <w:div w:id="792791467">
      <w:bodyDiv w:val="1"/>
      <w:marLeft w:val="0"/>
      <w:marRight w:val="0"/>
      <w:marTop w:val="0"/>
      <w:marBottom w:val="0"/>
      <w:divBdr>
        <w:top w:val="none" w:sz="0" w:space="0" w:color="auto"/>
        <w:left w:val="none" w:sz="0" w:space="0" w:color="auto"/>
        <w:bottom w:val="none" w:sz="0" w:space="0" w:color="auto"/>
        <w:right w:val="none" w:sz="0" w:space="0" w:color="auto"/>
      </w:divBdr>
    </w:div>
    <w:div w:id="793720383">
      <w:bodyDiv w:val="1"/>
      <w:marLeft w:val="0"/>
      <w:marRight w:val="0"/>
      <w:marTop w:val="0"/>
      <w:marBottom w:val="0"/>
      <w:divBdr>
        <w:top w:val="none" w:sz="0" w:space="0" w:color="auto"/>
        <w:left w:val="none" w:sz="0" w:space="0" w:color="auto"/>
        <w:bottom w:val="none" w:sz="0" w:space="0" w:color="auto"/>
        <w:right w:val="none" w:sz="0" w:space="0" w:color="auto"/>
      </w:divBdr>
    </w:div>
    <w:div w:id="794173531">
      <w:bodyDiv w:val="1"/>
      <w:marLeft w:val="0"/>
      <w:marRight w:val="0"/>
      <w:marTop w:val="0"/>
      <w:marBottom w:val="0"/>
      <w:divBdr>
        <w:top w:val="none" w:sz="0" w:space="0" w:color="auto"/>
        <w:left w:val="none" w:sz="0" w:space="0" w:color="auto"/>
        <w:bottom w:val="none" w:sz="0" w:space="0" w:color="auto"/>
        <w:right w:val="none" w:sz="0" w:space="0" w:color="auto"/>
      </w:divBdr>
    </w:div>
    <w:div w:id="794179977">
      <w:bodyDiv w:val="1"/>
      <w:marLeft w:val="0"/>
      <w:marRight w:val="0"/>
      <w:marTop w:val="0"/>
      <w:marBottom w:val="0"/>
      <w:divBdr>
        <w:top w:val="none" w:sz="0" w:space="0" w:color="auto"/>
        <w:left w:val="none" w:sz="0" w:space="0" w:color="auto"/>
        <w:bottom w:val="none" w:sz="0" w:space="0" w:color="auto"/>
        <w:right w:val="none" w:sz="0" w:space="0" w:color="auto"/>
      </w:divBdr>
    </w:div>
    <w:div w:id="794366976">
      <w:bodyDiv w:val="1"/>
      <w:marLeft w:val="0"/>
      <w:marRight w:val="0"/>
      <w:marTop w:val="0"/>
      <w:marBottom w:val="0"/>
      <w:divBdr>
        <w:top w:val="none" w:sz="0" w:space="0" w:color="auto"/>
        <w:left w:val="none" w:sz="0" w:space="0" w:color="auto"/>
        <w:bottom w:val="none" w:sz="0" w:space="0" w:color="auto"/>
        <w:right w:val="none" w:sz="0" w:space="0" w:color="auto"/>
      </w:divBdr>
    </w:div>
    <w:div w:id="794448092">
      <w:bodyDiv w:val="1"/>
      <w:marLeft w:val="0"/>
      <w:marRight w:val="0"/>
      <w:marTop w:val="0"/>
      <w:marBottom w:val="0"/>
      <w:divBdr>
        <w:top w:val="none" w:sz="0" w:space="0" w:color="auto"/>
        <w:left w:val="none" w:sz="0" w:space="0" w:color="auto"/>
        <w:bottom w:val="none" w:sz="0" w:space="0" w:color="auto"/>
        <w:right w:val="none" w:sz="0" w:space="0" w:color="auto"/>
      </w:divBdr>
    </w:div>
    <w:div w:id="794524204">
      <w:bodyDiv w:val="1"/>
      <w:marLeft w:val="0"/>
      <w:marRight w:val="0"/>
      <w:marTop w:val="0"/>
      <w:marBottom w:val="0"/>
      <w:divBdr>
        <w:top w:val="none" w:sz="0" w:space="0" w:color="auto"/>
        <w:left w:val="none" w:sz="0" w:space="0" w:color="auto"/>
        <w:bottom w:val="none" w:sz="0" w:space="0" w:color="auto"/>
        <w:right w:val="none" w:sz="0" w:space="0" w:color="auto"/>
      </w:divBdr>
    </w:div>
    <w:div w:id="794639190">
      <w:bodyDiv w:val="1"/>
      <w:marLeft w:val="0"/>
      <w:marRight w:val="0"/>
      <w:marTop w:val="0"/>
      <w:marBottom w:val="0"/>
      <w:divBdr>
        <w:top w:val="none" w:sz="0" w:space="0" w:color="auto"/>
        <w:left w:val="none" w:sz="0" w:space="0" w:color="auto"/>
        <w:bottom w:val="none" w:sz="0" w:space="0" w:color="auto"/>
        <w:right w:val="none" w:sz="0" w:space="0" w:color="auto"/>
      </w:divBdr>
    </w:div>
    <w:div w:id="794905326">
      <w:bodyDiv w:val="1"/>
      <w:marLeft w:val="0"/>
      <w:marRight w:val="0"/>
      <w:marTop w:val="0"/>
      <w:marBottom w:val="0"/>
      <w:divBdr>
        <w:top w:val="none" w:sz="0" w:space="0" w:color="auto"/>
        <w:left w:val="none" w:sz="0" w:space="0" w:color="auto"/>
        <w:bottom w:val="none" w:sz="0" w:space="0" w:color="auto"/>
        <w:right w:val="none" w:sz="0" w:space="0" w:color="auto"/>
      </w:divBdr>
    </w:div>
    <w:div w:id="795024329">
      <w:bodyDiv w:val="1"/>
      <w:marLeft w:val="0"/>
      <w:marRight w:val="0"/>
      <w:marTop w:val="0"/>
      <w:marBottom w:val="0"/>
      <w:divBdr>
        <w:top w:val="none" w:sz="0" w:space="0" w:color="auto"/>
        <w:left w:val="none" w:sz="0" w:space="0" w:color="auto"/>
        <w:bottom w:val="none" w:sz="0" w:space="0" w:color="auto"/>
        <w:right w:val="none" w:sz="0" w:space="0" w:color="auto"/>
      </w:divBdr>
    </w:div>
    <w:div w:id="795027360">
      <w:bodyDiv w:val="1"/>
      <w:marLeft w:val="0"/>
      <w:marRight w:val="0"/>
      <w:marTop w:val="0"/>
      <w:marBottom w:val="0"/>
      <w:divBdr>
        <w:top w:val="none" w:sz="0" w:space="0" w:color="auto"/>
        <w:left w:val="none" w:sz="0" w:space="0" w:color="auto"/>
        <w:bottom w:val="none" w:sz="0" w:space="0" w:color="auto"/>
        <w:right w:val="none" w:sz="0" w:space="0" w:color="auto"/>
      </w:divBdr>
    </w:div>
    <w:div w:id="795442228">
      <w:bodyDiv w:val="1"/>
      <w:marLeft w:val="0"/>
      <w:marRight w:val="0"/>
      <w:marTop w:val="0"/>
      <w:marBottom w:val="0"/>
      <w:divBdr>
        <w:top w:val="none" w:sz="0" w:space="0" w:color="auto"/>
        <w:left w:val="none" w:sz="0" w:space="0" w:color="auto"/>
        <w:bottom w:val="none" w:sz="0" w:space="0" w:color="auto"/>
        <w:right w:val="none" w:sz="0" w:space="0" w:color="auto"/>
      </w:divBdr>
    </w:div>
    <w:div w:id="795568685">
      <w:bodyDiv w:val="1"/>
      <w:marLeft w:val="0"/>
      <w:marRight w:val="0"/>
      <w:marTop w:val="0"/>
      <w:marBottom w:val="0"/>
      <w:divBdr>
        <w:top w:val="none" w:sz="0" w:space="0" w:color="auto"/>
        <w:left w:val="none" w:sz="0" w:space="0" w:color="auto"/>
        <w:bottom w:val="none" w:sz="0" w:space="0" w:color="auto"/>
        <w:right w:val="none" w:sz="0" w:space="0" w:color="auto"/>
      </w:divBdr>
    </w:div>
    <w:div w:id="795637312">
      <w:bodyDiv w:val="1"/>
      <w:marLeft w:val="0"/>
      <w:marRight w:val="0"/>
      <w:marTop w:val="0"/>
      <w:marBottom w:val="0"/>
      <w:divBdr>
        <w:top w:val="none" w:sz="0" w:space="0" w:color="auto"/>
        <w:left w:val="none" w:sz="0" w:space="0" w:color="auto"/>
        <w:bottom w:val="none" w:sz="0" w:space="0" w:color="auto"/>
        <w:right w:val="none" w:sz="0" w:space="0" w:color="auto"/>
      </w:divBdr>
    </w:div>
    <w:div w:id="796291047">
      <w:bodyDiv w:val="1"/>
      <w:marLeft w:val="0"/>
      <w:marRight w:val="0"/>
      <w:marTop w:val="0"/>
      <w:marBottom w:val="0"/>
      <w:divBdr>
        <w:top w:val="none" w:sz="0" w:space="0" w:color="auto"/>
        <w:left w:val="none" w:sz="0" w:space="0" w:color="auto"/>
        <w:bottom w:val="none" w:sz="0" w:space="0" w:color="auto"/>
        <w:right w:val="none" w:sz="0" w:space="0" w:color="auto"/>
      </w:divBdr>
    </w:div>
    <w:div w:id="796724148">
      <w:bodyDiv w:val="1"/>
      <w:marLeft w:val="0"/>
      <w:marRight w:val="0"/>
      <w:marTop w:val="0"/>
      <w:marBottom w:val="0"/>
      <w:divBdr>
        <w:top w:val="none" w:sz="0" w:space="0" w:color="auto"/>
        <w:left w:val="none" w:sz="0" w:space="0" w:color="auto"/>
        <w:bottom w:val="none" w:sz="0" w:space="0" w:color="auto"/>
        <w:right w:val="none" w:sz="0" w:space="0" w:color="auto"/>
      </w:divBdr>
    </w:div>
    <w:div w:id="797987791">
      <w:bodyDiv w:val="1"/>
      <w:marLeft w:val="0"/>
      <w:marRight w:val="0"/>
      <w:marTop w:val="0"/>
      <w:marBottom w:val="0"/>
      <w:divBdr>
        <w:top w:val="none" w:sz="0" w:space="0" w:color="auto"/>
        <w:left w:val="none" w:sz="0" w:space="0" w:color="auto"/>
        <w:bottom w:val="none" w:sz="0" w:space="0" w:color="auto"/>
        <w:right w:val="none" w:sz="0" w:space="0" w:color="auto"/>
      </w:divBdr>
    </w:div>
    <w:div w:id="798106044">
      <w:bodyDiv w:val="1"/>
      <w:marLeft w:val="0"/>
      <w:marRight w:val="0"/>
      <w:marTop w:val="0"/>
      <w:marBottom w:val="0"/>
      <w:divBdr>
        <w:top w:val="none" w:sz="0" w:space="0" w:color="auto"/>
        <w:left w:val="none" w:sz="0" w:space="0" w:color="auto"/>
        <w:bottom w:val="none" w:sz="0" w:space="0" w:color="auto"/>
        <w:right w:val="none" w:sz="0" w:space="0" w:color="auto"/>
      </w:divBdr>
    </w:div>
    <w:div w:id="798689547">
      <w:bodyDiv w:val="1"/>
      <w:marLeft w:val="0"/>
      <w:marRight w:val="0"/>
      <w:marTop w:val="0"/>
      <w:marBottom w:val="0"/>
      <w:divBdr>
        <w:top w:val="none" w:sz="0" w:space="0" w:color="auto"/>
        <w:left w:val="none" w:sz="0" w:space="0" w:color="auto"/>
        <w:bottom w:val="none" w:sz="0" w:space="0" w:color="auto"/>
        <w:right w:val="none" w:sz="0" w:space="0" w:color="auto"/>
      </w:divBdr>
    </w:div>
    <w:div w:id="798691455">
      <w:bodyDiv w:val="1"/>
      <w:marLeft w:val="0"/>
      <w:marRight w:val="0"/>
      <w:marTop w:val="0"/>
      <w:marBottom w:val="0"/>
      <w:divBdr>
        <w:top w:val="none" w:sz="0" w:space="0" w:color="auto"/>
        <w:left w:val="none" w:sz="0" w:space="0" w:color="auto"/>
        <w:bottom w:val="none" w:sz="0" w:space="0" w:color="auto"/>
        <w:right w:val="none" w:sz="0" w:space="0" w:color="auto"/>
      </w:divBdr>
    </w:div>
    <w:div w:id="798886614">
      <w:bodyDiv w:val="1"/>
      <w:marLeft w:val="0"/>
      <w:marRight w:val="0"/>
      <w:marTop w:val="0"/>
      <w:marBottom w:val="0"/>
      <w:divBdr>
        <w:top w:val="none" w:sz="0" w:space="0" w:color="auto"/>
        <w:left w:val="none" w:sz="0" w:space="0" w:color="auto"/>
        <w:bottom w:val="none" w:sz="0" w:space="0" w:color="auto"/>
        <w:right w:val="none" w:sz="0" w:space="0" w:color="auto"/>
      </w:divBdr>
    </w:div>
    <w:div w:id="799300023">
      <w:bodyDiv w:val="1"/>
      <w:marLeft w:val="0"/>
      <w:marRight w:val="0"/>
      <w:marTop w:val="0"/>
      <w:marBottom w:val="0"/>
      <w:divBdr>
        <w:top w:val="none" w:sz="0" w:space="0" w:color="auto"/>
        <w:left w:val="none" w:sz="0" w:space="0" w:color="auto"/>
        <w:bottom w:val="none" w:sz="0" w:space="0" w:color="auto"/>
        <w:right w:val="none" w:sz="0" w:space="0" w:color="auto"/>
      </w:divBdr>
    </w:div>
    <w:div w:id="799805598">
      <w:bodyDiv w:val="1"/>
      <w:marLeft w:val="0"/>
      <w:marRight w:val="0"/>
      <w:marTop w:val="0"/>
      <w:marBottom w:val="0"/>
      <w:divBdr>
        <w:top w:val="none" w:sz="0" w:space="0" w:color="auto"/>
        <w:left w:val="none" w:sz="0" w:space="0" w:color="auto"/>
        <w:bottom w:val="none" w:sz="0" w:space="0" w:color="auto"/>
        <w:right w:val="none" w:sz="0" w:space="0" w:color="auto"/>
      </w:divBdr>
    </w:div>
    <w:div w:id="801190731">
      <w:bodyDiv w:val="1"/>
      <w:marLeft w:val="0"/>
      <w:marRight w:val="0"/>
      <w:marTop w:val="0"/>
      <w:marBottom w:val="0"/>
      <w:divBdr>
        <w:top w:val="none" w:sz="0" w:space="0" w:color="auto"/>
        <w:left w:val="none" w:sz="0" w:space="0" w:color="auto"/>
        <w:bottom w:val="none" w:sz="0" w:space="0" w:color="auto"/>
        <w:right w:val="none" w:sz="0" w:space="0" w:color="auto"/>
      </w:divBdr>
    </w:div>
    <w:div w:id="801271716">
      <w:bodyDiv w:val="1"/>
      <w:marLeft w:val="0"/>
      <w:marRight w:val="0"/>
      <w:marTop w:val="0"/>
      <w:marBottom w:val="0"/>
      <w:divBdr>
        <w:top w:val="none" w:sz="0" w:space="0" w:color="auto"/>
        <w:left w:val="none" w:sz="0" w:space="0" w:color="auto"/>
        <w:bottom w:val="none" w:sz="0" w:space="0" w:color="auto"/>
        <w:right w:val="none" w:sz="0" w:space="0" w:color="auto"/>
      </w:divBdr>
    </w:div>
    <w:div w:id="801965980">
      <w:bodyDiv w:val="1"/>
      <w:marLeft w:val="0"/>
      <w:marRight w:val="0"/>
      <w:marTop w:val="0"/>
      <w:marBottom w:val="0"/>
      <w:divBdr>
        <w:top w:val="none" w:sz="0" w:space="0" w:color="auto"/>
        <w:left w:val="none" w:sz="0" w:space="0" w:color="auto"/>
        <w:bottom w:val="none" w:sz="0" w:space="0" w:color="auto"/>
        <w:right w:val="none" w:sz="0" w:space="0" w:color="auto"/>
      </w:divBdr>
    </w:div>
    <w:div w:id="802232791">
      <w:bodyDiv w:val="1"/>
      <w:marLeft w:val="0"/>
      <w:marRight w:val="0"/>
      <w:marTop w:val="0"/>
      <w:marBottom w:val="0"/>
      <w:divBdr>
        <w:top w:val="none" w:sz="0" w:space="0" w:color="auto"/>
        <w:left w:val="none" w:sz="0" w:space="0" w:color="auto"/>
        <w:bottom w:val="none" w:sz="0" w:space="0" w:color="auto"/>
        <w:right w:val="none" w:sz="0" w:space="0" w:color="auto"/>
      </w:divBdr>
    </w:div>
    <w:div w:id="802818382">
      <w:bodyDiv w:val="1"/>
      <w:marLeft w:val="0"/>
      <w:marRight w:val="0"/>
      <w:marTop w:val="0"/>
      <w:marBottom w:val="0"/>
      <w:divBdr>
        <w:top w:val="none" w:sz="0" w:space="0" w:color="auto"/>
        <w:left w:val="none" w:sz="0" w:space="0" w:color="auto"/>
        <w:bottom w:val="none" w:sz="0" w:space="0" w:color="auto"/>
        <w:right w:val="none" w:sz="0" w:space="0" w:color="auto"/>
      </w:divBdr>
    </w:div>
    <w:div w:id="803160829">
      <w:bodyDiv w:val="1"/>
      <w:marLeft w:val="0"/>
      <w:marRight w:val="0"/>
      <w:marTop w:val="0"/>
      <w:marBottom w:val="0"/>
      <w:divBdr>
        <w:top w:val="none" w:sz="0" w:space="0" w:color="auto"/>
        <w:left w:val="none" w:sz="0" w:space="0" w:color="auto"/>
        <w:bottom w:val="none" w:sz="0" w:space="0" w:color="auto"/>
        <w:right w:val="none" w:sz="0" w:space="0" w:color="auto"/>
      </w:divBdr>
    </w:div>
    <w:div w:id="803278965">
      <w:bodyDiv w:val="1"/>
      <w:marLeft w:val="0"/>
      <w:marRight w:val="0"/>
      <w:marTop w:val="0"/>
      <w:marBottom w:val="0"/>
      <w:divBdr>
        <w:top w:val="none" w:sz="0" w:space="0" w:color="auto"/>
        <w:left w:val="none" w:sz="0" w:space="0" w:color="auto"/>
        <w:bottom w:val="none" w:sz="0" w:space="0" w:color="auto"/>
        <w:right w:val="none" w:sz="0" w:space="0" w:color="auto"/>
      </w:divBdr>
    </w:div>
    <w:div w:id="803890311">
      <w:bodyDiv w:val="1"/>
      <w:marLeft w:val="0"/>
      <w:marRight w:val="0"/>
      <w:marTop w:val="0"/>
      <w:marBottom w:val="0"/>
      <w:divBdr>
        <w:top w:val="none" w:sz="0" w:space="0" w:color="auto"/>
        <w:left w:val="none" w:sz="0" w:space="0" w:color="auto"/>
        <w:bottom w:val="none" w:sz="0" w:space="0" w:color="auto"/>
        <w:right w:val="none" w:sz="0" w:space="0" w:color="auto"/>
      </w:divBdr>
    </w:div>
    <w:div w:id="803892258">
      <w:bodyDiv w:val="1"/>
      <w:marLeft w:val="0"/>
      <w:marRight w:val="0"/>
      <w:marTop w:val="0"/>
      <w:marBottom w:val="0"/>
      <w:divBdr>
        <w:top w:val="none" w:sz="0" w:space="0" w:color="auto"/>
        <w:left w:val="none" w:sz="0" w:space="0" w:color="auto"/>
        <w:bottom w:val="none" w:sz="0" w:space="0" w:color="auto"/>
        <w:right w:val="none" w:sz="0" w:space="0" w:color="auto"/>
      </w:divBdr>
    </w:div>
    <w:div w:id="804471867">
      <w:bodyDiv w:val="1"/>
      <w:marLeft w:val="0"/>
      <w:marRight w:val="0"/>
      <w:marTop w:val="0"/>
      <w:marBottom w:val="0"/>
      <w:divBdr>
        <w:top w:val="none" w:sz="0" w:space="0" w:color="auto"/>
        <w:left w:val="none" w:sz="0" w:space="0" w:color="auto"/>
        <w:bottom w:val="none" w:sz="0" w:space="0" w:color="auto"/>
        <w:right w:val="none" w:sz="0" w:space="0" w:color="auto"/>
      </w:divBdr>
    </w:div>
    <w:div w:id="804590877">
      <w:bodyDiv w:val="1"/>
      <w:marLeft w:val="0"/>
      <w:marRight w:val="0"/>
      <w:marTop w:val="0"/>
      <w:marBottom w:val="0"/>
      <w:divBdr>
        <w:top w:val="none" w:sz="0" w:space="0" w:color="auto"/>
        <w:left w:val="none" w:sz="0" w:space="0" w:color="auto"/>
        <w:bottom w:val="none" w:sz="0" w:space="0" w:color="auto"/>
        <w:right w:val="none" w:sz="0" w:space="0" w:color="auto"/>
      </w:divBdr>
    </w:div>
    <w:div w:id="805393490">
      <w:bodyDiv w:val="1"/>
      <w:marLeft w:val="0"/>
      <w:marRight w:val="0"/>
      <w:marTop w:val="0"/>
      <w:marBottom w:val="0"/>
      <w:divBdr>
        <w:top w:val="none" w:sz="0" w:space="0" w:color="auto"/>
        <w:left w:val="none" w:sz="0" w:space="0" w:color="auto"/>
        <w:bottom w:val="none" w:sz="0" w:space="0" w:color="auto"/>
        <w:right w:val="none" w:sz="0" w:space="0" w:color="auto"/>
      </w:divBdr>
    </w:div>
    <w:div w:id="805784350">
      <w:bodyDiv w:val="1"/>
      <w:marLeft w:val="0"/>
      <w:marRight w:val="0"/>
      <w:marTop w:val="0"/>
      <w:marBottom w:val="0"/>
      <w:divBdr>
        <w:top w:val="none" w:sz="0" w:space="0" w:color="auto"/>
        <w:left w:val="none" w:sz="0" w:space="0" w:color="auto"/>
        <w:bottom w:val="none" w:sz="0" w:space="0" w:color="auto"/>
        <w:right w:val="none" w:sz="0" w:space="0" w:color="auto"/>
      </w:divBdr>
    </w:div>
    <w:div w:id="805857641">
      <w:bodyDiv w:val="1"/>
      <w:marLeft w:val="0"/>
      <w:marRight w:val="0"/>
      <w:marTop w:val="0"/>
      <w:marBottom w:val="0"/>
      <w:divBdr>
        <w:top w:val="none" w:sz="0" w:space="0" w:color="auto"/>
        <w:left w:val="none" w:sz="0" w:space="0" w:color="auto"/>
        <w:bottom w:val="none" w:sz="0" w:space="0" w:color="auto"/>
        <w:right w:val="none" w:sz="0" w:space="0" w:color="auto"/>
      </w:divBdr>
    </w:div>
    <w:div w:id="805969472">
      <w:bodyDiv w:val="1"/>
      <w:marLeft w:val="0"/>
      <w:marRight w:val="0"/>
      <w:marTop w:val="0"/>
      <w:marBottom w:val="0"/>
      <w:divBdr>
        <w:top w:val="none" w:sz="0" w:space="0" w:color="auto"/>
        <w:left w:val="none" w:sz="0" w:space="0" w:color="auto"/>
        <w:bottom w:val="none" w:sz="0" w:space="0" w:color="auto"/>
        <w:right w:val="none" w:sz="0" w:space="0" w:color="auto"/>
      </w:divBdr>
    </w:div>
    <w:div w:id="806431495">
      <w:bodyDiv w:val="1"/>
      <w:marLeft w:val="0"/>
      <w:marRight w:val="0"/>
      <w:marTop w:val="0"/>
      <w:marBottom w:val="0"/>
      <w:divBdr>
        <w:top w:val="none" w:sz="0" w:space="0" w:color="auto"/>
        <w:left w:val="none" w:sz="0" w:space="0" w:color="auto"/>
        <w:bottom w:val="none" w:sz="0" w:space="0" w:color="auto"/>
        <w:right w:val="none" w:sz="0" w:space="0" w:color="auto"/>
      </w:divBdr>
    </w:div>
    <w:div w:id="806555204">
      <w:bodyDiv w:val="1"/>
      <w:marLeft w:val="0"/>
      <w:marRight w:val="0"/>
      <w:marTop w:val="0"/>
      <w:marBottom w:val="0"/>
      <w:divBdr>
        <w:top w:val="none" w:sz="0" w:space="0" w:color="auto"/>
        <w:left w:val="none" w:sz="0" w:space="0" w:color="auto"/>
        <w:bottom w:val="none" w:sz="0" w:space="0" w:color="auto"/>
        <w:right w:val="none" w:sz="0" w:space="0" w:color="auto"/>
      </w:divBdr>
    </w:div>
    <w:div w:id="806581916">
      <w:bodyDiv w:val="1"/>
      <w:marLeft w:val="0"/>
      <w:marRight w:val="0"/>
      <w:marTop w:val="0"/>
      <w:marBottom w:val="0"/>
      <w:divBdr>
        <w:top w:val="none" w:sz="0" w:space="0" w:color="auto"/>
        <w:left w:val="none" w:sz="0" w:space="0" w:color="auto"/>
        <w:bottom w:val="none" w:sz="0" w:space="0" w:color="auto"/>
        <w:right w:val="none" w:sz="0" w:space="0" w:color="auto"/>
      </w:divBdr>
    </w:div>
    <w:div w:id="806630641">
      <w:bodyDiv w:val="1"/>
      <w:marLeft w:val="0"/>
      <w:marRight w:val="0"/>
      <w:marTop w:val="0"/>
      <w:marBottom w:val="0"/>
      <w:divBdr>
        <w:top w:val="none" w:sz="0" w:space="0" w:color="auto"/>
        <w:left w:val="none" w:sz="0" w:space="0" w:color="auto"/>
        <w:bottom w:val="none" w:sz="0" w:space="0" w:color="auto"/>
        <w:right w:val="none" w:sz="0" w:space="0" w:color="auto"/>
      </w:divBdr>
    </w:div>
    <w:div w:id="807089683">
      <w:bodyDiv w:val="1"/>
      <w:marLeft w:val="0"/>
      <w:marRight w:val="0"/>
      <w:marTop w:val="0"/>
      <w:marBottom w:val="0"/>
      <w:divBdr>
        <w:top w:val="none" w:sz="0" w:space="0" w:color="auto"/>
        <w:left w:val="none" w:sz="0" w:space="0" w:color="auto"/>
        <w:bottom w:val="none" w:sz="0" w:space="0" w:color="auto"/>
        <w:right w:val="none" w:sz="0" w:space="0" w:color="auto"/>
      </w:divBdr>
    </w:div>
    <w:div w:id="807213008">
      <w:bodyDiv w:val="1"/>
      <w:marLeft w:val="0"/>
      <w:marRight w:val="0"/>
      <w:marTop w:val="0"/>
      <w:marBottom w:val="0"/>
      <w:divBdr>
        <w:top w:val="none" w:sz="0" w:space="0" w:color="auto"/>
        <w:left w:val="none" w:sz="0" w:space="0" w:color="auto"/>
        <w:bottom w:val="none" w:sz="0" w:space="0" w:color="auto"/>
        <w:right w:val="none" w:sz="0" w:space="0" w:color="auto"/>
      </w:divBdr>
    </w:div>
    <w:div w:id="808476847">
      <w:bodyDiv w:val="1"/>
      <w:marLeft w:val="0"/>
      <w:marRight w:val="0"/>
      <w:marTop w:val="0"/>
      <w:marBottom w:val="0"/>
      <w:divBdr>
        <w:top w:val="none" w:sz="0" w:space="0" w:color="auto"/>
        <w:left w:val="none" w:sz="0" w:space="0" w:color="auto"/>
        <w:bottom w:val="none" w:sz="0" w:space="0" w:color="auto"/>
        <w:right w:val="none" w:sz="0" w:space="0" w:color="auto"/>
      </w:divBdr>
    </w:div>
    <w:div w:id="809322154">
      <w:bodyDiv w:val="1"/>
      <w:marLeft w:val="0"/>
      <w:marRight w:val="0"/>
      <w:marTop w:val="0"/>
      <w:marBottom w:val="0"/>
      <w:divBdr>
        <w:top w:val="none" w:sz="0" w:space="0" w:color="auto"/>
        <w:left w:val="none" w:sz="0" w:space="0" w:color="auto"/>
        <w:bottom w:val="none" w:sz="0" w:space="0" w:color="auto"/>
        <w:right w:val="none" w:sz="0" w:space="0" w:color="auto"/>
      </w:divBdr>
    </w:div>
    <w:div w:id="809664499">
      <w:bodyDiv w:val="1"/>
      <w:marLeft w:val="0"/>
      <w:marRight w:val="0"/>
      <w:marTop w:val="0"/>
      <w:marBottom w:val="0"/>
      <w:divBdr>
        <w:top w:val="none" w:sz="0" w:space="0" w:color="auto"/>
        <w:left w:val="none" w:sz="0" w:space="0" w:color="auto"/>
        <w:bottom w:val="none" w:sz="0" w:space="0" w:color="auto"/>
        <w:right w:val="none" w:sz="0" w:space="0" w:color="auto"/>
      </w:divBdr>
    </w:div>
    <w:div w:id="810245118">
      <w:bodyDiv w:val="1"/>
      <w:marLeft w:val="0"/>
      <w:marRight w:val="0"/>
      <w:marTop w:val="0"/>
      <w:marBottom w:val="0"/>
      <w:divBdr>
        <w:top w:val="none" w:sz="0" w:space="0" w:color="auto"/>
        <w:left w:val="none" w:sz="0" w:space="0" w:color="auto"/>
        <w:bottom w:val="none" w:sz="0" w:space="0" w:color="auto"/>
        <w:right w:val="none" w:sz="0" w:space="0" w:color="auto"/>
      </w:divBdr>
    </w:div>
    <w:div w:id="810292249">
      <w:bodyDiv w:val="1"/>
      <w:marLeft w:val="0"/>
      <w:marRight w:val="0"/>
      <w:marTop w:val="0"/>
      <w:marBottom w:val="0"/>
      <w:divBdr>
        <w:top w:val="none" w:sz="0" w:space="0" w:color="auto"/>
        <w:left w:val="none" w:sz="0" w:space="0" w:color="auto"/>
        <w:bottom w:val="none" w:sz="0" w:space="0" w:color="auto"/>
        <w:right w:val="none" w:sz="0" w:space="0" w:color="auto"/>
      </w:divBdr>
    </w:div>
    <w:div w:id="810366662">
      <w:bodyDiv w:val="1"/>
      <w:marLeft w:val="0"/>
      <w:marRight w:val="0"/>
      <w:marTop w:val="0"/>
      <w:marBottom w:val="0"/>
      <w:divBdr>
        <w:top w:val="none" w:sz="0" w:space="0" w:color="auto"/>
        <w:left w:val="none" w:sz="0" w:space="0" w:color="auto"/>
        <w:bottom w:val="none" w:sz="0" w:space="0" w:color="auto"/>
        <w:right w:val="none" w:sz="0" w:space="0" w:color="auto"/>
      </w:divBdr>
    </w:div>
    <w:div w:id="811099127">
      <w:bodyDiv w:val="1"/>
      <w:marLeft w:val="0"/>
      <w:marRight w:val="0"/>
      <w:marTop w:val="0"/>
      <w:marBottom w:val="0"/>
      <w:divBdr>
        <w:top w:val="none" w:sz="0" w:space="0" w:color="auto"/>
        <w:left w:val="none" w:sz="0" w:space="0" w:color="auto"/>
        <w:bottom w:val="none" w:sz="0" w:space="0" w:color="auto"/>
        <w:right w:val="none" w:sz="0" w:space="0" w:color="auto"/>
      </w:divBdr>
    </w:div>
    <w:div w:id="811171644">
      <w:bodyDiv w:val="1"/>
      <w:marLeft w:val="0"/>
      <w:marRight w:val="0"/>
      <w:marTop w:val="0"/>
      <w:marBottom w:val="0"/>
      <w:divBdr>
        <w:top w:val="none" w:sz="0" w:space="0" w:color="auto"/>
        <w:left w:val="none" w:sz="0" w:space="0" w:color="auto"/>
        <w:bottom w:val="none" w:sz="0" w:space="0" w:color="auto"/>
        <w:right w:val="none" w:sz="0" w:space="0" w:color="auto"/>
      </w:divBdr>
    </w:div>
    <w:div w:id="811362593">
      <w:bodyDiv w:val="1"/>
      <w:marLeft w:val="0"/>
      <w:marRight w:val="0"/>
      <w:marTop w:val="0"/>
      <w:marBottom w:val="0"/>
      <w:divBdr>
        <w:top w:val="none" w:sz="0" w:space="0" w:color="auto"/>
        <w:left w:val="none" w:sz="0" w:space="0" w:color="auto"/>
        <w:bottom w:val="none" w:sz="0" w:space="0" w:color="auto"/>
        <w:right w:val="none" w:sz="0" w:space="0" w:color="auto"/>
      </w:divBdr>
    </w:div>
    <w:div w:id="811680742">
      <w:bodyDiv w:val="1"/>
      <w:marLeft w:val="0"/>
      <w:marRight w:val="0"/>
      <w:marTop w:val="0"/>
      <w:marBottom w:val="0"/>
      <w:divBdr>
        <w:top w:val="none" w:sz="0" w:space="0" w:color="auto"/>
        <w:left w:val="none" w:sz="0" w:space="0" w:color="auto"/>
        <w:bottom w:val="none" w:sz="0" w:space="0" w:color="auto"/>
        <w:right w:val="none" w:sz="0" w:space="0" w:color="auto"/>
      </w:divBdr>
    </w:div>
    <w:div w:id="811826400">
      <w:bodyDiv w:val="1"/>
      <w:marLeft w:val="0"/>
      <w:marRight w:val="0"/>
      <w:marTop w:val="0"/>
      <w:marBottom w:val="0"/>
      <w:divBdr>
        <w:top w:val="none" w:sz="0" w:space="0" w:color="auto"/>
        <w:left w:val="none" w:sz="0" w:space="0" w:color="auto"/>
        <w:bottom w:val="none" w:sz="0" w:space="0" w:color="auto"/>
        <w:right w:val="none" w:sz="0" w:space="0" w:color="auto"/>
      </w:divBdr>
    </w:div>
    <w:div w:id="811941554">
      <w:bodyDiv w:val="1"/>
      <w:marLeft w:val="0"/>
      <w:marRight w:val="0"/>
      <w:marTop w:val="0"/>
      <w:marBottom w:val="0"/>
      <w:divBdr>
        <w:top w:val="none" w:sz="0" w:space="0" w:color="auto"/>
        <w:left w:val="none" w:sz="0" w:space="0" w:color="auto"/>
        <w:bottom w:val="none" w:sz="0" w:space="0" w:color="auto"/>
        <w:right w:val="none" w:sz="0" w:space="0" w:color="auto"/>
      </w:divBdr>
    </w:div>
    <w:div w:id="811948966">
      <w:bodyDiv w:val="1"/>
      <w:marLeft w:val="0"/>
      <w:marRight w:val="0"/>
      <w:marTop w:val="0"/>
      <w:marBottom w:val="0"/>
      <w:divBdr>
        <w:top w:val="none" w:sz="0" w:space="0" w:color="auto"/>
        <w:left w:val="none" w:sz="0" w:space="0" w:color="auto"/>
        <w:bottom w:val="none" w:sz="0" w:space="0" w:color="auto"/>
        <w:right w:val="none" w:sz="0" w:space="0" w:color="auto"/>
      </w:divBdr>
    </w:div>
    <w:div w:id="812211232">
      <w:bodyDiv w:val="1"/>
      <w:marLeft w:val="0"/>
      <w:marRight w:val="0"/>
      <w:marTop w:val="0"/>
      <w:marBottom w:val="0"/>
      <w:divBdr>
        <w:top w:val="none" w:sz="0" w:space="0" w:color="auto"/>
        <w:left w:val="none" w:sz="0" w:space="0" w:color="auto"/>
        <w:bottom w:val="none" w:sz="0" w:space="0" w:color="auto"/>
        <w:right w:val="none" w:sz="0" w:space="0" w:color="auto"/>
      </w:divBdr>
    </w:div>
    <w:div w:id="812871360">
      <w:bodyDiv w:val="1"/>
      <w:marLeft w:val="0"/>
      <w:marRight w:val="0"/>
      <w:marTop w:val="0"/>
      <w:marBottom w:val="0"/>
      <w:divBdr>
        <w:top w:val="none" w:sz="0" w:space="0" w:color="auto"/>
        <w:left w:val="none" w:sz="0" w:space="0" w:color="auto"/>
        <w:bottom w:val="none" w:sz="0" w:space="0" w:color="auto"/>
        <w:right w:val="none" w:sz="0" w:space="0" w:color="auto"/>
      </w:divBdr>
    </w:div>
    <w:div w:id="813254278">
      <w:bodyDiv w:val="1"/>
      <w:marLeft w:val="0"/>
      <w:marRight w:val="0"/>
      <w:marTop w:val="0"/>
      <w:marBottom w:val="0"/>
      <w:divBdr>
        <w:top w:val="none" w:sz="0" w:space="0" w:color="auto"/>
        <w:left w:val="none" w:sz="0" w:space="0" w:color="auto"/>
        <w:bottom w:val="none" w:sz="0" w:space="0" w:color="auto"/>
        <w:right w:val="none" w:sz="0" w:space="0" w:color="auto"/>
      </w:divBdr>
    </w:div>
    <w:div w:id="813370223">
      <w:bodyDiv w:val="1"/>
      <w:marLeft w:val="0"/>
      <w:marRight w:val="0"/>
      <w:marTop w:val="0"/>
      <w:marBottom w:val="0"/>
      <w:divBdr>
        <w:top w:val="none" w:sz="0" w:space="0" w:color="auto"/>
        <w:left w:val="none" w:sz="0" w:space="0" w:color="auto"/>
        <w:bottom w:val="none" w:sz="0" w:space="0" w:color="auto"/>
        <w:right w:val="none" w:sz="0" w:space="0" w:color="auto"/>
      </w:divBdr>
    </w:div>
    <w:div w:id="814684622">
      <w:bodyDiv w:val="1"/>
      <w:marLeft w:val="0"/>
      <w:marRight w:val="0"/>
      <w:marTop w:val="0"/>
      <w:marBottom w:val="0"/>
      <w:divBdr>
        <w:top w:val="none" w:sz="0" w:space="0" w:color="auto"/>
        <w:left w:val="none" w:sz="0" w:space="0" w:color="auto"/>
        <w:bottom w:val="none" w:sz="0" w:space="0" w:color="auto"/>
        <w:right w:val="none" w:sz="0" w:space="0" w:color="auto"/>
      </w:divBdr>
    </w:div>
    <w:div w:id="815076085">
      <w:bodyDiv w:val="1"/>
      <w:marLeft w:val="0"/>
      <w:marRight w:val="0"/>
      <w:marTop w:val="0"/>
      <w:marBottom w:val="0"/>
      <w:divBdr>
        <w:top w:val="none" w:sz="0" w:space="0" w:color="auto"/>
        <w:left w:val="none" w:sz="0" w:space="0" w:color="auto"/>
        <w:bottom w:val="none" w:sz="0" w:space="0" w:color="auto"/>
        <w:right w:val="none" w:sz="0" w:space="0" w:color="auto"/>
      </w:divBdr>
    </w:div>
    <w:div w:id="815344727">
      <w:bodyDiv w:val="1"/>
      <w:marLeft w:val="0"/>
      <w:marRight w:val="0"/>
      <w:marTop w:val="0"/>
      <w:marBottom w:val="0"/>
      <w:divBdr>
        <w:top w:val="none" w:sz="0" w:space="0" w:color="auto"/>
        <w:left w:val="none" w:sz="0" w:space="0" w:color="auto"/>
        <w:bottom w:val="none" w:sz="0" w:space="0" w:color="auto"/>
        <w:right w:val="none" w:sz="0" w:space="0" w:color="auto"/>
      </w:divBdr>
    </w:div>
    <w:div w:id="816338483">
      <w:bodyDiv w:val="1"/>
      <w:marLeft w:val="0"/>
      <w:marRight w:val="0"/>
      <w:marTop w:val="0"/>
      <w:marBottom w:val="0"/>
      <w:divBdr>
        <w:top w:val="none" w:sz="0" w:space="0" w:color="auto"/>
        <w:left w:val="none" w:sz="0" w:space="0" w:color="auto"/>
        <w:bottom w:val="none" w:sz="0" w:space="0" w:color="auto"/>
        <w:right w:val="none" w:sz="0" w:space="0" w:color="auto"/>
      </w:divBdr>
    </w:div>
    <w:div w:id="816530093">
      <w:bodyDiv w:val="1"/>
      <w:marLeft w:val="0"/>
      <w:marRight w:val="0"/>
      <w:marTop w:val="0"/>
      <w:marBottom w:val="0"/>
      <w:divBdr>
        <w:top w:val="none" w:sz="0" w:space="0" w:color="auto"/>
        <w:left w:val="none" w:sz="0" w:space="0" w:color="auto"/>
        <w:bottom w:val="none" w:sz="0" w:space="0" w:color="auto"/>
        <w:right w:val="none" w:sz="0" w:space="0" w:color="auto"/>
      </w:divBdr>
    </w:div>
    <w:div w:id="816799913">
      <w:bodyDiv w:val="1"/>
      <w:marLeft w:val="0"/>
      <w:marRight w:val="0"/>
      <w:marTop w:val="0"/>
      <w:marBottom w:val="0"/>
      <w:divBdr>
        <w:top w:val="none" w:sz="0" w:space="0" w:color="auto"/>
        <w:left w:val="none" w:sz="0" w:space="0" w:color="auto"/>
        <w:bottom w:val="none" w:sz="0" w:space="0" w:color="auto"/>
        <w:right w:val="none" w:sz="0" w:space="0" w:color="auto"/>
      </w:divBdr>
    </w:div>
    <w:div w:id="816802486">
      <w:bodyDiv w:val="1"/>
      <w:marLeft w:val="0"/>
      <w:marRight w:val="0"/>
      <w:marTop w:val="0"/>
      <w:marBottom w:val="0"/>
      <w:divBdr>
        <w:top w:val="none" w:sz="0" w:space="0" w:color="auto"/>
        <w:left w:val="none" w:sz="0" w:space="0" w:color="auto"/>
        <w:bottom w:val="none" w:sz="0" w:space="0" w:color="auto"/>
        <w:right w:val="none" w:sz="0" w:space="0" w:color="auto"/>
      </w:divBdr>
    </w:div>
    <w:div w:id="817069398">
      <w:bodyDiv w:val="1"/>
      <w:marLeft w:val="0"/>
      <w:marRight w:val="0"/>
      <w:marTop w:val="0"/>
      <w:marBottom w:val="0"/>
      <w:divBdr>
        <w:top w:val="none" w:sz="0" w:space="0" w:color="auto"/>
        <w:left w:val="none" w:sz="0" w:space="0" w:color="auto"/>
        <w:bottom w:val="none" w:sz="0" w:space="0" w:color="auto"/>
        <w:right w:val="none" w:sz="0" w:space="0" w:color="auto"/>
      </w:divBdr>
    </w:div>
    <w:div w:id="817378051">
      <w:bodyDiv w:val="1"/>
      <w:marLeft w:val="0"/>
      <w:marRight w:val="0"/>
      <w:marTop w:val="0"/>
      <w:marBottom w:val="0"/>
      <w:divBdr>
        <w:top w:val="none" w:sz="0" w:space="0" w:color="auto"/>
        <w:left w:val="none" w:sz="0" w:space="0" w:color="auto"/>
        <w:bottom w:val="none" w:sz="0" w:space="0" w:color="auto"/>
        <w:right w:val="none" w:sz="0" w:space="0" w:color="auto"/>
      </w:divBdr>
    </w:div>
    <w:div w:id="817654553">
      <w:bodyDiv w:val="1"/>
      <w:marLeft w:val="0"/>
      <w:marRight w:val="0"/>
      <w:marTop w:val="0"/>
      <w:marBottom w:val="0"/>
      <w:divBdr>
        <w:top w:val="none" w:sz="0" w:space="0" w:color="auto"/>
        <w:left w:val="none" w:sz="0" w:space="0" w:color="auto"/>
        <w:bottom w:val="none" w:sz="0" w:space="0" w:color="auto"/>
        <w:right w:val="none" w:sz="0" w:space="0" w:color="auto"/>
      </w:divBdr>
    </w:div>
    <w:div w:id="818182467">
      <w:bodyDiv w:val="1"/>
      <w:marLeft w:val="0"/>
      <w:marRight w:val="0"/>
      <w:marTop w:val="0"/>
      <w:marBottom w:val="0"/>
      <w:divBdr>
        <w:top w:val="none" w:sz="0" w:space="0" w:color="auto"/>
        <w:left w:val="none" w:sz="0" w:space="0" w:color="auto"/>
        <w:bottom w:val="none" w:sz="0" w:space="0" w:color="auto"/>
        <w:right w:val="none" w:sz="0" w:space="0" w:color="auto"/>
      </w:divBdr>
    </w:div>
    <w:div w:id="818349073">
      <w:bodyDiv w:val="1"/>
      <w:marLeft w:val="0"/>
      <w:marRight w:val="0"/>
      <w:marTop w:val="0"/>
      <w:marBottom w:val="0"/>
      <w:divBdr>
        <w:top w:val="none" w:sz="0" w:space="0" w:color="auto"/>
        <w:left w:val="none" w:sz="0" w:space="0" w:color="auto"/>
        <w:bottom w:val="none" w:sz="0" w:space="0" w:color="auto"/>
        <w:right w:val="none" w:sz="0" w:space="0" w:color="auto"/>
      </w:divBdr>
    </w:div>
    <w:div w:id="818423963">
      <w:bodyDiv w:val="1"/>
      <w:marLeft w:val="0"/>
      <w:marRight w:val="0"/>
      <w:marTop w:val="0"/>
      <w:marBottom w:val="0"/>
      <w:divBdr>
        <w:top w:val="none" w:sz="0" w:space="0" w:color="auto"/>
        <w:left w:val="none" w:sz="0" w:space="0" w:color="auto"/>
        <w:bottom w:val="none" w:sz="0" w:space="0" w:color="auto"/>
        <w:right w:val="none" w:sz="0" w:space="0" w:color="auto"/>
      </w:divBdr>
    </w:div>
    <w:div w:id="818495421">
      <w:bodyDiv w:val="1"/>
      <w:marLeft w:val="0"/>
      <w:marRight w:val="0"/>
      <w:marTop w:val="0"/>
      <w:marBottom w:val="0"/>
      <w:divBdr>
        <w:top w:val="none" w:sz="0" w:space="0" w:color="auto"/>
        <w:left w:val="none" w:sz="0" w:space="0" w:color="auto"/>
        <w:bottom w:val="none" w:sz="0" w:space="0" w:color="auto"/>
        <w:right w:val="none" w:sz="0" w:space="0" w:color="auto"/>
      </w:divBdr>
    </w:div>
    <w:div w:id="819151697">
      <w:bodyDiv w:val="1"/>
      <w:marLeft w:val="0"/>
      <w:marRight w:val="0"/>
      <w:marTop w:val="0"/>
      <w:marBottom w:val="0"/>
      <w:divBdr>
        <w:top w:val="none" w:sz="0" w:space="0" w:color="auto"/>
        <w:left w:val="none" w:sz="0" w:space="0" w:color="auto"/>
        <w:bottom w:val="none" w:sz="0" w:space="0" w:color="auto"/>
        <w:right w:val="none" w:sz="0" w:space="0" w:color="auto"/>
      </w:divBdr>
    </w:div>
    <w:div w:id="819271431">
      <w:bodyDiv w:val="1"/>
      <w:marLeft w:val="0"/>
      <w:marRight w:val="0"/>
      <w:marTop w:val="0"/>
      <w:marBottom w:val="0"/>
      <w:divBdr>
        <w:top w:val="none" w:sz="0" w:space="0" w:color="auto"/>
        <w:left w:val="none" w:sz="0" w:space="0" w:color="auto"/>
        <w:bottom w:val="none" w:sz="0" w:space="0" w:color="auto"/>
        <w:right w:val="none" w:sz="0" w:space="0" w:color="auto"/>
      </w:divBdr>
    </w:div>
    <w:div w:id="820000279">
      <w:bodyDiv w:val="1"/>
      <w:marLeft w:val="0"/>
      <w:marRight w:val="0"/>
      <w:marTop w:val="0"/>
      <w:marBottom w:val="0"/>
      <w:divBdr>
        <w:top w:val="none" w:sz="0" w:space="0" w:color="auto"/>
        <w:left w:val="none" w:sz="0" w:space="0" w:color="auto"/>
        <w:bottom w:val="none" w:sz="0" w:space="0" w:color="auto"/>
        <w:right w:val="none" w:sz="0" w:space="0" w:color="auto"/>
      </w:divBdr>
    </w:div>
    <w:div w:id="820075013">
      <w:bodyDiv w:val="1"/>
      <w:marLeft w:val="0"/>
      <w:marRight w:val="0"/>
      <w:marTop w:val="0"/>
      <w:marBottom w:val="0"/>
      <w:divBdr>
        <w:top w:val="none" w:sz="0" w:space="0" w:color="auto"/>
        <w:left w:val="none" w:sz="0" w:space="0" w:color="auto"/>
        <w:bottom w:val="none" w:sz="0" w:space="0" w:color="auto"/>
        <w:right w:val="none" w:sz="0" w:space="0" w:color="auto"/>
      </w:divBdr>
    </w:div>
    <w:div w:id="821703446">
      <w:bodyDiv w:val="1"/>
      <w:marLeft w:val="0"/>
      <w:marRight w:val="0"/>
      <w:marTop w:val="0"/>
      <w:marBottom w:val="0"/>
      <w:divBdr>
        <w:top w:val="none" w:sz="0" w:space="0" w:color="auto"/>
        <w:left w:val="none" w:sz="0" w:space="0" w:color="auto"/>
        <w:bottom w:val="none" w:sz="0" w:space="0" w:color="auto"/>
        <w:right w:val="none" w:sz="0" w:space="0" w:color="auto"/>
      </w:divBdr>
    </w:div>
    <w:div w:id="822156891">
      <w:bodyDiv w:val="1"/>
      <w:marLeft w:val="0"/>
      <w:marRight w:val="0"/>
      <w:marTop w:val="0"/>
      <w:marBottom w:val="0"/>
      <w:divBdr>
        <w:top w:val="none" w:sz="0" w:space="0" w:color="auto"/>
        <w:left w:val="none" w:sz="0" w:space="0" w:color="auto"/>
        <w:bottom w:val="none" w:sz="0" w:space="0" w:color="auto"/>
        <w:right w:val="none" w:sz="0" w:space="0" w:color="auto"/>
      </w:divBdr>
    </w:div>
    <w:div w:id="822544264">
      <w:bodyDiv w:val="1"/>
      <w:marLeft w:val="0"/>
      <w:marRight w:val="0"/>
      <w:marTop w:val="0"/>
      <w:marBottom w:val="0"/>
      <w:divBdr>
        <w:top w:val="none" w:sz="0" w:space="0" w:color="auto"/>
        <w:left w:val="none" w:sz="0" w:space="0" w:color="auto"/>
        <w:bottom w:val="none" w:sz="0" w:space="0" w:color="auto"/>
        <w:right w:val="none" w:sz="0" w:space="0" w:color="auto"/>
      </w:divBdr>
    </w:div>
    <w:div w:id="823357707">
      <w:bodyDiv w:val="1"/>
      <w:marLeft w:val="0"/>
      <w:marRight w:val="0"/>
      <w:marTop w:val="0"/>
      <w:marBottom w:val="0"/>
      <w:divBdr>
        <w:top w:val="none" w:sz="0" w:space="0" w:color="auto"/>
        <w:left w:val="none" w:sz="0" w:space="0" w:color="auto"/>
        <w:bottom w:val="none" w:sz="0" w:space="0" w:color="auto"/>
        <w:right w:val="none" w:sz="0" w:space="0" w:color="auto"/>
      </w:divBdr>
    </w:div>
    <w:div w:id="823931553">
      <w:bodyDiv w:val="1"/>
      <w:marLeft w:val="0"/>
      <w:marRight w:val="0"/>
      <w:marTop w:val="0"/>
      <w:marBottom w:val="0"/>
      <w:divBdr>
        <w:top w:val="none" w:sz="0" w:space="0" w:color="auto"/>
        <w:left w:val="none" w:sz="0" w:space="0" w:color="auto"/>
        <w:bottom w:val="none" w:sz="0" w:space="0" w:color="auto"/>
        <w:right w:val="none" w:sz="0" w:space="0" w:color="auto"/>
      </w:divBdr>
    </w:div>
    <w:div w:id="824014040">
      <w:bodyDiv w:val="1"/>
      <w:marLeft w:val="0"/>
      <w:marRight w:val="0"/>
      <w:marTop w:val="0"/>
      <w:marBottom w:val="0"/>
      <w:divBdr>
        <w:top w:val="none" w:sz="0" w:space="0" w:color="auto"/>
        <w:left w:val="none" w:sz="0" w:space="0" w:color="auto"/>
        <w:bottom w:val="none" w:sz="0" w:space="0" w:color="auto"/>
        <w:right w:val="none" w:sz="0" w:space="0" w:color="auto"/>
      </w:divBdr>
    </w:div>
    <w:div w:id="824200255">
      <w:bodyDiv w:val="1"/>
      <w:marLeft w:val="0"/>
      <w:marRight w:val="0"/>
      <w:marTop w:val="0"/>
      <w:marBottom w:val="0"/>
      <w:divBdr>
        <w:top w:val="none" w:sz="0" w:space="0" w:color="auto"/>
        <w:left w:val="none" w:sz="0" w:space="0" w:color="auto"/>
        <w:bottom w:val="none" w:sz="0" w:space="0" w:color="auto"/>
        <w:right w:val="none" w:sz="0" w:space="0" w:color="auto"/>
      </w:divBdr>
    </w:div>
    <w:div w:id="824203722">
      <w:bodyDiv w:val="1"/>
      <w:marLeft w:val="0"/>
      <w:marRight w:val="0"/>
      <w:marTop w:val="0"/>
      <w:marBottom w:val="0"/>
      <w:divBdr>
        <w:top w:val="none" w:sz="0" w:space="0" w:color="auto"/>
        <w:left w:val="none" w:sz="0" w:space="0" w:color="auto"/>
        <w:bottom w:val="none" w:sz="0" w:space="0" w:color="auto"/>
        <w:right w:val="none" w:sz="0" w:space="0" w:color="auto"/>
      </w:divBdr>
    </w:div>
    <w:div w:id="824518777">
      <w:bodyDiv w:val="1"/>
      <w:marLeft w:val="0"/>
      <w:marRight w:val="0"/>
      <w:marTop w:val="0"/>
      <w:marBottom w:val="0"/>
      <w:divBdr>
        <w:top w:val="none" w:sz="0" w:space="0" w:color="auto"/>
        <w:left w:val="none" w:sz="0" w:space="0" w:color="auto"/>
        <w:bottom w:val="none" w:sz="0" w:space="0" w:color="auto"/>
        <w:right w:val="none" w:sz="0" w:space="0" w:color="auto"/>
      </w:divBdr>
    </w:div>
    <w:div w:id="825049569">
      <w:bodyDiv w:val="1"/>
      <w:marLeft w:val="0"/>
      <w:marRight w:val="0"/>
      <w:marTop w:val="0"/>
      <w:marBottom w:val="0"/>
      <w:divBdr>
        <w:top w:val="none" w:sz="0" w:space="0" w:color="auto"/>
        <w:left w:val="none" w:sz="0" w:space="0" w:color="auto"/>
        <w:bottom w:val="none" w:sz="0" w:space="0" w:color="auto"/>
        <w:right w:val="none" w:sz="0" w:space="0" w:color="auto"/>
      </w:divBdr>
    </w:div>
    <w:div w:id="825165214">
      <w:bodyDiv w:val="1"/>
      <w:marLeft w:val="0"/>
      <w:marRight w:val="0"/>
      <w:marTop w:val="0"/>
      <w:marBottom w:val="0"/>
      <w:divBdr>
        <w:top w:val="none" w:sz="0" w:space="0" w:color="auto"/>
        <w:left w:val="none" w:sz="0" w:space="0" w:color="auto"/>
        <w:bottom w:val="none" w:sz="0" w:space="0" w:color="auto"/>
        <w:right w:val="none" w:sz="0" w:space="0" w:color="auto"/>
      </w:divBdr>
    </w:div>
    <w:div w:id="825511120">
      <w:bodyDiv w:val="1"/>
      <w:marLeft w:val="0"/>
      <w:marRight w:val="0"/>
      <w:marTop w:val="0"/>
      <w:marBottom w:val="0"/>
      <w:divBdr>
        <w:top w:val="none" w:sz="0" w:space="0" w:color="auto"/>
        <w:left w:val="none" w:sz="0" w:space="0" w:color="auto"/>
        <w:bottom w:val="none" w:sz="0" w:space="0" w:color="auto"/>
        <w:right w:val="none" w:sz="0" w:space="0" w:color="auto"/>
      </w:divBdr>
    </w:div>
    <w:div w:id="826021012">
      <w:bodyDiv w:val="1"/>
      <w:marLeft w:val="0"/>
      <w:marRight w:val="0"/>
      <w:marTop w:val="0"/>
      <w:marBottom w:val="0"/>
      <w:divBdr>
        <w:top w:val="none" w:sz="0" w:space="0" w:color="auto"/>
        <w:left w:val="none" w:sz="0" w:space="0" w:color="auto"/>
        <w:bottom w:val="none" w:sz="0" w:space="0" w:color="auto"/>
        <w:right w:val="none" w:sz="0" w:space="0" w:color="auto"/>
      </w:divBdr>
    </w:div>
    <w:div w:id="826439239">
      <w:bodyDiv w:val="1"/>
      <w:marLeft w:val="0"/>
      <w:marRight w:val="0"/>
      <w:marTop w:val="0"/>
      <w:marBottom w:val="0"/>
      <w:divBdr>
        <w:top w:val="none" w:sz="0" w:space="0" w:color="auto"/>
        <w:left w:val="none" w:sz="0" w:space="0" w:color="auto"/>
        <w:bottom w:val="none" w:sz="0" w:space="0" w:color="auto"/>
        <w:right w:val="none" w:sz="0" w:space="0" w:color="auto"/>
      </w:divBdr>
    </w:div>
    <w:div w:id="826896034">
      <w:bodyDiv w:val="1"/>
      <w:marLeft w:val="0"/>
      <w:marRight w:val="0"/>
      <w:marTop w:val="0"/>
      <w:marBottom w:val="0"/>
      <w:divBdr>
        <w:top w:val="none" w:sz="0" w:space="0" w:color="auto"/>
        <w:left w:val="none" w:sz="0" w:space="0" w:color="auto"/>
        <w:bottom w:val="none" w:sz="0" w:space="0" w:color="auto"/>
        <w:right w:val="none" w:sz="0" w:space="0" w:color="auto"/>
      </w:divBdr>
    </w:div>
    <w:div w:id="827136573">
      <w:bodyDiv w:val="1"/>
      <w:marLeft w:val="0"/>
      <w:marRight w:val="0"/>
      <w:marTop w:val="0"/>
      <w:marBottom w:val="0"/>
      <w:divBdr>
        <w:top w:val="none" w:sz="0" w:space="0" w:color="auto"/>
        <w:left w:val="none" w:sz="0" w:space="0" w:color="auto"/>
        <w:bottom w:val="none" w:sz="0" w:space="0" w:color="auto"/>
        <w:right w:val="none" w:sz="0" w:space="0" w:color="auto"/>
      </w:divBdr>
    </w:div>
    <w:div w:id="827283267">
      <w:bodyDiv w:val="1"/>
      <w:marLeft w:val="0"/>
      <w:marRight w:val="0"/>
      <w:marTop w:val="0"/>
      <w:marBottom w:val="0"/>
      <w:divBdr>
        <w:top w:val="none" w:sz="0" w:space="0" w:color="auto"/>
        <w:left w:val="none" w:sz="0" w:space="0" w:color="auto"/>
        <w:bottom w:val="none" w:sz="0" w:space="0" w:color="auto"/>
        <w:right w:val="none" w:sz="0" w:space="0" w:color="auto"/>
      </w:divBdr>
    </w:div>
    <w:div w:id="827481823">
      <w:bodyDiv w:val="1"/>
      <w:marLeft w:val="0"/>
      <w:marRight w:val="0"/>
      <w:marTop w:val="0"/>
      <w:marBottom w:val="0"/>
      <w:divBdr>
        <w:top w:val="none" w:sz="0" w:space="0" w:color="auto"/>
        <w:left w:val="none" w:sz="0" w:space="0" w:color="auto"/>
        <w:bottom w:val="none" w:sz="0" w:space="0" w:color="auto"/>
        <w:right w:val="none" w:sz="0" w:space="0" w:color="auto"/>
      </w:divBdr>
    </w:div>
    <w:div w:id="827673782">
      <w:bodyDiv w:val="1"/>
      <w:marLeft w:val="0"/>
      <w:marRight w:val="0"/>
      <w:marTop w:val="0"/>
      <w:marBottom w:val="0"/>
      <w:divBdr>
        <w:top w:val="none" w:sz="0" w:space="0" w:color="auto"/>
        <w:left w:val="none" w:sz="0" w:space="0" w:color="auto"/>
        <w:bottom w:val="none" w:sz="0" w:space="0" w:color="auto"/>
        <w:right w:val="none" w:sz="0" w:space="0" w:color="auto"/>
      </w:divBdr>
    </w:div>
    <w:div w:id="828133647">
      <w:bodyDiv w:val="1"/>
      <w:marLeft w:val="0"/>
      <w:marRight w:val="0"/>
      <w:marTop w:val="0"/>
      <w:marBottom w:val="0"/>
      <w:divBdr>
        <w:top w:val="none" w:sz="0" w:space="0" w:color="auto"/>
        <w:left w:val="none" w:sz="0" w:space="0" w:color="auto"/>
        <w:bottom w:val="none" w:sz="0" w:space="0" w:color="auto"/>
        <w:right w:val="none" w:sz="0" w:space="0" w:color="auto"/>
      </w:divBdr>
    </w:div>
    <w:div w:id="828253223">
      <w:bodyDiv w:val="1"/>
      <w:marLeft w:val="0"/>
      <w:marRight w:val="0"/>
      <w:marTop w:val="0"/>
      <w:marBottom w:val="0"/>
      <w:divBdr>
        <w:top w:val="none" w:sz="0" w:space="0" w:color="auto"/>
        <w:left w:val="none" w:sz="0" w:space="0" w:color="auto"/>
        <w:bottom w:val="none" w:sz="0" w:space="0" w:color="auto"/>
        <w:right w:val="none" w:sz="0" w:space="0" w:color="auto"/>
      </w:divBdr>
    </w:div>
    <w:div w:id="828446597">
      <w:bodyDiv w:val="1"/>
      <w:marLeft w:val="0"/>
      <w:marRight w:val="0"/>
      <w:marTop w:val="0"/>
      <w:marBottom w:val="0"/>
      <w:divBdr>
        <w:top w:val="none" w:sz="0" w:space="0" w:color="auto"/>
        <w:left w:val="none" w:sz="0" w:space="0" w:color="auto"/>
        <w:bottom w:val="none" w:sz="0" w:space="0" w:color="auto"/>
        <w:right w:val="none" w:sz="0" w:space="0" w:color="auto"/>
      </w:divBdr>
    </w:div>
    <w:div w:id="828591617">
      <w:bodyDiv w:val="1"/>
      <w:marLeft w:val="0"/>
      <w:marRight w:val="0"/>
      <w:marTop w:val="0"/>
      <w:marBottom w:val="0"/>
      <w:divBdr>
        <w:top w:val="none" w:sz="0" w:space="0" w:color="auto"/>
        <w:left w:val="none" w:sz="0" w:space="0" w:color="auto"/>
        <w:bottom w:val="none" w:sz="0" w:space="0" w:color="auto"/>
        <w:right w:val="none" w:sz="0" w:space="0" w:color="auto"/>
      </w:divBdr>
    </w:div>
    <w:div w:id="828713769">
      <w:bodyDiv w:val="1"/>
      <w:marLeft w:val="0"/>
      <w:marRight w:val="0"/>
      <w:marTop w:val="0"/>
      <w:marBottom w:val="0"/>
      <w:divBdr>
        <w:top w:val="none" w:sz="0" w:space="0" w:color="auto"/>
        <w:left w:val="none" w:sz="0" w:space="0" w:color="auto"/>
        <w:bottom w:val="none" w:sz="0" w:space="0" w:color="auto"/>
        <w:right w:val="none" w:sz="0" w:space="0" w:color="auto"/>
      </w:divBdr>
    </w:div>
    <w:div w:id="829322145">
      <w:bodyDiv w:val="1"/>
      <w:marLeft w:val="0"/>
      <w:marRight w:val="0"/>
      <w:marTop w:val="0"/>
      <w:marBottom w:val="0"/>
      <w:divBdr>
        <w:top w:val="none" w:sz="0" w:space="0" w:color="auto"/>
        <w:left w:val="none" w:sz="0" w:space="0" w:color="auto"/>
        <w:bottom w:val="none" w:sz="0" w:space="0" w:color="auto"/>
        <w:right w:val="none" w:sz="0" w:space="0" w:color="auto"/>
      </w:divBdr>
    </w:div>
    <w:div w:id="829373078">
      <w:bodyDiv w:val="1"/>
      <w:marLeft w:val="0"/>
      <w:marRight w:val="0"/>
      <w:marTop w:val="0"/>
      <w:marBottom w:val="0"/>
      <w:divBdr>
        <w:top w:val="none" w:sz="0" w:space="0" w:color="auto"/>
        <w:left w:val="none" w:sz="0" w:space="0" w:color="auto"/>
        <w:bottom w:val="none" w:sz="0" w:space="0" w:color="auto"/>
        <w:right w:val="none" w:sz="0" w:space="0" w:color="auto"/>
      </w:divBdr>
    </w:div>
    <w:div w:id="829566328">
      <w:bodyDiv w:val="1"/>
      <w:marLeft w:val="0"/>
      <w:marRight w:val="0"/>
      <w:marTop w:val="0"/>
      <w:marBottom w:val="0"/>
      <w:divBdr>
        <w:top w:val="none" w:sz="0" w:space="0" w:color="auto"/>
        <w:left w:val="none" w:sz="0" w:space="0" w:color="auto"/>
        <w:bottom w:val="none" w:sz="0" w:space="0" w:color="auto"/>
        <w:right w:val="none" w:sz="0" w:space="0" w:color="auto"/>
      </w:divBdr>
    </w:div>
    <w:div w:id="830411323">
      <w:bodyDiv w:val="1"/>
      <w:marLeft w:val="0"/>
      <w:marRight w:val="0"/>
      <w:marTop w:val="0"/>
      <w:marBottom w:val="0"/>
      <w:divBdr>
        <w:top w:val="none" w:sz="0" w:space="0" w:color="auto"/>
        <w:left w:val="none" w:sz="0" w:space="0" w:color="auto"/>
        <w:bottom w:val="none" w:sz="0" w:space="0" w:color="auto"/>
        <w:right w:val="none" w:sz="0" w:space="0" w:color="auto"/>
      </w:divBdr>
    </w:div>
    <w:div w:id="832452812">
      <w:bodyDiv w:val="1"/>
      <w:marLeft w:val="0"/>
      <w:marRight w:val="0"/>
      <w:marTop w:val="0"/>
      <w:marBottom w:val="0"/>
      <w:divBdr>
        <w:top w:val="none" w:sz="0" w:space="0" w:color="auto"/>
        <w:left w:val="none" w:sz="0" w:space="0" w:color="auto"/>
        <w:bottom w:val="none" w:sz="0" w:space="0" w:color="auto"/>
        <w:right w:val="none" w:sz="0" w:space="0" w:color="auto"/>
      </w:divBdr>
    </w:div>
    <w:div w:id="834029345">
      <w:bodyDiv w:val="1"/>
      <w:marLeft w:val="0"/>
      <w:marRight w:val="0"/>
      <w:marTop w:val="0"/>
      <w:marBottom w:val="0"/>
      <w:divBdr>
        <w:top w:val="none" w:sz="0" w:space="0" w:color="auto"/>
        <w:left w:val="none" w:sz="0" w:space="0" w:color="auto"/>
        <w:bottom w:val="none" w:sz="0" w:space="0" w:color="auto"/>
        <w:right w:val="none" w:sz="0" w:space="0" w:color="auto"/>
      </w:divBdr>
    </w:div>
    <w:div w:id="834809665">
      <w:bodyDiv w:val="1"/>
      <w:marLeft w:val="0"/>
      <w:marRight w:val="0"/>
      <w:marTop w:val="0"/>
      <w:marBottom w:val="0"/>
      <w:divBdr>
        <w:top w:val="none" w:sz="0" w:space="0" w:color="auto"/>
        <w:left w:val="none" w:sz="0" w:space="0" w:color="auto"/>
        <w:bottom w:val="none" w:sz="0" w:space="0" w:color="auto"/>
        <w:right w:val="none" w:sz="0" w:space="0" w:color="auto"/>
      </w:divBdr>
    </w:div>
    <w:div w:id="834994859">
      <w:bodyDiv w:val="1"/>
      <w:marLeft w:val="0"/>
      <w:marRight w:val="0"/>
      <w:marTop w:val="0"/>
      <w:marBottom w:val="0"/>
      <w:divBdr>
        <w:top w:val="none" w:sz="0" w:space="0" w:color="auto"/>
        <w:left w:val="none" w:sz="0" w:space="0" w:color="auto"/>
        <w:bottom w:val="none" w:sz="0" w:space="0" w:color="auto"/>
        <w:right w:val="none" w:sz="0" w:space="0" w:color="auto"/>
      </w:divBdr>
    </w:div>
    <w:div w:id="835151120">
      <w:bodyDiv w:val="1"/>
      <w:marLeft w:val="0"/>
      <w:marRight w:val="0"/>
      <w:marTop w:val="0"/>
      <w:marBottom w:val="0"/>
      <w:divBdr>
        <w:top w:val="none" w:sz="0" w:space="0" w:color="auto"/>
        <w:left w:val="none" w:sz="0" w:space="0" w:color="auto"/>
        <w:bottom w:val="none" w:sz="0" w:space="0" w:color="auto"/>
        <w:right w:val="none" w:sz="0" w:space="0" w:color="auto"/>
      </w:divBdr>
    </w:div>
    <w:div w:id="835613843">
      <w:bodyDiv w:val="1"/>
      <w:marLeft w:val="0"/>
      <w:marRight w:val="0"/>
      <w:marTop w:val="0"/>
      <w:marBottom w:val="0"/>
      <w:divBdr>
        <w:top w:val="none" w:sz="0" w:space="0" w:color="auto"/>
        <w:left w:val="none" w:sz="0" w:space="0" w:color="auto"/>
        <w:bottom w:val="none" w:sz="0" w:space="0" w:color="auto"/>
        <w:right w:val="none" w:sz="0" w:space="0" w:color="auto"/>
      </w:divBdr>
    </w:div>
    <w:div w:id="836725239">
      <w:bodyDiv w:val="1"/>
      <w:marLeft w:val="0"/>
      <w:marRight w:val="0"/>
      <w:marTop w:val="0"/>
      <w:marBottom w:val="0"/>
      <w:divBdr>
        <w:top w:val="none" w:sz="0" w:space="0" w:color="auto"/>
        <w:left w:val="none" w:sz="0" w:space="0" w:color="auto"/>
        <w:bottom w:val="none" w:sz="0" w:space="0" w:color="auto"/>
        <w:right w:val="none" w:sz="0" w:space="0" w:color="auto"/>
      </w:divBdr>
    </w:div>
    <w:div w:id="837159524">
      <w:bodyDiv w:val="1"/>
      <w:marLeft w:val="0"/>
      <w:marRight w:val="0"/>
      <w:marTop w:val="0"/>
      <w:marBottom w:val="0"/>
      <w:divBdr>
        <w:top w:val="none" w:sz="0" w:space="0" w:color="auto"/>
        <w:left w:val="none" w:sz="0" w:space="0" w:color="auto"/>
        <w:bottom w:val="none" w:sz="0" w:space="0" w:color="auto"/>
        <w:right w:val="none" w:sz="0" w:space="0" w:color="auto"/>
      </w:divBdr>
    </w:div>
    <w:div w:id="837233394">
      <w:bodyDiv w:val="1"/>
      <w:marLeft w:val="0"/>
      <w:marRight w:val="0"/>
      <w:marTop w:val="0"/>
      <w:marBottom w:val="0"/>
      <w:divBdr>
        <w:top w:val="none" w:sz="0" w:space="0" w:color="auto"/>
        <w:left w:val="none" w:sz="0" w:space="0" w:color="auto"/>
        <w:bottom w:val="none" w:sz="0" w:space="0" w:color="auto"/>
        <w:right w:val="none" w:sz="0" w:space="0" w:color="auto"/>
      </w:divBdr>
    </w:div>
    <w:div w:id="837430203">
      <w:bodyDiv w:val="1"/>
      <w:marLeft w:val="0"/>
      <w:marRight w:val="0"/>
      <w:marTop w:val="0"/>
      <w:marBottom w:val="0"/>
      <w:divBdr>
        <w:top w:val="none" w:sz="0" w:space="0" w:color="auto"/>
        <w:left w:val="none" w:sz="0" w:space="0" w:color="auto"/>
        <w:bottom w:val="none" w:sz="0" w:space="0" w:color="auto"/>
        <w:right w:val="none" w:sz="0" w:space="0" w:color="auto"/>
      </w:divBdr>
    </w:div>
    <w:div w:id="837623072">
      <w:bodyDiv w:val="1"/>
      <w:marLeft w:val="0"/>
      <w:marRight w:val="0"/>
      <w:marTop w:val="0"/>
      <w:marBottom w:val="0"/>
      <w:divBdr>
        <w:top w:val="none" w:sz="0" w:space="0" w:color="auto"/>
        <w:left w:val="none" w:sz="0" w:space="0" w:color="auto"/>
        <w:bottom w:val="none" w:sz="0" w:space="0" w:color="auto"/>
        <w:right w:val="none" w:sz="0" w:space="0" w:color="auto"/>
      </w:divBdr>
    </w:div>
    <w:div w:id="837964005">
      <w:bodyDiv w:val="1"/>
      <w:marLeft w:val="0"/>
      <w:marRight w:val="0"/>
      <w:marTop w:val="0"/>
      <w:marBottom w:val="0"/>
      <w:divBdr>
        <w:top w:val="none" w:sz="0" w:space="0" w:color="auto"/>
        <w:left w:val="none" w:sz="0" w:space="0" w:color="auto"/>
        <w:bottom w:val="none" w:sz="0" w:space="0" w:color="auto"/>
        <w:right w:val="none" w:sz="0" w:space="0" w:color="auto"/>
      </w:divBdr>
    </w:div>
    <w:div w:id="838276890">
      <w:bodyDiv w:val="1"/>
      <w:marLeft w:val="0"/>
      <w:marRight w:val="0"/>
      <w:marTop w:val="0"/>
      <w:marBottom w:val="0"/>
      <w:divBdr>
        <w:top w:val="none" w:sz="0" w:space="0" w:color="auto"/>
        <w:left w:val="none" w:sz="0" w:space="0" w:color="auto"/>
        <w:bottom w:val="none" w:sz="0" w:space="0" w:color="auto"/>
        <w:right w:val="none" w:sz="0" w:space="0" w:color="auto"/>
      </w:divBdr>
    </w:div>
    <w:div w:id="838616152">
      <w:bodyDiv w:val="1"/>
      <w:marLeft w:val="0"/>
      <w:marRight w:val="0"/>
      <w:marTop w:val="0"/>
      <w:marBottom w:val="0"/>
      <w:divBdr>
        <w:top w:val="none" w:sz="0" w:space="0" w:color="auto"/>
        <w:left w:val="none" w:sz="0" w:space="0" w:color="auto"/>
        <w:bottom w:val="none" w:sz="0" w:space="0" w:color="auto"/>
        <w:right w:val="none" w:sz="0" w:space="0" w:color="auto"/>
      </w:divBdr>
    </w:div>
    <w:div w:id="838887417">
      <w:bodyDiv w:val="1"/>
      <w:marLeft w:val="0"/>
      <w:marRight w:val="0"/>
      <w:marTop w:val="0"/>
      <w:marBottom w:val="0"/>
      <w:divBdr>
        <w:top w:val="none" w:sz="0" w:space="0" w:color="auto"/>
        <w:left w:val="none" w:sz="0" w:space="0" w:color="auto"/>
        <w:bottom w:val="none" w:sz="0" w:space="0" w:color="auto"/>
        <w:right w:val="none" w:sz="0" w:space="0" w:color="auto"/>
      </w:divBdr>
    </w:div>
    <w:div w:id="839348754">
      <w:bodyDiv w:val="1"/>
      <w:marLeft w:val="0"/>
      <w:marRight w:val="0"/>
      <w:marTop w:val="0"/>
      <w:marBottom w:val="0"/>
      <w:divBdr>
        <w:top w:val="none" w:sz="0" w:space="0" w:color="auto"/>
        <w:left w:val="none" w:sz="0" w:space="0" w:color="auto"/>
        <w:bottom w:val="none" w:sz="0" w:space="0" w:color="auto"/>
        <w:right w:val="none" w:sz="0" w:space="0" w:color="auto"/>
      </w:divBdr>
    </w:div>
    <w:div w:id="839350296">
      <w:bodyDiv w:val="1"/>
      <w:marLeft w:val="0"/>
      <w:marRight w:val="0"/>
      <w:marTop w:val="0"/>
      <w:marBottom w:val="0"/>
      <w:divBdr>
        <w:top w:val="none" w:sz="0" w:space="0" w:color="auto"/>
        <w:left w:val="none" w:sz="0" w:space="0" w:color="auto"/>
        <w:bottom w:val="none" w:sz="0" w:space="0" w:color="auto"/>
        <w:right w:val="none" w:sz="0" w:space="0" w:color="auto"/>
      </w:divBdr>
    </w:div>
    <w:div w:id="839392471">
      <w:bodyDiv w:val="1"/>
      <w:marLeft w:val="0"/>
      <w:marRight w:val="0"/>
      <w:marTop w:val="0"/>
      <w:marBottom w:val="0"/>
      <w:divBdr>
        <w:top w:val="none" w:sz="0" w:space="0" w:color="auto"/>
        <w:left w:val="none" w:sz="0" w:space="0" w:color="auto"/>
        <w:bottom w:val="none" w:sz="0" w:space="0" w:color="auto"/>
        <w:right w:val="none" w:sz="0" w:space="0" w:color="auto"/>
      </w:divBdr>
    </w:div>
    <w:div w:id="839737463">
      <w:bodyDiv w:val="1"/>
      <w:marLeft w:val="0"/>
      <w:marRight w:val="0"/>
      <w:marTop w:val="0"/>
      <w:marBottom w:val="0"/>
      <w:divBdr>
        <w:top w:val="none" w:sz="0" w:space="0" w:color="auto"/>
        <w:left w:val="none" w:sz="0" w:space="0" w:color="auto"/>
        <w:bottom w:val="none" w:sz="0" w:space="0" w:color="auto"/>
        <w:right w:val="none" w:sz="0" w:space="0" w:color="auto"/>
      </w:divBdr>
    </w:div>
    <w:div w:id="840703675">
      <w:bodyDiv w:val="1"/>
      <w:marLeft w:val="0"/>
      <w:marRight w:val="0"/>
      <w:marTop w:val="0"/>
      <w:marBottom w:val="0"/>
      <w:divBdr>
        <w:top w:val="none" w:sz="0" w:space="0" w:color="auto"/>
        <w:left w:val="none" w:sz="0" w:space="0" w:color="auto"/>
        <w:bottom w:val="none" w:sz="0" w:space="0" w:color="auto"/>
        <w:right w:val="none" w:sz="0" w:space="0" w:color="auto"/>
      </w:divBdr>
    </w:div>
    <w:div w:id="841244518">
      <w:bodyDiv w:val="1"/>
      <w:marLeft w:val="0"/>
      <w:marRight w:val="0"/>
      <w:marTop w:val="0"/>
      <w:marBottom w:val="0"/>
      <w:divBdr>
        <w:top w:val="none" w:sz="0" w:space="0" w:color="auto"/>
        <w:left w:val="none" w:sz="0" w:space="0" w:color="auto"/>
        <w:bottom w:val="none" w:sz="0" w:space="0" w:color="auto"/>
        <w:right w:val="none" w:sz="0" w:space="0" w:color="auto"/>
      </w:divBdr>
    </w:div>
    <w:div w:id="841555323">
      <w:bodyDiv w:val="1"/>
      <w:marLeft w:val="0"/>
      <w:marRight w:val="0"/>
      <w:marTop w:val="0"/>
      <w:marBottom w:val="0"/>
      <w:divBdr>
        <w:top w:val="none" w:sz="0" w:space="0" w:color="auto"/>
        <w:left w:val="none" w:sz="0" w:space="0" w:color="auto"/>
        <w:bottom w:val="none" w:sz="0" w:space="0" w:color="auto"/>
        <w:right w:val="none" w:sz="0" w:space="0" w:color="auto"/>
      </w:divBdr>
    </w:div>
    <w:div w:id="841623031">
      <w:bodyDiv w:val="1"/>
      <w:marLeft w:val="0"/>
      <w:marRight w:val="0"/>
      <w:marTop w:val="0"/>
      <w:marBottom w:val="0"/>
      <w:divBdr>
        <w:top w:val="none" w:sz="0" w:space="0" w:color="auto"/>
        <w:left w:val="none" w:sz="0" w:space="0" w:color="auto"/>
        <w:bottom w:val="none" w:sz="0" w:space="0" w:color="auto"/>
        <w:right w:val="none" w:sz="0" w:space="0" w:color="auto"/>
      </w:divBdr>
    </w:div>
    <w:div w:id="841747664">
      <w:bodyDiv w:val="1"/>
      <w:marLeft w:val="0"/>
      <w:marRight w:val="0"/>
      <w:marTop w:val="0"/>
      <w:marBottom w:val="0"/>
      <w:divBdr>
        <w:top w:val="none" w:sz="0" w:space="0" w:color="auto"/>
        <w:left w:val="none" w:sz="0" w:space="0" w:color="auto"/>
        <w:bottom w:val="none" w:sz="0" w:space="0" w:color="auto"/>
        <w:right w:val="none" w:sz="0" w:space="0" w:color="auto"/>
      </w:divBdr>
    </w:div>
    <w:div w:id="842164669">
      <w:bodyDiv w:val="1"/>
      <w:marLeft w:val="0"/>
      <w:marRight w:val="0"/>
      <w:marTop w:val="0"/>
      <w:marBottom w:val="0"/>
      <w:divBdr>
        <w:top w:val="none" w:sz="0" w:space="0" w:color="auto"/>
        <w:left w:val="none" w:sz="0" w:space="0" w:color="auto"/>
        <w:bottom w:val="none" w:sz="0" w:space="0" w:color="auto"/>
        <w:right w:val="none" w:sz="0" w:space="0" w:color="auto"/>
      </w:divBdr>
    </w:div>
    <w:div w:id="842283998">
      <w:bodyDiv w:val="1"/>
      <w:marLeft w:val="0"/>
      <w:marRight w:val="0"/>
      <w:marTop w:val="0"/>
      <w:marBottom w:val="0"/>
      <w:divBdr>
        <w:top w:val="none" w:sz="0" w:space="0" w:color="auto"/>
        <w:left w:val="none" w:sz="0" w:space="0" w:color="auto"/>
        <w:bottom w:val="none" w:sz="0" w:space="0" w:color="auto"/>
        <w:right w:val="none" w:sz="0" w:space="0" w:color="auto"/>
      </w:divBdr>
    </w:div>
    <w:div w:id="842746697">
      <w:bodyDiv w:val="1"/>
      <w:marLeft w:val="0"/>
      <w:marRight w:val="0"/>
      <w:marTop w:val="0"/>
      <w:marBottom w:val="0"/>
      <w:divBdr>
        <w:top w:val="none" w:sz="0" w:space="0" w:color="auto"/>
        <w:left w:val="none" w:sz="0" w:space="0" w:color="auto"/>
        <w:bottom w:val="none" w:sz="0" w:space="0" w:color="auto"/>
        <w:right w:val="none" w:sz="0" w:space="0" w:color="auto"/>
      </w:divBdr>
    </w:div>
    <w:div w:id="842815919">
      <w:bodyDiv w:val="1"/>
      <w:marLeft w:val="0"/>
      <w:marRight w:val="0"/>
      <w:marTop w:val="0"/>
      <w:marBottom w:val="0"/>
      <w:divBdr>
        <w:top w:val="none" w:sz="0" w:space="0" w:color="auto"/>
        <w:left w:val="none" w:sz="0" w:space="0" w:color="auto"/>
        <w:bottom w:val="none" w:sz="0" w:space="0" w:color="auto"/>
        <w:right w:val="none" w:sz="0" w:space="0" w:color="auto"/>
      </w:divBdr>
    </w:div>
    <w:div w:id="843058356">
      <w:bodyDiv w:val="1"/>
      <w:marLeft w:val="0"/>
      <w:marRight w:val="0"/>
      <w:marTop w:val="0"/>
      <w:marBottom w:val="0"/>
      <w:divBdr>
        <w:top w:val="none" w:sz="0" w:space="0" w:color="auto"/>
        <w:left w:val="none" w:sz="0" w:space="0" w:color="auto"/>
        <w:bottom w:val="none" w:sz="0" w:space="0" w:color="auto"/>
        <w:right w:val="none" w:sz="0" w:space="0" w:color="auto"/>
      </w:divBdr>
    </w:div>
    <w:div w:id="843134954">
      <w:bodyDiv w:val="1"/>
      <w:marLeft w:val="0"/>
      <w:marRight w:val="0"/>
      <w:marTop w:val="0"/>
      <w:marBottom w:val="0"/>
      <w:divBdr>
        <w:top w:val="none" w:sz="0" w:space="0" w:color="auto"/>
        <w:left w:val="none" w:sz="0" w:space="0" w:color="auto"/>
        <w:bottom w:val="none" w:sz="0" w:space="0" w:color="auto"/>
        <w:right w:val="none" w:sz="0" w:space="0" w:color="auto"/>
      </w:divBdr>
    </w:div>
    <w:div w:id="843864484">
      <w:bodyDiv w:val="1"/>
      <w:marLeft w:val="0"/>
      <w:marRight w:val="0"/>
      <w:marTop w:val="0"/>
      <w:marBottom w:val="0"/>
      <w:divBdr>
        <w:top w:val="none" w:sz="0" w:space="0" w:color="auto"/>
        <w:left w:val="none" w:sz="0" w:space="0" w:color="auto"/>
        <w:bottom w:val="none" w:sz="0" w:space="0" w:color="auto"/>
        <w:right w:val="none" w:sz="0" w:space="0" w:color="auto"/>
      </w:divBdr>
    </w:div>
    <w:div w:id="843907166">
      <w:bodyDiv w:val="1"/>
      <w:marLeft w:val="0"/>
      <w:marRight w:val="0"/>
      <w:marTop w:val="0"/>
      <w:marBottom w:val="0"/>
      <w:divBdr>
        <w:top w:val="none" w:sz="0" w:space="0" w:color="auto"/>
        <w:left w:val="none" w:sz="0" w:space="0" w:color="auto"/>
        <w:bottom w:val="none" w:sz="0" w:space="0" w:color="auto"/>
        <w:right w:val="none" w:sz="0" w:space="0" w:color="auto"/>
      </w:divBdr>
    </w:div>
    <w:div w:id="846290069">
      <w:bodyDiv w:val="1"/>
      <w:marLeft w:val="0"/>
      <w:marRight w:val="0"/>
      <w:marTop w:val="0"/>
      <w:marBottom w:val="0"/>
      <w:divBdr>
        <w:top w:val="none" w:sz="0" w:space="0" w:color="auto"/>
        <w:left w:val="none" w:sz="0" w:space="0" w:color="auto"/>
        <w:bottom w:val="none" w:sz="0" w:space="0" w:color="auto"/>
        <w:right w:val="none" w:sz="0" w:space="0" w:color="auto"/>
      </w:divBdr>
    </w:div>
    <w:div w:id="846486585">
      <w:bodyDiv w:val="1"/>
      <w:marLeft w:val="0"/>
      <w:marRight w:val="0"/>
      <w:marTop w:val="0"/>
      <w:marBottom w:val="0"/>
      <w:divBdr>
        <w:top w:val="none" w:sz="0" w:space="0" w:color="auto"/>
        <w:left w:val="none" w:sz="0" w:space="0" w:color="auto"/>
        <w:bottom w:val="none" w:sz="0" w:space="0" w:color="auto"/>
        <w:right w:val="none" w:sz="0" w:space="0" w:color="auto"/>
      </w:divBdr>
    </w:div>
    <w:div w:id="846989000">
      <w:bodyDiv w:val="1"/>
      <w:marLeft w:val="0"/>
      <w:marRight w:val="0"/>
      <w:marTop w:val="0"/>
      <w:marBottom w:val="0"/>
      <w:divBdr>
        <w:top w:val="none" w:sz="0" w:space="0" w:color="auto"/>
        <w:left w:val="none" w:sz="0" w:space="0" w:color="auto"/>
        <w:bottom w:val="none" w:sz="0" w:space="0" w:color="auto"/>
        <w:right w:val="none" w:sz="0" w:space="0" w:color="auto"/>
      </w:divBdr>
    </w:div>
    <w:div w:id="847645208">
      <w:bodyDiv w:val="1"/>
      <w:marLeft w:val="0"/>
      <w:marRight w:val="0"/>
      <w:marTop w:val="0"/>
      <w:marBottom w:val="0"/>
      <w:divBdr>
        <w:top w:val="none" w:sz="0" w:space="0" w:color="auto"/>
        <w:left w:val="none" w:sz="0" w:space="0" w:color="auto"/>
        <w:bottom w:val="none" w:sz="0" w:space="0" w:color="auto"/>
        <w:right w:val="none" w:sz="0" w:space="0" w:color="auto"/>
      </w:divBdr>
    </w:div>
    <w:div w:id="848058504">
      <w:bodyDiv w:val="1"/>
      <w:marLeft w:val="0"/>
      <w:marRight w:val="0"/>
      <w:marTop w:val="0"/>
      <w:marBottom w:val="0"/>
      <w:divBdr>
        <w:top w:val="none" w:sz="0" w:space="0" w:color="auto"/>
        <w:left w:val="none" w:sz="0" w:space="0" w:color="auto"/>
        <w:bottom w:val="none" w:sz="0" w:space="0" w:color="auto"/>
        <w:right w:val="none" w:sz="0" w:space="0" w:color="auto"/>
      </w:divBdr>
    </w:div>
    <w:div w:id="848060889">
      <w:bodyDiv w:val="1"/>
      <w:marLeft w:val="0"/>
      <w:marRight w:val="0"/>
      <w:marTop w:val="0"/>
      <w:marBottom w:val="0"/>
      <w:divBdr>
        <w:top w:val="none" w:sz="0" w:space="0" w:color="auto"/>
        <w:left w:val="none" w:sz="0" w:space="0" w:color="auto"/>
        <w:bottom w:val="none" w:sz="0" w:space="0" w:color="auto"/>
        <w:right w:val="none" w:sz="0" w:space="0" w:color="auto"/>
      </w:divBdr>
    </w:div>
    <w:div w:id="849367803">
      <w:bodyDiv w:val="1"/>
      <w:marLeft w:val="0"/>
      <w:marRight w:val="0"/>
      <w:marTop w:val="0"/>
      <w:marBottom w:val="0"/>
      <w:divBdr>
        <w:top w:val="none" w:sz="0" w:space="0" w:color="auto"/>
        <w:left w:val="none" w:sz="0" w:space="0" w:color="auto"/>
        <w:bottom w:val="none" w:sz="0" w:space="0" w:color="auto"/>
        <w:right w:val="none" w:sz="0" w:space="0" w:color="auto"/>
      </w:divBdr>
    </w:div>
    <w:div w:id="849368051">
      <w:bodyDiv w:val="1"/>
      <w:marLeft w:val="0"/>
      <w:marRight w:val="0"/>
      <w:marTop w:val="0"/>
      <w:marBottom w:val="0"/>
      <w:divBdr>
        <w:top w:val="none" w:sz="0" w:space="0" w:color="auto"/>
        <w:left w:val="none" w:sz="0" w:space="0" w:color="auto"/>
        <w:bottom w:val="none" w:sz="0" w:space="0" w:color="auto"/>
        <w:right w:val="none" w:sz="0" w:space="0" w:color="auto"/>
      </w:divBdr>
    </w:div>
    <w:div w:id="849680772">
      <w:bodyDiv w:val="1"/>
      <w:marLeft w:val="0"/>
      <w:marRight w:val="0"/>
      <w:marTop w:val="0"/>
      <w:marBottom w:val="0"/>
      <w:divBdr>
        <w:top w:val="none" w:sz="0" w:space="0" w:color="auto"/>
        <w:left w:val="none" w:sz="0" w:space="0" w:color="auto"/>
        <w:bottom w:val="none" w:sz="0" w:space="0" w:color="auto"/>
        <w:right w:val="none" w:sz="0" w:space="0" w:color="auto"/>
      </w:divBdr>
    </w:div>
    <w:div w:id="850023216">
      <w:bodyDiv w:val="1"/>
      <w:marLeft w:val="0"/>
      <w:marRight w:val="0"/>
      <w:marTop w:val="0"/>
      <w:marBottom w:val="0"/>
      <w:divBdr>
        <w:top w:val="none" w:sz="0" w:space="0" w:color="auto"/>
        <w:left w:val="none" w:sz="0" w:space="0" w:color="auto"/>
        <w:bottom w:val="none" w:sz="0" w:space="0" w:color="auto"/>
        <w:right w:val="none" w:sz="0" w:space="0" w:color="auto"/>
      </w:divBdr>
    </w:div>
    <w:div w:id="850218941">
      <w:bodyDiv w:val="1"/>
      <w:marLeft w:val="0"/>
      <w:marRight w:val="0"/>
      <w:marTop w:val="0"/>
      <w:marBottom w:val="0"/>
      <w:divBdr>
        <w:top w:val="none" w:sz="0" w:space="0" w:color="auto"/>
        <w:left w:val="none" w:sz="0" w:space="0" w:color="auto"/>
        <w:bottom w:val="none" w:sz="0" w:space="0" w:color="auto"/>
        <w:right w:val="none" w:sz="0" w:space="0" w:color="auto"/>
      </w:divBdr>
    </w:div>
    <w:div w:id="851188965">
      <w:bodyDiv w:val="1"/>
      <w:marLeft w:val="0"/>
      <w:marRight w:val="0"/>
      <w:marTop w:val="0"/>
      <w:marBottom w:val="0"/>
      <w:divBdr>
        <w:top w:val="none" w:sz="0" w:space="0" w:color="auto"/>
        <w:left w:val="none" w:sz="0" w:space="0" w:color="auto"/>
        <w:bottom w:val="none" w:sz="0" w:space="0" w:color="auto"/>
        <w:right w:val="none" w:sz="0" w:space="0" w:color="auto"/>
      </w:divBdr>
    </w:div>
    <w:div w:id="852721043">
      <w:bodyDiv w:val="1"/>
      <w:marLeft w:val="0"/>
      <w:marRight w:val="0"/>
      <w:marTop w:val="0"/>
      <w:marBottom w:val="0"/>
      <w:divBdr>
        <w:top w:val="none" w:sz="0" w:space="0" w:color="auto"/>
        <w:left w:val="none" w:sz="0" w:space="0" w:color="auto"/>
        <w:bottom w:val="none" w:sz="0" w:space="0" w:color="auto"/>
        <w:right w:val="none" w:sz="0" w:space="0" w:color="auto"/>
      </w:divBdr>
    </w:div>
    <w:div w:id="852886572">
      <w:bodyDiv w:val="1"/>
      <w:marLeft w:val="0"/>
      <w:marRight w:val="0"/>
      <w:marTop w:val="0"/>
      <w:marBottom w:val="0"/>
      <w:divBdr>
        <w:top w:val="none" w:sz="0" w:space="0" w:color="auto"/>
        <w:left w:val="none" w:sz="0" w:space="0" w:color="auto"/>
        <w:bottom w:val="none" w:sz="0" w:space="0" w:color="auto"/>
        <w:right w:val="none" w:sz="0" w:space="0" w:color="auto"/>
      </w:divBdr>
    </w:div>
    <w:div w:id="852959554">
      <w:bodyDiv w:val="1"/>
      <w:marLeft w:val="0"/>
      <w:marRight w:val="0"/>
      <w:marTop w:val="0"/>
      <w:marBottom w:val="0"/>
      <w:divBdr>
        <w:top w:val="none" w:sz="0" w:space="0" w:color="auto"/>
        <w:left w:val="none" w:sz="0" w:space="0" w:color="auto"/>
        <w:bottom w:val="none" w:sz="0" w:space="0" w:color="auto"/>
        <w:right w:val="none" w:sz="0" w:space="0" w:color="auto"/>
      </w:divBdr>
    </w:div>
    <w:div w:id="853692802">
      <w:bodyDiv w:val="1"/>
      <w:marLeft w:val="0"/>
      <w:marRight w:val="0"/>
      <w:marTop w:val="0"/>
      <w:marBottom w:val="0"/>
      <w:divBdr>
        <w:top w:val="none" w:sz="0" w:space="0" w:color="auto"/>
        <w:left w:val="none" w:sz="0" w:space="0" w:color="auto"/>
        <w:bottom w:val="none" w:sz="0" w:space="0" w:color="auto"/>
        <w:right w:val="none" w:sz="0" w:space="0" w:color="auto"/>
      </w:divBdr>
    </w:div>
    <w:div w:id="854273989">
      <w:bodyDiv w:val="1"/>
      <w:marLeft w:val="0"/>
      <w:marRight w:val="0"/>
      <w:marTop w:val="0"/>
      <w:marBottom w:val="0"/>
      <w:divBdr>
        <w:top w:val="none" w:sz="0" w:space="0" w:color="auto"/>
        <w:left w:val="none" w:sz="0" w:space="0" w:color="auto"/>
        <w:bottom w:val="none" w:sz="0" w:space="0" w:color="auto"/>
        <w:right w:val="none" w:sz="0" w:space="0" w:color="auto"/>
      </w:divBdr>
    </w:div>
    <w:div w:id="854657031">
      <w:bodyDiv w:val="1"/>
      <w:marLeft w:val="0"/>
      <w:marRight w:val="0"/>
      <w:marTop w:val="0"/>
      <w:marBottom w:val="0"/>
      <w:divBdr>
        <w:top w:val="none" w:sz="0" w:space="0" w:color="auto"/>
        <w:left w:val="none" w:sz="0" w:space="0" w:color="auto"/>
        <w:bottom w:val="none" w:sz="0" w:space="0" w:color="auto"/>
        <w:right w:val="none" w:sz="0" w:space="0" w:color="auto"/>
      </w:divBdr>
    </w:div>
    <w:div w:id="854660004">
      <w:bodyDiv w:val="1"/>
      <w:marLeft w:val="0"/>
      <w:marRight w:val="0"/>
      <w:marTop w:val="0"/>
      <w:marBottom w:val="0"/>
      <w:divBdr>
        <w:top w:val="none" w:sz="0" w:space="0" w:color="auto"/>
        <w:left w:val="none" w:sz="0" w:space="0" w:color="auto"/>
        <w:bottom w:val="none" w:sz="0" w:space="0" w:color="auto"/>
        <w:right w:val="none" w:sz="0" w:space="0" w:color="auto"/>
      </w:divBdr>
    </w:div>
    <w:div w:id="854929759">
      <w:bodyDiv w:val="1"/>
      <w:marLeft w:val="0"/>
      <w:marRight w:val="0"/>
      <w:marTop w:val="0"/>
      <w:marBottom w:val="0"/>
      <w:divBdr>
        <w:top w:val="none" w:sz="0" w:space="0" w:color="auto"/>
        <w:left w:val="none" w:sz="0" w:space="0" w:color="auto"/>
        <w:bottom w:val="none" w:sz="0" w:space="0" w:color="auto"/>
        <w:right w:val="none" w:sz="0" w:space="0" w:color="auto"/>
      </w:divBdr>
    </w:div>
    <w:div w:id="855774622">
      <w:bodyDiv w:val="1"/>
      <w:marLeft w:val="0"/>
      <w:marRight w:val="0"/>
      <w:marTop w:val="0"/>
      <w:marBottom w:val="0"/>
      <w:divBdr>
        <w:top w:val="none" w:sz="0" w:space="0" w:color="auto"/>
        <w:left w:val="none" w:sz="0" w:space="0" w:color="auto"/>
        <w:bottom w:val="none" w:sz="0" w:space="0" w:color="auto"/>
        <w:right w:val="none" w:sz="0" w:space="0" w:color="auto"/>
      </w:divBdr>
    </w:div>
    <w:div w:id="855926553">
      <w:bodyDiv w:val="1"/>
      <w:marLeft w:val="0"/>
      <w:marRight w:val="0"/>
      <w:marTop w:val="0"/>
      <w:marBottom w:val="0"/>
      <w:divBdr>
        <w:top w:val="none" w:sz="0" w:space="0" w:color="auto"/>
        <w:left w:val="none" w:sz="0" w:space="0" w:color="auto"/>
        <w:bottom w:val="none" w:sz="0" w:space="0" w:color="auto"/>
        <w:right w:val="none" w:sz="0" w:space="0" w:color="auto"/>
      </w:divBdr>
    </w:div>
    <w:div w:id="856046132">
      <w:bodyDiv w:val="1"/>
      <w:marLeft w:val="0"/>
      <w:marRight w:val="0"/>
      <w:marTop w:val="0"/>
      <w:marBottom w:val="0"/>
      <w:divBdr>
        <w:top w:val="none" w:sz="0" w:space="0" w:color="auto"/>
        <w:left w:val="none" w:sz="0" w:space="0" w:color="auto"/>
        <w:bottom w:val="none" w:sz="0" w:space="0" w:color="auto"/>
        <w:right w:val="none" w:sz="0" w:space="0" w:color="auto"/>
      </w:divBdr>
    </w:div>
    <w:div w:id="856425757">
      <w:bodyDiv w:val="1"/>
      <w:marLeft w:val="0"/>
      <w:marRight w:val="0"/>
      <w:marTop w:val="0"/>
      <w:marBottom w:val="0"/>
      <w:divBdr>
        <w:top w:val="none" w:sz="0" w:space="0" w:color="auto"/>
        <w:left w:val="none" w:sz="0" w:space="0" w:color="auto"/>
        <w:bottom w:val="none" w:sz="0" w:space="0" w:color="auto"/>
        <w:right w:val="none" w:sz="0" w:space="0" w:color="auto"/>
      </w:divBdr>
    </w:div>
    <w:div w:id="856768909">
      <w:bodyDiv w:val="1"/>
      <w:marLeft w:val="0"/>
      <w:marRight w:val="0"/>
      <w:marTop w:val="0"/>
      <w:marBottom w:val="0"/>
      <w:divBdr>
        <w:top w:val="none" w:sz="0" w:space="0" w:color="auto"/>
        <w:left w:val="none" w:sz="0" w:space="0" w:color="auto"/>
        <w:bottom w:val="none" w:sz="0" w:space="0" w:color="auto"/>
        <w:right w:val="none" w:sz="0" w:space="0" w:color="auto"/>
      </w:divBdr>
    </w:div>
    <w:div w:id="857112483">
      <w:bodyDiv w:val="1"/>
      <w:marLeft w:val="0"/>
      <w:marRight w:val="0"/>
      <w:marTop w:val="0"/>
      <w:marBottom w:val="0"/>
      <w:divBdr>
        <w:top w:val="none" w:sz="0" w:space="0" w:color="auto"/>
        <w:left w:val="none" w:sz="0" w:space="0" w:color="auto"/>
        <w:bottom w:val="none" w:sz="0" w:space="0" w:color="auto"/>
        <w:right w:val="none" w:sz="0" w:space="0" w:color="auto"/>
      </w:divBdr>
    </w:div>
    <w:div w:id="857351511">
      <w:bodyDiv w:val="1"/>
      <w:marLeft w:val="0"/>
      <w:marRight w:val="0"/>
      <w:marTop w:val="0"/>
      <w:marBottom w:val="0"/>
      <w:divBdr>
        <w:top w:val="none" w:sz="0" w:space="0" w:color="auto"/>
        <w:left w:val="none" w:sz="0" w:space="0" w:color="auto"/>
        <w:bottom w:val="none" w:sz="0" w:space="0" w:color="auto"/>
        <w:right w:val="none" w:sz="0" w:space="0" w:color="auto"/>
      </w:divBdr>
    </w:div>
    <w:div w:id="858278305">
      <w:bodyDiv w:val="1"/>
      <w:marLeft w:val="0"/>
      <w:marRight w:val="0"/>
      <w:marTop w:val="0"/>
      <w:marBottom w:val="0"/>
      <w:divBdr>
        <w:top w:val="none" w:sz="0" w:space="0" w:color="auto"/>
        <w:left w:val="none" w:sz="0" w:space="0" w:color="auto"/>
        <w:bottom w:val="none" w:sz="0" w:space="0" w:color="auto"/>
        <w:right w:val="none" w:sz="0" w:space="0" w:color="auto"/>
      </w:divBdr>
    </w:div>
    <w:div w:id="858588911">
      <w:bodyDiv w:val="1"/>
      <w:marLeft w:val="0"/>
      <w:marRight w:val="0"/>
      <w:marTop w:val="0"/>
      <w:marBottom w:val="0"/>
      <w:divBdr>
        <w:top w:val="none" w:sz="0" w:space="0" w:color="auto"/>
        <w:left w:val="none" w:sz="0" w:space="0" w:color="auto"/>
        <w:bottom w:val="none" w:sz="0" w:space="0" w:color="auto"/>
        <w:right w:val="none" w:sz="0" w:space="0" w:color="auto"/>
      </w:divBdr>
    </w:div>
    <w:div w:id="858662133">
      <w:bodyDiv w:val="1"/>
      <w:marLeft w:val="0"/>
      <w:marRight w:val="0"/>
      <w:marTop w:val="0"/>
      <w:marBottom w:val="0"/>
      <w:divBdr>
        <w:top w:val="none" w:sz="0" w:space="0" w:color="auto"/>
        <w:left w:val="none" w:sz="0" w:space="0" w:color="auto"/>
        <w:bottom w:val="none" w:sz="0" w:space="0" w:color="auto"/>
        <w:right w:val="none" w:sz="0" w:space="0" w:color="auto"/>
      </w:divBdr>
    </w:div>
    <w:div w:id="858813536">
      <w:bodyDiv w:val="1"/>
      <w:marLeft w:val="0"/>
      <w:marRight w:val="0"/>
      <w:marTop w:val="0"/>
      <w:marBottom w:val="0"/>
      <w:divBdr>
        <w:top w:val="none" w:sz="0" w:space="0" w:color="auto"/>
        <w:left w:val="none" w:sz="0" w:space="0" w:color="auto"/>
        <w:bottom w:val="none" w:sz="0" w:space="0" w:color="auto"/>
        <w:right w:val="none" w:sz="0" w:space="0" w:color="auto"/>
      </w:divBdr>
    </w:div>
    <w:div w:id="859514527">
      <w:bodyDiv w:val="1"/>
      <w:marLeft w:val="0"/>
      <w:marRight w:val="0"/>
      <w:marTop w:val="0"/>
      <w:marBottom w:val="0"/>
      <w:divBdr>
        <w:top w:val="none" w:sz="0" w:space="0" w:color="auto"/>
        <w:left w:val="none" w:sz="0" w:space="0" w:color="auto"/>
        <w:bottom w:val="none" w:sz="0" w:space="0" w:color="auto"/>
        <w:right w:val="none" w:sz="0" w:space="0" w:color="auto"/>
      </w:divBdr>
    </w:div>
    <w:div w:id="859662168">
      <w:bodyDiv w:val="1"/>
      <w:marLeft w:val="0"/>
      <w:marRight w:val="0"/>
      <w:marTop w:val="0"/>
      <w:marBottom w:val="0"/>
      <w:divBdr>
        <w:top w:val="none" w:sz="0" w:space="0" w:color="auto"/>
        <w:left w:val="none" w:sz="0" w:space="0" w:color="auto"/>
        <w:bottom w:val="none" w:sz="0" w:space="0" w:color="auto"/>
        <w:right w:val="none" w:sz="0" w:space="0" w:color="auto"/>
      </w:divBdr>
    </w:div>
    <w:div w:id="859662468">
      <w:bodyDiv w:val="1"/>
      <w:marLeft w:val="0"/>
      <w:marRight w:val="0"/>
      <w:marTop w:val="0"/>
      <w:marBottom w:val="0"/>
      <w:divBdr>
        <w:top w:val="none" w:sz="0" w:space="0" w:color="auto"/>
        <w:left w:val="none" w:sz="0" w:space="0" w:color="auto"/>
        <w:bottom w:val="none" w:sz="0" w:space="0" w:color="auto"/>
        <w:right w:val="none" w:sz="0" w:space="0" w:color="auto"/>
      </w:divBdr>
    </w:div>
    <w:div w:id="861699849">
      <w:bodyDiv w:val="1"/>
      <w:marLeft w:val="0"/>
      <w:marRight w:val="0"/>
      <w:marTop w:val="0"/>
      <w:marBottom w:val="0"/>
      <w:divBdr>
        <w:top w:val="none" w:sz="0" w:space="0" w:color="auto"/>
        <w:left w:val="none" w:sz="0" w:space="0" w:color="auto"/>
        <w:bottom w:val="none" w:sz="0" w:space="0" w:color="auto"/>
        <w:right w:val="none" w:sz="0" w:space="0" w:color="auto"/>
      </w:divBdr>
    </w:div>
    <w:div w:id="861743525">
      <w:bodyDiv w:val="1"/>
      <w:marLeft w:val="0"/>
      <w:marRight w:val="0"/>
      <w:marTop w:val="0"/>
      <w:marBottom w:val="0"/>
      <w:divBdr>
        <w:top w:val="none" w:sz="0" w:space="0" w:color="auto"/>
        <w:left w:val="none" w:sz="0" w:space="0" w:color="auto"/>
        <w:bottom w:val="none" w:sz="0" w:space="0" w:color="auto"/>
        <w:right w:val="none" w:sz="0" w:space="0" w:color="auto"/>
      </w:divBdr>
    </w:div>
    <w:div w:id="863518095">
      <w:bodyDiv w:val="1"/>
      <w:marLeft w:val="0"/>
      <w:marRight w:val="0"/>
      <w:marTop w:val="0"/>
      <w:marBottom w:val="0"/>
      <w:divBdr>
        <w:top w:val="none" w:sz="0" w:space="0" w:color="auto"/>
        <w:left w:val="none" w:sz="0" w:space="0" w:color="auto"/>
        <w:bottom w:val="none" w:sz="0" w:space="0" w:color="auto"/>
        <w:right w:val="none" w:sz="0" w:space="0" w:color="auto"/>
      </w:divBdr>
    </w:div>
    <w:div w:id="863707383">
      <w:bodyDiv w:val="1"/>
      <w:marLeft w:val="0"/>
      <w:marRight w:val="0"/>
      <w:marTop w:val="0"/>
      <w:marBottom w:val="0"/>
      <w:divBdr>
        <w:top w:val="none" w:sz="0" w:space="0" w:color="auto"/>
        <w:left w:val="none" w:sz="0" w:space="0" w:color="auto"/>
        <w:bottom w:val="none" w:sz="0" w:space="0" w:color="auto"/>
        <w:right w:val="none" w:sz="0" w:space="0" w:color="auto"/>
      </w:divBdr>
    </w:div>
    <w:div w:id="863787654">
      <w:bodyDiv w:val="1"/>
      <w:marLeft w:val="0"/>
      <w:marRight w:val="0"/>
      <w:marTop w:val="0"/>
      <w:marBottom w:val="0"/>
      <w:divBdr>
        <w:top w:val="none" w:sz="0" w:space="0" w:color="auto"/>
        <w:left w:val="none" w:sz="0" w:space="0" w:color="auto"/>
        <w:bottom w:val="none" w:sz="0" w:space="0" w:color="auto"/>
        <w:right w:val="none" w:sz="0" w:space="0" w:color="auto"/>
      </w:divBdr>
    </w:div>
    <w:div w:id="864556027">
      <w:bodyDiv w:val="1"/>
      <w:marLeft w:val="0"/>
      <w:marRight w:val="0"/>
      <w:marTop w:val="0"/>
      <w:marBottom w:val="0"/>
      <w:divBdr>
        <w:top w:val="none" w:sz="0" w:space="0" w:color="auto"/>
        <w:left w:val="none" w:sz="0" w:space="0" w:color="auto"/>
        <w:bottom w:val="none" w:sz="0" w:space="0" w:color="auto"/>
        <w:right w:val="none" w:sz="0" w:space="0" w:color="auto"/>
      </w:divBdr>
    </w:div>
    <w:div w:id="865556893">
      <w:bodyDiv w:val="1"/>
      <w:marLeft w:val="0"/>
      <w:marRight w:val="0"/>
      <w:marTop w:val="0"/>
      <w:marBottom w:val="0"/>
      <w:divBdr>
        <w:top w:val="none" w:sz="0" w:space="0" w:color="auto"/>
        <w:left w:val="none" w:sz="0" w:space="0" w:color="auto"/>
        <w:bottom w:val="none" w:sz="0" w:space="0" w:color="auto"/>
        <w:right w:val="none" w:sz="0" w:space="0" w:color="auto"/>
      </w:divBdr>
    </w:div>
    <w:div w:id="865601200">
      <w:bodyDiv w:val="1"/>
      <w:marLeft w:val="0"/>
      <w:marRight w:val="0"/>
      <w:marTop w:val="0"/>
      <w:marBottom w:val="0"/>
      <w:divBdr>
        <w:top w:val="none" w:sz="0" w:space="0" w:color="auto"/>
        <w:left w:val="none" w:sz="0" w:space="0" w:color="auto"/>
        <w:bottom w:val="none" w:sz="0" w:space="0" w:color="auto"/>
        <w:right w:val="none" w:sz="0" w:space="0" w:color="auto"/>
      </w:divBdr>
    </w:div>
    <w:div w:id="866219082">
      <w:bodyDiv w:val="1"/>
      <w:marLeft w:val="0"/>
      <w:marRight w:val="0"/>
      <w:marTop w:val="0"/>
      <w:marBottom w:val="0"/>
      <w:divBdr>
        <w:top w:val="none" w:sz="0" w:space="0" w:color="auto"/>
        <w:left w:val="none" w:sz="0" w:space="0" w:color="auto"/>
        <w:bottom w:val="none" w:sz="0" w:space="0" w:color="auto"/>
        <w:right w:val="none" w:sz="0" w:space="0" w:color="auto"/>
      </w:divBdr>
    </w:div>
    <w:div w:id="866676290">
      <w:bodyDiv w:val="1"/>
      <w:marLeft w:val="0"/>
      <w:marRight w:val="0"/>
      <w:marTop w:val="0"/>
      <w:marBottom w:val="0"/>
      <w:divBdr>
        <w:top w:val="none" w:sz="0" w:space="0" w:color="auto"/>
        <w:left w:val="none" w:sz="0" w:space="0" w:color="auto"/>
        <w:bottom w:val="none" w:sz="0" w:space="0" w:color="auto"/>
        <w:right w:val="none" w:sz="0" w:space="0" w:color="auto"/>
      </w:divBdr>
    </w:div>
    <w:div w:id="866679931">
      <w:bodyDiv w:val="1"/>
      <w:marLeft w:val="0"/>
      <w:marRight w:val="0"/>
      <w:marTop w:val="0"/>
      <w:marBottom w:val="0"/>
      <w:divBdr>
        <w:top w:val="none" w:sz="0" w:space="0" w:color="auto"/>
        <w:left w:val="none" w:sz="0" w:space="0" w:color="auto"/>
        <w:bottom w:val="none" w:sz="0" w:space="0" w:color="auto"/>
        <w:right w:val="none" w:sz="0" w:space="0" w:color="auto"/>
      </w:divBdr>
    </w:div>
    <w:div w:id="866795444">
      <w:bodyDiv w:val="1"/>
      <w:marLeft w:val="0"/>
      <w:marRight w:val="0"/>
      <w:marTop w:val="0"/>
      <w:marBottom w:val="0"/>
      <w:divBdr>
        <w:top w:val="none" w:sz="0" w:space="0" w:color="auto"/>
        <w:left w:val="none" w:sz="0" w:space="0" w:color="auto"/>
        <w:bottom w:val="none" w:sz="0" w:space="0" w:color="auto"/>
        <w:right w:val="none" w:sz="0" w:space="0" w:color="auto"/>
      </w:divBdr>
    </w:div>
    <w:div w:id="866985704">
      <w:bodyDiv w:val="1"/>
      <w:marLeft w:val="0"/>
      <w:marRight w:val="0"/>
      <w:marTop w:val="0"/>
      <w:marBottom w:val="0"/>
      <w:divBdr>
        <w:top w:val="none" w:sz="0" w:space="0" w:color="auto"/>
        <w:left w:val="none" w:sz="0" w:space="0" w:color="auto"/>
        <w:bottom w:val="none" w:sz="0" w:space="0" w:color="auto"/>
        <w:right w:val="none" w:sz="0" w:space="0" w:color="auto"/>
      </w:divBdr>
    </w:div>
    <w:div w:id="867061609">
      <w:bodyDiv w:val="1"/>
      <w:marLeft w:val="0"/>
      <w:marRight w:val="0"/>
      <w:marTop w:val="0"/>
      <w:marBottom w:val="0"/>
      <w:divBdr>
        <w:top w:val="none" w:sz="0" w:space="0" w:color="auto"/>
        <w:left w:val="none" w:sz="0" w:space="0" w:color="auto"/>
        <w:bottom w:val="none" w:sz="0" w:space="0" w:color="auto"/>
        <w:right w:val="none" w:sz="0" w:space="0" w:color="auto"/>
      </w:divBdr>
    </w:div>
    <w:div w:id="867182539">
      <w:bodyDiv w:val="1"/>
      <w:marLeft w:val="0"/>
      <w:marRight w:val="0"/>
      <w:marTop w:val="0"/>
      <w:marBottom w:val="0"/>
      <w:divBdr>
        <w:top w:val="none" w:sz="0" w:space="0" w:color="auto"/>
        <w:left w:val="none" w:sz="0" w:space="0" w:color="auto"/>
        <w:bottom w:val="none" w:sz="0" w:space="0" w:color="auto"/>
        <w:right w:val="none" w:sz="0" w:space="0" w:color="auto"/>
      </w:divBdr>
    </w:div>
    <w:div w:id="867186434">
      <w:bodyDiv w:val="1"/>
      <w:marLeft w:val="0"/>
      <w:marRight w:val="0"/>
      <w:marTop w:val="0"/>
      <w:marBottom w:val="0"/>
      <w:divBdr>
        <w:top w:val="none" w:sz="0" w:space="0" w:color="auto"/>
        <w:left w:val="none" w:sz="0" w:space="0" w:color="auto"/>
        <w:bottom w:val="none" w:sz="0" w:space="0" w:color="auto"/>
        <w:right w:val="none" w:sz="0" w:space="0" w:color="auto"/>
      </w:divBdr>
    </w:div>
    <w:div w:id="867332501">
      <w:bodyDiv w:val="1"/>
      <w:marLeft w:val="0"/>
      <w:marRight w:val="0"/>
      <w:marTop w:val="0"/>
      <w:marBottom w:val="0"/>
      <w:divBdr>
        <w:top w:val="none" w:sz="0" w:space="0" w:color="auto"/>
        <w:left w:val="none" w:sz="0" w:space="0" w:color="auto"/>
        <w:bottom w:val="none" w:sz="0" w:space="0" w:color="auto"/>
        <w:right w:val="none" w:sz="0" w:space="0" w:color="auto"/>
      </w:divBdr>
    </w:div>
    <w:div w:id="867370411">
      <w:bodyDiv w:val="1"/>
      <w:marLeft w:val="0"/>
      <w:marRight w:val="0"/>
      <w:marTop w:val="0"/>
      <w:marBottom w:val="0"/>
      <w:divBdr>
        <w:top w:val="none" w:sz="0" w:space="0" w:color="auto"/>
        <w:left w:val="none" w:sz="0" w:space="0" w:color="auto"/>
        <w:bottom w:val="none" w:sz="0" w:space="0" w:color="auto"/>
        <w:right w:val="none" w:sz="0" w:space="0" w:color="auto"/>
      </w:divBdr>
    </w:div>
    <w:div w:id="867450610">
      <w:bodyDiv w:val="1"/>
      <w:marLeft w:val="0"/>
      <w:marRight w:val="0"/>
      <w:marTop w:val="0"/>
      <w:marBottom w:val="0"/>
      <w:divBdr>
        <w:top w:val="none" w:sz="0" w:space="0" w:color="auto"/>
        <w:left w:val="none" w:sz="0" w:space="0" w:color="auto"/>
        <w:bottom w:val="none" w:sz="0" w:space="0" w:color="auto"/>
        <w:right w:val="none" w:sz="0" w:space="0" w:color="auto"/>
      </w:divBdr>
    </w:div>
    <w:div w:id="868252545">
      <w:bodyDiv w:val="1"/>
      <w:marLeft w:val="0"/>
      <w:marRight w:val="0"/>
      <w:marTop w:val="0"/>
      <w:marBottom w:val="0"/>
      <w:divBdr>
        <w:top w:val="none" w:sz="0" w:space="0" w:color="auto"/>
        <w:left w:val="none" w:sz="0" w:space="0" w:color="auto"/>
        <w:bottom w:val="none" w:sz="0" w:space="0" w:color="auto"/>
        <w:right w:val="none" w:sz="0" w:space="0" w:color="auto"/>
      </w:divBdr>
    </w:div>
    <w:div w:id="868879939">
      <w:bodyDiv w:val="1"/>
      <w:marLeft w:val="0"/>
      <w:marRight w:val="0"/>
      <w:marTop w:val="0"/>
      <w:marBottom w:val="0"/>
      <w:divBdr>
        <w:top w:val="none" w:sz="0" w:space="0" w:color="auto"/>
        <w:left w:val="none" w:sz="0" w:space="0" w:color="auto"/>
        <w:bottom w:val="none" w:sz="0" w:space="0" w:color="auto"/>
        <w:right w:val="none" w:sz="0" w:space="0" w:color="auto"/>
      </w:divBdr>
    </w:div>
    <w:div w:id="868958453">
      <w:bodyDiv w:val="1"/>
      <w:marLeft w:val="0"/>
      <w:marRight w:val="0"/>
      <w:marTop w:val="0"/>
      <w:marBottom w:val="0"/>
      <w:divBdr>
        <w:top w:val="none" w:sz="0" w:space="0" w:color="auto"/>
        <w:left w:val="none" w:sz="0" w:space="0" w:color="auto"/>
        <w:bottom w:val="none" w:sz="0" w:space="0" w:color="auto"/>
        <w:right w:val="none" w:sz="0" w:space="0" w:color="auto"/>
      </w:divBdr>
    </w:div>
    <w:div w:id="869296730">
      <w:bodyDiv w:val="1"/>
      <w:marLeft w:val="0"/>
      <w:marRight w:val="0"/>
      <w:marTop w:val="0"/>
      <w:marBottom w:val="0"/>
      <w:divBdr>
        <w:top w:val="none" w:sz="0" w:space="0" w:color="auto"/>
        <w:left w:val="none" w:sz="0" w:space="0" w:color="auto"/>
        <w:bottom w:val="none" w:sz="0" w:space="0" w:color="auto"/>
        <w:right w:val="none" w:sz="0" w:space="0" w:color="auto"/>
      </w:divBdr>
    </w:div>
    <w:div w:id="869685237">
      <w:bodyDiv w:val="1"/>
      <w:marLeft w:val="0"/>
      <w:marRight w:val="0"/>
      <w:marTop w:val="0"/>
      <w:marBottom w:val="0"/>
      <w:divBdr>
        <w:top w:val="none" w:sz="0" w:space="0" w:color="auto"/>
        <w:left w:val="none" w:sz="0" w:space="0" w:color="auto"/>
        <w:bottom w:val="none" w:sz="0" w:space="0" w:color="auto"/>
        <w:right w:val="none" w:sz="0" w:space="0" w:color="auto"/>
      </w:divBdr>
    </w:div>
    <w:div w:id="870066639">
      <w:bodyDiv w:val="1"/>
      <w:marLeft w:val="0"/>
      <w:marRight w:val="0"/>
      <w:marTop w:val="0"/>
      <w:marBottom w:val="0"/>
      <w:divBdr>
        <w:top w:val="none" w:sz="0" w:space="0" w:color="auto"/>
        <w:left w:val="none" w:sz="0" w:space="0" w:color="auto"/>
        <w:bottom w:val="none" w:sz="0" w:space="0" w:color="auto"/>
        <w:right w:val="none" w:sz="0" w:space="0" w:color="auto"/>
      </w:divBdr>
    </w:div>
    <w:div w:id="870190585">
      <w:bodyDiv w:val="1"/>
      <w:marLeft w:val="0"/>
      <w:marRight w:val="0"/>
      <w:marTop w:val="0"/>
      <w:marBottom w:val="0"/>
      <w:divBdr>
        <w:top w:val="none" w:sz="0" w:space="0" w:color="auto"/>
        <w:left w:val="none" w:sz="0" w:space="0" w:color="auto"/>
        <w:bottom w:val="none" w:sz="0" w:space="0" w:color="auto"/>
        <w:right w:val="none" w:sz="0" w:space="0" w:color="auto"/>
      </w:divBdr>
    </w:div>
    <w:div w:id="870727140">
      <w:bodyDiv w:val="1"/>
      <w:marLeft w:val="0"/>
      <w:marRight w:val="0"/>
      <w:marTop w:val="0"/>
      <w:marBottom w:val="0"/>
      <w:divBdr>
        <w:top w:val="none" w:sz="0" w:space="0" w:color="auto"/>
        <w:left w:val="none" w:sz="0" w:space="0" w:color="auto"/>
        <w:bottom w:val="none" w:sz="0" w:space="0" w:color="auto"/>
        <w:right w:val="none" w:sz="0" w:space="0" w:color="auto"/>
      </w:divBdr>
    </w:div>
    <w:div w:id="870917260">
      <w:bodyDiv w:val="1"/>
      <w:marLeft w:val="0"/>
      <w:marRight w:val="0"/>
      <w:marTop w:val="0"/>
      <w:marBottom w:val="0"/>
      <w:divBdr>
        <w:top w:val="none" w:sz="0" w:space="0" w:color="auto"/>
        <w:left w:val="none" w:sz="0" w:space="0" w:color="auto"/>
        <w:bottom w:val="none" w:sz="0" w:space="0" w:color="auto"/>
        <w:right w:val="none" w:sz="0" w:space="0" w:color="auto"/>
      </w:divBdr>
    </w:div>
    <w:div w:id="872037664">
      <w:bodyDiv w:val="1"/>
      <w:marLeft w:val="0"/>
      <w:marRight w:val="0"/>
      <w:marTop w:val="0"/>
      <w:marBottom w:val="0"/>
      <w:divBdr>
        <w:top w:val="none" w:sz="0" w:space="0" w:color="auto"/>
        <w:left w:val="none" w:sz="0" w:space="0" w:color="auto"/>
        <w:bottom w:val="none" w:sz="0" w:space="0" w:color="auto"/>
        <w:right w:val="none" w:sz="0" w:space="0" w:color="auto"/>
      </w:divBdr>
    </w:div>
    <w:div w:id="873692202">
      <w:bodyDiv w:val="1"/>
      <w:marLeft w:val="0"/>
      <w:marRight w:val="0"/>
      <w:marTop w:val="0"/>
      <w:marBottom w:val="0"/>
      <w:divBdr>
        <w:top w:val="none" w:sz="0" w:space="0" w:color="auto"/>
        <w:left w:val="none" w:sz="0" w:space="0" w:color="auto"/>
        <w:bottom w:val="none" w:sz="0" w:space="0" w:color="auto"/>
        <w:right w:val="none" w:sz="0" w:space="0" w:color="auto"/>
      </w:divBdr>
    </w:div>
    <w:div w:id="874151233">
      <w:bodyDiv w:val="1"/>
      <w:marLeft w:val="0"/>
      <w:marRight w:val="0"/>
      <w:marTop w:val="0"/>
      <w:marBottom w:val="0"/>
      <w:divBdr>
        <w:top w:val="none" w:sz="0" w:space="0" w:color="auto"/>
        <w:left w:val="none" w:sz="0" w:space="0" w:color="auto"/>
        <w:bottom w:val="none" w:sz="0" w:space="0" w:color="auto"/>
        <w:right w:val="none" w:sz="0" w:space="0" w:color="auto"/>
      </w:divBdr>
    </w:div>
    <w:div w:id="875312057">
      <w:bodyDiv w:val="1"/>
      <w:marLeft w:val="0"/>
      <w:marRight w:val="0"/>
      <w:marTop w:val="0"/>
      <w:marBottom w:val="0"/>
      <w:divBdr>
        <w:top w:val="none" w:sz="0" w:space="0" w:color="auto"/>
        <w:left w:val="none" w:sz="0" w:space="0" w:color="auto"/>
        <w:bottom w:val="none" w:sz="0" w:space="0" w:color="auto"/>
        <w:right w:val="none" w:sz="0" w:space="0" w:color="auto"/>
      </w:divBdr>
    </w:div>
    <w:div w:id="875389488">
      <w:bodyDiv w:val="1"/>
      <w:marLeft w:val="0"/>
      <w:marRight w:val="0"/>
      <w:marTop w:val="0"/>
      <w:marBottom w:val="0"/>
      <w:divBdr>
        <w:top w:val="none" w:sz="0" w:space="0" w:color="auto"/>
        <w:left w:val="none" w:sz="0" w:space="0" w:color="auto"/>
        <w:bottom w:val="none" w:sz="0" w:space="0" w:color="auto"/>
        <w:right w:val="none" w:sz="0" w:space="0" w:color="auto"/>
      </w:divBdr>
    </w:div>
    <w:div w:id="875504277">
      <w:bodyDiv w:val="1"/>
      <w:marLeft w:val="0"/>
      <w:marRight w:val="0"/>
      <w:marTop w:val="0"/>
      <w:marBottom w:val="0"/>
      <w:divBdr>
        <w:top w:val="none" w:sz="0" w:space="0" w:color="auto"/>
        <w:left w:val="none" w:sz="0" w:space="0" w:color="auto"/>
        <w:bottom w:val="none" w:sz="0" w:space="0" w:color="auto"/>
        <w:right w:val="none" w:sz="0" w:space="0" w:color="auto"/>
      </w:divBdr>
    </w:div>
    <w:div w:id="875776308">
      <w:bodyDiv w:val="1"/>
      <w:marLeft w:val="0"/>
      <w:marRight w:val="0"/>
      <w:marTop w:val="0"/>
      <w:marBottom w:val="0"/>
      <w:divBdr>
        <w:top w:val="none" w:sz="0" w:space="0" w:color="auto"/>
        <w:left w:val="none" w:sz="0" w:space="0" w:color="auto"/>
        <w:bottom w:val="none" w:sz="0" w:space="0" w:color="auto"/>
        <w:right w:val="none" w:sz="0" w:space="0" w:color="auto"/>
      </w:divBdr>
    </w:div>
    <w:div w:id="876116491">
      <w:bodyDiv w:val="1"/>
      <w:marLeft w:val="0"/>
      <w:marRight w:val="0"/>
      <w:marTop w:val="0"/>
      <w:marBottom w:val="0"/>
      <w:divBdr>
        <w:top w:val="none" w:sz="0" w:space="0" w:color="auto"/>
        <w:left w:val="none" w:sz="0" w:space="0" w:color="auto"/>
        <w:bottom w:val="none" w:sz="0" w:space="0" w:color="auto"/>
        <w:right w:val="none" w:sz="0" w:space="0" w:color="auto"/>
      </w:divBdr>
    </w:div>
    <w:div w:id="876238326">
      <w:bodyDiv w:val="1"/>
      <w:marLeft w:val="0"/>
      <w:marRight w:val="0"/>
      <w:marTop w:val="0"/>
      <w:marBottom w:val="0"/>
      <w:divBdr>
        <w:top w:val="none" w:sz="0" w:space="0" w:color="auto"/>
        <w:left w:val="none" w:sz="0" w:space="0" w:color="auto"/>
        <w:bottom w:val="none" w:sz="0" w:space="0" w:color="auto"/>
        <w:right w:val="none" w:sz="0" w:space="0" w:color="auto"/>
      </w:divBdr>
    </w:div>
    <w:div w:id="876359592">
      <w:bodyDiv w:val="1"/>
      <w:marLeft w:val="0"/>
      <w:marRight w:val="0"/>
      <w:marTop w:val="0"/>
      <w:marBottom w:val="0"/>
      <w:divBdr>
        <w:top w:val="none" w:sz="0" w:space="0" w:color="auto"/>
        <w:left w:val="none" w:sz="0" w:space="0" w:color="auto"/>
        <w:bottom w:val="none" w:sz="0" w:space="0" w:color="auto"/>
        <w:right w:val="none" w:sz="0" w:space="0" w:color="auto"/>
      </w:divBdr>
    </w:div>
    <w:div w:id="876508500">
      <w:bodyDiv w:val="1"/>
      <w:marLeft w:val="0"/>
      <w:marRight w:val="0"/>
      <w:marTop w:val="0"/>
      <w:marBottom w:val="0"/>
      <w:divBdr>
        <w:top w:val="none" w:sz="0" w:space="0" w:color="auto"/>
        <w:left w:val="none" w:sz="0" w:space="0" w:color="auto"/>
        <w:bottom w:val="none" w:sz="0" w:space="0" w:color="auto"/>
        <w:right w:val="none" w:sz="0" w:space="0" w:color="auto"/>
      </w:divBdr>
    </w:div>
    <w:div w:id="876815973">
      <w:bodyDiv w:val="1"/>
      <w:marLeft w:val="0"/>
      <w:marRight w:val="0"/>
      <w:marTop w:val="0"/>
      <w:marBottom w:val="0"/>
      <w:divBdr>
        <w:top w:val="none" w:sz="0" w:space="0" w:color="auto"/>
        <w:left w:val="none" w:sz="0" w:space="0" w:color="auto"/>
        <w:bottom w:val="none" w:sz="0" w:space="0" w:color="auto"/>
        <w:right w:val="none" w:sz="0" w:space="0" w:color="auto"/>
      </w:divBdr>
    </w:div>
    <w:div w:id="877275155">
      <w:bodyDiv w:val="1"/>
      <w:marLeft w:val="0"/>
      <w:marRight w:val="0"/>
      <w:marTop w:val="0"/>
      <w:marBottom w:val="0"/>
      <w:divBdr>
        <w:top w:val="none" w:sz="0" w:space="0" w:color="auto"/>
        <w:left w:val="none" w:sz="0" w:space="0" w:color="auto"/>
        <w:bottom w:val="none" w:sz="0" w:space="0" w:color="auto"/>
        <w:right w:val="none" w:sz="0" w:space="0" w:color="auto"/>
      </w:divBdr>
    </w:div>
    <w:div w:id="877398766">
      <w:bodyDiv w:val="1"/>
      <w:marLeft w:val="0"/>
      <w:marRight w:val="0"/>
      <w:marTop w:val="0"/>
      <w:marBottom w:val="0"/>
      <w:divBdr>
        <w:top w:val="none" w:sz="0" w:space="0" w:color="auto"/>
        <w:left w:val="none" w:sz="0" w:space="0" w:color="auto"/>
        <w:bottom w:val="none" w:sz="0" w:space="0" w:color="auto"/>
        <w:right w:val="none" w:sz="0" w:space="0" w:color="auto"/>
      </w:divBdr>
    </w:div>
    <w:div w:id="878250140">
      <w:bodyDiv w:val="1"/>
      <w:marLeft w:val="0"/>
      <w:marRight w:val="0"/>
      <w:marTop w:val="0"/>
      <w:marBottom w:val="0"/>
      <w:divBdr>
        <w:top w:val="none" w:sz="0" w:space="0" w:color="auto"/>
        <w:left w:val="none" w:sz="0" w:space="0" w:color="auto"/>
        <w:bottom w:val="none" w:sz="0" w:space="0" w:color="auto"/>
        <w:right w:val="none" w:sz="0" w:space="0" w:color="auto"/>
      </w:divBdr>
    </w:div>
    <w:div w:id="878903599">
      <w:bodyDiv w:val="1"/>
      <w:marLeft w:val="0"/>
      <w:marRight w:val="0"/>
      <w:marTop w:val="0"/>
      <w:marBottom w:val="0"/>
      <w:divBdr>
        <w:top w:val="none" w:sz="0" w:space="0" w:color="auto"/>
        <w:left w:val="none" w:sz="0" w:space="0" w:color="auto"/>
        <w:bottom w:val="none" w:sz="0" w:space="0" w:color="auto"/>
        <w:right w:val="none" w:sz="0" w:space="0" w:color="auto"/>
      </w:divBdr>
    </w:div>
    <w:div w:id="879054312">
      <w:bodyDiv w:val="1"/>
      <w:marLeft w:val="0"/>
      <w:marRight w:val="0"/>
      <w:marTop w:val="0"/>
      <w:marBottom w:val="0"/>
      <w:divBdr>
        <w:top w:val="none" w:sz="0" w:space="0" w:color="auto"/>
        <w:left w:val="none" w:sz="0" w:space="0" w:color="auto"/>
        <w:bottom w:val="none" w:sz="0" w:space="0" w:color="auto"/>
        <w:right w:val="none" w:sz="0" w:space="0" w:color="auto"/>
      </w:divBdr>
    </w:div>
    <w:div w:id="879517079">
      <w:bodyDiv w:val="1"/>
      <w:marLeft w:val="0"/>
      <w:marRight w:val="0"/>
      <w:marTop w:val="0"/>
      <w:marBottom w:val="0"/>
      <w:divBdr>
        <w:top w:val="none" w:sz="0" w:space="0" w:color="auto"/>
        <w:left w:val="none" w:sz="0" w:space="0" w:color="auto"/>
        <w:bottom w:val="none" w:sz="0" w:space="0" w:color="auto"/>
        <w:right w:val="none" w:sz="0" w:space="0" w:color="auto"/>
      </w:divBdr>
    </w:div>
    <w:div w:id="879706144">
      <w:bodyDiv w:val="1"/>
      <w:marLeft w:val="0"/>
      <w:marRight w:val="0"/>
      <w:marTop w:val="0"/>
      <w:marBottom w:val="0"/>
      <w:divBdr>
        <w:top w:val="none" w:sz="0" w:space="0" w:color="auto"/>
        <w:left w:val="none" w:sz="0" w:space="0" w:color="auto"/>
        <w:bottom w:val="none" w:sz="0" w:space="0" w:color="auto"/>
        <w:right w:val="none" w:sz="0" w:space="0" w:color="auto"/>
      </w:divBdr>
    </w:div>
    <w:div w:id="879709401">
      <w:bodyDiv w:val="1"/>
      <w:marLeft w:val="0"/>
      <w:marRight w:val="0"/>
      <w:marTop w:val="0"/>
      <w:marBottom w:val="0"/>
      <w:divBdr>
        <w:top w:val="none" w:sz="0" w:space="0" w:color="auto"/>
        <w:left w:val="none" w:sz="0" w:space="0" w:color="auto"/>
        <w:bottom w:val="none" w:sz="0" w:space="0" w:color="auto"/>
        <w:right w:val="none" w:sz="0" w:space="0" w:color="auto"/>
      </w:divBdr>
    </w:div>
    <w:div w:id="879828403">
      <w:bodyDiv w:val="1"/>
      <w:marLeft w:val="0"/>
      <w:marRight w:val="0"/>
      <w:marTop w:val="0"/>
      <w:marBottom w:val="0"/>
      <w:divBdr>
        <w:top w:val="none" w:sz="0" w:space="0" w:color="auto"/>
        <w:left w:val="none" w:sz="0" w:space="0" w:color="auto"/>
        <w:bottom w:val="none" w:sz="0" w:space="0" w:color="auto"/>
        <w:right w:val="none" w:sz="0" w:space="0" w:color="auto"/>
      </w:divBdr>
    </w:div>
    <w:div w:id="879828990">
      <w:bodyDiv w:val="1"/>
      <w:marLeft w:val="0"/>
      <w:marRight w:val="0"/>
      <w:marTop w:val="0"/>
      <w:marBottom w:val="0"/>
      <w:divBdr>
        <w:top w:val="none" w:sz="0" w:space="0" w:color="auto"/>
        <w:left w:val="none" w:sz="0" w:space="0" w:color="auto"/>
        <w:bottom w:val="none" w:sz="0" w:space="0" w:color="auto"/>
        <w:right w:val="none" w:sz="0" w:space="0" w:color="auto"/>
      </w:divBdr>
    </w:div>
    <w:div w:id="880363305">
      <w:bodyDiv w:val="1"/>
      <w:marLeft w:val="0"/>
      <w:marRight w:val="0"/>
      <w:marTop w:val="0"/>
      <w:marBottom w:val="0"/>
      <w:divBdr>
        <w:top w:val="none" w:sz="0" w:space="0" w:color="auto"/>
        <w:left w:val="none" w:sz="0" w:space="0" w:color="auto"/>
        <w:bottom w:val="none" w:sz="0" w:space="0" w:color="auto"/>
        <w:right w:val="none" w:sz="0" w:space="0" w:color="auto"/>
      </w:divBdr>
    </w:div>
    <w:div w:id="881551919">
      <w:bodyDiv w:val="1"/>
      <w:marLeft w:val="0"/>
      <w:marRight w:val="0"/>
      <w:marTop w:val="0"/>
      <w:marBottom w:val="0"/>
      <w:divBdr>
        <w:top w:val="none" w:sz="0" w:space="0" w:color="auto"/>
        <w:left w:val="none" w:sz="0" w:space="0" w:color="auto"/>
        <w:bottom w:val="none" w:sz="0" w:space="0" w:color="auto"/>
        <w:right w:val="none" w:sz="0" w:space="0" w:color="auto"/>
      </w:divBdr>
    </w:div>
    <w:div w:id="881599647">
      <w:bodyDiv w:val="1"/>
      <w:marLeft w:val="0"/>
      <w:marRight w:val="0"/>
      <w:marTop w:val="0"/>
      <w:marBottom w:val="0"/>
      <w:divBdr>
        <w:top w:val="none" w:sz="0" w:space="0" w:color="auto"/>
        <w:left w:val="none" w:sz="0" w:space="0" w:color="auto"/>
        <w:bottom w:val="none" w:sz="0" w:space="0" w:color="auto"/>
        <w:right w:val="none" w:sz="0" w:space="0" w:color="auto"/>
      </w:divBdr>
    </w:div>
    <w:div w:id="882443683">
      <w:bodyDiv w:val="1"/>
      <w:marLeft w:val="0"/>
      <w:marRight w:val="0"/>
      <w:marTop w:val="0"/>
      <w:marBottom w:val="0"/>
      <w:divBdr>
        <w:top w:val="none" w:sz="0" w:space="0" w:color="auto"/>
        <w:left w:val="none" w:sz="0" w:space="0" w:color="auto"/>
        <w:bottom w:val="none" w:sz="0" w:space="0" w:color="auto"/>
        <w:right w:val="none" w:sz="0" w:space="0" w:color="auto"/>
      </w:divBdr>
    </w:div>
    <w:div w:id="882444562">
      <w:bodyDiv w:val="1"/>
      <w:marLeft w:val="0"/>
      <w:marRight w:val="0"/>
      <w:marTop w:val="0"/>
      <w:marBottom w:val="0"/>
      <w:divBdr>
        <w:top w:val="none" w:sz="0" w:space="0" w:color="auto"/>
        <w:left w:val="none" w:sz="0" w:space="0" w:color="auto"/>
        <w:bottom w:val="none" w:sz="0" w:space="0" w:color="auto"/>
        <w:right w:val="none" w:sz="0" w:space="0" w:color="auto"/>
      </w:divBdr>
    </w:div>
    <w:div w:id="882517468">
      <w:bodyDiv w:val="1"/>
      <w:marLeft w:val="0"/>
      <w:marRight w:val="0"/>
      <w:marTop w:val="0"/>
      <w:marBottom w:val="0"/>
      <w:divBdr>
        <w:top w:val="none" w:sz="0" w:space="0" w:color="auto"/>
        <w:left w:val="none" w:sz="0" w:space="0" w:color="auto"/>
        <w:bottom w:val="none" w:sz="0" w:space="0" w:color="auto"/>
        <w:right w:val="none" w:sz="0" w:space="0" w:color="auto"/>
      </w:divBdr>
    </w:div>
    <w:div w:id="882520227">
      <w:bodyDiv w:val="1"/>
      <w:marLeft w:val="0"/>
      <w:marRight w:val="0"/>
      <w:marTop w:val="0"/>
      <w:marBottom w:val="0"/>
      <w:divBdr>
        <w:top w:val="none" w:sz="0" w:space="0" w:color="auto"/>
        <w:left w:val="none" w:sz="0" w:space="0" w:color="auto"/>
        <w:bottom w:val="none" w:sz="0" w:space="0" w:color="auto"/>
        <w:right w:val="none" w:sz="0" w:space="0" w:color="auto"/>
      </w:divBdr>
    </w:div>
    <w:div w:id="882670365">
      <w:bodyDiv w:val="1"/>
      <w:marLeft w:val="0"/>
      <w:marRight w:val="0"/>
      <w:marTop w:val="0"/>
      <w:marBottom w:val="0"/>
      <w:divBdr>
        <w:top w:val="none" w:sz="0" w:space="0" w:color="auto"/>
        <w:left w:val="none" w:sz="0" w:space="0" w:color="auto"/>
        <w:bottom w:val="none" w:sz="0" w:space="0" w:color="auto"/>
        <w:right w:val="none" w:sz="0" w:space="0" w:color="auto"/>
      </w:divBdr>
    </w:div>
    <w:div w:id="882911252">
      <w:bodyDiv w:val="1"/>
      <w:marLeft w:val="0"/>
      <w:marRight w:val="0"/>
      <w:marTop w:val="0"/>
      <w:marBottom w:val="0"/>
      <w:divBdr>
        <w:top w:val="none" w:sz="0" w:space="0" w:color="auto"/>
        <w:left w:val="none" w:sz="0" w:space="0" w:color="auto"/>
        <w:bottom w:val="none" w:sz="0" w:space="0" w:color="auto"/>
        <w:right w:val="none" w:sz="0" w:space="0" w:color="auto"/>
      </w:divBdr>
    </w:div>
    <w:div w:id="883059604">
      <w:bodyDiv w:val="1"/>
      <w:marLeft w:val="0"/>
      <w:marRight w:val="0"/>
      <w:marTop w:val="0"/>
      <w:marBottom w:val="0"/>
      <w:divBdr>
        <w:top w:val="none" w:sz="0" w:space="0" w:color="auto"/>
        <w:left w:val="none" w:sz="0" w:space="0" w:color="auto"/>
        <w:bottom w:val="none" w:sz="0" w:space="0" w:color="auto"/>
        <w:right w:val="none" w:sz="0" w:space="0" w:color="auto"/>
      </w:divBdr>
    </w:div>
    <w:div w:id="883909164">
      <w:bodyDiv w:val="1"/>
      <w:marLeft w:val="0"/>
      <w:marRight w:val="0"/>
      <w:marTop w:val="0"/>
      <w:marBottom w:val="0"/>
      <w:divBdr>
        <w:top w:val="none" w:sz="0" w:space="0" w:color="auto"/>
        <w:left w:val="none" w:sz="0" w:space="0" w:color="auto"/>
        <w:bottom w:val="none" w:sz="0" w:space="0" w:color="auto"/>
        <w:right w:val="none" w:sz="0" w:space="0" w:color="auto"/>
      </w:divBdr>
    </w:div>
    <w:div w:id="884101282">
      <w:bodyDiv w:val="1"/>
      <w:marLeft w:val="0"/>
      <w:marRight w:val="0"/>
      <w:marTop w:val="0"/>
      <w:marBottom w:val="0"/>
      <w:divBdr>
        <w:top w:val="none" w:sz="0" w:space="0" w:color="auto"/>
        <w:left w:val="none" w:sz="0" w:space="0" w:color="auto"/>
        <w:bottom w:val="none" w:sz="0" w:space="0" w:color="auto"/>
        <w:right w:val="none" w:sz="0" w:space="0" w:color="auto"/>
      </w:divBdr>
    </w:div>
    <w:div w:id="884218582">
      <w:bodyDiv w:val="1"/>
      <w:marLeft w:val="0"/>
      <w:marRight w:val="0"/>
      <w:marTop w:val="0"/>
      <w:marBottom w:val="0"/>
      <w:divBdr>
        <w:top w:val="none" w:sz="0" w:space="0" w:color="auto"/>
        <w:left w:val="none" w:sz="0" w:space="0" w:color="auto"/>
        <w:bottom w:val="none" w:sz="0" w:space="0" w:color="auto"/>
        <w:right w:val="none" w:sz="0" w:space="0" w:color="auto"/>
      </w:divBdr>
    </w:div>
    <w:div w:id="884560722">
      <w:bodyDiv w:val="1"/>
      <w:marLeft w:val="0"/>
      <w:marRight w:val="0"/>
      <w:marTop w:val="0"/>
      <w:marBottom w:val="0"/>
      <w:divBdr>
        <w:top w:val="none" w:sz="0" w:space="0" w:color="auto"/>
        <w:left w:val="none" w:sz="0" w:space="0" w:color="auto"/>
        <w:bottom w:val="none" w:sz="0" w:space="0" w:color="auto"/>
        <w:right w:val="none" w:sz="0" w:space="0" w:color="auto"/>
      </w:divBdr>
    </w:div>
    <w:div w:id="884636660">
      <w:bodyDiv w:val="1"/>
      <w:marLeft w:val="0"/>
      <w:marRight w:val="0"/>
      <w:marTop w:val="0"/>
      <w:marBottom w:val="0"/>
      <w:divBdr>
        <w:top w:val="none" w:sz="0" w:space="0" w:color="auto"/>
        <w:left w:val="none" w:sz="0" w:space="0" w:color="auto"/>
        <w:bottom w:val="none" w:sz="0" w:space="0" w:color="auto"/>
        <w:right w:val="none" w:sz="0" w:space="0" w:color="auto"/>
      </w:divBdr>
    </w:div>
    <w:div w:id="884948250">
      <w:bodyDiv w:val="1"/>
      <w:marLeft w:val="0"/>
      <w:marRight w:val="0"/>
      <w:marTop w:val="0"/>
      <w:marBottom w:val="0"/>
      <w:divBdr>
        <w:top w:val="none" w:sz="0" w:space="0" w:color="auto"/>
        <w:left w:val="none" w:sz="0" w:space="0" w:color="auto"/>
        <w:bottom w:val="none" w:sz="0" w:space="0" w:color="auto"/>
        <w:right w:val="none" w:sz="0" w:space="0" w:color="auto"/>
      </w:divBdr>
    </w:div>
    <w:div w:id="885139541">
      <w:bodyDiv w:val="1"/>
      <w:marLeft w:val="0"/>
      <w:marRight w:val="0"/>
      <w:marTop w:val="0"/>
      <w:marBottom w:val="0"/>
      <w:divBdr>
        <w:top w:val="none" w:sz="0" w:space="0" w:color="auto"/>
        <w:left w:val="none" w:sz="0" w:space="0" w:color="auto"/>
        <w:bottom w:val="none" w:sz="0" w:space="0" w:color="auto"/>
        <w:right w:val="none" w:sz="0" w:space="0" w:color="auto"/>
      </w:divBdr>
    </w:div>
    <w:div w:id="885143024">
      <w:bodyDiv w:val="1"/>
      <w:marLeft w:val="0"/>
      <w:marRight w:val="0"/>
      <w:marTop w:val="0"/>
      <w:marBottom w:val="0"/>
      <w:divBdr>
        <w:top w:val="none" w:sz="0" w:space="0" w:color="auto"/>
        <w:left w:val="none" w:sz="0" w:space="0" w:color="auto"/>
        <w:bottom w:val="none" w:sz="0" w:space="0" w:color="auto"/>
        <w:right w:val="none" w:sz="0" w:space="0" w:color="auto"/>
      </w:divBdr>
    </w:div>
    <w:div w:id="886180459">
      <w:bodyDiv w:val="1"/>
      <w:marLeft w:val="0"/>
      <w:marRight w:val="0"/>
      <w:marTop w:val="0"/>
      <w:marBottom w:val="0"/>
      <w:divBdr>
        <w:top w:val="none" w:sz="0" w:space="0" w:color="auto"/>
        <w:left w:val="none" w:sz="0" w:space="0" w:color="auto"/>
        <w:bottom w:val="none" w:sz="0" w:space="0" w:color="auto"/>
        <w:right w:val="none" w:sz="0" w:space="0" w:color="auto"/>
      </w:divBdr>
    </w:div>
    <w:div w:id="886993515">
      <w:bodyDiv w:val="1"/>
      <w:marLeft w:val="0"/>
      <w:marRight w:val="0"/>
      <w:marTop w:val="0"/>
      <w:marBottom w:val="0"/>
      <w:divBdr>
        <w:top w:val="none" w:sz="0" w:space="0" w:color="auto"/>
        <w:left w:val="none" w:sz="0" w:space="0" w:color="auto"/>
        <w:bottom w:val="none" w:sz="0" w:space="0" w:color="auto"/>
        <w:right w:val="none" w:sz="0" w:space="0" w:color="auto"/>
      </w:divBdr>
    </w:div>
    <w:div w:id="887036772">
      <w:bodyDiv w:val="1"/>
      <w:marLeft w:val="0"/>
      <w:marRight w:val="0"/>
      <w:marTop w:val="0"/>
      <w:marBottom w:val="0"/>
      <w:divBdr>
        <w:top w:val="none" w:sz="0" w:space="0" w:color="auto"/>
        <w:left w:val="none" w:sz="0" w:space="0" w:color="auto"/>
        <w:bottom w:val="none" w:sz="0" w:space="0" w:color="auto"/>
        <w:right w:val="none" w:sz="0" w:space="0" w:color="auto"/>
      </w:divBdr>
    </w:div>
    <w:div w:id="887258981">
      <w:bodyDiv w:val="1"/>
      <w:marLeft w:val="0"/>
      <w:marRight w:val="0"/>
      <w:marTop w:val="0"/>
      <w:marBottom w:val="0"/>
      <w:divBdr>
        <w:top w:val="none" w:sz="0" w:space="0" w:color="auto"/>
        <w:left w:val="none" w:sz="0" w:space="0" w:color="auto"/>
        <w:bottom w:val="none" w:sz="0" w:space="0" w:color="auto"/>
        <w:right w:val="none" w:sz="0" w:space="0" w:color="auto"/>
      </w:divBdr>
    </w:div>
    <w:div w:id="887839597">
      <w:bodyDiv w:val="1"/>
      <w:marLeft w:val="0"/>
      <w:marRight w:val="0"/>
      <w:marTop w:val="0"/>
      <w:marBottom w:val="0"/>
      <w:divBdr>
        <w:top w:val="none" w:sz="0" w:space="0" w:color="auto"/>
        <w:left w:val="none" w:sz="0" w:space="0" w:color="auto"/>
        <w:bottom w:val="none" w:sz="0" w:space="0" w:color="auto"/>
        <w:right w:val="none" w:sz="0" w:space="0" w:color="auto"/>
      </w:divBdr>
    </w:div>
    <w:div w:id="887883707">
      <w:bodyDiv w:val="1"/>
      <w:marLeft w:val="0"/>
      <w:marRight w:val="0"/>
      <w:marTop w:val="0"/>
      <w:marBottom w:val="0"/>
      <w:divBdr>
        <w:top w:val="none" w:sz="0" w:space="0" w:color="auto"/>
        <w:left w:val="none" w:sz="0" w:space="0" w:color="auto"/>
        <w:bottom w:val="none" w:sz="0" w:space="0" w:color="auto"/>
        <w:right w:val="none" w:sz="0" w:space="0" w:color="auto"/>
      </w:divBdr>
    </w:div>
    <w:div w:id="887961214">
      <w:bodyDiv w:val="1"/>
      <w:marLeft w:val="0"/>
      <w:marRight w:val="0"/>
      <w:marTop w:val="0"/>
      <w:marBottom w:val="0"/>
      <w:divBdr>
        <w:top w:val="none" w:sz="0" w:space="0" w:color="auto"/>
        <w:left w:val="none" w:sz="0" w:space="0" w:color="auto"/>
        <w:bottom w:val="none" w:sz="0" w:space="0" w:color="auto"/>
        <w:right w:val="none" w:sz="0" w:space="0" w:color="auto"/>
      </w:divBdr>
    </w:div>
    <w:div w:id="888146063">
      <w:bodyDiv w:val="1"/>
      <w:marLeft w:val="0"/>
      <w:marRight w:val="0"/>
      <w:marTop w:val="0"/>
      <w:marBottom w:val="0"/>
      <w:divBdr>
        <w:top w:val="none" w:sz="0" w:space="0" w:color="auto"/>
        <w:left w:val="none" w:sz="0" w:space="0" w:color="auto"/>
        <w:bottom w:val="none" w:sz="0" w:space="0" w:color="auto"/>
        <w:right w:val="none" w:sz="0" w:space="0" w:color="auto"/>
      </w:divBdr>
    </w:div>
    <w:div w:id="888884364">
      <w:bodyDiv w:val="1"/>
      <w:marLeft w:val="0"/>
      <w:marRight w:val="0"/>
      <w:marTop w:val="0"/>
      <w:marBottom w:val="0"/>
      <w:divBdr>
        <w:top w:val="none" w:sz="0" w:space="0" w:color="auto"/>
        <w:left w:val="none" w:sz="0" w:space="0" w:color="auto"/>
        <w:bottom w:val="none" w:sz="0" w:space="0" w:color="auto"/>
        <w:right w:val="none" w:sz="0" w:space="0" w:color="auto"/>
      </w:divBdr>
    </w:div>
    <w:div w:id="889196181">
      <w:bodyDiv w:val="1"/>
      <w:marLeft w:val="0"/>
      <w:marRight w:val="0"/>
      <w:marTop w:val="0"/>
      <w:marBottom w:val="0"/>
      <w:divBdr>
        <w:top w:val="none" w:sz="0" w:space="0" w:color="auto"/>
        <w:left w:val="none" w:sz="0" w:space="0" w:color="auto"/>
        <w:bottom w:val="none" w:sz="0" w:space="0" w:color="auto"/>
        <w:right w:val="none" w:sz="0" w:space="0" w:color="auto"/>
      </w:divBdr>
    </w:div>
    <w:div w:id="889345610">
      <w:bodyDiv w:val="1"/>
      <w:marLeft w:val="0"/>
      <w:marRight w:val="0"/>
      <w:marTop w:val="0"/>
      <w:marBottom w:val="0"/>
      <w:divBdr>
        <w:top w:val="none" w:sz="0" w:space="0" w:color="auto"/>
        <w:left w:val="none" w:sz="0" w:space="0" w:color="auto"/>
        <w:bottom w:val="none" w:sz="0" w:space="0" w:color="auto"/>
        <w:right w:val="none" w:sz="0" w:space="0" w:color="auto"/>
      </w:divBdr>
    </w:div>
    <w:div w:id="890388062">
      <w:bodyDiv w:val="1"/>
      <w:marLeft w:val="0"/>
      <w:marRight w:val="0"/>
      <w:marTop w:val="0"/>
      <w:marBottom w:val="0"/>
      <w:divBdr>
        <w:top w:val="none" w:sz="0" w:space="0" w:color="auto"/>
        <w:left w:val="none" w:sz="0" w:space="0" w:color="auto"/>
        <w:bottom w:val="none" w:sz="0" w:space="0" w:color="auto"/>
        <w:right w:val="none" w:sz="0" w:space="0" w:color="auto"/>
      </w:divBdr>
    </w:div>
    <w:div w:id="890507403">
      <w:bodyDiv w:val="1"/>
      <w:marLeft w:val="0"/>
      <w:marRight w:val="0"/>
      <w:marTop w:val="0"/>
      <w:marBottom w:val="0"/>
      <w:divBdr>
        <w:top w:val="none" w:sz="0" w:space="0" w:color="auto"/>
        <w:left w:val="none" w:sz="0" w:space="0" w:color="auto"/>
        <w:bottom w:val="none" w:sz="0" w:space="0" w:color="auto"/>
        <w:right w:val="none" w:sz="0" w:space="0" w:color="auto"/>
      </w:divBdr>
    </w:div>
    <w:div w:id="890731313">
      <w:bodyDiv w:val="1"/>
      <w:marLeft w:val="0"/>
      <w:marRight w:val="0"/>
      <w:marTop w:val="0"/>
      <w:marBottom w:val="0"/>
      <w:divBdr>
        <w:top w:val="none" w:sz="0" w:space="0" w:color="auto"/>
        <w:left w:val="none" w:sz="0" w:space="0" w:color="auto"/>
        <w:bottom w:val="none" w:sz="0" w:space="0" w:color="auto"/>
        <w:right w:val="none" w:sz="0" w:space="0" w:color="auto"/>
      </w:divBdr>
    </w:div>
    <w:div w:id="890919644">
      <w:bodyDiv w:val="1"/>
      <w:marLeft w:val="0"/>
      <w:marRight w:val="0"/>
      <w:marTop w:val="0"/>
      <w:marBottom w:val="0"/>
      <w:divBdr>
        <w:top w:val="none" w:sz="0" w:space="0" w:color="auto"/>
        <w:left w:val="none" w:sz="0" w:space="0" w:color="auto"/>
        <w:bottom w:val="none" w:sz="0" w:space="0" w:color="auto"/>
        <w:right w:val="none" w:sz="0" w:space="0" w:color="auto"/>
      </w:divBdr>
    </w:div>
    <w:div w:id="891158841">
      <w:bodyDiv w:val="1"/>
      <w:marLeft w:val="0"/>
      <w:marRight w:val="0"/>
      <w:marTop w:val="0"/>
      <w:marBottom w:val="0"/>
      <w:divBdr>
        <w:top w:val="none" w:sz="0" w:space="0" w:color="auto"/>
        <w:left w:val="none" w:sz="0" w:space="0" w:color="auto"/>
        <w:bottom w:val="none" w:sz="0" w:space="0" w:color="auto"/>
        <w:right w:val="none" w:sz="0" w:space="0" w:color="auto"/>
      </w:divBdr>
    </w:div>
    <w:div w:id="891773292">
      <w:bodyDiv w:val="1"/>
      <w:marLeft w:val="0"/>
      <w:marRight w:val="0"/>
      <w:marTop w:val="0"/>
      <w:marBottom w:val="0"/>
      <w:divBdr>
        <w:top w:val="none" w:sz="0" w:space="0" w:color="auto"/>
        <w:left w:val="none" w:sz="0" w:space="0" w:color="auto"/>
        <w:bottom w:val="none" w:sz="0" w:space="0" w:color="auto"/>
        <w:right w:val="none" w:sz="0" w:space="0" w:color="auto"/>
      </w:divBdr>
    </w:div>
    <w:div w:id="892086705">
      <w:bodyDiv w:val="1"/>
      <w:marLeft w:val="0"/>
      <w:marRight w:val="0"/>
      <w:marTop w:val="0"/>
      <w:marBottom w:val="0"/>
      <w:divBdr>
        <w:top w:val="none" w:sz="0" w:space="0" w:color="auto"/>
        <w:left w:val="none" w:sz="0" w:space="0" w:color="auto"/>
        <w:bottom w:val="none" w:sz="0" w:space="0" w:color="auto"/>
        <w:right w:val="none" w:sz="0" w:space="0" w:color="auto"/>
      </w:divBdr>
    </w:div>
    <w:div w:id="892623258">
      <w:bodyDiv w:val="1"/>
      <w:marLeft w:val="0"/>
      <w:marRight w:val="0"/>
      <w:marTop w:val="0"/>
      <w:marBottom w:val="0"/>
      <w:divBdr>
        <w:top w:val="none" w:sz="0" w:space="0" w:color="auto"/>
        <w:left w:val="none" w:sz="0" w:space="0" w:color="auto"/>
        <w:bottom w:val="none" w:sz="0" w:space="0" w:color="auto"/>
        <w:right w:val="none" w:sz="0" w:space="0" w:color="auto"/>
      </w:divBdr>
    </w:div>
    <w:div w:id="892732388">
      <w:bodyDiv w:val="1"/>
      <w:marLeft w:val="0"/>
      <w:marRight w:val="0"/>
      <w:marTop w:val="0"/>
      <w:marBottom w:val="0"/>
      <w:divBdr>
        <w:top w:val="none" w:sz="0" w:space="0" w:color="auto"/>
        <w:left w:val="none" w:sz="0" w:space="0" w:color="auto"/>
        <w:bottom w:val="none" w:sz="0" w:space="0" w:color="auto"/>
        <w:right w:val="none" w:sz="0" w:space="0" w:color="auto"/>
      </w:divBdr>
    </w:div>
    <w:div w:id="892884816">
      <w:bodyDiv w:val="1"/>
      <w:marLeft w:val="0"/>
      <w:marRight w:val="0"/>
      <w:marTop w:val="0"/>
      <w:marBottom w:val="0"/>
      <w:divBdr>
        <w:top w:val="none" w:sz="0" w:space="0" w:color="auto"/>
        <w:left w:val="none" w:sz="0" w:space="0" w:color="auto"/>
        <w:bottom w:val="none" w:sz="0" w:space="0" w:color="auto"/>
        <w:right w:val="none" w:sz="0" w:space="0" w:color="auto"/>
      </w:divBdr>
    </w:div>
    <w:div w:id="893125504">
      <w:bodyDiv w:val="1"/>
      <w:marLeft w:val="0"/>
      <w:marRight w:val="0"/>
      <w:marTop w:val="0"/>
      <w:marBottom w:val="0"/>
      <w:divBdr>
        <w:top w:val="none" w:sz="0" w:space="0" w:color="auto"/>
        <w:left w:val="none" w:sz="0" w:space="0" w:color="auto"/>
        <w:bottom w:val="none" w:sz="0" w:space="0" w:color="auto"/>
        <w:right w:val="none" w:sz="0" w:space="0" w:color="auto"/>
      </w:divBdr>
    </w:div>
    <w:div w:id="893390602">
      <w:bodyDiv w:val="1"/>
      <w:marLeft w:val="0"/>
      <w:marRight w:val="0"/>
      <w:marTop w:val="0"/>
      <w:marBottom w:val="0"/>
      <w:divBdr>
        <w:top w:val="none" w:sz="0" w:space="0" w:color="auto"/>
        <w:left w:val="none" w:sz="0" w:space="0" w:color="auto"/>
        <w:bottom w:val="none" w:sz="0" w:space="0" w:color="auto"/>
        <w:right w:val="none" w:sz="0" w:space="0" w:color="auto"/>
      </w:divBdr>
    </w:div>
    <w:div w:id="893545236">
      <w:bodyDiv w:val="1"/>
      <w:marLeft w:val="0"/>
      <w:marRight w:val="0"/>
      <w:marTop w:val="0"/>
      <w:marBottom w:val="0"/>
      <w:divBdr>
        <w:top w:val="none" w:sz="0" w:space="0" w:color="auto"/>
        <w:left w:val="none" w:sz="0" w:space="0" w:color="auto"/>
        <w:bottom w:val="none" w:sz="0" w:space="0" w:color="auto"/>
        <w:right w:val="none" w:sz="0" w:space="0" w:color="auto"/>
      </w:divBdr>
    </w:div>
    <w:div w:id="893925594">
      <w:bodyDiv w:val="1"/>
      <w:marLeft w:val="0"/>
      <w:marRight w:val="0"/>
      <w:marTop w:val="0"/>
      <w:marBottom w:val="0"/>
      <w:divBdr>
        <w:top w:val="none" w:sz="0" w:space="0" w:color="auto"/>
        <w:left w:val="none" w:sz="0" w:space="0" w:color="auto"/>
        <w:bottom w:val="none" w:sz="0" w:space="0" w:color="auto"/>
        <w:right w:val="none" w:sz="0" w:space="0" w:color="auto"/>
      </w:divBdr>
    </w:div>
    <w:div w:id="894000523">
      <w:bodyDiv w:val="1"/>
      <w:marLeft w:val="0"/>
      <w:marRight w:val="0"/>
      <w:marTop w:val="0"/>
      <w:marBottom w:val="0"/>
      <w:divBdr>
        <w:top w:val="none" w:sz="0" w:space="0" w:color="auto"/>
        <w:left w:val="none" w:sz="0" w:space="0" w:color="auto"/>
        <w:bottom w:val="none" w:sz="0" w:space="0" w:color="auto"/>
        <w:right w:val="none" w:sz="0" w:space="0" w:color="auto"/>
      </w:divBdr>
    </w:div>
    <w:div w:id="894193784">
      <w:bodyDiv w:val="1"/>
      <w:marLeft w:val="0"/>
      <w:marRight w:val="0"/>
      <w:marTop w:val="0"/>
      <w:marBottom w:val="0"/>
      <w:divBdr>
        <w:top w:val="none" w:sz="0" w:space="0" w:color="auto"/>
        <w:left w:val="none" w:sz="0" w:space="0" w:color="auto"/>
        <w:bottom w:val="none" w:sz="0" w:space="0" w:color="auto"/>
        <w:right w:val="none" w:sz="0" w:space="0" w:color="auto"/>
      </w:divBdr>
    </w:div>
    <w:div w:id="894435444">
      <w:bodyDiv w:val="1"/>
      <w:marLeft w:val="0"/>
      <w:marRight w:val="0"/>
      <w:marTop w:val="0"/>
      <w:marBottom w:val="0"/>
      <w:divBdr>
        <w:top w:val="none" w:sz="0" w:space="0" w:color="auto"/>
        <w:left w:val="none" w:sz="0" w:space="0" w:color="auto"/>
        <w:bottom w:val="none" w:sz="0" w:space="0" w:color="auto"/>
        <w:right w:val="none" w:sz="0" w:space="0" w:color="auto"/>
      </w:divBdr>
    </w:div>
    <w:div w:id="895244209">
      <w:bodyDiv w:val="1"/>
      <w:marLeft w:val="0"/>
      <w:marRight w:val="0"/>
      <w:marTop w:val="0"/>
      <w:marBottom w:val="0"/>
      <w:divBdr>
        <w:top w:val="none" w:sz="0" w:space="0" w:color="auto"/>
        <w:left w:val="none" w:sz="0" w:space="0" w:color="auto"/>
        <w:bottom w:val="none" w:sz="0" w:space="0" w:color="auto"/>
        <w:right w:val="none" w:sz="0" w:space="0" w:color="auto"/>
      </w:divBdr>
    </w:div>
    <w:div w:id="896208446">
      <w:bodyDiv w:val="1"/>
      <w:marLeft w:val="0"/>
      <w:marRight w:val="0"/>
      <w:marTop w:val="0"/>
      <w:marBottom w:val="0"/>
      <w:divBdr>
        <w:top w:val="none" w:sz="0" w:space="0" w:color="auto"/>
        <w:left w:val="none" w:sz="0" w:space="0" w:color="auto"/>
        <w:bottom w:val="none" w:sz="0" w:space="0" w:color="auto"/>
        <w:right w:val="none" w:sz="0" w:space="0" w:color="auto"/>
      </w:divBdr>
    </w:div>
    <w:div w:id="896283260">
      <w:bodyDiv w:val="1"/>
      <w:marLeft w:val="0"/>
      <w:marRight w:val="0"/>
      <w:marTop w:val="0"/>
      <w:marBottom w:val="0"/>
      <w:divBdr>
        <w:top w:val="none" w:sz="0" w:space="0" w:color="auto"/>
        <w:left w:val="none" w:sz="0" w:space="0" w:color="auto"/>
        <w:bottom w:val="none" w:sz="0" w:space="0" w:color="auto"/>
        <w:right w:val="none" w:sz="0" w:space="0" w:color="auto"/>
      </w:divBdr>
    </w:div>
    <w:div w:id="896360637">
      <w:bodyDiv w:val="1"/>
      <w:marLeft w:val="0"/>
      <w:marRight w:val="0"/>
      <w:marTop w:val="0"/>
      <w:marBottom w:val="0"/>
      <w:divBdr>
        <w:top w:val="none" w:sz="0" w:space="0" w:color="auto"/>
        <w:left w:val="none" w:sz="0" w:space="0" w:color="auto"/>
        <w:bottom w:val="none" w:sz="0" w:space="0" w:color="auto"/>
        <w:right w:val="none" w:sz="0" w:space="0" w:color="auto"/>
      </w:divBdr>
    </w:div>
    <w:div w:id="896670488">
      <w:bodyDiv w:val="1"/>
      <w:marLeft w:val="0"/>
      <w:marRight w:val="0"/>
      <w:marTop w:val="0"/>
      <w:marBottom w:val="0"/>
      <w:divBdr>
        <w:top w:val="none" w:sz="0" w:space="0" w:color="auto"/>
        <w:left w:val="none" w:sz="0" w:space="0" w:color="auto"/>
        <w:bottom w:val="none" w:sz="0" w:space="0" w:color="auto"/>
        <w:right w:val="none" w:sz="0" w:space="0" w:color="auto"/>
      </w:divBdr>
    </w:div>
    <w:div w:id="896933048">
      <w:bodyDiv w:val="1"/>
      <w:marLeft w:val="0"/>
      <w:marRight w:val="0"/>
      <w:marTop w:val="0"/>
      <w:marBottom w:val="0"/>
      <w:divBdr>
        <w:top w:val="none" w:sz="0" w:space="0" w:color="auto"/>
        <w:left w:val="none" w:sz="0" w:space="0" w:color="auto"/>
        <w:bottom w:val="none" w:sz="0" w:space="0" w:color="auto"/>
        <w:right w:val="none" w:sz="0" w:space="0" w:color="auto"/>
      </w:divBdr>
    </w:div>
    <w:div w:id="897470866">
      <w:bodyDiv w:val="1"/>
      <w:marLeft w:val="0"/>
      <w:marRight w:val="0"/>
      <w:marTop w:val="0"/>
      <w:marBottom w:val="0"/>
      <w:divBdr>
        <w:top w:val="none" w:sz="0" w:space="0" w:color="auto"/>
        <w:left w:val="none" w:sz="0" w:space="0" w:color="auto"/>
        <w:bottom w:val="none" w:sz="0" w:space="0" w:color="auto"/>
        <w:right w:val="none" w:sz="0" w:space="0" w:color="auto"/>
      </w:divBdr>
    </w:div>
    <w:div w:id="898172701">
      <w:bodyDiv w:val="1"/>
      <w:marLeft w:val="0"/>
      <w:marRight w:val="0"/>
      <w:marTop w:val="0"/>
      <w:marBottom w:val="0"/>
      <w:divBdr>
        <w:top w:val="none" w:sz="0" w:space="0" w:color="auto"/>
        <w:left w:val="none" w:sz="0" w:space="0" w:color="auto"/>
        <w:bottom w:val="none" w:sz="0" w:space="0" w:color="auto"/>
        <w:right w:val="none" w:sz="0" w:space="0" w:color="auto"/>
      </w:divBdr>
    </w:div>
    <w:div w:id="898394075">
      <w:bodyDiv w:val="1"/>
      <w:marLeft w:val="0"/>
      <w:marRight w:val="0"/>
      <w:marTop w:val="0"/>
      <w:marBottom w:val="0"/>
      <w:divBdr>
        <w:top w:val="none" w:sz="0" w:space="0" w:color="auto"/>
        <w:left w:val="none" w:sz="0" w:space="0" w:color="auto"/>
        <w:bottom w:val="none" w:sz="0" w:space="0" w:color="auto"/>
        <w:right w:val="none" w:sz="0" w:space="0" w:color="auto"/>
      </w:divBdr>
    </w:div>
    <w:div w:id="898712449">
      <w:bodyDiv w:val="1"/>
      <w:marLeft w:val="0"/>
      <w:marRight w:val="0"/>
      <w:marTop w:val="0"/>
      <w:marBottom w:val="0"/>
      <w:divBdr>
        <w:top w:val="none" w:sz="0" w:space="0" w:color="auto"/>
        <w:left w:val="none" w:sz="0" w:space="0" w:color="auto"/>
        <w:bottom w:val="none" w:sz="0" w:space="0" w:color="auto"/>
        <w:right w:val="none" w:sz="0" w:space="0" w:color="auto"/>
      </w:divBdr>
    </w:div>
    <w:div w:id="898780637">
      <w:bodyDiv w:val="1"/>
      <w:marLeft w:val="0"/>
      <w:marRight w:val="0"/>
      <w:marTop w:val="0"/>
      <w:marBottom w:val="0"/>
      <w:divBdr>
        <w:top w:val="none" w:sz="0" w:space="0" w:color="auto"/>
        <w:left w:val="none" w:sz="0" w:space="0" w:color="auto"/>
        <w:bottom w:val="none" w:sz="0" w:space="0" w:color="auto"/>
        <w:right w:val="none" w:sz="0" w:space="0" w:color="auto"/>
      </w:divBdr>
    </w:div>
    <w:div w:id="898976034">
      <w:bodyDiv w:val="1"/>
      <w:marLeft w:val="0"/>
      <w:marRight w:val="0"/>
      <w:marTop w:val="0"/>
      <w:marBottom w:val="0"/>
      <w:divBdr>
        <w:top w:val="none" w:sz="0" w:space="0" w:color="auto"/>
        <w:left w:val="none" w:sz="0" w:space="0" w:color="auto"/>
        <w:bottom w:val="none" w:sz="0" w:space="0" w:color="auto"/>
        <w:right w:val="none" w:sz="0" w:space="0" w:color="auto"/>
      </w:divBdr>
    </w:div>
    <w:div w:id="899168645">
      <w:bodyDiv w:val="1"/>
      <w:marLeft w:val="0"/>
      <w:marRight w:val="0"/>
      <w:marTop w:val="0"/>
      <w:marBottom w:val="0"/>
      <w:divBdr>
        <w:top w:val="none" w:sz="0" w:space="0" w:color="auto"/>
        <w:left w:val="none" w:sz="0" w:space="0" w:color="auto"/>
        <w:bottom w:val="none" w:sz="0" w:space="0" w:color="auto"/>
        <w:right w:val="none" w:sz="0" w:space="0" w:color="auto"/>
      </w:divBdr>
    </w:div>
    <w:div w:id="899436142">
      <w:bodyDiv w:val="1"/>
      <w:marLeft w:val="0"/>
      <w:marRight w:val="0"/>
      <w:marTop w:val="0"/>
      <w:marBottom w:val="0"/>
      <w:divBdr>
        <w:top w:val="none" w:sz="0" w:space="0" w:color="auto"/>
        <w:left w:val="none" w:sz="0" w:space="0" w:color="auto"/>
        <w:bottom w:val="none" w:sz="0" w:space="0" w:color="auto"/>
        <w:right w:val="none" w:sz="0" w:space="0" w:color="auto"/>
      </w:divBdr>
    </w:div>
    <w:div w:id="899561930">
      <w:bodyDiv w:val="1"/>
      <w:marLeft w:val="0"/>
      <w:marRight w:val="0"/>
      <w:marTop w:val="0"/>
      <w:marBottom w:val="0"/>
      <w:divBdr>
        <w:top w:val="none" w:sz="0" w:space="0" w:color="auto"/>
        <w:left w:val="none" w:sz="0" w:space="0" w:color="auto"/>
        <w:bottom w:val="none" w:sz="0" w:space="0" w:color="auto"/>
        <w:right w:val="none" w:sz="0" w:space="0" w:color="auto"/>
      </w:divBdr>
    </w:div>
    <w:div w:id="900138234">
      <w:bodyDiv w:val="1"/>
      <w:marLeft w:val="0"/>
      <w:marRight w:val="0"/>
      <w:marTop w:val="0"/>
      <w:marBottom w:val="0"/>
      <w:divBdr>
        <w:top w:val="none" w:sz="0" w:space="0" w:color="auto"/>
        <w:left w:val="none" w:sz="0" w:space="0" w:color="auto"/>
        <w:bottom w:val="none" w:sz="0" w:space="0" w:color="auto"/>
        <w:right w:val="none" w:sz="0" w:space="0" w:color="auto"/>
      </w:divBdr>
    </w:div>
    <w:div w:id="900218165">
      <w:bodyDiv w:val="1"/>
      <w:marLeft w:val="0"/>
      <w:marRight w:val="0"/>
      <w:marTop w:val="0"/>
      <w:marBottom w:val="0"/>
      <w:divBdr>
        <w:top w:val="none" w:sz="0" w:space="0" w:color="auto"/>
        <w:left w:val="none" w:sz="0" w:space="0" w:color="auto"/>
        <w:bottom w:val="none" w:sz="0" w:space="0" w:color="auto"/>
        <w:right w:val="none" w:sz="0" w:space="0" w:color="auto"/>
      </w:divBdr>
    </w:div>
    <w:div w:id="901134015">
      <w:bodyDiv w:val="1"/>
      <w:marLeft w:val="0"/>
      <w:marRight w:val="0"/>
      <w:marTop w:val="0"/>
      <w:marBottom w:val="0"/>
      <w:divBdr>
        <w:top w:val="none" w:sz="0" w:space="0" w:color="auto"/>
        <w:left w:val="none" w:sz="0" w:space="0" w:color="auto"/>
        <w:bottom w:val="none" w:sz="0" w:space="0" w:color="auto"/>
        <w:right w:val="none" w:sz="0" w:space="0" w:color="auto"/>
      </w:divBdr>
    </w:div>
    <w:div w:id="901911177">
      <w:bodyDiv w:val="1"/>
      <w:marLeft w:val="0"/>
      <w:marRight w:val="0"/>
      <w:marTop w:val="0"/>
      <w:marBottom w:val="0"/>
      <w:divBdr>
        <w:top w:val="none" w:sz="0" w:space="0" w:color="auto"/>
        <w:left w:val="none" w:sz="0" w:space="0" w:color="auto"/>
        <w:bottom w:val="none" w:sz="0" w:space="0" w:color="auto"/>
        <w:right w:val="none" w:sz="0" w:space="0" w:color="auto"/>
      </w:divBdr>
    </w:div>
    <w:div w:id="901985995">
      <w:bodyDiv w:val="1"/>
      <w:marLeft w:val="0"/>
      <w:marRight w:val="0"/>
      <w:marTop w:val="0"/>
      <w:marBottom w:val="0"/>
      <w:divBdr>
        <w:top w:val="none" w:sz="0" w:space="0" w:color="auto"/>
        <w:left w:val="none" w:sz="0" w:space="0" w:color="auto"/>
        <w:bottom w:val="none" w:sz="0" w:space="0" w:color="auto"/>
        <w:right w:val="none" w:sz="0" w:space="0" w:color="auto"/>
      </w:divBdr>
    </w:div>
    <w:div w:id="903103385">
      <w:bodyDiv w:val="1"/>
      <w:marLeft w:val="0"/>
      <w:marRight w:val="0"/>
      <w:marTop w:val="0"/>
      <w:marBottom w:val="0"/>
      <w:divBdr>
        <w:top w:val="none" w:sz="0" w:space="0" w:color="auto"/>
        <w:left w:val="none" w:sz="0" w:space="0" w:color="auto"/>
        <w:bottom w:val="none" w:sz="0" w:space="0" w:color="auto"/>
        <w:right w:val="none" w:sz="0" w:space="0" w:color="auto"/>
      </w:divBdr>
    </w:div>
    <w:div w:id="903181501">
      <w:bodyDiv w:val="1"/>
      <w:marLeft w:val="0"/>
      <w:marRight w:val="0"/>
      <w:marTop w:val="0"/>
      <w:marBottom w:val="0"/>
      <w:divBdr>
        <w:top w:val="none" w:sz="0" w:space="0" w:color="auto"/>
        <w:left w:val="none" w:sz="0" w:space="0" w:color="auto"/>
        <w:bottom w:val="none" w:sz="0" w:space="0" w:color="auto"/>
        <w:right w:val="none" w:sz="0" w:space="0" w:color="auto"/>
      </w:divBdr>
    </w:div>
    <w:div w:id="904873590">
      <w:bodyDiv w:val="1"/>
      <w:marLeft w:val="0"/>
      <w:marRight w:val="0"/>
      <w:marTop w:val="0"/>
      <w:marBottom w:val="0"/>
      <w:divBdr>
        <w:top w:val="none" w:sz="0" w:space="0" w:color="auto"/>
        <w:left w:val="none" w:sz="0" w:space="0" w:color="auto"/>
        <w:bottom w:val="none" w:sz="0" w:space="0" w:color="auto"/>
        <w:right w:val="none" w:sz="0" w:space="0" w:color="auto"/>
      </w:divBdr>
    </w:div>
    <w:div w:id="904922141">
      <w:bodyDiv w:val="1"/>
      <w:marLeft w:val="0"/>
      <w:marRight w:val="0"/>
      <w:marTop w:val="0"/>
      <w:marBottom w:val="0"/>
      <w:divBdr>
        <w:top w:val="none" w:sz="0" w:space="0" w:color="auto"/>
        <w:left w:val="none" w:sz="0" w:space="0" w:color="auto"/>
        <w:bottom w:val="none" w:sz="0" w:space="0" w:color="auto"/>
        <w:right w:val="none" w:sz="0" w:space="0" w:color="auto"/>
      </w:divBdr>
    </w:div>
    <w:div w:id="904995021">
      <w:bodyDiv w:val="1"/>
      <w:marLeft w:val="0"/>
      <w:marRight w:val="0"/>
      <w:marTop w:val="0"/>
      <w:marBottom w:val="0"/>
      <w:divBdr>
        <w:top w:val="none" w:sz="0" w:space="0" w:color="auto"/>
        <w:left w:val="none" w:sz="0" w:space="0" w:color="auto"/>
        <w:bottom w:val="none" w:sz="0" w:space="0" w:color="auto"/>
        <w:right w:val="none" w:sz="0" w:space="0" w:color="auto"/>
      </w:divBdr>
    </w:div>
    <w:div w:id="905140595">
      <w:bodyDiv w:val="1"/>
      <w:marLeft w:val="0"/>
      <w:marRight w:val="0"/>
      <w:marTop w:val="0"/>
      <w:marBottom w:val="0"/>
      <w:divBdr>
        <w:top w:val="none" w:sz="0" w:space="0" w:color="auto"/>
        <w:left w:val="none" w:sz="0" w:space="0" w:color="auto"/>
        <w:bottom w:val="none" w:sz="0" w:space="0" w:color="auto"/>
        <w:right w:val="none" w:sz="0" w:space="0" w:color="auto"/>
      </w:divBdr>
    </w:div>
    <w:div w:id="905456044">
      <w:bodyDiv w:val="1"/>
      <w:marLeft w:val="0"/>
      <w:marRight w:val="0"/>
      <w:marTop w:val="0"/>
      <w:marBottom w:val="0"/>
      <w:divBdr>
        <w:top w:val="none" w:sz="0" w:space="0" w:color="auto"/>
        <w:left w:val="none" w:sz="0" w:space="0" w:color="auto"/>
        <w:bottom w:val="none" w:sz="0" w:space="0" w:color="auto"/>
        <w:right w:val="none" w:sz="0" w:space="0" w:color="auto"/>
      </w:divBdr>
    </w:div>
    <w:div w:id="905720383">
      <w:bodyDiv w:val="1"/>
      <w:marLeft w:val="0"/>
      <w:marRight w:val="0"/>
      <w:marTop w:val="0"/>
      <w:marBottom w:val="0"/>
      <w:divBdr>
        <w:top w:val="none" w:sz="0" w:space="0" w:color="auto"/>
        <w:left w:val="none" w:sz="0" w:space="0" w:color="auto"/>
        <w:bottom w:val="none" w:sz="0" w:space="0" w:color="auto"/>
        <w:right w:val="none" w:sz="0" w:space="0" w:color="auto"/>
      </w:divBdr>
    </w:div>
    <w:div w:id="905870663">
      <w:bodyDiv w:val="1"/>
      <w:marLeft w:val="0"/>
      <w:marRight w:val="0"/>
      <w:marTop w:val="0"/>
      <w:marBottom w:val="0"/>
      <w:divBdr>
        <w:top w:val="none" w:sz="0" w:space="0" w:color="auto"/>
        <w:left w:val="none" w:sz="0" w:space="0" w:color="auto"/>
        <w:bottom w:val="none" w:sz="0" w:space="0" w:color="auto"/>
        <w:right w:val="none" w:sz="0" w:space="0" w:color="auto"/>
      </w:divBdr>
    </w:div>
    <w:div w:id="906109219">
      <w:bodyDiv w:val="1"/>
      <w:marLeft w:val="0"/>
      <w:marRight w:val="0"/>
      <w:marTop w:val="0"/>
      <w:marBottom w:val="0"/>
      <w:divBdr>
        <w:top w:val="none" w:sz="0" w:space="0" w:color="auto"/>
        <w:left w:val="none" w:sz="0" w:space="0" w:color="auto"/>
        <w:bottom w:val="none" w:sz="0" w:space="0" w:color="auto"/>
        <w:right w:val="none" w:sz="0" w:space="0" w:color="auto"/>
      </w:divBdr>
    </w:div>
    <w:div w:id="906644414">
      <w:bodyDiv w:val="1"/>
      <w:marLeft w:val="0"/>
      <w:marRight w:val="0"/>
      <w:marTop w:val="0"/>
      <w:marBottom w:val="0"/>
      <w:divBdr>
        <w:top w:val="none" w:sz="0" w:space="0" w:color="auto"/>
        <w:left w:val="none" w:sz="0" w:space="0" w:color="auto"/>
        <w:bottom w:val="none" w:sz="0" w:space="0" w:color="auto"/>
        <w:right w:val="none" w:sz="0" w:space="0" w:color="auto"/>
      </w:divBdr>
    </w:div>
    <w:div w:id="907572082">
      <w:bodyDiv w:val="1"/>
      <w:marLeft w:val="0"/>
      <w:marRight w:val="0"/>
      <w:marTop w:val="0"/>
      <w:marBottom w:val="0"/>
      <w:divBdr>
        <w:top w:val="none" w:sz="0" w:space="0" w:color="auto"/>
        <w:left w:val="none" w:sz="0" w:space="0" w:color="auto"/>
        <w:bottom w:val="none" w:sz="0" w:space="0" w:color="auto"/>
        <w:right w:val="none" w:sz="0" w:space="0" w:color="auto"/>
      </w:divBdr>
    </w:div>
    <w:div w:id="907764729">
      <w:bodyDiv w:val="1"/>
      <w:marLeft w:val="0"/>
      <w:marRight w:val="0"/>
      <w:marTop w:val="0"/>
      <w:marBottom w:val="0"/>
      <w:divBdr>
        <w:top w:val="none" w:sz="0" w:space="0" w:color="auto"/>
        <w:left w:val="none" w:sz="0" w:space="0" w:color="auto"/>
        <w:bottom w:val="none" w:sz="0" w:space="0" w:color="auto"/>
        <w:right w:val="none" w:sz="0" w:space="0" w:color="auto"/>
      </w:divBdr>
    </w:div>
    <w:div w:id="908229303">
      <w:bodyDiv w:val="1"/>
      <w:marLeft w:val="0"/>
      <w:marRight w:val="0"/>
      <w:marTop w:val="0"/>
      <w:marBottom w:val="0"/>
      <w:divBdr>
        <w:top w:val="none" w:sz="0" w:space="0" w:color="auto"/>
        <w:left w:val="none" w:sz="0" w:space="0" w:color="auto"/>
        <w:bottom w:val="none" w:sz="0" w:space="0" w:color="auto"/>
        <w:right w:val="none" w:sz="0" w:space="0" w:color="auto"/>
      </w:divBdr>
    </w:div>
    <w:div w:id="908273170">
      <w:bodyDiv w:val="1"/>
      <w:marLeft w:val="0"/>
      <w:marRight w:val="0"/>
      <w:marTop w:val="0"/>
      <w:marBottom w:val="0"/>
      <w:divBdr>
        <w:top w:val="none" w:sz="0" w:space="0" w:color="auto"/>
        <w:left w:val="none" w:sz="0" w:space="0" w:color="auto"/>
        <w:bottom w:val="none" w:sz="0" w:space="0" w:color="auto"/>
        <w:right w:val="none" w:sz="0" w:space="0" w:color="auto"/>
      </w:divBdr>
    </w:div>
    <w:div w:id="908541848">
      <w:bodyDiv w:val="1"/>
      <w:marLeft w:val="0"/>
      <w:marRight w:val="0"/>
      <w:marTop w:val="0"/>
      <w:marBottom w:val="0"/>
      <w:divBdr>
        <w:top w:val="none" w:sz="0" w:space="0" w:color="auto"/>
        <w:left w:val="none" w:sz="0" w:space="0" w:color="auto"/>
        <w:bottom w:val="none" w:sz="0" w:space="0" w:color="auto"/>
        <w:right w:val="none" w:sz="0" w:space="0" w:color="auto"/>
      </w:divBdr>
    </w:div>
    <w:div w:id="909001918">
      <w:bodyDiv w:val="1"/>
      <w:marLeft w:val="0"/>
      <w:marRight w:val="0"/>
      <w:marTop w:val="0"/>
      <w:marBottom w:val="0"/>
      <w:divBdr>
        <w:top w:val="none" w:sz="0" w:space="0" w:color="auto"/>
        <w:left w:val="none" w:sz="0" w:space="0" w:color="auto"/>
        <w:bottom w:val="none" w:sz="0" w:space="0" w:color="auto"/>
        <w:right w:val="none" w:sz="0" w:space="0" w:color="auto"/>
      </w:divBdr>
    </w:div>
    <w:div w:id="909463637">
      <w:bodyDiv w:val="1"/>
      <w:marLeft w:val="0"/>
      <w:marRight w:val="0"/>
      <w:marTop w:val="0"/>
      <w:marBottom w:val="0"/>
      <w:divBdr>
        <w:top w:val="none" w:sz="0" w:space="0" w:color="auto"/>
        <w:left w:val="none" w:sz="0" w:space="0" w:color="auto"/>
        <w:bottom w:val="none" w:sz="0" w:space="0" w:color="auto"/>
        <w:right w:val="none" w:sz="0" w:space="0" w:color="auto"/>
      </w:divBdr>
    </w:div>
    <w:div w:id="909584756">
      <w:bodyDiv w:val="1"/>
      <w:marLeft w:val="0"/>
      <w:marRight w:val="0"/>
      <w:marTop w:val="0"/>
      <w:marBottom w:val="0"/>
      <w:divBdr>
        <w:top w:val="none" w:sz="0" w:space="0" w:color="auto"/>
        <w:left w:val="none" w:sz="0" w:space="0" w:color="auto"/>
        <w:bottom w:val="none" w:sz="0" w:space="0" w:color="auto"/>
        <w:right w:val="none" w:sz="0" w:space="0" w:color="auto"/>
      </w:divBdr>
    </w:div>
    <w:div w:id="909971247">
      <w:bodyDiv w:val="1"/>
      <w:marLeft w:val="0"/>
      <w:marRight w:val="0"/>
      <w:marTop w:val="0"/>
      <w:marBottom w:val="0"/>
      <w:divBdr>
        <w:top w:val="none" w:sz="0" w:space="0" w:color="auto"/>
        <w:left w:val="none" w:sz="0" w:space="0" w:color="auto"/>
        <w:bottom w:val="none" w:sz="0" w:space="0" w:color="auto"/>
        <w:right w:val="none" w:sz="0" w:space="0" w:color="auto"/>
      </w:divBdr>
    </w:div>
    <w:div w:id="910044731">
      <w:bodyDiv w:val="1"/>
      <w:marLeft w:val="0"/>
      <w:marRight w:val="0"/>
      <w:marTop w:val="0"/>
      <w:marBottom w:val="0"/>
      <w:divBdr>
        <w:top w:val="none" w:sz="0" w:space="0" w:color="auto"/>
        <w:left w:val="none" w:sz="0" w:space="0" w:color="auto"/>
        <w:bottom w:val="none" w:sz="0" w:space="0" w:color="auto"/>
        <w:right w:val="none" w:sz="0" w:space="0" w:color="auto"/>
      </w:divBdr>
    </w:div>
    <w:div w:id="910388987">
      <w:bodyDiv w:val="1"/>
      <w:marLeft w:val="0"/>
      <w:marRight w:val="0"/>
      <w:marTop w:val="0"/>
      <w:marBottom w:val="0"/>
      <w:divBdr>
        <w:top w:val="none" w:sz="0" w:space="0" w:color="auto"/>
        <w:left w:val="none" w:sz="0" w:space="0" w:color="auto"/>
        <w:bottom w:val="none" w:sz="0" w:space="0" w:color="auto"/>
        <w:right w:val="none" w:sz="0" w:space="0" w:color="auto"/>
      </w:divBdr>
    </w:div>
    <w:div w:id="910583967">
      <w:bodyDiv w:val="1"/>
      <w:marLeft w:val="0"/>
      <w:marRight w:val="0"/>
      <w:marTop w:val="0"/>
      <w:marBottom w:val="0"/>
      <w:divBdr>
        <w:top w:val="none" w:sz="0" w:space="0" w:color="auto"/>
        <w:left w:val="none" w:sz="0" w:space="0" w:color="auto"/>
        <w:bottom w:val="none" w:sz="0" w:space="0" w:color="auto"/>
        <w:right w:val="none" w:sz="0" w:space="0" w:color="auto"/>
      </w:divBdr>
    </w:div>
    <w:div w:id="912079508">
      <w:bodyDiv w:val="1"/>
      <w:marLeft w:val="0"/>
      <w:marRight w:val="0"/>
      <w:marTop w:val="0"/>
      <w:marBottom w:val="0"/>
      <w:divBdr>
        <w:top w:val="none" w:sz="0" w:space="0" w:color="auto"/>
        <w:left w:val="none" w:sz="0" w:space="0" w:color="auto"/>
        <w:bottom w:val="none" w:sz="0" w:space="0" w:color="auto"/>
        <w:right w:val="none" w:sz="0" w:space="0" w:color="auto"/>
      </w:divBdr>
    </w:div>
    <w:div w:id="912203248">
      <w:bodyDiv w:val="1"/>
      <w:marLeft w:val="0"/>
      <w:marRight w:val="0"/>
      <w:marTop w:val="0"/>
      <w:marBottom w:val="0"/>
      <w:divBdr>
        <w:top w:val="none" w:sz="0" w:space="0" w:color="auto"/>
        <w:left w:val="none" w:sz="0" w:space="0" w:color="auto"/>
        <w:bottom w:val="none" w:sz="0" w:space="0" w:color="auto"/>
        <w:right w:val="none" w:sz="0" w:space="0" w:color="auto"/>
      </w:divBdr>
    </w:div>
    <w:div w:id="912811293">
      <w:bodyDiv w:val="1"/>
      <w:marLeft w:val="0"/>
      <w:marRight w:val="0"/>
      <w:marTop w:val="0"/>
      <w:marBottom w:val="0"/>
      <w:divBdr>
        <w:top w:val="none" w:sz="0" w:space="0" w:color="auto"/>
        <w:left w:val="none" w:sz="0" w:space="0" w:color="auto"/>
        <w:bottom w:val="none" w:sz="0" w:space="0" w:color="auto"/>
        <w:right w:val="none" w:sz="0" w:space="0" w:color="auto"/>
      </w:divBdr>
    </w:div>
    <w:div w:id="913467890">
      <w:bodyDiv w:val="1"/>
      <w:marLeft w:val="0"/>
      <w:marRight w:val="0"/>
      <w:marTop w:val="0"/>
      <w:marBottom w:val="0"/>
      <w:divBdr>
        <w:top w:val="none" w:sz="0" w:space="0" w:color="auto"/>
        <w:left w:val="none" w:sz="0" w:space="0" w:color="auto"/>
        <w:bottom w:val="none" w:sz="0" w:space="0" w:color="auto"/>
        <w:right w:val="none" w:sz="0" w:space="0" w:color="auto"/>
      </w:divBdr>
    </w:div>
    <w:div w:id="914556781">
      <w:bodyDiv w:val="1"/>
      <w:marLeft w:val="0"/>
      <w:marRight w:val="0"/>
      <w:marTop w:val="0"/>
      <w:marBottom w:val="0"/>
      <w:divBdr>
        <w:top w:val="none" w:sz="0" w:space="0" w:color="auto"/>
        <w:left w:val="none" w:sz="0" w:space="0" w:color="auto"/>
        <w:bottom w:val="none" w:sz="0" w:space="0" w:color="auto"/>
        <w:right w:val="none" w:sz="0" w:space="0" w:color="auto"/>
      </w:divBdr>
    </w:div>
    <w:div w:id="914777291">
      <w:bodyDiv w:val="1"/>
      <w:marLeft w:val="0"/>
      <w:marRight w:val="0"/>
      <w:marTop w:val="0"/>
      <w:marBottom w:val="0"/>
      <w:divBdr>
        <w:top w:val="none" w:sz="0" w:space="0" w:color="auto"/>
        <w:left w:val="none" w:sz="0" w:space="0" w:color="auto"/>
        <w:bottom w:val="none" w:sz="0" w:space="0" w:color="auto"/>
        <w:right w:val="none" w:sz="0" w:space="0" w:color="auto"/>
      </w:divBdr>
    </w:div>
    <w:div w:id="914781700">
      <w:bodyDiv w:val="1"/>
      <w:marLeft w:val="0"/>
      <w:marRight w:val="0"/>
      <w:marTop w:val="0"/>
      <w:marBottom w:val="0"/>
      <w:divBdr>
        <w:top w:val="none" w:sz="0" w:space="0" w:color="auto"/>
        <w:left w:val="none" w:sz="0" w:space="0" w:color="auto"/>
        <w:bottom w:val="none" w:sz="0" w:space="0" w:color="auto"/>
        <w:right w:val="none" w:sz="0" w:space="0" w:color="auto"/>
      </w:divBdr>
    </w:div>
    <w:div w:id="914818622">
      <w:bodyDiv w:val="1"/>
      <w:marLeft w:val="0"/>
      <w:marRight w:val="0"/>
      <w:marTop w:val="0"/>
      <w:marBottom w:val="0"/>
      <w:divBdr>
        <w:top w:val="none" w:sz="0" w:space="0" w:color="auto"/>
        <w:left w:val="none" w:sz="0" w:space="0" w:color="auto"/>
        <w:bottom w:val="none" w:sz="0" w:space="0" w:color="auto"/>
        <w:right w:val="none" w:sz="0" w:space="0" w:color="auto"/>
      </w:divBdr>
    </w:div>
    <w:div w:id="914897118">
      <w:bodyDiv w:val="1"/>
      <w:marLeft w:val="0"/>
      <w:marRight w:val="0"/>
      <w:marTop w:val="0"/>
      <w:marBottom w:val="0"/>
      <w:divBdr>
        <w:top w:val="none" w:sz="0" w:space="0" w:color="auto"/>
        <w:left w:val="none" w:sz="0" w:space="0" w:color="auto"/>
        <w:bottom w:val="none" w:sz="0" w:space="0" w:color="auto"/>
        <w:right w:val="none" w:sz="0" w:space="0" w:color="auto"/>
      </w:divBdr>
    </w:div>
    <w:div w:id="915045997">
      <w:bodyDiv w:val="1"/>
      <w:marLeft w:val="0"/>
      <w:marRight w:val="0"/>
      <w:marTop w:val="0"/>
      <w:marBottom w:val="0"/>
      <w:divBdr>
        <w:top w:val="none" w:sz="0" w:space="0" w:color="auto"/>
        <w:left w:val="none" w:sz="0" w:space="0" w:color="auto"/>
        <w:bottom w:val="none" w:sz="0" w:space="0" w:color="auto"/>
        <w:right w:val="none" w:sz="0" w:space="0" w:color="auto"/>
      </w:divBdr>
    </w:div>
    <w:div w:id="915356239">
      <w:bodyDiv w:val="1"/>
      <w:marLeft w:val="0"/>
      <w:marRight w:val="0"/>
      <w:marTop w:val="0"/>
      <w:marBottom w:val="0"/>
      <w:divBdr>
        <w:top w:val="none" w:sz="0" w:space="0" w:color="auto"/>
        <w:left w:val="none" w:sz="0" w:space="0" w:color="auto"/>
        <w:bottom w:val="none" w:sz="0" w:space="0" w:color="auto"/>
        <w:right w:val="none" w:sz="0" w:space="0" w:color="auto"/>
      </w:divBdr>
    </w:div>
    <w:div w:id="916549517">
      <w:bodyDiv w:val="1"/>
      <w:marLeft w:val="0"/>
      <w:marRight w:val="0"/>
      <w:marTop w:val="0"/>
      <w:marBottom w:val="0"/>
      <w:divBdr>
        <w:top w:val="none" w:sz="0" w:space="0" w:color="auto"/>
        <w:left w:val="none" w:sz="0" w:space="0" w:color="auto"/>
        <w:bottom w:val="none" w:sz="0" w:space="0" w:color="auto"/>
        <w:right w:val="none" w:sz="0" w:space="0" w:color="auto"/>
      </w:divBdr>
    </w:div>
    <w:div w:id="916667743">
      <w:bodyDiv w:val="1"/>
      <w:marLeft w:val="0"/>
      <w:marRight w:val="0"/>
      <w:marTop w:val="0"/>
      <w:marBottom w:val="0"/>
      <w:divBdr>
        <w:top w:val="none" w:sz="0" w:space="0" w:color="auto"/>
        <w:left w:val="none" w:sz="0" w:space="0" w:color="auto"/>
        <w:bottom w:val="none" w:sz="0" w:space="0" w:color="auto"/>
        <w:right w:val="none" w:sz="0" w:space="0" w:color="auto"/>
      </w:divBdr>
    </w:div>
    <w:div w:id="917328022">
      <w:bodyDiv w:val="1"/>
      <w:marLeft w:val="0"/>
      <w:marRight w:val="0"/>
      <w:marTop w:val="0"/>
      <w:marBottom w:val="0"/>
      <w:divBdr>
        <w:top w:val="none" w:sz="0" w:space="0" w:color="auto"/>
        <w:left w:val="none" w:sz="0" w:space="0" w:color="auto"/>
        <w:bottom w:val="none" w:sz="0" w:space="0" w:color="auto"/>
        <w:right w:val="none" w:sz="0" w:space="0" w:color="auto"/>
      </w:divBdr>
    </w:div>
    <w:div w:id="917712719">
      <w:bodyDiv w:val="1"/>
      <w:marLeft w:val="0"/>
      <w:marRight w:val="0"/>
      <w:marTop w:val="0"/>
      <w:marBottom w:val="0"/>
      <w:divBdr>
        <w:top w:val="none" w:sz="0" w:space="0" w:color="auto"/>
        <w:left w:val="none" w:sz="0" w:space="0" w:color="auto"/>
        <w:bottom w:val="none" w:sz="0" w:space="0" w:color="auto"/>
        <w:right w:val="none" w:sz="0" w:space="0" w:color="auto"/>
      </w:divBdr>
    </w:div>
    <w:div w:id="917984077">
      <w:bodyDiv w:val="1"/>
      <w:marLeft w:val="0"/>
      <w:marRight w:val="0"/>
      <w:marTop w:val="0"/>
      <w:marBottom w:val="0"/>
      <w:divBdr>
        <w:top w:val="none" w:sz="0" w:space="0" w:color="auto"/>
        <w:left w:val="none" w:sz="0" w:space="0" w:color="auto"/>
        <w:bottom w:val="none" w:sz="0" w:space="0" w:color="auto"/>
        <w:right w:val="none" w:sz="0" w:space="0" w:color="auto"/>
      </w:divBdr>
    </w:div>
    <w:div w:id="918320998">
      <w:bodyDiv w:val="1"/>
      <w:marLeft w:val="0"/>
      <w:marRight w:val="0"/>
      <w:marTop w:val="0"/>
      <w:marBottom w:val="0"/>
      <w:divBdr>
        <w:top w:val="none" w:sz="0" w:space="0" w:color="auto"/>
        <w:left w:val="none" w:sz="0" w:space="0" w:color="auto"/>
        <w:bottom w:val="none" w:sz="0" w:space="0" w:color="auto"/>
        <w:right w:val="none" w:sz="0" w:space="0" w:color="auto"/>
      </w:divBdr>
    </w:div>
    <w:div w:id="919214525">
      <w:bodyDiv w:val="1"/>
      <w:marLeft w:val="0"/>
      <w:marRight w:val="0"/>
      <w:marTop w:val="0"/>
      <w:marBottom w:val="0"/>
      <w:divBdr>
        <w:top w:val="none" w:sz="0" w:space="0" w:color="auto"/>
        <w:left w:val="none" w:sz="0" w:space="0" w:color="auto"/>
        <w:bottom w:val="none" w:sz="0" w:space="0" w:color="auto"/>
        <w:right w:val="none" w:sz="0" w:space="0" w:color="auto"/>
      </w:divBdr>
    </w:div>
    <w:div w:id="919757864">
      <w:bodyDiv w:val="1"/>
      <w:marLeft w:val="0"/>
      <w:marRight w:val="0"/>
      <w:marTop w:val="0"/>
      <w:marBottom w:val="0"/>
      <w:divBdr>
        <w:top w:val="none" w:sz="0" w:space="0" w:color="auto"/>
        <w:left w:val="none" w:sz="0" w:space="0" w:color="auto"/>
        <w:bottom w:val="none" w:sz="0" w:space="0" w:color="auto"/>
        <w:right w:val="none" w:sz="0" w:space="0" w:color="auto"/>
      </w:divBdr>
    </w:div>
    <w:div w:id="919870895">
      <w:bodyDiv w:val="1"/>
      <w:marLeft w:val="0"/>
      <w:marRight w:val="0"/>
      <w:marTop w:val="0"/>
      <w:marBottom w:val="0"/>
      <w:divBdr>
        <w:top w:val="none" w:sz="0" w:space="0" w:color="auto"/>
        <w:left w:val="none" w:sz="0" w:space="0" w:color="auto"/>
        <w:bottom w:val="none" w:sz="0" w:space="0" w:color="auto"/>
        <w:right w:val="none" w:sz="0" w:space="0" w:color="auto"/>
      </w:divBdr>
    </w:div>
    <w:div w:id="920143299">
      <w:bodyDiv w:val="1"/>
      <w:marLeft w:val="0"/>
      <w:marRight w:val="0"/>
      <w:marTop w:val="0"/>
      <w:marBottom w:val="0"/>
      <w:divBdr>
        <w:top w:val="none" w:sz="0" w:space="0" w:color="auto"/>
        <w:left w:val="none" w:sz="0" w:space="0" w:color="auto"/>
        <w:bottom w:val="none" w:sz="0" w:space="0" w:color="auto"/>
        <w:right w:val="none" w:sz="0" w:space="0" w:color="auto"/>
      </w:divBdr>
    </w:div>
    <w:div w:id="920524727">
      <w:bodyDiv w:val="1"/>
      <w:marLeft w:val="0"/>
      <w:marRight w:val="0"/>
      <w:marTop w:val="0"/>
      <w:marBottom w:val="0"/>
      <w:divBdr>
        <w:top w:val="none" w:sz="0" w:space="0" w:color="auto"/>
        <w:left w:val="none" w:sz="0" w:space="0" w:color="auto"/>
        <w:bottom w:val="none" w:sz="0" w:space="0" w:color="auto"/>
        <w:right w:val="none" w:sz="0" w:space="0" w:color="auto"/>
      </w:divBdr>
    </w:div>
    <w:div w:id="923076305">
      <w:bodyDiv w:val="1"/>
      <w:marLeft w:val="0"/>
      <w:marRight w:val="0"/>
      <w:marTop w:val="0"/>
      <w:marBottom w:val="0"/>
      <w:divBdr>
        <w:top w:val="none" w:sz="0" w:space="0" w:color="auto"/>
        <w:left w:val="none" w:sz="0" w:space="0" w:color="auto"/>
        <w:bottom w:val="none" w:sz="0" w:space="0" w:color="auto"/>
        <w:right w:val="none" w:sz="0" w:space="0" w:color="auto"/>
      </w:divBdr>
    </w:div>
    <w:div w:id="923535421">
      <w:bodyDiv w:val="1"/>
      <w:marLeft w:val="0"/>
      <w:marRight w:val="0"/>
      <w:marTop w:val="0"/>
      <w:marBottom w:val="0"/>
      <w:divBdr>
        <w:top w:val="none" w:sz="0" w:space="0" w:color="auto"/>
        <w:left w:val="none" w:sz="0" w:space="0" w:color="auto"/>
        <w:bottom w:val="none" w:sz="0" w:space="0" w:color="auto"/>
        <w:right w:val="none" w:sz="0" w:space="0" w:color="auto"/>
      </w:divBdr>
    </w:div>
    <w:div w:id="923686380">
      <w:bodyDiv w:val="1"/>
      <w:marLeft w:val="0"/>
      <w:marRight w:val="0"/>
      <w:marTop w:val="0"/>
      <w:marBottom w:val="0"/>
      <w:divBdr>
        <w:top w:val="none" w:sz="0" w:space="0" w:color="auto"/>
        <w:left w:val="none" w:sz="0" w:space="0" w:color="auto"/>
        <w:bottom w:val="none" w:sz="0" w:space="0" w:color="auto"/>
        <w:right w:val="none" w:sz="0" w:space="0" w:color="auto"/>
      </w:divBdr>
    </w:div>
    <w:div w:id="923994333">
      <w:bodyDiv w:val="1"/>
      <w:marLeft w:val="0"/>
      <w:marRight w:val="0"/>
      <w:marTop w:val="0"/>
      <w:marBottom w:val="0"/>
      <w:divBdr>
        <w:top w:val="none" w:sz="0" w:space="0" w:color="auto"/>
        <w:left w:val="none" w:sz="0" w:space="0" w:color="auto"/>
        <w:bottom w:val="none" w:sz="0" w:space="0" w:color="auto"/>
        <w:right w:val="none" w:sz="0" w:space="0" w:color="auto"/>
      </w:divBdr>
    </w:div>
    <w:div w:id="924649324">
      <w:bodyDiv w:val="1"/>
      <w:marLeft w:val="0"/>
      <w:marRight w:val="0"/>
      <w:marTop w:val="0"/>
      <w:marBottom w:val="0"/>
      <w:divBdr>
        <w:top w:val="none" w:sz="0" w:space="0" w:color="auto"/>
        <w:left w:val="none" w:sz="0" w:space="0" w:color="auto"/>
        <w:bottom w:val="none" w:sz="0" w:space="0" w:color="auto"/>
        <w:right w:val="none" w:sz="0" w:space="0" w:color="auto"/>
      </w:divBdr>
    </w:div>
    <w:div w:id="924994827">
      <w:bodyDiv w:val="1"/>
      <w:marLeft w:val="0"/>
      <w:marRight w:val="0"/>
      <w:marTop w:val="0"/>
      <w:marBottom w:val="0"/>
      <w:divBdr>
        <w:top w:val="none" w:sz="0" w:space="0" w:color="auto"/>
        <w:left w:val="none" w:sz="0" w:space="0" w:color="auto"/>
        <w:bottom w:val="none" w:sz="0" w:space="0" w:color="auto"/>
        <w:right w:val="none" w:sz="0" w:space="0" w:color="auto"/>
      </w:divBdr>
    </w:div>
    <w:div w:id="925069548">
      <w:bodyDiv w:val="1"/>
      <w:marLeft w:val="0"/>
      <w:marRight w:val="0"/>
      <w:marTop w:val="0"/>
      <w:marBottom w:val="0"/>
      <w:divBdr>
        <w:top w:val="none" w:sz="0" w:space="0" w:color="auto"/>
        <w:left w:val="none" w:sz="0" w:space="0" w:color="auto"/>
        <w:bottom w:val="none" w:sz="0" w:space="0" w:color="auto"/>
        <w:right w:val="none" w:sz="0" w:space="0" w:color="auto"/>
      </w:divBdr>
    </w:div>
    <w:div w:id="925109691">
      <w:bodyDiv w:val="1"/>
      <w:marLeft w:val="0"/>
      <w:marRight w:val="0"/>
      <w:marTop w:val="0"/>
      <w:marBottom w:val="0"/>
      <w:divBdr>
        <w:top w:val="none" w:sz="0" w:space="0" w:color="auto"/>
        <w:left w:val="none" w:sz="0" w:space="0" w:color="auto"/>
        <w:bottom w:val="none" w:sz="0" w:space="0" w:color="auto"/>
        <w:right w:val="none" w:sz="0" w:space="0" w:color="auto"/>
      </w:divBdr>
    </w:div>
    <w:div w:id="925303563">
      <w:bodyDiv w:val="1"/>
      <w:marLeft w:val="0"/>
      <w:marRight w:val="0"/>
      <w:marTop w:val="0"/>
      <w:marBottom w:val="0"/>
      <w:divBdr>
        <w:top w:val="none" w:sz="0" w:space="0" w:color="auto"/>
        <w:left w:val="none" w:sz="0" w:space="0" w:color="auto"/>
        <w:bottom w:val="none" w:sz="0" w:space="0" w:color="auto"/>
        <w:right w:val="none" w:sz="0" w:space="0" w:color="auto"/>
      </w:divBdr>
    </w:div>
    <w:div w:id="925335283">
      <w:bodyDiv w:val="1"/>
      <w:marLeft w:val="0"/>
      <w:marRight w:val="0"/>
      <w:marTop w:val="0"/>
      <w:marBottom w:val="0"/>
      <w:divBdr>
        <w:top w:val="none" w:sz="0" w:space="0" w:color="auto"/>
        <w:left w:val="none" w:sz="0" w:space="0" w:color="auto"/>
        <w:bottom w:val="none" w:sz="0" w:space="0" w:color="auto"/>
        <w:right w:val="none" w:sz="0" w:space="0" w:color="auto"/>
      </w:divBdr>
    </w:div>
    <w:div w:id="927470991">
      <w:bodyDiv w:val="1"/>
      <w:marLeft w:val="0"/>
      <w:marRight w:val="0"/>
      <w:marTop w:val="0"/>
      <w:marBottom w:val="0"/>
      <w:divBdr>
        <w:top w:val="none" w:sz="0" w:space="0" w:color="auto"/>
        <w:left w:val="none" w:sz="0" w:space="0" w:color="auto"/>
        <w:bottom w:val="none" w:sz="0" w:space="0" w:color="auto"/>
        <w:right w:val="none" w:sz="0" w:space="0" w:color="auto"/>
      </w:divBdr>
    </w:div>
    <w:div w:id="928193503">
      <w:bodyDiv w:val="1"/>
      <w:marLeft w:val="0"/>
      <w:marRight w:val="0"/>
      <w:marTop w:val="0"/>
      <w:marBottom w:val="0"/>
      <w:divBdr>
        <w:top w:val="none" w:sz="0" w:space="0" w:color="auto"/>
        <w:left w:val="none" w:sz="0" w:space="0" w:color="auto"/>
        <w:bottom w:val="none" w:sz="0" w:space="0" w:color="auto"/>
        <w:right w:val="none" w:sz="0" w:space="0" w:color="auto"/>
      </w:divBdr>
    </w:div>
    <w:div w:id="929243094">
      <w:bodyDiv w:val="1"/>
      <w:marLeft w:val="0"/>
      <w:marRight w:val="0"/>
      <w:marTop w:val="0"/>
      <w:marBottom w:val="0"/>
      <w:divBdr>
        <w:top w:val="none" w:sz="0" w:space="0" w:color="auto"/>
        <w:left w:val="none" w:sz="0" w:space="0" w:color="auto"/>
        <w:bottom w:val="none" w:sz="0" w:space="0" w:color="auto"/>
        <w:right w:val="none" w:sz="0" w:space="0" w:color="auto"/>
      </w:divBdr>
    </w:div>
    <w:div w:id="929389950">
      <w:bodyDiv w:val="1"/>
      <w:marLeft w:val="0"/>
      <w:marRight w:val="0"/>
      <w:marTop w:val="0"/>
      <w:marBottom w:val="0"/>
      <w:divBdr>
        <w:top w:val="none" w:sz="0" w:space="0" w:color="auto"/>
        <w:left w:val="none" w:sz="0" w:space="0" w:color="auto"/>
        <w:bottom w:val="none" w:sz="0" w:space="0" w:color="auto"/>
        <w:right w:val="none" w:sz="0" w:space="0" w:color="auto"/>
      </w:divBdr>
    </w:div>
    <w:div w:id="929394353">
      <w:bodyDiv w:val="1"/>
      <w:marLeft w:val="0"/>
      <w:marRight w:val="0"/>
      <w:marTop w:val="0"/>
      <w:marBottom w:val="0"/>
      <w:divBdr>
        <w:top w:val="none" w:sz="0" w:space="0" w:color="auto"/>
        <w:left w:val="none" w:sz="0" w:space="0" w:color="auto"/>
        <w:bottom w:val="none" w:sz="0" w:space="0" w:color="auto"/>
        <w:right w:val="none" w:sz="0" w:space="0" w:color="auto"/>
      </w:divBdr>
    </w:div>
    <w:div w:id="929435264">
      <w:bodyDiv w:val="1"/>
      <w:marLeft w:val="0"/>
      <w:marRight w:val="0"/>
      <w:marTop w:val="0"/>
      <w:marBottom w:val="0"/>
      <w:divBdr>
        <w:top w:val="none" w:sz="0" w:space="0" w:color="auto"/>
        <w:left w:val="none" w:sz="0" w:space="0" w:color="auto"/>
        <w:bottom w:val="none" w:sz="0" w:space="0" w:color="auto"/>
        <w:right w:val="none" w:sz="0" w:space="0" w:color="auto"/>
      </w:divBdr>
    </w:div>
    <w:div w:id="929585591">
      <w:bodyDiv w:val="1"/>
      <w:marLeft w:val="0"/>
      <w:marRight w:val="0"/>
      <w:marTop w:val="0"/>
      <w:marBottom w:val="0"/>
      <w:divBdr>
        <w:top w:val="none" w:sz="0" w:space="0" w:color="auto"/>
        <w:left w:val="none" w:sz="0" w:space="0" w:color="auto"/>
        <w:bottom w:val="none" w:sz="0" w:space="0" w:color="auto"/>
        <w:right w:val="none" w:sz="0" w:space="0" w:color="auto"/>
      </w:divBdr>
    </w:div>
    <w:div w:id="929850366">
      <w:bodyDiv w:val="1"/>
      <w:marLeft w:val="0"/>
      <w:marRight w:val="0"/>
      <w:marTop w:val="0"/>
      <w:marBottom w:val="0"/>
      <w:divBdr>
        <w:top w:val="none" w:sz="0" w:space="0" w:color="auto"/>
        <w:left w:val="none" w:sz="0" w:space="0" w:color="auto"/>
        <w:bottom w:val="none" w:sz="0" w:space="0" w:color="auto"/>
        <w:right w:val="none" w:sz="0" w:space="0" w:color="auto"/>
      </w:divBdr>
    </w:div>
    <w:div w:id="931550062">
      <w:bodyDiv w:val="1"/>
      <w:marLeft w:val="0"/>
      <w:marRight w:val="0"/>
      <w:marTop w:val="0"/>
      <w:marBottom w:val="0"/>
      <w:divBdr>
        <w:top w:val="none" w:sz="0" w:space="0" w:color="auto"/>
        <w:left w:val="none" w:sz="0" w:space="0" w:color="auto"/>
        <w:bottom w:val="none" w:sz="0" w:space="0" w:color="auto"/>
        <w:right w:val="none" w:sz="0" w:space="0" w:color="auto"/>
      </w:divBdr>
    </w:div>
    <w:div w:id="932401017">
      <w:bodyDiv w:val="1"/>
      <w:marLeft w:val="0"/>
      <w:marRight w:val="0"/>
      <w:marTop w:val="0"/>
      <w:marBottom w:val="0"/>
      <w:divBdr>
        <w:top w:val="none" w:sz="0" w:space="0" w:color="auto"/>
        <w:left w:val="none" w:sz="0" w:space="0" w:color="auto"/>
        <w:bottom w:val="none" w:sz="0" w:space="0" w:color="auto"/>
        <w:right w:val="none" w:sz="0" w:space="0" w:color="auto"/>
      </w:divBdr>
    </w:div>
    <w:div w:id="932786107">
      <w:bodyDiv w:val="1"/>
      <w:marLeft w:val="0"/>
      <w:marRight w:val="0"/>
      <w:marTop w:val="0"/>
      <w:marBottom w:val="0"/>
      <w:divBdr>
        <w:top w:val="none" w:sz="0" w:space="0" w:color="auto"/>
        <w:left w:val="none" w:sz="0" w:space="0" w:color="auto"/>
        <w:bottom w:val="none" w:sz="0" w:space="0" w:color="auto"/>
        <w:right w:val="none" w:sz="0" w:space="0" w:color="auto"/>
      </w:divBdr>
    </w:div>
    <w:div w:id="933367922">
      <w:bodyDiv w:val="1"/>
      <w:marLeft w:val="0"/>
      <w:marRight w:val="0"/>
      <w:marTop w:val="0"/>
      <w:marBottom w:val="0"/>
      <w:divBdr>
        <w:top w:val="none" w:sz="0" w:space="0" w:color="auto"/>
        <w:left w:val="none" w:sz="0" w:space="0" w:color="auto"/>
        <w:bottom w:val="none" w:sz="0" w:space="0" w:color="auto"/>
        <w:right w:val="none" w:sz="0" w:space="0" w:color="auto"/>
      </w:divBdr>
    </w:div>
    <w:div w:id="933590320">
      <w:bodyDiv w:val="1"/>
      <w:marLeft w:val="0"/>
      <w:marRight w:val="0"/>
      <w:marTop w:val="0"/>
      <w:marBottom w:val="0"/>
      <w:divBdr>
        <w:top w:val="none" w:sz="0" w:space="0" w:color="auto"/>
        <w:left w:val="none" w:sz="0" w:space="0" w:color="auto"/>
        <w:bottom w:val="none" w:sz="0" w:space="0" w:color="auto"/>
        <w:right w:val="none" w:sz="0" w:space="0" w:color="auto"/>
      </w:divBdr>
    </w:div>
    <w:div w:id="934095996">
      <w:bodyDiv w:val="1"/>
      <w:marLeft w:val="0"/>
      <w:marRight w:val="0"/>
      <w:marTop w:val="0"/>
      <w:marBottom w:val="0"/>
      <w:divBdr>
        <w:top w:val="none" w:sz="0" w:space="0" w:color="auto"/>
        <w:left w:val="none" w:sz="0" w:space="0" w:color="auto"/>
        <w:bottom w:val="none" w:sz="0" w:space="0" w:color="auto"/>
        <w:right w:val="none" w:sz="0" w:space="0" w:color="auto"/>
      </w:divBdr>
    </w:div>
    <w:div w:id="934242051">
      <w:bodyDiv w:val="1"/>
      <w:marLeft w:val="0"/>
      <w:marRight w:val="0"/>
      <w:marTop w:val="0"/>
      <w:marBottom w:val="0"/>
      <w:divBdr>
        <w:top w:val="none" w:sz="0" w:space="0" w:color="auto"/>
        <w:left w:val="none" w:sz="0" w:space="0" w:color="auto"/>
        <w:bottom w:val="none" w:sz="0" w:space="0" w:color="auto"/>
        <w:right w:val="none" w:sz="0" w:space="0" w:color="auto"/>
      </w:divBdr>
    </w:div>
    <w:div w:id="934437566">
      <w:bodyDiv w:val="1"/>
      <w:marLeft w:val="0"/>
      <w:marRight w:val="0"/>
      <w:marTop w:val="0"/>
      <w:marBottom w:val="0"/>
      <w:divBdr>
        <w:top w:val="none" w:sz="0" w:space="0" w:color="auto"/>
        <w:left w:val="none" w:sz="0" w:space="0" w:color="auto"/>
        <w:bottom w:val="none" w:sz="0" w:space="0" w:color="auto"/>
        <w:right w:val="none" w:sz="0" w:space="0" w:color="auto"/>
      </w:divBdr>
    </w:div>
    <w:div w:id="934751946">
      <w:bodyDiv w:val="1"/>
      <w:marLeft w:val="0"/>
      <w:marRight w:val="0"/>
      <w:marTop w:val="0"/>
      <w:marBottom w:val="0"/>
      <w:divBdr>
        <w:top w:val="none" w:sz="0" w:space="0" w:color="auto"/>
        <w:left w:val="none" w:sz="0" w:space="0" w:color="auto"/>
        <w:bottom w:val="none" w:sz="0" w:space="0" w:color="auto"/>
        <w:right w:val="none" w:sz="0" w:space="0" w:color="auto"/>
      </w:divBdr>
    </w:div>
    <w:div w:id="935094180">
      <w:bodyDiv w:val="1"/>
      <w:marLeft w:val="0"/>
      <w:marRight w:val="0"/>
      <w:marTop w:val="0"/>
      <w:marBottom w:val="0"/>
      <w:divBdr>
        <w:top w:val="none" w:sz="0" w:space="0" w:color="auto"/>
        <w:left w:val="none" w:sz="0" w:space="0" w:color="auto"/>
        <w:bottom w:val="none" w:sz="0" w:space="0" w:color="auto"/>
        <w:right w:val="none" w:sz="0" w:space="0" w:color="auto"/>
      </w:divBdr>
    </w:div>
    <w:div w:id="935479216">
      <w:bodyDiv w:val="1"/>
      <w:marLeft w:val="0"/>
      <w:marRight w:val="0"/>
      <w:marTop w:val="0"/>
      <w:marBottom w:val="0"/>
      <w:divBdr>
        <w:top w:val="none" w:sz="0" w:space="0" w:color="auto"/>
        <w:left w:val="none" w:sz="0" w:space="0" w:color="auto"/>
        <w:bottom w:val="none" w:sz="0" w:space="0" w:color="auto"/>
        <w:right w:val="none" w:sz="0" w:space="0" w:color="auto"/>
      </w:divBdr>
    </w:div>
    <w:div w:id="935670588">
      <w:bodyDiv w:val="1"/>
      <w:marLeft w:val="0"/>
      <w:marRight w:val="0"/>
      <w:marTop w:val="0"/>
      <w:marBottom w:val="0"/>
      <w:divBdr>
        <w:top w:val="none" w:sz="0" w:space="0" w:color="auto"/>
        <w:left w:val="none" w:sz="0" w:space="0" w:color="auto"/>
        <w:bottom w:val="none" w:sz="0" w:space="0" w:color="auto"/>
        <w:right w:val="none" w:sz="0" w:space="0" w:color="auto"/>
      </w:divBdr>
    </w:div>
    <w:div w:id="936450974">
      <w:bodyDiv w:val="1"/>
      <w:marLeft w:val="0"/>
      <w:marRight w:val="0"/>
      <w:marTop w:val="0"/>
      <w:marBottom w:val="0"/>
      <w:divBdr>
        <w:top w:val="none" w:sz="0" w:space="0" w:color="auto"/>
        <w:left w:val="none" w:sz="0" w:space="0" w:color="auto"/>
        <w:bottom w:val="none" w:sz="0" w:space="0" w:color="auto"/>
        <w:right w:val="none" w:sz="0" w:space="0" w:color="auto"/>
      </w:divBdr>
    </w:div>
    <w:div w:id="936524966">
      <w:bodyDiv w:val="1"/>
      <w:marLeft w:val="0"/>
      <w:marRight w:val="0"/>
      <w:marTop w:val="0"/>
      <w:marBottom w:val="0"/>
      <w:divBdr>
        <w:top w:val="none" w:sz="0" w:space="0" w:color="auto"/>
        <w:left w:val="none" w:sz="0" w:space="0" w:color="auto"/>
        <w:bottom w:val="none" w:sz="0" w:space="0" w:color="auto"/>
        <w:right w:val="none" w:sz="0" w:space="0" w:color="auto"/>
      </w:divBdr>
    </w:div>
    <w:div w:id="936790442">
      <w:bodyDiv w:val="1"/>
      <w:marLeft w:val="0"/>
      <w:marRight w:val="0"/>
      <w:marTop w:val="0"/>
      <w:marBottom w:val="0"/>
      <w:divBdr>
        <w:top w:val="none" w:sz="0" w:space="0" w:color="auto"/>
        <w:left w:val="none" w:sz="0" w:space="0" w:color="auto"/>
        <w:bottom w:val="none" w:sz="0" w:space="0" w:color="auto"/>
        <w:right w:val="none" w:sz="0" w:space="0" w:color="auto"/>
      </w:divBdr>
    </w:div>
    <w:div w:id="937103963">
      <w:bodyDiv w:val="1"/>
      <w:marLeft w:val="0"/>
      <w:marRight w:val="0"/>
      <w:marTop w:val="0"/>
      <w:marBottom w:val="0"/>
      <w:divBdr>
        <w:top w:val="none" w:sz="0" w:space="0" w:color="auto"/>
        <w:left w:val="none" w:sz="0" w:space="0" w:color="auto"/>
        <w:bottom w:val="none" w:sz="0" w:space="0" w:color="auto"/>
        <w:right w:val="none" w:sz="0" w:space="0" w:color="auto"/>
      </w:divBdr>
    </w:div>
    <w:div w:id="937178161">
      <w:bodyDiv w:val="1"/>
      <w:marLeft w:val="0"/>
      <w:marRight w:val="0"/>
      <w:marTop w:val="0"/>
      <w:marBottom w:val="0"/>
      <w:divBdr>
        <w:top w:val="none" w:sz="0" w:space="0" w:color="auto"/>
        <w:left w:val="none" w:sz="0" w:space="0" w:color="auto"/>
        <w:bottom w:val="none" w:sz="0" w:space="0" w:color="auto"/>
        <w:right w:val="none" w:sz="0" w:space="0" w:color="auto"/>
      </w:divBdr>
    </w:div>
    <w:div w:id="937640777">
      <w:bodyDiv w:val="1"/>
      <w:marLeft w:val="0"/>
      <w:marRight w:val="0"/>
      <w:marTop w:val="0"/>
      <w:marBottom w:val="0"/>
      <w:divBdr>
        <w:top w:val="none" w:sz="0" w:space="0" w:color="auto"/>
        <w:left w:val="none" w:sz="0" w:space="0" w:color="auto"/>
        <w:bottom w:val="none" w:sz="0" w:space="0" w:color="auto"/>
        <w:right w:val="none" w:sz="0" w:space="0" w:color="auto"/>
      </w:divBdr>
    </w:div>
    <w:div w:id="937951565">
      <w:bodyDiv w:val="1"/>
      <w:marLeft w:val="0"/>
      <w:marRight w:val="0"/>
      <w:marTop w:val="0"/>
      <w:marBottom w:val="0"/>
      <w:divBdr>
        <w:top w:val="none" w:sz="0" w:space="0" w:color="auto"/>
        <w:left w:val="none" w:sz="0" w:space="0" w:color="auto"/>
        <w:bottom w:val="none" w:sz="0" w:space="0" w:color="auto"/>
        <w:right w:val="none" w:sz="0" w:space="0" w:color="auto"/>
      </w:divBdr>
    </w:div>
    <w:div w:id="938098624">
      <w:bodyDiv w:val="1"/>
      <w:marLeft w:val="0"/>
      <w:marRight w:val="0"/>
      <w:marTop w:val="0"/>
      <w:marBottom w:val="0"/>
      <w:divBdr>
        <w:top w:val="none" w:sz="0" w:space="0" w:color="auto"/>
        <w:left w:val="none" w:sz="0" w:space="0" w:color="auto"/>
        <w:bottom w:val="none" w:sz="0" w:space="0" w:color="auto"/>
        <w:right w:val="none" w:sz="0" w:space="0" w:color="auto"/>
      </w:divBdr>
    </w:div>
    <w:div w:id="938173490">
      <w:bodyDiv w:val="1"/>
      <w:marLeft w:val="0"/>
      <w:marRight w:val="0"/>
      <w:marTop w:val="0"/>
      <w:marBottom w:val="0"/>
      <w:divBdr>
        <w:top w:val="none" w:sz="0" w:space="0" w:color="auto"/>
        <w:left w:val="none" w:sz="0" w:space="0" w:color="auto"/>
        <w:bottom w:val="none" w:sz="0" w:space="0" w:color="auto"/>
        <w:right w:val="none" w:sz="0" w:space="0" w:color="auto"/>
      </w:divBdr>
    </w:div>
    <w:div w:id="938488429">
      <w:bodyDiv w:val="1"/>
      <w:marLeft w:val="0"/>
      <w:marRight w:val="0"/>
      <w:marTop w:val="0"/>
      <w:marBottom w:val="0"/>
      <w:divBdr>
        <w:top w:val="none" w:sz="0" w:space="0" w:color="auto"/>
        <w:left w:val="none" w:sz="0" w:space="0" w:color="auto"/>
        <w:bottom w:val="none" w:sz="0" w:space="0" w:color="auto"/>
        <w:right w:val="none" w:sz="0" w:space="0" w:color="auto"/>
      </w:divBdr>
    </w:div>
    <w:div w:id="938829935">
      <w:bodyDiv w:val="1"/>
      <w:marLeft w:val="0"/>
      <w:marRight w:val="0"/>
      <w:marTop w:val="0"/>
      <w:marBottom w:val="0"/>
      <w:divBdr>
        <w:top w:val="none" w:sz="0" w:space="0" w:color="auto"/>
        <w:left w:val="none" w:sz="0" w:space="0" w:color="auto"/>
        <w:bottom w:val="none" w:sz="0" w:space="0" w:color="auto"/>
        <w:right w:val="none" w:sz="0" w:space="0" w:color="auto"/>
      </w:divBdr>
    </w:div>
    <w:div w:id="938871393">
      <w:bodyDiv w:val="1"/>
      <w:marLeft w:val="0"/>
      <w:marRight w:val="0"/>
      <w:marTop w:val="0"/>
      <w:marBottom w:val="0"/>
      <w:divBdr>
        <w:top w:val="none" w:sz="0" w:space="0" w:color="auto"/>
        <w:left w:val="none" w:sz="0" w:space="0" w:color="auto"/>
        <w:bottom w:val="none" w:sz="0" w:space="0" w:color="auto"/>
        <w:right w:val="none" w:sz="0" w:space="0" w:color="auto"/>
      </w:divBdr>
    </w:div>
    <w:div w:id="939022329">
      <w:bodyDiv w:val="1"/>
      <w:marLeft w:val="0"/>
      <w:marRight w:val="0"/>
      <w:marTop w:val="0"/>
      <w:marBottom w:val="0"/>
      <w:divBdr>
        <w:top w:val="none" w:sz="0" w:space="0" w:color="auto"/>
        <w:left w:val="none" w:sz="0" w:space="0" w:color="auto"/>
        <w:bottom w:val="none" w:sz="0" w:space="0" w:color="auto"/>
        <w:right w:val="none" w:sz="0" w:space="0" w:color="auto"/>
      </w:divBdr>
    </w:div>
    <w:div w:id="939263228">
      <w:bodyDiv w:val="1"/>
      <w:marLeft w:val="0"/>
      <w:marRight w:val="0"/>
      <w:marTop w:val="0"/>
      <w:marBottom w:val="0"/>
      <w:divBdr>
        <w:top w:val="none" w:sz="0" w:space="0" w:color="auto"/>
        <w:left w:val="none" w:sz="0" w:space="0" w:color="auto"/>
        <w:bottom w:val="none" w:sz="0" w:space="0" w:color="auto"/>
        <w:right w:val="none" w:sz="0" w:space="0" w:color="auto"/>
      </w:divBdr>
    </w:div>
    <w:div w:id="939413698">
      <w:bodyDiv w:val="1"/>
      <w:marLeft w:val="0"/>
      <w:marRight w:val="0"/>
      <w:marTop w:val="0"/>
      <w:marBottom w:val="0"/>
      <w:divBdr>
        <w:top w:val="none" w:sz="0" w:space="0" w:color="auto"/>
        <w:left w:val="none" w:sz="0" w:space="0" w:color="auto"/>
        <w:bottom w:val="none" w:sz="0" w:space="0" w:color="auto"/>
        <w:right w:val="none" w:sz="0" w:space="0" w:color="auto"/>
      </w:divBdr>
    </w:div>
    <w:div w:id="939723920">
      <w:bodyDiv w:val="1"/>
      <w:marLeft w:val="0"/>
      <w:marRight w:val="0"/>
      <w:marTop w:val="0"/>
      <w:marBottom w:val="0"/>
      <w:divBdr>
        <w:top w:val="none" w:sz="0" w:space="0" w:color="auto"/>
        <w:left w:val="none" w:sz="0" w:space="0" w:color="auto"/>
        <w:bottom w:val="none" w:sz="0" w:space="0" w:color="auto"/>
        <w:right w:val="none" w:sz="0" w:space="0" w:color="auto"/>
      </w:divBdr>
    </w:div>
    <w:div w:id="940066535">
      <w:bodyDiv w:val="1"/>
      <w:marLeft w:val="0"/>
      <w:marRight w:val="0"/>
      <w:marTop w:val="0"/>
      <w:marBottom w:val="0"/>
      <w:divBdr>
        <w:top w:val="none" w:sz="0" w:space="0" w:color="auto"/>
        <w:left w:val="none" w:sz="0" w:space="0" w:color="auto"/>
        <w:bottom w:val="none" w:sz="0" w:space="0" w:color="auto"/>
        <w:right w:val="none" w:sz="0" w:space="0" w:color="auto"/>
      </w:divBdr>
    </w:div>
    <w:div w:id="940332613">
      <w:bodyDiv w:val="1"/>
      <w:marLeft w:val="0"/>
      <w:marRight w:val="0"/>
      <w:marTop w:val="0"/>
      <w:marBottom w:val="0"/>
      <w:divBdr>
        <w:top w:val="none" w:sz="0" w:space="0" w:color="auto"/>
        <w:left w:val="none" w:sz="0" w:space="0" w:color="auto"/>
        <w:bottom w:val="none" w:sz="0" w:space="0" w:color="auto"/>
        <w:right w:val="none" w:sz="0" w:space="0" w:color="auto"/>
      </w:divBdr>
    </w:div>
    <w:div w:id="940604617">
      <w:bodyDiv w:val="1"/>
      <w:marLeft w:val="0"/>
      <w:marRight w:val="0"/>
      <w:marTop w:val="0"/>
      <w:marBottom w:val="0"/>
      <w:divBdr>
        <w:top w:val="none" w:sz="0" w:space="0" w:color="auto"/>
        <w:left w:val="none" w:sz="0" w:space="0" w:color="auto"/>
        <w:bottom w:val="none" w:sz="0" w:space="0" w:color="auto"/>
        <w:right w:val="none" w:sz="0" w:space="0" w:color="auto"/>
      </w:divBdr>
    </w:div>
    <w:div w:id="940994592">
      <w:bodyDiv w:val="1"/>
      <w:marLeft w:val="0"/>
      <w:marRight w:val="0"/>
      <w:marTop w:val="0"/>
      <w:marBottom w:val="0"/>
      <w:divBdr>
        <w:top w:val="none" w:sz="0" w:space="0" w:color="auto"/>
        <w:left w:val="none" w:sz="0" w:space="0" w:color="auto"/>
        <w:bottom w:val="none" w:sz="0" w:space="0" w:color="auto"/>
        <w:right w:val="none" w:sz="0" w:space="0" w:color="auto"/>
      </w:divBdr>
    </w:div>
    <w:div w:id="941229413">
      <w:bodyDiv w:val="1"/>
      <w:marLeft w:val="0"/>
      <w:marRight w:val="0"/>
      <w:marTop w:val="0"/>
      <w:marBottom w:val="0"/>
      <w:divBdr>
        <w:top w:val="none" w:sz="0" w:space="0" w:color="auto"/>
        <w:left w:val="none" w:sz="0" w:space="0" w:color="auto"/>
        <w:bottom w:val="none" w:sz="0" w:space="0" w:color="auto"/>
        <w:right w:val="none" w:sz="0" w:space="0" w:color="auto"/>
      </w:divBdr>
    </w:div>
    <w:div w:id="941300728">
      <w:bodyDiv w:val="1"/>
      <w:marLeft w:val="0"/>
      <w:marRight w:val="0"/>
      <w:marTop w:val="0"/>
      <w:marBottom w:val="0"/>
      <w:divBdr>
        <w:top w:val="none" w:sz="0" w:space="0" w:color="auto"/>
        <w:left w:val="none" w:sz="0" w:space="0" w:color="auto"/>
        <w:bottom w:val="none" w:sz="0" w:space="0" w:color="auto"/>
        <w:right w:val="none" w:sz="0" w:space="0" w:color="auto"/>
      </w:divBdr>
    </w:div>
    <w:div w:id="942224006">
      <w:bodyDiv w:val="1"/>
      <w:marLeft w:val="0"/>
      <w:marRight w:val="0"/>
      <w:marTop w:val="0"/>
      <w:marBottom w:val="0"/>
      <w:divBdr>
        <w:top w:val="none" w:sz="0" w:space="0" w:color="auto"/>
        <w:left w:val="none" w:sz="0" w:space="0" w:color="auto"/>
        <w:bottom w:val="none" w:sz="0" w:space="0" w:color="auto"/>
        <w:right w:val="none" w:sz="0" w:space="0" w:color="auto"/>
      </w:divBdr>
    </w:div>
    <w:div w:id="942347778">
      <w:bodyDiv w:val="1"/>
      <w:marLeft w:val="0"/>
      <w:marRight w:val="0"/>
      <w:marTop w:val="0"/>
      <w:marBottom w:val="0"/>
      <w:divBdr>
        <w:top w:val="none" w:sz="0" w:space="0" w:color="auto"/>
        <w:left w:val="none" w:sz="0" w:space="0" w:color="auto"/>
        <w:bottom w:val="none" w:sz="0" w:space="0" w:color="auto"/>
        <w:right w:val="none" w:sz="0" w:space="0" w:color="auto"/>
      </w:divBdr>
    </w:div>
    <w:div w:id="942418973">
      <w:bodyDiv w:val="1"/>
      <w:marLeft w:val="0"/>
      <w:marRight w:val="0"/>
      <w:marTop w:val="0"/>
      <w:marBottom w:val="0"/>
      <w:divBdr>
        <w:top w:val="none" w:sz="0" w:space="0" w:color="auto"/>
        <w:left w:val="none" w:sz="0" w:space="0" w:color="auto"/>
        <w:bottom w:val="none" w:sz="0" w:space="0" w:color="auto"/>
        <w:right w:val="none" w:sz="0" w:space="0" w:color="auto"/>
      </w:divBdr>
    </w:div>
    <w:div w:id="943344239">
      <w:bodyDiv w:val="1"/>
      <w:marLeft w:val="0"/>
      <w:marRight w:val="0"/>
      <w:marTop w:val="0"/>
      <w:marBottom w:val="0"/>
      <w:divBdr>
        <w:top w:val="none" w:sz="0" w:space="0" w:color="auto"/>
        <w:left w:val="none" w:sz="0" w:space="0" w:color="auto"/>
        <w:bottom w:val="none" w:sz="0" w:space="0" w:color="auto"/>
        <w:right w:val="none" w:sz="0" w:space="0" w:color="auto"/>
      </w:divBdr>
    </w:div>
    <w:div w:id="943348517">
      <w:bodyDiv w:val="1"/>
      <w:marLeft w:val="0"/>
      <w:marRight w:val="0"/>
      <w:marTop w:val="0"/>
      <w:marBottom w:val="0"/>
      <w:divBdr>
        <w:top w:val="none" w:sz="0" w:space="0" w:color="auto"/>
        <w:left w:val="none" w:sz="0" w:space="0" w:color="auto"/>
        <w:bottom w:val="none" w:sz="0" w:space="0" w:color="auto"/>
        <w:right w:val="none" w:sz="0" w:space="0" w:color="auto"/>
      </w:divBdr>
    </w:div>
    <w:div w:id="943615459">
      <w:bodyDiv w:val="1"/>
      <w:marLeft w:val="0"/>
      <w:marRight w:val="0"/>
      <w:marTop w:val="0"/>
      <w:marBottom w:val="0"/>
      <w:divBdr>
        <w:top w:val="none" w:sz="0" w:space="0" w:color="auto"/>
        <w:left w:val="none" w:sz="0" w:space="0" w:color="auto"/>
        <w:bottom w:val="none" w:sz="0" w:space="0" w:color="auto"/>
        <w:right w:val="none" w:sz="0" w:space="0" w:color="auto"/>
      </w:divBdr>
    </w:div>
    <w:div w:id="944843411">
      <w:bodyDiv w:val="1"/>
      <w:marLeft w:val="0"/>
      <w:marRight w:val="0"/>
      <w:marTop w:val="0"/>
      <w:marBottom w:val="0"/>
      <w:divBdr>
        <w:top w:val="none" w:sz="0" w:space="0" w:color="auto"/>
        <w:left w:val="none" w:sz="0" w:space="0" w:color="auto"/>
        <w:bottom w:val="none" w:sz="0" w:space="0" w:color="auto"/>
        <w:right w:val="none" w:sz="0" w:space="0" w:color="auto"/>
      </w:divBdr>
    </w:div>
    <w:div w:id="944920147">
      <w:bodyDiv w:val="1"/>
      <w:marLeft w:val="0"/>
      <w:marRight w:val="0"/>
      <w:marTop w:val="0"/>
      <w:marBottom w:val="0"/>
      <w:divBdr>
        <w:top w:val="none" w:sz="0" w:space="0" w:color="auto"/>
        <w:left w:val="none" w:sz="0" w:space="0" w:color="auto"/>
        <w:bottom w:val="none" w:sz="0" w:space="0" w:color="auto"/>
        <w:right w:val="none" w:sz="0" w:space="0" w:color="auto"/>
      </w:divBdr>
    </w:div>
    <w:div w:id="945036642">
      <w:bodyDiv w:val="1"/>
      <w:marLeft w:val="0"/>
      <w:marRight w:val="0"/>
      <w:marTop w:val="0"/>
      <w:marBottom w:val="0"/>
      <w:divBdr>
        <w:top w:val="none" w:sz="0" w:space="0" w:color="auto"/>
        <w:left w:val="none" w:sz="0" w:space="0" w:color="auto"/>
        <w:bottom w:val="none" w:sz="0" w:space="0" w:color="auto"/>
        <w:right w:val="none" w:sz="0" w:space="0" w:color="auto"/>
      </w:divBdr>
    </w:div>
    <w:div w:id="945037340">
      <w:bodyDiv w:val="1"/>
      <w:marLeft w:val="0"/>
      <w:marRight w:val="0"/>
      <w:marTop w:val="0"/>
      <w:marBottom w:val="0"/>
      <w:divBdr>
        <w:top w:val="none" w:sz="0" w:space="0" w:color="auto"/>
        <w:left w:val="none" w:sz="0" w:space="0" w:color="auto"/>
        <w:bottom w:val="none" w:sz="0" w:space="0" w:color="auto"/>
        <w:right w:val="none" w:sz="0" w:space="0" w:color="auto"/>
      </w:divBdr>
    </w:div>
    <w:div w:id="946080586">
      <w:bodyDiv w:val="1"/>
      <w:marLeft w:val="0"/>
      <w:marRight w:val="0"/>
      <w:marTop w:val="0"/>
      <w:marBottom w:val="0"/>
      <w:divBdr>
        <w:top w:val="none" w:sz="0" w:space="0" w:color="auto"/>
        <w:left w:val="none" w:sz="0" w:space="0" w:color="auto"/>
        <w:bottom w:val="none" w:sz="0" w:space="0" w:color="auto"/>
        <w:right w:val="none" w:sz="0" w:space="0" w:color="auto"/>
      </w:divBdr>
    </w:div>
    <w:div w:id="946306591">
      <w:bodyDiv w:val="1"/>
      <w:marLeft w:val="0"/>
      <w:marRight w:val="0"/>
      <w:marTop w:val="0"/>
      <w:marBottom w:val="0"/>
      <w:divBdr>
        <w:top w:val="none" w:sz="0" w:space="0" w:color="auto"/>
        <w:left w:val="none" w:sz="0" w:space="0" w:color="auto"/>
        <w:bottom w:val="none" w:sz="0" w:space="0" w:color="auto"/>
        <w:right w:val="none" w:sz="0" w:space="0" w:color="auto"/>
      </w:divBdr>
    </w:div>
    <w:div w:id="946735183">
      <w:bodyDiv w:val="1"/>
      <w:marLeft w:val="0"/>
      <w:marRight w:val="0"/>
      <w:marTop w:val="0"/>
      <w:marBottom w:val="0"/>
      <w:divBdr>
        <w:top w:val="none" w:sz="0" w:space="0" w:color="auto"/>
        <w:left w:val="none" w:sz="0" w:space="0" w:color="auto"/>
        <w:bottom w:val="none" w:sz="0" w:space="0" w:color="auto"/>
        <w:right w:val="none" w:sz="0" w:space="0" w:color="auto"/>
      </w:divBdr>
    </w:div>
    <w:div w:id="946933038">
      <w:bodyDiv w:val="1"/>
      <w:marLeft w:val="0"/>
      <w:marRight w:val="0"/>
      <w:marTop w:val="0"/>
      <w:marBottom w:val="0"/>
      <w:divBdr>
        <w:top w:val="none" w:sz="0" w:space="0" w:color="auto"/>
        <w:left w:val="none" w:sz="0" w:space="0" w:color="auto"/>
        <w:bottom w:val="none" w:sz="0" w:space="0" w:color="auto"/>
        <w:right w:val="none" w:sz="0" w:space="0" w:color="auto"/>
      </w:divBdr>
    </w:div>
    <w:div w:id="947002590">
      <w:bodyDiv w:val="1"/>
      <w:marLeft w:val="0"/>
      <w:marRight w:val="0"/>
      <w:marTop w:val="0"/>
      <w:marBottom w:val="0"/>
      <w:divBdr>
        <w:top w:val="none" w:sz="0" w:space="0" w:color="auto"/>
        <w:left w:val="none" w:sz="0" w:space="0" w:color="auto"/>
        <w:bottom w:val="none" w:sz="0" w:space="0" w:color="auto"/>
        <w:right w:val="none" w:sz="0" w:space="0" w:color="auto"/>
      </w:divBdr>
    </w:div>
    <w:div w:id="947152660">
      <w:bodyDiv w:val="1"/>
      <w:marLeft w:val="0"/>
      <w:marRight w:val="0"/>
      <w:marTop w:val="0"/>
      <w:marBottom w:val="0"/>
      <w:divBdr>
        <w:top w:val="none" w:sz="0" w:space="0" w:color="auto"/>
        <w:left w:val="none" w:sz="0" w:space="0" w:color="auto"/>
        <w:bottom w:val="none" w:sz="0" w:space="0" w:color="auto"/>
        <w:right w:val="none" w:sz="0" w:space="0" w:color="auto"/>
      </w:divBdr>
    </w:div>
    <w:div w:id="947272669">
      <w:bodyDiv w:val="1"/>
      <w:marLeft w:val="0"/>
      <w:marRight w:val="0"/>
      <w:marTop w:val="0"/>
      <w:marBottom w:val="0"/>
      <w:divBdr>
        <w:top w:val="none" w:sz="0" w:space="0" w:color="auto"/>
        <w:left w:val="none" w:sz="0" w:space="0" w:color="auto"/>
        <w:bottom w:val="none" w:sz="0" w:space="0" w:color="auto"/>
        <w:right w:val="none" w:sz="0" w:space="0" w:color="auto"/>
      </w:divBdr>
    </w:div>
    <w:div w:id="947732786">
      <w:bodyDiv w:val="1"/>
      <w:marLeft w:val="0"/>
      <w:marRight w:val="0"/>
      <w:marTop w:val="0"/>
      <w:marBottom w:val="0"/>
      <w:divBdr>
        <w:top w:val="none" w:sz="0" w:space="0" w:color="auto"/>
        <w:left w:val="none" w:sz="0" w:space="0" w:color="auto"/>
        <w:bottom w:val="none" w:sz="0" w:space="0" w:color="auto"/>
        <w:right w:val="none" w:sz="0" w:space="0" w:color="auto"/>
      </w:divBdr>
    </w:div>
    <w:div w:id="947741034">
      <w:bodyDiv w:val="1"/>
      <w:marLeft w:val="0"/>
      <w:marRight w:val="0"/>
      <w:marTop w:val="0"/>
      <w:marBottom w:val="0"/>
      <w:divBdr>
        <w:top w:val="none" w:sz="0" w:space="0" w:color="auto"/>
        <w:left w:val="none" w:sz="0" w:space="0" w:color="auto"/>
        <w:bottom w:val="none" w:sz="0" w:space="0" w:color="auto"/>
        <w:right w:val="none" w:sz="0" w:space="0" w:color="auto"/>
      </w:divBdr>
    </w:div>
    <w:div w:id="948126149">
      <w:bodyDiv w:val="1"/>
      <w:marLeft w:val="0"/>
      <w:marRight w:val="0"/>
      <w:marTop w:val="0"/>
      <w:marBottom w:val="0"/>
      <w:divBdr>
        <w:top w:val="none" w:sz="0" w:space="0" w:color="auto"/>
        <w:left w:val="none" w:sz="0" w:space="0" w:color="auto"/>
        <w:bottom w:val="none" w:sz="0" w:space="0" w:color="auto"/>
        <w:right w:val="none" w:sz="0" w:space="0" w:color="auto"/>
      </w:divBdr>
    </w:div>
    <w:div w:id="948469395">
      <w:bodyDiv w:val="1"/>
      <w:marLeft w:val="0"/>
      <w:marRight w:val="0"/>
      <w:marTop w:val="0"/>
      <w:marBottom w:val="0"/>
      <w:divBdr>
        <w:top w:val="none" w:sz="0" w:space="0" w:color="auto"/>
        <w:left w:val="none" w:sz="0" w:space="0" w:color="auto"/>
        <w:bottom w:val="none" w:sz="0" w:space="0" w:color="auto"/>
        <w:right w:val="none" w:sz="0" w:space="0" w:color="auto"/>
      </w:divBdr>
    </w:div>
    <w:div w:id="948665551">
      <w:bodyDiv w:val="1"/>
      <w:marLeft w:val="0"/>
      <w:marRight w:val="0"/>
      <w:marTop w:val="0"/>
      <w:marBottom w:val="0"/>
      <w:divBdr>
        <w:top w:val="none" w:sz="0" w:space="0" w:color="auto"/>
        <w:left w:val="none" w:sz="0" w:space="0" w:color="auto"/>
        <w:bottom w:val="none" w:sz="0" w:space="0" w:color="auto"/>
        <w:right w:val="none" w:sz="0" w:space="0" w:color="auto"/>
      </w:divBdr>
    </w:div>
    <w:div w:id="948853517">
      <w:bodyDiv w:val="1"/>
      <w:marLeft w:val="0"/>
      <w:marRight w:val="0"/>
      <w:marTop w:val="0"/>
      <w:marBottom w:val="0"/>
      <w:divBdr>
        <w:top w:val="none" w:sz="0" w:space="0" w:color="auto"/>
        <w:left w:val="none" w:sz="0" w:space="0" w:color="auto"/>
        <w:bottom w:val="none" w:sz="0" w:space="0" w:color="auto"/>
        <w:right w:val="none" w:sz="0" w:space="0" w:color="auto"/>
      </w:divBdr>
    </w:div>
    <w:div w:id="949241454">
      <w:bodyDiv w:val="1"/>
      <w:marLeft w:val="0"/>
      <w:marRight w:val="0"/>
      <w:marTop w:val="0"/>
      <w:marBottom w:val="0"/>
      <w:divBdr>
        <w:top w:val="none" w:sz="0" w:space="0" w:color="auto"/>
        <w:left w:val="none" w:sz="0" w:space="0" w:color="auto"/>
        <w:bottom w:val="none" w:sz="0" w:space="0" w:color="auto"/>
        <w:right w:val="none" w:sz="0" w:space="0" w:color="auto"/>
      </w:divBdr>
    </w:div>
    <w:div w:id="949779175">
      <w:bodyDiv w:val="1"/>
      <w:marLeft w:val="0"/>
      <w:marRight w:val="0"/>
      <w:marTop w:val="0"/>
      <w:marBottom w:val="0"/>
      <w:divBdr>
        <w:top w:val="none" w:sz="0" w:space="0" w:color="auto"/>
        <w:left w:val="none" w:sz="0" w:space="0" w:color="auto"/>
        <w:bottom w:val="none" w:sz="0" w:space="0" w:color="auto"/>
        <w:right w:val="none" w:sz="0" w:space="0" w:color="auto"/>
      </w:divBdr>
    </w:div>
    <w:div w:id="950237990">
      <w:bodyDiv w:val="1"/>
      <w:marLeft w:val="0"/>
      <w:marRight w:val="0"/>
      <w:marTop w:val="0"/>
      <w:marBottom w:val="0"/>
      <w:divBdr>
        <w:top w:val="none" w:sz="0" w:space="0" w:color="auto"/>
        <w:left w:val="none" w:sz="0" w:space="0" w:color="auto"/>
        <w:bottom w:val="none" w:sz="0" w:space="0" w:color="auto"/>
        <w:right w:val="none" w:sz="0" w:space="0" w:color="auto"/>
      </w:divBdr>
    </w:div>
    <w:div w:id="950478815">
      <w:bodyDiv w:val="1"/>
      <w:marLeft w:val="0"/>
      <w:marRight w:val="0"/>
      <w:marTop w:val="0"/>
      <w:marBottom w:val="0"/>
      <w:divBdr>
        <w:top w:val="none" w:sz="0" w:space="0" w:color="auto"/>
        <w:left w:val="none" w:sz="0" w:space="0" w:color="auto"/>
        <w:bottom w:val="none" w:sz="0" w:space="0" w:color="auto"/>
        <w:right w:val="none" w:sz="0" w:space="0" w:color="auto"/>
      </w:divBdr>
    </w:div>
    <w:div w:id="950549310">
      <w:bodyDiv w:val="1"/>
      <w:marLeft w:val="0"/>
      <w:marRight w:val="0"/>
      <w:marTop w:val="0"/>
      <w:marBottom w:val="0"/>
      <w:divBdr>
        <w:top w:val="none" w:sz="0" w:space="0" w:color="auto"/>
        <w:left w:val="none" w:sz="0" w:space="0" w:color="auto"/>
        <w:bottom w:val="none" w:sz="0" w:space="0" w:color="auto"/>
        <w:right w:val="none" w:sz="0" w:space="0" w:color="auto"/>
      </w:divBdr>
    </w:div>
    <w:div w:id="950555960">
      <w:bodyDiv w:val="1"/>
      <w:marLeft w:val="0"/>
      <w:marRight w:val="0"/>
      <w:marTop w:val="0"/>
      <w:marBottom w:val="0"/>
      <w:divBdr>
        <w:top w:val="none" w:sz="0" w:space="0" w:color="auto"/>
        <w:left w:val="none" w:sz="0" w:space="0" w:color="auto"/>
        <w:bottom w:val="none" w:sz="0" w:space="0" w:color="auto"/>
        <w:right w:val="none" w:sz="0" w:space="0" w:color="auto"/>
      </w:divBdr>
    </w:div>
    <w:div w:id="950624471">
      <w:bodyDiv w:val="1"/>
      <w:marLeft w:val="0"/>
      <w:marRight w:val="0"/>
      <w:marTop w:val="0"/>
      <w:marBottom w:val="0"/>
      <w:divBdr>
        <w:top w:val="none" w:sz="0" w:space="0" w:color="auto"/>
        <w:left w:val="none" w:sz="0" w:space="0" w:color="auto"/>
        <w:bottom w:val="none" w:sz="0" w:space="0" w:color="auto"/>
        <w:right w:val="none" w:sz="0" w:space="0" w:color="auto"/>
      </w:divBdr>
    </w:div>
    <w:div w:id="950821074">
      <w:bodyDiv w:val="1"/>
      <w:marLeft w:val="0"/>
      <w:marRight w:val="0"/>
      <w:marTop w:val="0"/>
      <w:marBottom w:val="0"/>
      <w:divBdr>
        <w:top w:val="none" w:sz="0" w:space="0" w:color="auto"/>
        <w:left w:val="none" w:sz="0" w:space="0" w:color="auto"/>
        <w:bottom w:val="none" w:sz="0" w:space="0" w:color="auto"/>
        <w:right w:val="none" w:sz="0" w:space="0" w:color="auto"/>
      </w:divBdr>
    </w:div>
    <w:div w:id="950891348">
      <w:bodyDiv w:val="1"/>
      <w:marLeft w:val="0"/>
      <w:marRight w:val="0"/>
      <w:marTop w:val="0"/>
      <w:marBottom w:val="0"/>
      <w:divBdr>
        <w:top w:val="none" w:sz="0" w:space="0" w:color="auto"/>
        <w:left w:val="none" w:sz="0" w:space="0" w:color="auto"/>
        <w:bottom w:val="none" w:sz="0" w:space="0" w:color="auto"/>
        <w:right w:val="none" w:sz="0" w:space="0" w:color="auto"/>
      </w:divBdr>
    </w:div>
    <w:div w:id="951329650">
      <w:bodyDiv w:val="1"/>
      <w:marLeft w:val="0"/>
      <w:marRight w:val="0"/>
      <w:marTop w:val="0"/>
      <w:marBottom w:val="0"/>
      <w:divBdr>
        <w:top w:val="none" w:sz="0" w:space="0" w:color="auto"/>
        <w:left w:val="none" w:sz="0" w:space="0" w:color="auto"/>
        <w:bottom w:val="none" w:sz="0" w:space="0" w:color="auto"/>
        <w:right w:val="none" w:sz="0" w:space="0" w:color="auto"/>
      </w:divBdr>
    </w:div>
    <w:div w:id="952437712">
      <w:bodyDiv w:val="1"/>
      <w:marLeft w:val="0"/>
      <w:marRight w:val="0"/>
      <w:marTop w:val="0"/>
      <w:marBottom w:val="0"/>
      <w:divBdr>
        <w:top w:val="none" w:sz="0" w:space="0" w:color="auto"/>
        <w:left w:val="none" w:sz="0" w:space="0" w:color="auto"/>
        <w:bottom w:val="none" w:sz="0" w:space="0" w:color="auto"/>
        <w:right w:val="none" w:sz="0" w:space="0" w:color="auto"/>
      </w:divBdr>
    </w:div>
    <w:div w:id="952439133">
      <w:bodyDiv w:val="1"/>
      <w:marLeft w:val="0"/>
      <w:marRight w:val="0"/>
      <w:marTop w:val="0"/>
      <w:marBottom w:val="0"/>
      <w:divBdr>
        <w:top w:val="none" w:sz="0" w:space="0" w:color="auto"/>
        <w:left w:val="none" w:sz="0" w:space="0" w:color="auto"/>
        <w:bottom w:val="none" w:sz="0" w:space="0" w:color="auto"/>
        <w:right w:val="none" w:sz="0" w:space="0" w:color="auto"/>
      </w:divBdr>
    </w:div>
    <w:div w:id="952706871">
      <w:bodyDiv w:val="1"/>
      <w:marLeft w:val="0"/>
      <w:marRight w:val="0"/>
      <w:marTop w:val="0"/>
      <w:marBottom w:val="0"/>
      <w:divBdr>
        <w:top w:val="none" w:sz="0" w:space="0" w:color="auto"/>
        <w:left w:val="none" w:sz="0" w:space="0" w:color="auto"/>
        <w:bottom w:val="none" w:sz="0" w:space="0" w:color="auto"/>
        <w:right w:val="none" w:sz="0" w:space="0" w:color="auto"/>
      </w:divBdr>
    </w:div>
    <w:div w:id="952906090">
      <w:bodyDiv w:val="1"/>
      <w:marLeft w:val="0"/>
      <w:marRight w:val="0"/>
      <w:marTop w:val="0"/>
      <w:marBottom w:val="0"/>
      <w:divBdr>
        <w:top w:val="none" w:sz="0" w:space="0" w:color="auto"/>
        <w:left w:val="none" w:sz="0" w:space="0" w:color="auto"/>
        <w:bottom w:val="none" w:sz="0" w:space="0" w:color="auto"/>
        <w:right w:val="none" w:sz="0" w:space="0" w:color="auto"/>
      </w:divBdr>
    </w:div>
    <w:div w:id="953515426">
      <w:bodyDiv w:val="1"/>
      <w:marLeft w:val="0"/>
      <w:marRight w:val="0"/>
      <w:marTop w:val="0"/>
      <w:marBottom w:val="0"/>
      <w:divBdr>
        <w:top w:val="none" w:sz="0" w:space="0" w:color="auto"/>
        <w:left w:val="none" w:sz="0" w:space="0" w:color="auto"/>
        <w:bottom w:val="none" w:sz="0" w:space="0" w:color="auto"/>
        <w:right w:val="none" w:sz="0" w:space="0" w:color="auto"/>
      </w:divBdr>
    </w:div>
    <w:div w:id="954020337">
      <w:bodyDiv w:val="1"/>
      <w:marLeft w:val="0"/>
      <w:marRight w:val="0"/>
      <w:marTop w:val="0"/>
      <w:marBottom w:val="0"/>
      <w:divBdr>
        <w:top w:val="none" w:sz="0" w:space="0" w:color="auto"/>
        <w:left w:val="none" w:sz="0" w:space="0" w:color="auto"/>
        <w:bottom w:val="none" w:sz="0" w:space="0" w:color="auto"/>
        <w:right w:val="none" w:sz="0" w:space="0" w:color="auto"/>
      </w:divBdr>
    </w:div>
    <w:div w:id="954140347">
      <w:bodyDiv w:val="1"/>
      <w:marLeft w:val="0"/>
      <w:marRight w:val="0"/>
      <w:marTop w:val="0"/>
      <w:marBottom w:val="0"/>
      <w:divBdr>
        <w:top w:val="none" w:sz="0" w:space="0" w:color="auto"/>
        <w:left w:val="none" w:sz="0" w:space="0" w:color="auto"/>
        <w:bottom w:val="none" w:sz="0" w:space="0" w:color="auto"/>
        <w:right w:val="none" w:sz="0" w:space="0" w:color="auto"/>
      </w:divBdr>
    </w:div>
    <w:div w:id="954169449">
      <w:bodyDiv w:val="1"/>
      <w:marLeft w:val="0"/>
      <w:marRight w:val="0"/>
      <w:marTop w:val="0"/>
      <w:marBottom w:val="0"/>
      <w:divBdr>
        <w:top w:val="none" w:sz="0" w:space="0" w:color="auto"/>
        <w:left w:val="none" w:sz="0" w:space="0" w:color="auto"/>
        <w:bottom w:val="none" w:sz="0" w:space="0" w:color="auto"/>
        <w:right w:val="none" w:sz="0" w:space="0" w:color="auto"/>
      </w:divBdr>
    </w:div>
    <w:div w:id="955864252">
      <w:bodyDiv w:val="1"/>
      <w:marLeft w:val="0"/>
      <w:marRight w:val="0"/>
      <w:marTop w:val="0"/>
      <w:marBottom w:val="0"/>
      <w:divBdr>
        <w:top w:val="none" w:sz="0" w:space="0" w:color="auto"/>
        <w:left w:val="none" w:sz="0" w:space="0" w:color="auto"/>
        <w:bottom w:val="none" w:sz="0" w:space="0" w:color="auto"/>
        <w:right w:val="none" w:sz="0" w:space="0" w:color="auto"/>
      </w:divBdr>
    </w:div>
    <w:div w:id="955910142">
      <w:bodyDiv w:val="1"/>
      <w:marLeft w:val="0"/>
      <w:marRight w:val="0"/>
      <w:marTop w:val="0"/>
      <w:marBottom w:val="0"/>
      <w:divBdr>
        <w:top w:val="none" w:sz="0" w:space="0" w:color="auto"/>
        <w:left w:val="none" w:sz="0" w:space="0" w:color="auto"/>
        <w:bottom w:val="none" w:sz="0" w:space="0" w:color="auto"/>
        <w:right w:val="none" w:sz="0" w:space="0" w:color="auto"/>
      </w:divBdr>
    </w:div>
    <w:div w:id="956789024">
      <w:bodyDiv w:val="1"/>
      <w:marLeft w:val="0"/>
      <w:marRight w:val="0"/>
      <w:marTop w:val="0"/>
      <w:marBottom w:val="0"/>
      <w:divBdr>
        <w:top w:val="none" w:sz="0" w:space="0" w:color="auto"/>
        <w:left w:val="none" w:sz="0" w:space="0" w:color="auto"/>
        <w:bottom w:val="none" w:sz="0" w:space="0" w:color="auto"/>
        <w:right w:val="none" w:sz="0" w:space="0" w:color="auto"/>
      </w:divBdr>
    </w:div>
    <w:div w:id="956957233">
      <w:bodyDiv w:val="1"/>
      <w:marLeft w:val="0"/>
      <w:marRight w:val="0"/>
      <w:marTop w:val="0"/>
      <w:marBottom w:val="0"/>
      <w:divBdr>
        <w:top w:val="none" w:sz="0" w:space="0" w:color="auto"/>
        <w:left w:val="none" w:sz="0" w:space="0" w:color="auto"/>
        <w:bottom w:val="none" w:sz="0" w:space="0" w:color="auto"/>
        <w:right w:val="none" w:sz="0" w:space="0" w:color="auto"/>
      </w:divBdr>
    </w:div>
    <w:div w:id="957106604">
      <w:bodyDiv w:val="1"/>
      <w:marLeft w:val="0"/>
      <w:marRight w:val="0"/>
      <w:marTop w:val="0"/>
      <w:marBottom w:val="0"/>
      <w:divBdr>
        <w:top w:val="none" w:sz="0" w:space="0" w:color="auto"/>
        <w:left w:val="none" w:sz="0" w:space="0" w:color="auto"/>
        <w:bottom w:val="none" w:sz="0" w:space="0" w:color="auto"/>
        <w:right w:val="none" w:sz="0" w:space="0" w:color="auto"/>
      </w:divBdr>
    </w:div>
    <w:div w:id="958223112">
      <w:bodyDiv w:val="1"/>
      <w:marLeft w:val="0"/>
      <w:marRight w:val="0"/>
      <w:marTop w:val="0"/>
      <w:marBottom w:val="0"/>
      <w:divBdr>
        <w:top w:val="none" w:sz="0" w:space="0" w:color="auto"/>
        <w:left w:val="none" w:sz="0" w:space="0" w:color="auto"/>
        <w:bottom w:val="none" w:sz="0" w:space="0" w:color="auto"/>
        <w:right w:val="none" w:sz="0" w:space="0" w:color="auto"/>
      </w:divBdr>
    </w:div>
    <w:div w:id="958531288">
      <w:bodyDiv w:val="1"/>
      <w:marLeft w:val="0"/>
      <w:marRight w:val="0"/>
      <w:marTop w:val="0"/>
      <w:marBottom w:val="0"/>
      <w:divBdr>
        <w:top w:val="none" w:sz="0" w:space="0" w:color="auto"/>
        <w:left w:val="none" w:sz="0" w:space="0" w:color="auto"/>
        <w:bottom w:val="none" w:sz="0" w:space="0" w:color="auto"/>
        <w:right w:val="none" w:sz="0" w:space="0" w:color="auto"/>
      </w:divBdr>
    </w:div>
    <w:div w:id="960917887">
      <w:bodyDiv w:val="1"/>
      <w:marLeft w:val="0"/>
      <w:marRight w:val="0"/>
      <w:marTop w:val="0"/>
      <w:marBottom w:val="0"/>
      <w:divBdr>
        <w:top w:val="none" w:sz="0" w:space="0" w:color="auto"/>
        <w:left w:val="none" w:sz="0" w:space="0" w:color="auto"/>
        <w:bottom w:val="none" w:sz="0" w:space="0" w:color="auto"/>
        <w:right w:val="none" w:sz="0" w:space="0" w:color="auto"/>
      </w:divBdr>
    </w:div>
    <w:div w:id="961155956">
      <w:bodyDiv w:val="1"/>
      <w:marLeft w:val="0"/>
      <w:marRight w:val="0"/>
      <w:marTop w:val="0"/>
      <w:marBottom w:val="0"/>
      <w:divBdr>
        <w:top w:val="none" w:sz="0" w:space="0" w:color="auto"/>
        <w:left w:val="none" w:sz="0" w:space="0" w:color="auto"/>
        <w:bottom w:val="none" w:sz="0" w:space="0" w:color="auto"/>
        <w:right w:val="none" w:sz="0" w:space="0" w:color="auto"/>
      </w:divBdr>
    </w:div>
    <w:div w:id="961425009">
      <w:bodyDiv w:val="1"/>
      <w:marLeft w:val="0"/>
      <w:marRight w:val="0"/>
      <w:marTop w:val="0"/>
      <w:marBottom w:val="0"/>
      <w:divBdr>
        <w:top w:val="none" w:sz="0" w:space="0" w:color="auto"/>
        <w:left w:val="none" w:sz="0" w:space="0" w:color="auto"/>
        <w:bottom w:val="none" w:sz="0" w:space="0" w:color="auto"/>
        <w:right w:val="none" w:sz="0" w:space="0" w:color="auto"/>
      </w:divBdr>
    </w:div>
    <w:div w:id="961770425">
      <w:bodyDiv w:val="1"/>
      <w:marLeft w:val="0"/>
      <w:marRight w:val="0"/>
      <w:marTop w:val="0"/>
      <w:marBottom w:val="0"/>
      <w:divBdr>
        <w:top w:val="none" w:sz="0" w:space="0" w:color="auto"/>
        <w:left w:val="none" w:sz="0" w:space="0" w:color="auto"/>
        <w:bottom w:val="none" w:sz="0" w:space="0" w:color="auto"/>
        <w:right w:val="none" w:sz="0" w:space="0" w:color="auto"/>
      </w:divBdr>
    </w:div>
    <w:div w:id="961808517">
      <w:bodyDiv w:val="1"/>
      <w:marLeft w:val="0"/>
      <w:marRight w:val="0"/>
      <w:marTop w:val="0"/>
      <w:marBottom w:val="0"/>
      <w:divBdr>
        <w:top w:val="none" w:sz="0" w:space="0" w:color="auto"/>
        <w:left w:val="none" w:sz="0" w:space="0" w:color="auto"/>
        <w:bottom w:val="none" w:sz="0" w:space="0" w:color="auto"/>
        <w:right w:val="none" w:sz="0" w:space="0" w:color="auto"/>
      </w:divBdr>
    </w:div>
    <w:div w:id="962080390">
      <w:bodyDiv w:val="1"/>
      <w:marLeft w:val="0"/>
      <w:marRight w:val="0"/>
      <w:marTop w:val="0"/>
      <w:marBottom w:val="0"/>
      <w:divBdr>
        <w:top w:val="none" w:sz="0" w:space="0" w:color="auto"/>
        <w:left w:val="none" w:sz="0" w:space="0" w:color="auto"/>
        <w:bottom w:val="none" w:sz="0" w:space="0" w:color="auto"/>
        <w:right w:val="none" w:sz="0" w:space="0" w:color="auto"/>
      </w:divBdr>
    </w:div>
    <w:div w:id="962886536">
      <w:bodyDiv w:val="1"/>
      <w:marLeft w:val="0"/>
      <w:marRight w:val="0"/>
      <w:marTop w:val="0"/>
      <w:marBottom w:val="0"/>
      <w:divBdr>
        <w:top w:val="none" w:sz="0" w:space="0" w:color="auto"/>
        <w:left w:val="none" w:sz="0" w:space="0" w:color="auto"/>
        <w:bottom w:val="none" w:sz="0" w:space="0" w:color="auto"/>
        <w:right w:val="none" w:sz="0" w:space="0" w:color="auto"/>
      </w:divBdr>
    </w:div>
    <w:div w:id="963316803">
      <w:bodyDiv w:val="1"/>
      <w:marLeft w:val="0"/>
      <w:marRight w:val="0"/>
      <w:marTop w:val="0"/>
      <w:marBottom w:val="0"/>
      <w:divBdr>
        <w:top w:val="none" w:sz="0" w:space="0" w:color="auto"/>
        <w:left w:val="none" w:sz="0" w:space="0" w:color="auto"/>
        <w:bottom w:val="none" w:sz="0" w:space="0" w:color="auto"/>
        <w:right w:val="none" w:sz="0" w:space="0" w:color="auto"/>
      </w:divBdr>
    </w:div>
    <w:div w:id="964695742">
      <w:bodyDiv w:val="1"/>
      <w:marLeft w:val="0"/>
      <w:marRight w:val="0"/>
      <w:marTop w:val="0"/>
      <w:marBottom w:val="0"/>
      <w:divBdr>
        <w:top w:val="none" w:sz="0" w:space="0" w:color="auto"/>
        <w:left w:val="none" w:sz="0" w:space="0" w:color="auto"/>
        <w:bottom w:val="none" w:sz="0" w:space="0" w:color="auto"/>
        <w:right w:val="none" w:sz="0" w:space="0" w:color="auto"/>
      </w:divBdr>
    </w:div>
    <w:div w:id="965433972">
      <w:bodyDiv w:val="1"/>
      <w:marLeft w:val="0"/>
      <w:marRight w:val="0"/>
      <w:marTop w:val="0"/>
      <w:marBottom w:val="0"/>
      <w:divBdr>
        <w:top w:val="none" w:sz="0" w:space="0" w:color="auto"/>
        <w:left w:val="none" w:sz="0" w:space="0" w:color="auto"/>
        <w:bottom w:val="none" w:sz="0" w:space="0" w:color="auto"/>
        <w:right w:val="none" w:sz="0" w:space="0" w:color="auto"/>
      </w:divBdr>
    </w:div>
    <w:div w:id="965508015">
      <w:bodyDiv w:val="1"/>
      <w:marLeft w:val="0"/>
      <w:marRight w:val="0"/>
      <w:marTop w:val="0"/>
      <w:marBottom w:val="0"/>
      <w:divBdr>
        <w:top w:val="none" w:sz="0" w:space="0" w:color="auto"/>
        <w:left w:val="none" w:sz="0" w:space="0" w:color="auto"/>
        <w:bottom w:val="none" w:sz="0" w:space="0" w:color="auto"/>
        <w:right w:val="none" w:sz="0" w:space="0" w:color="auto"/>
      </w:divBdr>
    </w:div>
    <w:div w:id="966012907">
      <w:bodyDiv w:val="1"/>
      <w:marLeft w:val="0"/>
      <w:marRight w:val="0"/>
      <w:marTop w:val="0"/>
      <w:marBottom w:val="0"/>
      <w:divBdr>
        <w:top w:val="none" w:sz="0" w:space="0" w:color="auto"/>
        <w:left w:val="none" w:sz="0" w:space="0" w:color="auto"/>
        <w:bottom w:val="none" w:sz="0" w:space="0" w:color="auto"/>
        <w:right w:val="none" w:sz="0" w:space="0" w:color="auto"/>
      </w:divBdr>
    </w:div>
    <w:div w:id="967128751">
      <w:bodyDiv w:val="1"/>
      <w:marLeft w:val="0"/>
      <w:marRight w:val="0"/>
      <w:marTop w:val="0"/>
      <w:marBottom w:val="0"/>
      <w:divBdr>
        <w:top w:val="none" w:sz="0" w:space="0" w:color="auto"/>
        <w:left w:val="none" w:sz="0" w:space="0" w:color="auto"/>
        <w:bottom w:val="none" w:sz="0" w:space="0" w:color="auto"/>
        <w:right w:val="none" w:sz="0" w:space="0" w:color="auto"/>
      </w:divBdr>
    </w:div>
    <w:div w:id="967202861">
      <w:bodyDiv w:val="1"/>
      <w:marLeft w:val="0"/>
      <w:marRight w:val="0"/>
      <w:marTop w:val="0"/>
      <w:marBottom w:val="0"/>
      <w:divBdr>
        <w:top w:val="none" w:sz="0" w:space="0" w:color="auto"/>
        <w:left w:val="none" w:sz="0" w:space="0" w:color="auto"/>
        <w:bottom w:val="none" w:sz="0" w:space="0" w:color="auto"/>
        <w:right w:val="none" w:sz="0" w:space="0" w:color="auto"/>
      </w:divBdr>
    </w:div>
    <w:div w:id="967391412">
      <w:bodyDiv w:val="1"/>
      <w:marLeft w:val="0"/>
      <w:marRight w:val="0"/>
      <w:marTop w:val="0"/>
      <w:marBottom w:val="0"/>
      <w:divBdr>
        <w:top w:val="none" w:sz="0" w:space="0" w:color="auto"/>
        <w:left w:val="none" w:sz="0" w:space="0" w:color="auto"/>
        <w:bottom w:val="none" w:sz="0" w:space="0" w:color="auto"/>
        <w:right w:val="none" w:sz="0" w:space="0" w:color="auto"/>
      </w:divBdr>
    </w:div>
    <w:div w:id="967666581">
      <w:bodyDiv w:val="1"/>
      <w:marLeft w:val="0"/>
      <w:marRight w:val="0"/>
      <w:marTop w:val="0"/>
      <w:marBottom w:val="0"/>
      <w:divBdr>
        <w:top w:val="none" w:sz="0" w:space="0" w:color="auto"/>
        <w:left w:val="none" w:sz="0" w:space="0" w:color="auto"/>
        <w:bottom w:val="none" w:sz="0" w:space="0" w:color="auto"/>
        <w:right w:val="none" w:sz="0" w:space="0" w:color="auto"/>
      </w:divBdr>
    </w:div>
    <w:div w:id="968315755">
      <w:bodyDiv w:val="1"/>
      <w:marLeft w:val="0"/>
      <w:marRight w:val="0"/>
      <w:marTop w:val="0"/>
      <w:marBottom w:val="0"/>
      <w:divBdr>
        <w:top w:val="none" w:sz="0" w:space="0" w:color="auto"/>
        <w:left w:val="none" w:sz="0" w:space="0" w:color="auto"/>
        <w:bottom w:val="none" w:sz="0" w:space="0" w:color="auto"/>
        <w:right w:val="none" w:sz="0" w:space="0" w:color="auto"/>
      </w:divBdr>
    </w:div>
    <w:div w:id="969287720">
      <w:bodyDiv w:val="1"/>
      <w:marLeft w:val="0"/>
      <w:marRight w:val="0"/>
      <w:marTop w:val="0"/>
      <w:marBottom w:val="0"/>
      <w:divBdr>
        <w:top w:val="none" w:sz="0" w:space="0" w:color="auto"/>
        <w:left w:val="none" w:sz="0" w:space="0" w:color="auto"/>
        <w:bottom w:val="none" w:sz="0" w:space="0" w:color="auto"/>
        <w:right w:val="none" w:sz="0" w:space="0" w:color="auto"/>
      </w:divBdr>
    </w:div>
    <w:div w:id="969431732">
      <w:bodyDiv w:val="1"/>
      <w:marLeft w:val="0"/>
      <w:marRight w:val="0"/>
      <w:marTop w:val="0"/>
      <w:marBottom w:val="0"/>
      <w:divBdr>
        <w:top w:val="none" w:sz="0" w:space="0" w:color="auto"/>
        <w:left w:val="none" w:sz="0" w:space="0" w:color="auto"/>
        <w:bottom w:val="none" w:sz="0" w:space="0" w:color="auto"/>
        <w:right w:val="none" w:sz="0" w:space="0" w:color="auto"/>
      </w:divBdr>
    </w:div>
    <w:div w:id="969674297">
      <w:bodyDiv w:val="1"/>
      <w:marLeft w:val="0"/>
      <w:marRight w:val="0"/>
      <w:marTop w:val="0"/>
      <w:marBottom w:val="0"/>
      <w:divBdr>
        <w:top w:val="none" w:sz="0" w:space="0" w:color="auto"/>
        <w:left w:val="none" w:sz="0" w:space="0" w:color="auto"/>
        <w:bottom w:val="none" w:sz="0" w:space="0" w:color="auto"/>
        <w:right w:val="none" w:sz="0" w:space="0" w:color="auto"/>
      </w:divBdr>
    </w:div>
    <w:div w:id="969827524">
      <w:bodyDiv w:val="1"/>
      <w:marLeft w:val="0"/>
      <w:marRight w:val="0"/>
      <w:marTop w:val="0"/>
      <w:marBottom w:val="0"/>
      <w:divBdr>
        <w:top w:val="none" w:sz="0" w:space="0" w:color="auto"/>
        <w:left w:val="none" w:sz="0" w:space="0" w:color="auto"/>
        <w:bottom w:val="none" w:sz="0" w:space="0" w:color="auto"/>
        <w:right w:val="none" w:sz="0" w:space="0" w:color="auto"/>
      </w:divBdr>
    </w:div>
    <w:div w:id="970134463">
      <w:bodyDiv w:val="1"/>
      <w:marLeft w:val="0"/>
      <w:marRight w:val="0"/>
      <w:marTop w:val="0"/>
      <w:marBottom w:val="0"/>
      <w:divBdr>
        <w:top w:val="none" w:sz="0" w:space="0" w:color="auto"/>
        <w:left w:val="none" w:sz="0" w:space="0" w:color="auto"/>
        <w:bottom w:val="none" w:sz="0" w:space="0" w:color="auto"/>
        <w:right w:val="none" w:sz="0" w:space="0" w:color="auto"/>
      </w:divBdr>
    </w:div>
    <w:div w:id="970138677">
      <w:bodyDiv w:val="1"/>
      <w:marLeft w:val="0"/>
      <w:marRight w:val="0"/>
      <w:marTop w:val="0"/>
      <w:marBottom w:val="0"/>
      <w:divBdr>
        <w:top w:val="none" w:sz="0" w:space="0" w:color="auto"/>
        <w:left w:val="none" w:sz="0" w:space="0" w:color="auto"/>
        <w:bottom w:val="none" w:sz="0" w:space="0" w:color="auto"/>
        <w:right w:val="none" w:sz="0" w:space="0" w:color="auto"/>
      </w:divBdr>
    </w:div>
    <w:div w:id="971520436">
      <w:bodyDiv w:val="1"/>
      <w:marLeft w:val="0"/>
      <w:marRight w:val="0"/>
      <w:marTop w:val="0"/>
      <w:marBottom w:val="0"/>
      <w:divBdr>
        <w:top w:val="none" w:sz="0" w:space="0" w:color="auto"/>
        <w:left w:val="none" w:sz="0" w:space="0" w:color="auto"/>
        <w:bottom w:val="none" w:sz="0" w:space="0" w:color="auto"/>
        <w:right w:val="none" w:sz="0" w:space="0" w:color="auto"/>
      </w:divBdr>
    </w:div>
    <w:div w:id="972104812">
      <w:bodyDiv w:val="1"/>
      <w:marLeft w:val="0"/>
      <w:marRight w:val="0"/>
      <w:marTop w:val="0"/>
      <w:marBottom w:val="0"/>
      <w:divBdr>
        <w:top w:val="none" w:sz="0" w:space="0" w:color="auto"/>
        <w:left w:val="none" w:sz="0" w:space="0" w:color="auto"/>
        <w:bottom w:val="none" w:sz="0" w:space="0" w:color="auto"/>
        <w:right w:val="none" w:sz="0" w:space="0" w:color="auto"/>
      </w:divBdr>
    </w:div>
    <w:div w:id="972255737">
      <w:bodyDiv w:val="1"/>
      <w:marLeft w:val="0"/>
      <w:marRight w:val="0"/>
      <w:marTop w:val="0"/>
      <w:marBottom w:val="0"/>
      <w:divBdr>
        <w:top w:val="none" w:sz="0" w:space="0" w:color="auto"/>
        <w:left w:val="none" w:sz="0" w:space="0" w:color="auto"/>
        <w:bottom w:val="none" w:sz="0" w:space="0" w:color="auto"/>
        <w:right w:val="none" w:sz="0" w:space="0" w:color="auto"/>
      </w:divBdr>
    </w:div>
    <w:div w:id="972752872">
      <w:bodyDiv w:val="1"/>
      <w:marLeft w:val="0"/>
      <w:marRight w:val="0"/>
      <w:marTop w:val="0"/>
      <w:marBottom w:val="0"/>
      <w:divBdr>
        <w:top w:val="none" w:sz="0" w:space="0" w:color="auto"/>
        <w:left w:val="none" w:sz="0" w:space="0" w:color="auto"/>
        <w:bottom w:val="none" w:sz="0" w:space="0" w:color="auto"/>
        <w:right w:val="none" w:sz="0" w:space="0" w:color="auto"/>
      </w:divBdr>
    </w:div>
    <w:div w:id="972830380">
      <w:bodyDiv w:val="1"/>
      <w:marLeft w:val="0"/>
      <w:marRight w:val="0"/>
      <w:marTop w:val="0"/>
      <w:marBottom w:val="0"/>
      <w:divBdr>
        <w:top w:val="none" w:sz="0" w:space="0" w:color="auto"/>
        <w:left w:val="none" w:sz="0" w:space="0" w:color="auto"/>
        <w:bottom w:val="none" w:sz="0" w:space="0" w:color="auto"/>
        <w:right w:val="none" w:sz="0" w:space="0" w:color="auto"/>
      </w:divBdr>
    </w:div>
    <w:div w:id="973406989">
      <w:bodyDiv w:val="1"/>
      <w:marLeft w:val="0"/>
      <w:marRight w:val="0"/>
      <w:marTop w:val="0"/>
      <w:marBottom w:val="0"/>
      <w:divBdr>
        <w:top w:val="none" w:sz="0" w:space="0" w:color="auto"/>
        <w:left w:val="none" w:sz="0" w:space="0" w:color="auto"/>
        <w:bottom w:val="none" w:sz="0" w:space="0" w:color="auto"/>
        <w:right w:val="none" w:sz="0" w:space="0" w:color="auto"/>
      </w:divBdr>
    </w:div>
    <w:div w:id="974142903">
      <w:bodyDiv w:val="1"/>
      <w:marLeft w:val="0"/>
      <w:marRight w:val="0"/>
      <w:marTop w:val="0"/>
      <w:marBottom w:val="0"/>
      <w:divBdr>
        <w:top w:val="none" w:sz="0" w:space="0" w:color="auto"/>
        <w:left w:val="none" w:sz="0" w:space="0" w:color="auto"/>
        <w:bottom w:val="none" w:sz="0" w:space="0" w:color="auto"/>
        <w:right w:val="none" w:sz="0" w:space="0" w:color="auto"/>
      </w:divBdr>
    </w:div>
    <w:div w:id="974212329">
      <w:bodyDiv w:val="1"/>
      <w:marLeft w:val="0"/>
      <w:marRight w:val="0"/>
      <w:marTop w:val="0"/>
      <w:marBottom w:val="0"/>
      <w:divBdr>
        <w:top w:val="none" w:sz="0" w:space="0" w:color="auto"/>
        <w:left w:val="none" w:sz="0" w:space="0" w:color="auto"/>
        <w:bottom w:val="none" w:sz="0" w:space="0" w:color="auto"/>
        <w:right w:val="none" w:sz="0" w:space="0" w:color="auto"/>
      </w:divBdr>
    </w:div>
    <w:div w:id="974483425">
      <w:bodyDiv w:val="1"/>
      <w:marLeft w:val="0"/>
      <w:marRight w:val="0"/>
      <w:marTop w:val="0"/>
      <w:marBottom w:val="0"/>
      <w:divBdr>
        <w:top w:val="none" w:sz="0" w:space="0" w:color="auto"/>
        <w:left w:val="none" w:sz="0" w:space="0" w:color="auto"/>
        <w:bottom w:val="none" w:sz="0" w:space="0" w:color="auto"/>
        <w:right w:val="none" w:sz="0" w:space="0" w:color="auto"/>
      </w:divBdr>
    </w:div>
    <w:div w:id="975918191">
      <w:bodyDiv w:val="1"/>
      <w:marLeft w:val="0"/>
      <w:marRight w:val="0"/>
      <w:marTop w:val="0"/>
      <w:marBottom w:val="0"/>
      <w:divBdr>
        <w:top w:val="none" w:sz="0" w:space="0" w:color="auto"/>
        <w:left w:val="none" w:sz="0" w:space="0" w:color="auto"/>
        <w:bottom w:val="none" w:sz="0" w:space="0" w:color="auto"/>
        <w:right w:val="none" w:sz="0" w:space="0" w:color="auto"/>
      </w:divBdr>
    </w:div>
    <w:div w:id="976225164">
      <w:bodyDiv w:val="1"/>
      <w:marLeft w:val="0"/>
      <w:marRight w:val="0"/>
      <w:marTop w:val="0"/>
      <w:marBottom w:val="0"/>
      <w:divBdr>
        <w:top w:val="none" w:sz="0" w:space="0" w:color="auto"/>
        <w:left w:val="none" w:sz="0" w:space="0" w:color="auto"/>
        <w:bottom w:val="none" w:sz="0" w:space="0" w:color="auto"/>
        <w:right w:val="none" w:sz="0" w:space="0" w:color="auto"/>
      </w:divBdr>
    </w:div>
    <w:div w:id="977731685">
      <w:bodyDiv w:val="1"/>
      <w:marLeft w:val="0"/>
      <w:marRight w:val="0"/>
      <w:marTop w:val="0"/>
      <w:marBottom w:val="0"/>
      <w:divBdr>
        <w:top w:val="none" w:sz="0" w:space="0" w:color="auto"/>
        <w:left w:val="none" w:sz="0" w:space="0" w:color="auto"/>
        <w:bottom w:val="none" w:sz="0" w:space="0" w:color="auto"/>
        <w:right w:val="none" w:sz="0" w:space="0" w:color="auto"/>
      </w:divBdr>
    </w:div>
    <w:div w:id="977997410">
      <w:bodyDiv w:val="1"/>
      <w:marLeft w:val="0"/>
      <w:marRight w:val="0"/>
      <w:marTop w:val="0"/>
      <w:marBottom w:val="0"/>
      <w:divBdr>
        <w:top w:val="none" w:sz="0" w:space="0" w:color="auto"/>
        <w:left w:val="none" w:sz="0" w:space="0" w:color="auto"/>
        <w:bottom w:val="none" w:sz="0" w:space="0" w:color="auto"/>
        <w:right w:val="none" w:sz="0" w:space="0" w:color="auto"/>
      </w:divBdr>
    </w:div>
    <w:div w:id="978614032">
      <w:bodyDiv w:val="1"/>
      <w:marLeft w:val="0"/>
      <w:marRight w:val="0"/>
      <w:marTop w:val="0"/>
      <w:marBottom w:val="0"/>
      <w:divBdr>
        <w:top w:val="none" w:sz="0" w:space="0" w:color="auto"/>
        <w:left w:val="none" w:sz="0" w:space="0" w:color="auto"/>
        <w:bottom w:val="none" w:sz="0" w:space="0" w:color="auto"/>
        <w:right w:val="none" w:sz="0" w:space="0" w:color="auto"/>
      </w:divBdr>
    </w:div>
    <w:div w:id="978875355">
      <w:bodyDiv w:val="1"/>
      <w:marLeft w:val="0"/>
      <w:marRight w:val="0"/>
      <w:marTop w:val="0"/>
      <w:marBottom w:val="0"/>
      <w:divBdr>
        <w:top w:val="none" w:sz="0" w:space="0" w:color="auto"/>
        <w:left w:val="none" w:sz="0" w:space="0" w:color="auto"/>
        <w:bottom w:val="none" w:sz="0" w:space="0" w:color="auto"/>
        <w:right w:val="none" w:sz="0" w:space="0" w:color="auto"/>
      </w:divBdr>
    </w:div>
    <w:div w:id="978918281">
      <w:bodyDiv w:val="1"/>
      <w:marLeft w:val="0"/>
      <w:marRight w:val="0"/>
      <w:marTop w:val="0"/>
      <w:marBottom w:val="0"/>
      <w:divBdr>
        <w:top w:val="none" w:sz="0" w:space="0" w:color="auto"/>
        <w:left w:val="none" w:sz="0" w:space="0" w:color="auto"/>
        <w:bottom w:val="none" w:sz="0" w:space="0" w:color="auto"/>
        <w:right w:val="none" w:sz="0" w:space="0" w:color="auto"/>
      </w:divBdr>
    </w:div>
    <w:div w:id="979267607">
      <w:bodyDiv w:val="1"/>
      <w:marLeft w:val="0"/>
      <w:marRight w:val="0"/>
      <w:marTop w:val="0"/>
      <w:marBottom w:val="0"/>
      <w:divBdr>
        <w:top w:val="none" w:sz="0" w:space="0" w:color="auto"/>
        <w:left w:val="none" w:sz="0" w:space="0" w:color="auto"/>
        <w:bottom w:val="none" w:sz="0" w:space="0" w:color="auto"/>
        <w:right w:val="none" w:sz="0" w:space="0" w:color="auto"/>
      </w:divBdr>
    </w:div>
    <w:div w:id="979384035">
      <w:bodyDiv w:val="1"/>
      <w:marLeft w:val="0"/>
      <w:marRight w:val="0"/>
      <w:marTop w:val="0"/>
      <w:marBottom w:val="0"/>
      <w:divBdr>
        <w:top w:val="none" w:sz="0" w:space="0" w:color="auto"/>
        <w:left w:val="none" w:sz="0" w:space="0" w:color="auto"/>
        <w:bottom w:val="none" w:sz="0" w:space="0" w:color="auto"/>
        <w:right w:val="none" w:sz="0" w:space="0" w:color="auto"/>
      </w:divBdr>
    </w:div>
    <w:div w:id="979458607">
      <w:bodyDiv w:val="1"/>
      <w:marLeft w:val="0"/>
      <w:marRight w:val="0"/>
      <w:marTop w:val="0"/>
      <w:marBottom w:val="0"/>
      <w:divBdr>
        <w:top w:val="none" w:sz="0" w:space="0" w:color="auto"/>
        <w:left w:val="none" w:sz="0" w:space="0" w:color="auto"/>
        <w:bottom w:val="none" w:sz="0" w:space="0" w:color="auto"/>
        <w:right w:val="none" w:sz="0" w:space="0" w:color="auto"/>
      </w:divBdr>
    </w:div>
    <w:div w:id="979922399">
      <w:bodyDiv w:val="1"/>
      <w:marLeft w:val="0"/>
      <w:marRight w:val="0"/>
      <w:marTop w:val="0"/>
      <w:marBottom w:val="0"/>
      <w:divBdr>
        <w:top w:val="none" w:sz="0" w:space="0" w:color="auto"/>
        <w:left w:val="none" w:sz="0" w:space="0" w:color="auto"/>
        <w:bottom w:val="none" w:sz="0" w:space="0" w:color="auto"/>
        <w:right w:val="none" w:sz="0" w:space="0" w:color="auto"/>
      </w:divBdr>
    </w:div>
    <w:div w:id="980767410">
      <w:bodyDiv w:val="1"/>
      <w:marLeft w:val="0"/>
      <w:marRight w:val="0"/>
      <w:marTop w:val="0"/>
      <w:marBottom w:val="0"/>
      <w:divBdr>
        <w:top w:val="none" w:sz="0" w:space="0" w:color="auto"/>
        <w:left w:val="none" w:sz="0" w:space="0" w:color="auto"/>
        <w:bottom w:val="none" w:sz="0" w:space="0" w:color="auto"/>
        <w:right w:val="none" w:sz="0" w:space="0" w:color="auto"/>
      </w:divBdr>
    </w:div>
    <w:div w:id="981039884">
      <w:bodyDiv w:val="1"/>
      <w:marLeft w:val="0"/>
      <w:marRight w:val="0"/>
      <w:marTop w:val="0"/>
      <w:marBottom w:val="0"/>
      <w:divBdr>
        <w:top w:val="none" w:sz="0" w:space="0" w:color="auto"/>
        <w:left w:val="none" w:sz="0" w:space="0" w:color="auto"/>
        <w:bottom w:val="none" w:sz="0" w:space="0" w:color="auto"/>
        <w:right w:val="none" w:sz="0" w:space="0" w:color="auto"/>
      </w:divBdr>
    </w:div>
    <w:div w:id="981270953">
      <w:bodyDiv w:val="1"/>
      <w:marLeft w:val="0"/>
      <w:marRight w:val="0"/>
      <w:marTop w:val="0"/>
      <w:marBottom w:val="0"/>
      <w:divBdr>
        <w:top w:val="none" w:sz="0" w:space="0" w:color="auto"/>
        <w:left w:val="none" w:sz="0" w:space="0" w:color="auto"/>
        <w:bottom w:val="none" w:sz="0" w:space="0" w:color="auto"/>
        <w:right w:val="none" w:sz="0" w:space="0" w:color="auto"/>
      </w:divBdr>
    </w:div>
    <w:div w:id="981351986">
      <w:bodyDiv w:val="1"/>
      <w:marLeft w:val="0"/>
      <w:marRight w:val="0"/>
      <w:marTop w:val="0"/>
      <w:marBottom w:val="0"/>
      <w:divBdr>
        <w:top w:val="none" w:sz="0" w:space="0" w:color="auto"/>
        <w:left w:val="none" w:sz="0" w:space="0" w:color="auto"/>
        <w:bottom w:val="none" w:sz="0" w:space="0" w:color="auto"/>
        <w:right w:val="none" w:sz="0" w:space="0" w:color="auto"/>
      </w:divBdr>
    </w:div>
    <w:div w:id="981538377">
      <w:bodyDiv w:val="1"/>
      <w:marLeft w:val="0"/>
      <w:marRight w:val="0"/>
      <w:marTop w:val="0"/>
      <w:marBottom w:val="0"/>
      <w:divBdr>
        <w:top w:val="none" w:sz="0" w:space="0" w:color="auto"/>
        <w:left w:val="none" w:sz="0" w:space="0" w:color="auto"/>
        <w:bottom w:val="none" w:sz="0" w:space="0" w:color="auto"/>
        <w:right w:val="none" w:sz="0" w:space="0" w:color="auto"/>
      </w:divBdr>
    </w:div>
    <w:div w:id="981622260">
      <w:bodyDiv w:val="1"/>
      <w:marLeft w:val="0"/>
      <w:marRight w:val="0"/>
      <w:marTop w:val="0"/>
      <w:marBottom w:val="0"/>
      <w:divBdr>
        <w:top w:val="none" w:sz="0" w:space="0" w:color="auto"/>
        <w:left w:val="none" w:sz="0" w:space="0" w:color="auto"/>
        <w:bottom w:val="none" w:sz="0" w:space="0" w:color="auto"/>
        <w:right w:val="none" w:sz="0" w:space="0" w:color="auto"/>
      </w:divBdr>
    </w:div>
    <w:div w:id="981809490">
      <w:bodyDiv w:val="1"/>
      <w:marLeft w:val="0"/>
      <w:marRight w:val="0"/>
      <w:marTop w:val="0"/>
      <w:marBottom w:val="0"/>
      <w:divBdr>
        <w:top w:val="none" w:sz="0" w:space="0" w:color="auto"/>
        <w:left w:val="none" w:sz="0" w:space="0" w:color="auto"/>
        <w:bottom w:val="none" w:sz="0" w:space="0" w:color="auto"/>
        <w:right w:val="none" w:sz="0" w:space="0" w:color="auto"/>
      </w:divBdr>
    </w:div>
    <w:div w:id="982271403">
      <w:bodyDiv w:val="1"/>
      <w:marLeft w:val="0"/>
      <w:marRight w:val="0"/>
      <w:marTop w:val="0"/>
      <w:marBottom w:val="0"/>
      <w:divBdr>
        <w:top w:val="none" w:sz="0" w:space="0" w:color="auto"/>
        <w:left w:val="none" w:sz="0" w:space="0" w:color="auto"/>
        <w:bottom w:val="none" w:sz="0" w:space="0" w:color="auto"/>
        <w:right w:val="none" w:sz="0" w:space="0" w:color="auto"/>
      </w:divBdr>
    </w:div>
    <w:div w:id="982390555">
      <w:bodyDiv w:val="1"/>
      <w:marLeft w:val="0"/>
      <w:marRight w:val="0"/>
      <w:marTop w:val="0"/>
      <w:marBottom w:val="0"/>
      <w:divBdr>
        <w:top w:val="none" w:sz="0" w:space="0" w:color="auto"/>
        <w:left w:val="none" w:sz="0" w:space="0" w:color="auto"/>
        <w:bottom w:val="none" w:sz="0" w:space="0" w:color="auto"/>
        <w:right w:val="none" w:sz="0" w:space="0" w:color="auto"/>
      </w:divBdr>
    </w:div>
    <w:div w:id="982469321">
      <w:bodyDiv w:val="1"/>
      <w:marLeft w:val="0"/>
      <w:marRight w:val="0"/>
      <w:marTop w:val="0"/>
      <w:marBottom w:val="0"/>
      <w:divBdr>
        <w:top w:val="none" w:sz="0" w:space="0" w:color="auto"/>
        <w:left w:val="none" w:sz="0" w:space="0" w:color="auto"/>
        <w:bottom w:val="none" w:sz="0" w:space="0" w:color="auto"/>
        <w:right w:val="none" w:sz="0" w:space="0" w:color="auto"/>
      </w:divBdr>
    </w:div>
    <w:div w:id="982848735">
      <w:bodyDiv w:val="1"/>
      <w:marLeft w:val="0"/>
      <w:marRight w:val="0"/>
      <w:marTop w:val="0"/>
      <w:marBottom w:val="0"/>
      <w:divBdr>
        <w:top w:val="none" w:sz="0" w:space="0" w:color="auto"/>
        <w:left w:val="none" w:sz="0" w:space="0" w:color="auto"/>
        <w:bottom w:val="none" w:sz="0" w:space="0" w:color="auto"/>
        <w:right w:val="none" w:sz="0" w:space="0" w:color="auto"/>
      </w:divBdr>
    </w:div>
    <w:div w:id="982854009">
      <w:bodyDiv w:val="1"/>
      <w:marLeft w:val="0"/>
      <w:marRight w:val="0"/>
      <w:marTop w:val="0"/>
      <w:marBottom w:val="0"/>
      <w:divBdr>
        <w:top w:val="none" w:sz="0" w:space="0" w:color="auto"/>
        <w:left w:val="none" w:sz="0" w:space="0" w:color="auto"/>
        <w:bottom w:val="none" w:sz="0" w:space="0" w:color="auto"/>
        <w:right w:val="none" w:sz="0" w:space="0" w:color="auto"/>
      </w:divBdr>
    </w:div>
    <w:div w:id="983125818">
      <w:bodyDiv w:val="1"/>
      <w:marLeft w:val="0"/>
      <w:marRight w:val="0"/>
      <w:marTop w:val="0"/>
      <w:marBottom w:val="0"/>
      <w:divBdr>
        <w:top w:val="none" w:sz="0" w:space="0" w:color="auto"/>
        <w:left w:val="none" w:sz="0" w:space="0" w:color="auto"/>
        <w:bottom w:val="none" w:sz="0" w:space="0" w:color="auto"/>
        <w:right w:val="none" w:sz="0" w:space="0" w:color="auto"/>
      </w:divBdr>
    </w:div>
    <w:div w:id="983318636">
      <w:bodyDiv w:val="1"/>
      <w:marLeft w:val="0"/>
      <w:marRight w:val="0"/>
      <w:marTop w:val="0"/>
      <w:marBottom w:val="0"/>
      <w:divBdr>
        <w:top w:val="none" w:sz="0" w:space="0" w:color="auto"/>
        <w:left w:val="none" w:sz="0" w:space="0" w:color="auto"/>
        <w:bottom w:val="none" w:sz="0" w:space="0" w:color="auto"/>
        <w:right w:val="none" w:sz="0" w:space="0" w:color="auto"/>
      </w:divBdr>
    </w:div>
    <w:div w:id="983513259">
      <w:bodyDiv w:val="1"/>
      <w:marLeft w:val="0"/>
      <w:marRight w:val="0"/>
      <w:marTop w:val="0"/>
      <w:marBottom w:val="0"/>
      <w:divBdr>
        <w:top w:val="none" w:sz="0" w:space="0" w:color="auto"/>
        <w:left w:val="none" w:sz="0" w:space="0" w:color="auto"/>
        <w:bottom w:val="none" w:sz="0" w:space="0" w:color="auto"/>
        <w:right w:val="none" w:sz="0" w:space="0" w:color="auto"/>
      </w:divBdr>
    </w:div>
    <w:div w:id="984551914">
      <w:bodyDiv w:val="1"/>
      <w:marLeft w:val="0"/>
      <w:marRight w:val="0"/>
      <w:marTop w:val="0"/>
      <w:marBottom w:val="0"/>
      <w:divBdr>
        <w:top w:val="none" w:sz="0" w:space="0" w:color="auto"/>
        <w:left w:val="none" w:sz="0" w:space="0" w:color="auto"/>
        <w:bottom w:val="none" w:sz="0" w:space="0" w:color="auto"/>
        <w:right w:val="none" w:sz="0" w:space="0" w:color="auto"/>
      </w:divBdr>
    </w:div>
    <w:div w:id="984894625">
      <w:bodyDiv w:val="1"/>
      <w:marLeft w:val="0"/>
      <w:marRight w:val="0"/>
      <w:marTop w:val="0"/>
      <w:marBottom w:val="0"/>
      <w:divBdr>
        <w:top w:val="none" w:sz="0" w:space="0" w:color="auto"/>
        <w:left w:val="none" w:sz="0" w:space="0" w:color="auto"/>
        <w:bottom w:val="none" w:sz="0" w:space="0" w:color="auto"/>
        <w:right w:val="none" w:sz="0" w:space="0" w:color="auto"/>
      </w:divBdr>
    </w:div>
    <w:div w:id="984969325">
      <w:bodyDiv w:val="1"/>
      <w:marLeft w:val="0"/>
      <w:marRight w:val="0"/>
      <w:marTop w:val="0"/>
      <w:marBottom w:val="0"/>
      <w:divBdr>
        <w:top w:val="none" w:sz="0" w:space="0" w:color="auto"/>
        <w:left w:val="none" w:sz="0" w:space="0" w:color="auto"/>
        <w:bottom w:val="none" w:sz="0" w:space="0" w:color="auto"/>
        <w:right w:val="none" w:sz="0" w:space="0" w:color="auto"/>
      </w:divBdr>
    </w:div>
    <w:div w:id="985203927">
      <w:bodyDiv w:val="1"/>
      <w:marLeft w:val="0"/>
      <w:marRight w:val="0"/>
      <w:marTop w:val="0"/>
      <w:marBottom w:val="0"/>
      <w:divBdr>
        <w:top w:val="none" w:sz="0" w:space="0" w:color="auto"/>
        <w:left w:val="none" w:sz="0" w:space="0" w:color="auto"/>
        <w:bottom w:val="none" w:sz="0" w:space="0" w:color="auto"/>
        <w:right w:val="none" w:sz="0" w:space="0" w:color="auto"/>
      </w:divBdr>
    </w:div>
    <w:div w:id="985279352">
      <w:bodyDiv w:val="1"/>
      <w:marLeft w:val="0"/>
      <w:marRight w:val="0"/>
      <w:marTop w:val="0"/>
      <w:marBottom w:val="0"/>
      <w:divBdr>
        <w:top w:val="none" w:sz="0" w:space="0" w:color="auto"/>
        <w:left w:val="none" w:sz="0" w:space="0" w:color="auto"/>
        <w:bottom w:val="none" w:sz="0" w:space="0" w:color="auto"/>
        <w:right w:val="none" w:sz="0" w:space="0" w:color="auto"/>
      </w:divBdr>
    </w:div>
    <w:div w:id="985282231">
      <w:bodyDiv w:val="1"/>
      <w:marLeft w:val="0"/>
      <w:marRight w:val="0"/>
      <w:marTop w:val="0"/>
      <w:marBottom w:val="0"/>
      <w:divBdr>
        <w:top w:val="none" w:sz="0" w:space="0" w:color="auto"/>
        <w:left w:val="none" w:sz="0" w:space="0" w:color="auto"/>
        <w:bottom w:val="none" w:sz="0" w:space="0" w:color="auto"/>
        <w:right w:val="none" w:sz="0" w:space="0" w:color="auto"/>
      </w:divBdr>
    </w:div>
    <w:div w:id="985283008">
      <w:bodyDiv w:val="1"/>
      <w:marLeft w:val="0"/>
      <w:marRight w:val="0"/>
      <w:marTop w:val="0"/>
      <w:marBottom w:val="0"/>
      <w:divBdr>
        <w:top w:val="none" w:sz="0" w:space="0" w:color="auto"/>
        <w:left w:val="none" w:sz="0" w:space="0" w:color="auto"/>
        <w:bottom w:val="none" w:sz="0" w:space="0" w:color="auto"/>
        <w:right w:val="none" w:sz="0" w:space="0" w:color="auto"/>
      </w:divBdr>
    </w:div>
    <w:div w:id="985353446">
      <w:bodyDiv w:val="1"/>
      <w:marLeft w:val="0"/>
      <w:marRight w:val="0"/>
      <w:marTop w:val="0"/>
      <w:marBottom w:val="0"/>
      <w:divBdr>
        <w:top w:val="none" w:sz="0" w:space="0" w:color="auto"/>
        <w:left w:val="none" w:sz="0" w:space="0" w:color="auto"/>
        <w:bottom w:val="none" w:sz="0" w:space="0" w:color="auto"/>
        <w:right w:val="none" w:sz="0" w:space="0" w:color="auto"/>
      </w:divBdr>
    </w:div>
    <w:div w:id="985478799">
      <w:bodyDiv w:val="1"/>
      <w:marLeft w:val="0"/>
      <w:marRight w:val="0"/>
      <w:marTop w:val="0"/>
      <w:marBottom w:val="0"/>
      <w:divBdr>
        <w:top w:val="none" w:sz="0" w:space="0" w:color="auto"/>
        <w:left w:val="none" w:sz="0" w:space="0" w:color="auto"/>
        <w:bottom w:val="none" w:sz="0" w:space="0" w:color="auto"/>
        <w:right w:val="none" w:sz="0" w:space="0" w:color="auto"/>
      </w:divBdr>
    </w:div>
    <w:div w:id="985860901">
      <w:bodyDiv w:val="1"/>
      <w:marLeft w:val="0"/>
      <w:marRight w:val="0"/>
      <w:marTop w:val="0"/>
      <w:marBottom w:val="0"/>
      <w:divBdr>
        <w:top w:val="none" w:sz="0" w:space="0" w:color="auto"/>
        <w:left w:val="none" w:sz="0" w:space="0" w:color="auto"/>
        <w:bottom w:val="none" w:sz="0" w:space="0" w:color="auto"/>
        <w:right w:val="none" w:sz="0" w:space="0" w:color="auto"/>
      </w:divBdr>
    </w:div>
    <w:div w:id="985940685">
      <w:bodyDiv w:val="1"/>
      <w:marLeft w:val="0"/>
      <w:marRight w:val="0"/>
      <w:marTop w:val="0"/>
      <w:marBottom w:val="0"/>
      <w:divBdr>
        <w:top w:val="none" w:sz="0" w:space="0" w:color="auto"/>
        <w:left w:val="none" w:sz="0" w:space="0" w:color="auto"/>
        <w:bottom w:val="none" w:sz="0" w:space="0" w:color="auto"/>
        <w:right w:val="none" w:sz="0" w:space="0" w:color="auto"/>
      </w:divBdr>
    </w:div>
    <w:div w:id="986085446">
      <w:bodyDiv w:val="1"/>
      <w:marLeft w:val="0"/>
      <w:marRight w:val="0"/>
      <w:marTop w:val="0"/>
      <w:marBottom w:val="0"/>
      <w:divBdr>
        <w:top w:val="none" w:sz="0" w:space="0" w:color="auto"/>
        <w:left w:val="none" w:sz="0" w:space="0" w:color="auto"/>
        <w:bottom w:val="none" w:sz="0" w:space="0" w:color="auto"/>
        <w:right w:val="none" w:sz="0" w:space="0" w:color="auto"/>
      </w:divBdr>
    </w:div>
    <w:div w:id="986399271">
      <w:bodyDiv w:val="1"/>
      <w:marLeft w:val="0"/>
      <w:marRight w:val="0"/>
      <w:marTop w:val="0"/>
      <w:marBottom w:val="0"/>
      <w:divBdr>
        <w:top w:val="none" w:sz="0" w:space="0" w:color="auto"/>
        <w:left w:val="none" w:sz="0" w:space="0" w:color="auto"/>
        <w:bottom w:val="none" w:sz="0" w:space="0" w:color="auto"/>
        <w:right w:val="none" w:sz="0" w:space="0" w:color="auto"/>
      </w:divBdr>
    </w:div>
    <w:div w:id="986545901">
      <w:bodyDiv w:val="1"/>
      <w:marLeft w:val="0"/>
      <w:marRight w:val="0"/>
      <w:marTop w:val="0"/>
      <w:marBottom w:val="0"/>
      <w:divBdr>
        <w:top w:val="none" w:sz="0" w:space="0" w:color="auto"/>
        <w:left w:val="none" w:sz="0" w:space="0" w:color="auto"/>
        <w:bottom w:val="none" w:sz="0" w:space="0" w:color="auto"/>
        <w:right w:val="none" w:sz="0" w:space="0" w:color="auto"/>
      </w:divBdr>
    </w:div>
    <w:div w:id="986860502">
      <w:bodyDiv w:val="1"/>
      <w:marLeft w:val="0"/>
      <w:marRight w:val="0"/>
      <w:marTop w:val="0"/>
      <w:marBottom w:val="0"/>
      <w:divBdr>
        <w:top w:val="none" w:sz="0" w:space="0" w:color="auto"/>
        <w:left w:val="none" w:sz="0" w:space="0" w:color="auto"/>
        <w:bottom w:val="none" w:sz="0" w:space="0" w:color="auto"/>
        <w:right w:val="none" w:sz="0" w:space="0" w:color="auto"/>
      </w:divBdr>
    </w:div>
    <w:div w:id="986974381">
      <w:bodyDiv w:val="1"/>
      <w:marLeft w:val="0"/>
      <w:marRight w:val="0"/>
      <w:marTop w:val="0"/>
      <w:marBottom w:val="0"/>
      <w:divBdr>
        <w:top w:val="none" w:sz="0" w:space="0" w:color="auto"/>
        <w:left w:val="none" w:sz="0" w:space="0" w:color="auto"/>
        <w:bottom w:val="none" w:sz="0" w:space="0" w:color="auto"/>
        <w:right w:val="none" w:sz="0" w:space="0" w:color="auto"/>
      </w:divBdr>
    </w:div>
    <w:div w:id="987514784">
      <w:bodyDiv w:val="1"/>
      <w:marLeft w:val="0"/>
      <w:marRight w:val="0"/>
      <w:marTop w:val="0"/>
      <w:marBottom w:val="0"/>
      <w:divBdr>
        <w:top w:val="none" w:sz="0" w:space="0" w:color="auto"/>
        <w:left w:val="none" w:sz="0" w:space="0" w:color="auto"/>
        <w:bottom w:val="none" w:sz="0" w:space="0" w:color="auto"/>
        <w:right w:val="none" w:sz="0" w:space="0" w:color="auto"/>
      </w:divBdr>
    </w:div>
    <w:div w:id="987708620">
      <w:bodyDiv w:val="1"/>
      <w:marLeft w:val="0"/>
      <w:marRight w:val="0"/>
      <w:marTop w:val="0"/>
      <w:marBottom w:val="0"/>
      <w:divBdr>
        <w:top w:val="none" w:sz="0" w:space="0" w:color="auto"/>
        <w:left w:val="none" w:sz="0" w:space="0" w:color="auto"/>
        <w:bottom w:val="none" w:sz="0" w:space="0" w:color="auto"/>
        <w:right w:val="none" w:sz="0" w:space="0" w:color="auto"/>
      </w:divBdr>
    </w:div>
    <w:div w:id="988167560">
      <w:bodyDiv w:val="1"/>
      <w:marLeft w:val="0"/>
      <w:marRight w:val="0"/>
      <w:marTop w:val="0"/>
      <w:marBottom w:val="0"/>
      <w:divBdr>
        <w:top w:val="none" w:sz="0" w:space="0" w:color="auto"/>
        <w:left w:val="none" w:sz="0" w:space="0" w:color="auto"/>
        <w:bottom w:val="none" w:sz="0" w:space="0" w:color="auto"/>
        <w:right w:val="none" w:sz="0" w:space="0" w:color="auto"/>
      </w:divBdr>
    </w:div>
    <w:div w:id="988368055">
      <w:bodyDiv w:val="1"/>
      <w:marLeft w:val="0"/>
      <w:marRight w:val="0"/>
      <w:marTop w:val="0"/>
      <w:marBottom w:val="0"/>
      <w:divBdr>
        <w:top w:val="none" w:sz="0" w:space="0" w:color="auto"/>
        <w:left w:val="none" w:sz="0" w:space="0" w:color="auto"/>
        <w:bottom w:val="none" w:sz="0" w:space="0" w:color="auto"/>
        <w:right w:val="none" w:sz="0" w:space="0" w:color="auto"/>
      </w:divBdr>
    </w:div>
    <w:div w:id="988825059">
      <w:bodyDiv w:val="1"/>
      <w:marLeft w:val="0"/>
      <w:marRight w:val="0"/>
      <w:marTop w:val="0"/>
      <w:marBottom w:val="0"/>
      <w:divBdr>
        <w:top w:val="none" w:sz="0" w:space="0" w:color="auto"/>
        <w:left w:val="none" w:sz="0" w:space="0" w:color="auto"/>
        <w:bottom w:val="none" w:sz="0" w:space="0" w:color="auto"/>
        <w:right w:val="none" w:sz="0" w:space="0" w:color="auto"/>
      </w:divBdr>
    </w:div>
    <w:div w:id="989092777">
      <w:bodyDiv w:val="1"/>
      <w:marLeft w:val="0"/>
      <w:marRight w:val="0"/>
      <w:marTop w:val="0"/>
      <w:marBottom w:val="0"/>
      <w:divBdr>
        <w:top w:val="none" w:sz="0" w:space="0" w:color="auto"/>
        <w:left w:val="none" w:sz="0" w:space="0" w:color="auto"/>
        <w:bottom w:val="none" w:sz="0" w:space="0" w:color="auto"/>
        <w:right w:val="none" w:sz="0" w:space="0" w:color="auto"/>
      </w:divBdr>
    </w:div>
    <w:div w:id="989528251">
      <w:bodyDiv w:val="1"/>
      <w:marLeft w:val="0"/>
      <w:marRight w:val="0"/>
      <w:marTop w:val="0"/>
      <w:marBottom w:val="0"/>
      <w:divBdr>
        <w:top w:val="none" w:sz="0" w:space="0" w:color="auto"/>
        <w:left w:val="none" w:sz="0" w:space="0" w:color="auto"/>
        <w:bottom w:val="none" w:sz="0" w:space="0" w:color="auto"/>
        <w:right w:val="none" w:sz="0" w:space="0" w:color="auto"/>
      </w:divBdr>
    </w:div>
    <w:div w:id="989868505">
      <w:bodyDiv w:val="1"/>
      <w:marLeft w:val="0"/>
      <w:marRight w:val="0"/>
      <w:marTop w:val="0"/>
      <w:marBottom w:val="0"/>
      <w:divBdr>
        <w:top w:val="none" w:sz="0" w:space="0" w:color="auto"/>
        <w:left w:val="none" w:sz="0" w:space="0" w:color="auto"/>
        <w:bottom w:val="none" w:sz="0" w:space="0" w:color="auto"/>
        <w:right w:val="none" w:sz="0" w:space="0" w:color="auto"/>
      </w:divBdr>
    </w:div>
    <w:div w:id="989943052">
      <w:bodyDiv w:val="1"/>
      <w:marLeft w:val="0"/>
      <w:marRight w:val="0"/>
      <w:marTop w:val="0"/>
      <w:marBottom w:val="0"/>
      <w:divBdr>
        <w:top w:val="none" w:sz="0" w:space="0" w:color="auto"/>
        <w:left w:val="none" w:sz="0" w:space="0" w:color="auto"/>
        <w:bottom w:val="none" w:sz="0" w:space="0" w:color="auto"/>
        <w:right w:val="none" w:sz="0" w:space="0" w:color="auto"/>
      </w:divBdr>
    </w:div>
    <w:div w:id="989946000">
      <w:bodyDiv w:val="1"/>
      <w:marLeft w:val="0"/>
      <w:marRight w:val="0"/>
      <w:marTop w:val="0"/>
      <w:marBottom w:val="0"/>
      <w:divBdr>
        <w:top w:val="none" w:sz="0" w:space="0" w:color="auto"/>
        <w:left w:val="none" w:sz="0" w:space="0" w:color="auto"/>
        <w:bottom w:val="none" w:sz="0" w:space="0" w:color="auto"/>
        <w:right w:val="none" w:sz="0" w:space="0" w:color="auto"/>
      </w:divBdr>
    </w:div>
    <w:div w:id="990134897">
      <w:bodyDiv w:val="1"/>
      <w:marLeft w:val="0"/>
      <w:marRight w:val="0"/>
      <w:marTop w:val="0"/>
      <w:marBottom w:val="0"/>
      <w:divBdr>
        <w:top w:val="none" w:sz="0" w:space="0" w:color="auto"/>
        <w:left w:val="none" w:sz="0" w:space="0" w:color="auto"/>
        <w:bottom w:val="none" w:sz="0" w:space="0" w:color="auto"/>
        <w:right w:val="none" w:sz="0" w:space="0" w:color="auto"/>
      </w:divBdr>
    </w:div>
    <w:div w:id="990207600">
      <w:bodyDiv w:val="1"/>
      <w:marLeft w:val="0"/>
      <w:marRight w:val="0"/>
      <w:marTop w:val="0"/>
      <w:marBottom w:val="0"/>
      <w:divBdr>
        <w:top w:val="none" w:sz="0" w:space="0" w:color="auto"/>
        <w:left w:val="none" w:sz="0" w:space="0" w:color="auto"/>
        <w:bottom w:val="none" w:sz="0" w:space="0" w:color="auto"/>
        <w:right w:val="none" w:sz="0" w:space="0" w:color="auto"/>
      </w:divBdr>
    </w:div>
    <w:div w:id="990254489">
      <w:bodyDiv w:val="1"/>
      <w:marLeft w:val="0"/>
      <w:marRight w:val="0"/>
      <w:marTop w:val="0"/>
      <w:marBottom w:val="0"/>
      <w:divBdr>
        <w:top w:val="none" w:sz="0" w:space="0" w:color="auto"/>
        <w:left w:val="none" w:sz="0" w:space="0" w:color="auto"/>
        <w:bottom w:val="none" w:sz="0" w:space="0" w:color="auto"/>
        <w:right w:val="none" w:sz="0" w:space="0" w:color="auto"/>
      </w:divBdr>
    </w:div>
    <w:div w:id="990521753">
      <w:bodyDiv w:val="1"/>
      <w:marLeft w:val="0"/>
      <w:marRight w:val="0"/>
      <w:marTop w:val="0"/>
      <w:marBottom w:val="0"/>
      <w:divBdr>
        <w:top w:val="none" w:sz="0" w:space="0" w:color="auto"/>
        <w:left w:val="none" w:sz="0" w:space="0" w:color="auto"/>
        <w:bottom w:val="none" w:sz="0" w:space="0" w:color="auto"/>
        <w:right w:val="none" w:sz="0" w:space="0" w:color="auto"/>
      </w:divBdr>
    </w:div>
    <w:div w:id="990987972">
      <w:bodyDiv w:val="1"/>
      <w:marLeft w:val="0"/>
      <w:marRight w:val="0"/>
      <w:marTop w:val="0"/>
      <w:marBottom w:val="0"/>
      <w:divBdr>
        <w:top w:val="none" w:sz="0" w:space="0" w:color="auto"/>
        <w:left w:val="none" w:sz="0" w:space="0" w:color="auto"/>
        <w:bottom w:val="none" w:sz="0" w:space="0" w:color="auto"/>
        <w:right w:val="none" w:sz="0" w:space="0" w:color="auto"/>
      </w:divBdr>
    </w:div>
    <w:div w:id="991442828">
      <w:bodyDiv w:val="1"/>
      <w:marLeft w:val="0"/>
      <w:marRight w:val="0"/>
      <w:marTop w:val="0"/>
      <w:marBottom w:val="0"/>
      <w:divBdr>
        <w:top w:val="none" w:sz="0" w:space="0" w:color="auto"/>
        <w:left w:val="none" w:sz="0" w:space="0" w:color="auto"/>
        <w:bottom w:val="none" w:sz="0" w:space="0" w:color="auto"/>
        <w:right w:val="none" w:sz="0" w:space="0" w:color="auto"/>
      </w:divBdr>
    </w:div>
    <w:div w:id="993295884">
      <w:bodyDiv w:val="1"/>
      <w:marLeft w:val="0"/>
      <w:marRight w:val="0"/>
      <w:marTop w:val="0"/>
      <w:marBottom w:val="0"/>
      <w:divBdr>
        <w:top w:val="none" w:sz="0" w:space="0" w:color="auto"/>
        <w:left w:val="none" w:sz="0" w:space="0" w:color="auto"/>
        <w:bottom w:val="none" w:sz="0" w:space="0" w:color="auto"/>
        <w:right w:val="none" w:sz="0" w:space="0" w:color="auto"/>
      </w:divBdr>
    </w:div>
    <w:div w:id="993410275">
      <w:bodyDiv w:val="1"/>
      <w:marLeft w:val="0"/>
      <w:marRight w:val="0"/>
      <w:marTop w:val="0"/>
      <w:marBottom w:val="0"/>
      <w:divBdr>
        <w:top w:val="none" w:sz="0" w:space="0" w:color="auto"/>
        <w:left w:val="none" w:sz="0" w:space="0" w:color="auto"/>
        <w:bottom w:val="none" w:sz="0" w:space="0" w:color="auto"/>
        <w:right w:val="none" w:sz="0" w:space="0" w:color="auto"/>
      </w:divBdr>
    </w:div>
    <w:div w:id="993874347">
      <w:bodyDiv w:val="1"/>
      <w:marLeft w:val="0"/>
      <w:marRight w:val="0"/>
      <w:marTop w:val="0"/>
      <w:marBottom w:val="0"/>
      <w:divBdr>
        <w:top w:val="none" w:sz="0" w:space="0" w:color="auto"/>
        <w:left w:val="none" w:sz="0" w:space="0" w:color="auto"/>
        <w:bottom w:val="none" w:sz="0" w:space="0" w:color="auto"/>
        <w:right w:val="none" w:sz="0" w:space="0" w:color="auto"/>
      </w:divBdr>
    </w:div>
    <w:div w:id="994260961">
      <w:bodyDiv w:val="1"/>
      <w:marLeft w:val="0"/>
      <w:marRight w:val="0"/>
      <w:marTop w:val="0"/>
      <w:marBottom w:val="0"/>
      <w:divBdr>
        <w:top w:val="none" w:sz="0" w:space="0" w:color="auto"/>
        <w:left w:val="none" w:sz="0" w:space="0" w:color="auto"/>
        <w:bottom w:val="none" w:sz="0" w:space="0" w:color="auto"/>
        <w:right w:val="none" w:sz="0" w:space="0" w:color="auto"/>
      </w:divBdr>
    </w:div>
    <w:div w:id="994338393">
      <w:bodyDiv w:val="1"/>
      <w:marLeft w:val="0"/>
      <w:marRight w:val="0"/>
      <w:marTop w:val="0"/>
      <w:marBottom w:val="0"/>
      <w:divBdr>
        <w:top w:val="none" w:sz="0" w:space="0" w:color="auto"/>
        <w:left w:val="none" w:sz="0" w:space="0" w:color="auto"/>
        <w:bottom w:val="none" w:sz="0" w:space="0" w:color="auto"/>
        <w:right w:val="none" w:sz="0" w:space="0" w:color="auto"/>
      </w:divBdr>
    </w:div>
    <w:div w:id="994451191">
      <w:bodyDiv w:val="1"/>
      <w:marLeft w:val="0"/>
      <w:marRight w:val="0"/>
      <w:marTop w:val="0"/>
      <w:marBottom w:val="0"/>
      <w:divBdr>
        <w:top w:val="none" w:sz="0" w:space="0" w:color="auto"/>
        <w:left w:val="none" w:sz="0" w:space="0" w:color="auto"/>
        <w:bottom w:val="none" w:sz="0" w:space="0" w:color="auto"/>
        <w:right w:val="none" w:sz="0" w:space="0" w:color="auto"/>
      </w:divBdr>
    </w:div>
    <w:div w:id="994987106">
      <w:bodyDiv w:val="1"/>
      <w:marLeft w:val="0"/>
      <w:marRight w:val="0"/>
      <w:marTop w:val="0"/>
      <w:marBottom w:val="0"/>
      <w:divBdr>
        <w:top w:val="none" w:sz="0" w:space="0" w:color="auto"/>
        <w:left w:val="none" w:sz="0" w:space="0" w:color="auto"/>
        <w:bottom w:val="none" w:sz="0" w:space="0" w:color="auto"/>
        <w:right w:val="none" w:sz="0" w:space="0" w:color="auto"/>
      </w:divBdr>
    </w:div>
    <w:div w:id="995569219">
      <w:bodyDiv w:val="1"/>
      <w:marLeft w:val="0"/>
      <w:marRight w:val="0"/>
      <w:marTop w:val="0"/>
      <w:marBottom w:val="0"/>
      <w:divBdr>
        <w:top w:val="none" w:sz="0" w:space="0" w:color="auto"/>
        <w:left w:val="none" w:sz="0" w:space="0" w:color="auto"/>
        <w:bottom w:val="none" w:sz="0" w:space="0" w:color="auto"/>
        <w:right w:val="none" w:sz="0" w:space="0" w:color="auto"/>
      </w:divBdr>
    </w:div>
    <w:div w:id="995693714">
      <w:bodyDiv w:val="1"/>
      <w:marLeft w:val="0"/>
      <w:marRight w:val="0"/>
      <w:marTop w:val="0"/>
      <w:marBottom w:val="0"/>
      <w:divBdr>
        <w:top w:val="none" w:sz="0" w:space="0" w:color="auto"/>
        <w:left w:val="none" w:sz="0" w:space="0" w:color="auto"/>
        <w:bottom w:val="none" w:sz="0" w:space="0" w:color="auto"/>
        <w:right w:val="none" w:sz="0" w:space="0" w:color="auto"/>
      </w:divBdr>
    </w:div>
    <w:div w:id="996150488">
      <w:bodyDiv w:val="1"/>
      <w:marLeft w:val="0"/>
      <w:marRight w:val="0"/>
      <w:marTop w:val="0"/>
      <w:marBottom w:val="0"/>
      <w:divBdr>
        <w:top w:val="none" w:sz="0" w:space="0" w:color="auto"/>
        <w:left w:val="none" w:sz="0" w:space="0" w:color="auto"/>
        <w:bottom w:val="none" w:sz="0" w:space="0" w:color="auto"/>
        <w:right w:val="none" w:sz="0" w:space="0" w:color="auto"/>
      </w:divBdr>
    </w:div>
    <w:div w:id="996960685">
      <w:bodyDiv w:val="1"/>
      <w:marLeft w:val="0"/>
      <w:marRight w:val="0"/>
      <w:marTop w:val="0"/>
      <w:marBottom w:val="0"/>
      <w:divBdr>
        <w:top w:val="none" w:sz="0" w:space="0" w:color="auto"/>
        <w:left w:val="none" w:sz="0" w:space="0" w:color="auto"/>
        <w:bottom w:val="none" w:sz="0" w:space="0" w:color="auto"/>
        <w:right w:val="none" w:sz="0" w:space="0" w:color="auto"/>
      </w:divBdr>
    </w:div>
    <w:div w:id="997222464">
      <w:bodyDiv w:val="1"/>
      <w:marLeft w:val="0"/>
      <w:marRight w:val="0"/>
      <w:marTop w:val="0"/>
      <w:marBottom w:val="0"/>
      <w:divBdr>
        <w:top w:val="none" w:sz="0" w:space="0" w:color="auto"/>
        <w:left w:val="none" w:sz="0" w:space="0" w:color="auto"/>
        <w:bottom w:val="none" w:sz="0" w:space="0" w:color="auto"/>
        <w:right w:val="none" w:sz="0" w:space="0" w:color="auto"/>
      </w:divBdr>
    </w:div>
    <w:div w:id="997466716">
      <w:bodyDiv w:val="1"/>
      <w:marLeft w:val="0"/>
      <w:marRight w:val="0"/>
      <w:marTop w:val="0"/>
      <w:marBottom w:val="0"/>
      <w:divBdr>
        <w:top w:val="none" w:sz="0" w:space="0" w:color="auto"/>
        <w:left w:val="none" w:sz="0" w:space="0" w:color="auto"/>
        <w:bottom w:val="none" w:sz="0" w:space="0" w:color="auto"/>
        <w:right w:val="none" w:sz="0" w:space="0" w:color="auto"/>
      </w:divBdr>
    </w:div>
    <w:div w:id="997538749">
      <w:bodyDiv w:val="1"/>
      <w:marLeft w:val="0"/>
      <w:marRight w:val="0"/>
      <w:marTop w:val="0"/>
      <w:marBottom w:val="0"/>
      <w:divBdr>
        <w:top w:val="none" w:sz="0" w:space="0" w:color="auto"/>
        <w:left w:val="none" w:sz="0" w:space="0" w:color="auto"/>
        <w:bottom w:val="none" w:sz="0" w:space="0" w:color="auto"/>
        <w:right w:val="none" w:sz="0" w:space="0" w:color="auto"/>
      </w:divBdr>
    </w:div>
    <w:div w:id="997731389">
      <w:bodyDiv w:val="1"/>
      <w:marLeft w:val="0"/>
      <w:marRight w:val="0"/>
      <w:marTop w:val="0"/>
      <w:marBottom w:val="0"/>
      <w:divBdr>
        <w:top w:val="none" w:sz="0" w:space="0" w:color="auto"/>
        <w:left w:val="none" w:sz="0" w:space="0" w:color="auto"/>
        <w:bottom w:val="none" w:sz="0" w:space="0" w:color="auto"/>
        <w:right w:val="none" w:sz="0" w:space="0" w:color="auto"/>
      </w:divBdr>
    </w:div>
    <w:div w:id="998189295">
      <w:bodyDiv w:val="1"/>
      <w:marLeft w:val="0"/>
      <w:marRight w:val="0"/>
      <w:marTop w:val="0"/>
      <w:marBottom w:val="0"/>
      <w:divBdr>
        <w:top w:val="none" w:sz="0" w:space="0" w:color="auto"/>
        <w:left w:val="none" w:sz="0" w:space="0" w:color="auto"/>
        <w:bottom w:val="none" w:sz="0" w:space="0" w:color="auto"/>
        <w:right w:val="none" w:sz="0" w:space="0" w:color="auto"/>
      </w:divBdr>
    </w:div>
    <w:div w:id="999386716">
      <w:bodyDiv w:val="1"/>
      <w:marLeft w:val="0"/>
      <w:marRight w:val="0"/>
      <w:marTop w:val="0"/>
      <w:marBottom w:val="0"/>
      <w:divBdr>
        <w:top w:val="none" w:sz="0" w:space="0" w:color="auto"/>
        <w:left w:val="none" w:sz="0" w:space="0" w:color="auto"/>
        <w:bottom w:val="none" w:sz="0" w:space="0" w:color="auto"/>
        <w:right w:val="none" w:sz="0" w:space="0" w:color="auto"/>
      </w:divBdr>
    </w:div>
    <w:div w:id="1000237696">
      <w:bodyDiv w:val="1"/>
      <w:marLeft w:val="0"/>
      <w:marRight w:val="0"/>
      <w:marTop w:val="0"/>
      <w:marBottom w:val="0"/>
      <w:divBdr>
        <w:top w:val="none" w:sz="0" w:space="0" w:color="auto"/>
        <w:left w:val="none" w:sz="0" w:space="0" w:color="auto"/>
        <w:bottom w:val="none" w:sz="0" w:space="0" w:color="auto"/>
        <w:right w:val="none" w:sz="0" w:space="0" w:color="auto"/>
      </w:divBdr>
    </w:div>
    <w:div w:id="1000624609">
      <w:bodyDiv w:val="1"/>
      <w:marLeft w:val="0"/>
      <w:marRight w:val="0"/>
      <w:marTop w:val="0"/>
      <w:marBottom w:val="0"/>
      <w:divBdr>
        <w:top w:val="none" w:sz="0" w:space="0" w:color="auto"/>
        <w:left w:val="none" w:sz="0" w:space="0" w:color="auto"/>
        <w:bottom w:val="none" w:sz="0" w:space="0" w:color="auto"/>
        <w:right w:val="none" w:sz="0" w:space="0" w:color="auto"/>
      </w:divBdr>
    </w:div>
    <w:div w:id="1001078625">
      <w:bodyDiv w:val="1"/>
      <w:marLeft w:val="0"/>
      <w:marRight w:val="0"/>
      <w:marTop w:val="0"/>
      <w:marBottom w:val="0"/>
      <w:divBdr>
        <w:top w:val="none" w:sz="0" w:space="0" w:color="auto"/>
        <w:left w:val="none" w:sz="0" w:space="0" w:color="auto"/>
        <w:bottom w:val="none" w:sz="0" w:space="0" w:color="auto"/>
        <w:right w:val="none" w:sz="0" w:space="0" w:color="auto"/>
      </w:divBdr>
    </w:div>
    <w:div w:id="1001398065">
      <w:bodyDiv w:val="1"/>
      <w:marLeft w:val="0"/>
      <w:marRight w:val="0"/>
      <w:marTop w:val="0"/>
      <w:marBottom w:val="0"/>
      <w:divBdr>
        <w:top w:val="none" w:sz="0" w:space="0" w:color="auto"/>
        <w:left w:val="none" w:sz="0" w:space="0" w:color="auto"/>
        <w:bottom w:val="none" w:sz="0" w:space="0" w:color="auto"/>
        <w:right w:val="none" w:sz="0" w:space="0" w:color="auto"/>
      </w:divBdr>
    </w:div>
    <w:div w:id="1001739389">
      <w:bodyDiv w:val="1"/>
      <w:marLeft w:val="0"/>
      <w:marRight w:val="0"/>
      <w:marTop w:val="0"/>
      <w:marBottom w:val="0"/>
      <w:divBdr>
        <w:top w:val="none" w:sz="0" w:space="0" w:color="auto"/>
        <w:left w:val="none" w:sz="0" w:space="0" w:color="auto"/>
        <w:bottom w:val="none" w:sz="0" w:space="0" w:color="auto"/>
        <w:right w:val="none" w:sz="0" w:space="0" w:color="auto"/>
      </w:divBdr>
    </w:div>
    <w:div w:id="1002195441">
      <w:bodyDiv w:val="1"/>
      <w:marLeft w:val="0"/>
      <w:marRight w:val="0"/>
      <w:marTop w:val="0"/>
      <w:marBottom w:val="0"/>
      <w:divBdr>
        <w:top w:val="none" w:sz="0" w:space="0" w:color="auto"/>
        <w:left w:val="none" w:sz="0" w:space="0" w:color="auto"/>
        <w:bottom w:val="none" w:sz="0" w:space="0" w:color="auto"/>
        <w:right w:val="none" w:sz="0" w:space="0" w:color="auto"/>
      </w:divBdr>
    </w:div>
    <w:div w:id="1002440362">
      <w:bodyDiv w:val="1"/>
      <w:marLeft w:val="0"/>
      <w:marRight w:val="0"/>
      <w:marTop w:val="0"/>
      <w:marBottom w:val="0"/>
      <w:divBdr>
        <w:top w:val="none" w:sz="0" w:space="0" w:color="auto"/>
        <w:left w:val="none" w:sz="0" w:space="0" w:color="auto"/>
        <w:bottom w:val="none" w:sz="0" w:space="0" w:color="auto"/>
        <w:right w:val="none" w:sz="0" w:space="0" w:color="auto"/>
      </w:divBdr>
    </w:div>
    <w:div w:id="1002583618">
      <w:bodyDiv w:val="1"/>
      <w:marLeft w:val="0"/>
      <w:marRight w:val="0"/>
      <w:marTop w:val="0"/>
      <w:marBottom w:val="0"/>
      <w:divBdr>
        <w:top w:val="none" w:sz="0" w:space="0" w:color="auto"/>
        <w:left w:val="none" w:sz="0" w:space="0" w:color="auto"/>
        <w:bottom w:val="none" w:sz="0" w:space="0" w:color="auto"/>
        <w:right w:val="none" w:sz="0" w:space="0" w:color="auto"/>
      </w:divBdr>
    </w:div>
    <w:div w:id="1002707893">
      <w:bodyDiv w:val="1"/>
      <w:marLeft w:val="0"/>
      <w:marRight w:val="0"/>
      <w:marTop w:val="0"/>
      <w:marBottom w:val="0"/>
      <w:divBdr>
        <w:top w:val="none" w:sz="0" w:space="0" w:color="auto"/>
        <w:left w:val="none" w:sz="0" w:space="0" w:color="auto"/>
        <w:bottom w:val="none" w:sz="0" w:space="0" w:color="auto"/>
        <w:right w:val="none" w:sz="0" w:space="0" w:color="auto"/>
      </w:divBdr>
    </w:div>
    <w:div w:id="1003043942">
      <w:bodyDiv w:val="1"/>
      <w:marLeft w:val="0"/>
      <w:marRight w:val="0"/>
      <w:marTop w:val="0"/>
      <w:marBottom w:val="0"/>
      <w:divBdr>
        <w:top w:val="none" w:sz="0" w:space="0" w:color="auto"/>
        <w:left w:val="none" w:sz="0" w:space="0" w:color="auto"/>
        <w:bottom w:val="none" w:sz="0" w:space="0" w:color="auto"/>
        <w:right w:val="none" w:sz="0" w:space="0" w:color="auto"/>
      </w:divBdr>
    </w:div>
    <w:div w:id="1004018026">
      <w:bodyDiv w:val="1"/>
      <w:marLeft w:val="0"/>
      <w:marRight w:val="0"/>
      <w:marTop w:val="0"/>
      <w:marBottom w:val="0"/>
      <w:divBdr>
        <w:top w:val="none" w:sz="0" w:space="0" w:color="auto"/>
        <w:left w:val="none" w:sz="0" w:space="0" w:color="auto"/>
        <w:bottom w:val="none" w:sz="0" w:space="0" w:color="auto"/>
        <w:right w:val="none" w:sz="0" w:space="0" w:color="auto"/>
      </w:divBdr>
    </w:div>
    <w:div w:id="1005208672">
      <w:bodyDiv w:val="1"/>
      <w:marLeft w:val="0"/>
      <w:marRight w:val="0"/>
      <w:marTop w:val="0"/>
      <w:marBottom w:val="0"/>
      <w:divBdr>
        <w:top w:val="none" w:sz="0" w:space="0" w:color="auto"/>
        <w:left w:val="none" w:sz="0" w:space="0" w:color="auto"/>
        <w:bottom w:val="none" w:sz="0" w:space="0" w:color="auto"/>
        <w:right w:val="none" w:sz="0" w:space="0" w:color="auto"/>
      </w:divBdr>
    </w:div>
    <w:div w:id="1005328965">
      <w:bodyDiv w:val="1"/>
      <w:marLeft w:val="0"/>
      <w:marRight w:val="0"/>
      <w:marTop w:val="0"/>
      <w:marBottom w:val="0"/>
      <w:divBdr>
        <w:top w:val="none" w:sz="0" w:space="0" w:color="auto"/>
        <w:left w:val="none" w:sz="0" w:space="0" w:color="auto"/>
        <w:bottom w:val="none" w:sz="0" w:space="0" w:color="auto"/>
        <w:right w:val="none" w:sz="0" w:space="0" w:color="auto"/>
      </w:divBdr>
    </w:div>
    <w:div w:id="1005934479">
      <w:bodyDiv w:val="1"/>
      <w:marLeft w:val="0"/>
      <w:marRight w:val="0"/>
      <w:marTop w:val="0"/>
      <w:marBottom w:val="0"/>
      <w:divBdr>
        <w:top w:val="none" w:sz="0" w:space="0" w:color="auto"/>
        <w:left w:val="none" w:sz="0" w:space="0" w:color="auto"/>
        <w:bottom w:val="none" w:sz="0" w:space="0" w:color="auto"/>
        <w:right w:val="none" w:sz="0" w:space="0" w:color="auto"/>
      </w:divBdr>
    </w:div>
    <w:div w:id="1006978982">
      <w:bodyDiv w:val="1"/>
      <w:marLeft w:val="0"/>
      <w:marRight w:val="0"/>
      <w:marTop w:val="0"/>
      <w:marBottom w:val="0"/>
      <w:divBdr>
        <w:top w:val="none" w:sz="0" w:space="0" w:color="auto"/>
        <w:left w:val="none" w:sz="0" w:space="0" w:color="auto"/>
        <w:bottom w:val="none" w:sz="0" w:space="0" w:color="auto"/>
        <w:right w:val="none" w:sz="0" w:space="0" w:color="auto"/>
      </w:divBdr>
    </w:div>
    <w:div w:id="1007370175">
      <w:bodyDiv w:val="1"/>
      <w:marLeft w:val="0"/>
      <w:marRight w:val="0"/>
      <w:marTop w:val="0"/>
      <w:marBottom w:val="0"/>
      <w:divBdr>
        <w:top w:val="none" w:sz="0" w:space="0" w:color="auto"/>
        <w:left w:val="none" w:sz="0" w:space="0" w:color="auto"/>
        <w:bottom w:val="none" w:sz="0" w:space="0" w:color="auto"/>
        <w:right w:val="none" w:sz="0" w:space="0" w:color="auto"/>
      </w:divBdr>
    </w:div>
    <w:div w:id="1007827896">
      <w:bodyDiv w:val="1"/>
      <w:marLeft w:val="0"/>
      <w:marRight w:val="0"/>
      <w:marTop w:val="0"/>
      <w:marBottom w:val="0"/>
      <w:divBdr>
        <w:top w:val="none" w:sz="0" w:space="0" w:color="auto"/>
        <w:left w:val="none" w:sz="0" w:space="0" w:color="auto"/>
        <w:bottom w:val="none" w:sz="0" w:space="0" w:color="auto"/>
        <w:right w:val="none" w:sz="0" w:space="0" w:color="auto"/>
      </w:divBdr>
    </w:div>
    <w:div w:id="1007899308">
      <w:bodyDiv w:val="1"/>
      <w:marLeft w:val="0"/>
      <w:marRight w:val="0"/>
      <w:marTop w:val="0"/>
      <w:marBottom w:val="0"/>
      <w:divBdr>
        <w:top w:val="none" w:sz="0" w:space="0" w:color="auto"/>
        <w:left w:val="none" w:sz="0" w:space="0" w:color="auto"/>
        <w:bottom w:val="none" w:sz="0" w:space="0" w:color="auto"/>
        <w:right w:val="none" w:sz="0" w:space="0" w:color="auto"/>
      </w:divBdr>
    </w:div>
    <w:div w:id="1008168650">
      <w:bodyDiv w:val="1"/>
      <w:marLeft w:val="0"/>
      <w:marRight w:val="0"/>
      <w:marTop w:val="0"/>
      <w:marBottom w:val="0"/>
      <w:divBdr>
        <w:top w:val="none" w:sz="0" w:space="0" w:color="auto"/>
        <w:left w:val="none" w:sz="0" w:space="0" w:color="auto"/>
        <w:bottom w:val="none" w:sz="0" w:space="0" w:color="auto"/>
        <w:right w:val="none" w:sz="0" w:space="0" w:color="auto"/>
      </w:divBdr>
    </w:div>
    <w:div w:id="1008214598">
      <w:bodyDiv w:val="1"/>
      <w:marLeft w:val="0"/>
      <w:marRight w:val="0"/>
      <w:marTop w:val="0"/>
      <w:marBottom w:val="0"/>
      <w:divBdr>
        <w:top w:val="none" w:sz="0" w:space="0" w:color="auto"/>
        <w:left w:val="none" w:sz="0" w:space="0" w:color="auto"/>
        <w:bottom w:val="none" w:sz="0" w:space="0" w:color="auto"/>
        <w:right w:val="none" w:sz="0" w:space="0" w:color="auto"/>
      </w:divBdr>
    </w:div>
    <w:div w:id="1009527225">
      <w:bodyDiv w:val="1"/>
      <w:marLeft w:val="0"/>
      <w:marRight w:val="0"/>
      <w:marTop w:val="0"/>
      <w:marBottom w:val="0"/>
      <w:divBdr>
        <w:top w:val="none" w:sz="0" w:space="0" w:color="auto"/>
        <w:left w:val="none" w:sz="0" w:space="0" w:color="auto"/>
        <w:bottom w:val="none" w:sz="0" w:space="0" w:color="auto"/>
        <w:right w:val="none" w:sz="0" w:space="0" w:color="auto"/>
      </w:divBdr>
    </w:div>
    <w:div w:id="1009677067">
      <w:bodyDiv w:val="1"/>
      <w:marLeft w:val="0"/>
      <w:marRight w:val="0"/>
      <w:marTop w:val="0"/>
      <w:marBottom w:val="0"/>
      <w:divBdr>
        <w:top w:val="none" w:sz="0" w:space="0" w:color="auto"/>
        <w:left w:val="none" w:sz="0" w:space="0" w:color="auto"/>
        <w:bottom w:val="none" w:sz="0" w:space="0" w:color="auto"/>
        <w:right w:val="none" w:sz="0" w:space="0" w:color="auto"/>
      </w:divBdr>
    </w:div>
    <w:div w:id="1010378432">
      <w:bodyDiv w:val="1"/>
      <w:marLeft w:val="0"/>
      <w:marRight w:val="0"/>
      <w:marTop w:val="0"/>
      <w:marBottom w:val="0"/>
      <w:divBdr>
        <w:top w:val="none" w:sz="0" w:space="0" w:color="auto"/>
        <w:left w:val="none" w:sz="0" w:space="0" w:color="auto"/>
        <w:bottom w:val="none" w:sz="0" w:space="0" w:color="auto"/>
        <w:right w:val="none" w:sz="0" w:space="0" w:color="auto"/>
      </w:divBdr>
    </w:div>
    <w:div w:id="1010595864">
      <w:bodyDiv w:val="1"/>
      <w:marLeft w:val="0"/>
      <w:marRight w:val="0"/>
      <w:marTop w:val="0"/>
      <w:marBottom w:val="0"/>
      <w:divBdr>
        <w:top w:val="none" w:sz="0" w:space="0" w:color="auto"/>
        <w:left w:val="none" w:sz="0" w:space="0" w:color="auto"/>
        <w:bottom w:val="none" w:sz="0" w:space="0" w:color="auto"/>
        <w:right w:val="none" w:sz="0" w:space="0" w:color="auto"/>
      </w:divBdr>
    </w:div>
    <w:div w:id="1012341878">
      <w:bodyDiv w:val="1"/>
      <w:marLeft w:val="0"/>
      <w:marRight w:val="0"/>
      <w:marTop w:val="0"/>
      <w:marBottom w:val="0"/>
      <w:divBdr>
        <w:top w:val="none" w:sz="0" w:space="0" w:color="auto"/>
        <w:left w:val="none" w:sz="0" w:space="0" w:color="auto"/>
        <w:bottom w:val="none" w:sz="0" w:space="0" w:color="auto"/>
        <w:right w:val="none" w:sz="0" w:space="0" w:color="auto"/>
      </w:divBdr>
    </w:div>
    <w:div w:id="1012488574">
      <w:bodyDiv w:val="1"/>
      <w:marLeft w:val="0"/>
      <w:marRight w:val="0"/>
      <w:marTop w:val="0"/>
      <w:marBottom w:val="0"/>
      <w:divBdr>
        <w:top w:val="none" w:sz="0" w:space="0" w:color="auto"/>
        <w:left w:val="none" w:sz="0" w:space="0" w:color="auto"/>
        <w:bottom w:val="none" w:sz="0" w:space="0" w:color="auto"/>
        <w:right w:val="none" w:sz="0" w:space="0" w:color="auto"/>
      </w:divBdr>
    </w:div>
    <w:div w:id="1012803733">
      <w:bodyDiv w:val="1"/>
      <w:marLeft w:val="0"/>
      <w:marRight w:val="0"/>
      <w:marTop w:val="0"/>
      <w:marBottom w:val="0"/>
      <w:divBdr>
        <w:top w:val="none" w:sz="0" w:space="0" w:color="auto"/>
        <w:left w:val="none" w:sz="0" w:space="0" w:color="auto"/>
        <w:bottom w:val="none" w:sz="0" w:space="0" w:color="auto"/>
        <w:right w:val="none" w:sz="0" w:space="0" w:color="auto"/>
      </w:divBdr>
    </w:div>
    <w:div w:id="1013068859">
      <w:bodyDiv w:val="1"/>
      <w:marLeft w:val="0"/>
      <w:marRight w:val="0"/>
      <w:marTop w:val="0"/>
      <w:marBottom w:val="0"/>
      <w:divBdr>
        <w:top w:val="none" w:sz="0" w:space="0" w:color="auto"/>
        <w:left w:val="none" w:sz="0" w:space="0" w:color="auto"/>
        <w:bottom w:val="none" w:sz="0" w:space="0" w:color="auto"/>
        <w:right w:val="none" w:sz="0" w:space="0" w:color="auto"/>
      </w:divBdr>
    </w:div>
    <w:div w:id="1013144413">
      <w:bodyDiv w:val="1"/>
      <w:marLeft w:val="0"/>
      <w:marRight w:val="0"/>
      <w:marTop w:val="0"/>
      <w:marBottom w:val="0"/>
      <w:divBdr>
        <w:top w:val="none" w:sz="0" w:space="0" w:color="auto"/>
        <w:left w:val="none" w:sz="0" w:space="0" w:color="auto"/>
        <w:bottom w:val="none" w:sz="0" w:space="0" w:color="auto"/>
        <w:right w:val="none" w:sz="0" w:space="0" w:color="auto"/>
      </w:divBdr>
    </w:div>
    <w:div w:id="1013646561">
      <w:bodyDiv w:val="1"/>
      <w:marLeft w:val="0"/>
      <w:marRight w:val="0"/>
      <w:marTop w:val="0"/>
      <w:marBottom w:val="0"/>
      <w:divBdr>
        <w:top w:val="none" w:sz="0" w:space="0" w:color="auto"/>
        <w:left w:val="none" w:sz="0" w:space="0" w:color="auto"/>
        <w:bottom w:val="none" w:sz="0" w:space="0" w:color="auto"/>
        <w:right w:val="none" w:sz="0" w:space="0" w:color="auto"/>
      </w:divBdr>
    </w:div>
    <w:div w:id="1013803917">
      <w:bodyDiv w:val="1"/>
      <w:marLeft w:val="0"/>
      <w:marRight w:val="0"/>
      <w:marTop w:val="0"/>
      <w:marBottom w:val="0"/>
      <w:divBdr>
        <w:top w:val="none" w:sz="0" w:space="0" w:color="auto"/>
        <w:left w:val="none" w:sz="0" w:space="0" w:color="auto"/>
        <w:bottom w:val="none" w:sz="0" w:space="0" w:color="auto"/>
        <w:right w:val="none" w:sz="0" w:space="0" w:color="auto"/>
      </w:divBdr>
    </w:div>
    <w:div w:id="1013805874">
      <w:bodyDiv w:val="1"/>
      <w:marLeft w:val="0"/>
      <w:marRight w:val="0"/>
      <w:marTop w:val="0"/>
      <w:marBottom w:val="0"/>
      <w:divBdr>
        <w:top w:val="none" w:sz="0" w:space="0" w:color="auto"/>
        <w:left w:val="none" w:sz="0" w:space="0" w:color="auto"/>
        <w:bottom w:val="none" w:sz="0" w:space="0" w:color="auto"/>
        <w:right w:val="none" w:sz="0" w:space="0" w:color="auto"/>
      </w:divBdr>
    </w:div>
    <w:div w:id="1013993073">
      <w:bodyDiv w:val="1"/>
      <w:marLeft w:val="0"/>
      <w:marRight w:val="0"/>
      <w:marTop w:val="0"/>
      <w:marBottom w:val="0"/>
      <w:divBdr>
        <w:top w:val="none" w:sz="0" w:space="0" w:color="auto"/>
        <w:left w:val="none" w:sz="0" w:space="0" w:color="auto"/>
        <w:bottom w:val="none" w:sz="0" w:space="0" w:color="auto"/>
        <w:right w:val="none" w:sz="0" w:space="0" w:color="auto"/>
      </w:divBdr>
    </w:div>
    <w:div w:id="1014113068">
      <w:bodyDiv w:val="1"/>
      <w:marLeft w:val="0"/>
      <w:marRight w:val="0"/>
      <w:marTop w:val="0"/>
      <w:marBottom w:val="0"/>
      <w:divBdr>
        <w:top w:val="none" w:sz="0" w:space="0" w:color="auto"/>
        <w:left w:val="none" w:sz="0" w:space="0" w:color="auto"/>
        <w:bottom w:val="none" w:sz="0" w:space="0" w:color="auto"/>
        <w:right w:val="none" w:sz="0" w:space="0" w:color="auto"/>
      </w:divBdr>
    </w:div>
    <w:div w:id="1014302717">
      <w:bodyDiv w:val="1"/>
      <w:marLeft w:val="0"/>
      <w:marRight w:val="0"/>
      <w:marTop w:val="0"/>
      <w:marBottom w:val="0"/>
      <w:divBdr>
        <w:top w:val="none" w:sz="0" w:space="0" w:color="auto"/>
        <w:left w:val="none" w:sz="0" w:space="0" w:color="auto"/>
        <w:bottom w:val="none" w:sz="0" w:space="0" w:color="auto"/>
        <w:right w:val="none" w:sz="0" w:space="0" w:color="auto"/>
      </w:divBdr>
    </w:div>
    <w:div w:id="1014650721">
      <w:bodyDiv w:val="1"/>
      <w:marLeft w:val="0"/>
      <w:marRight w:val="0"/>
      <w:marTop w:val="0"/>
      <w:marBottom w:val="0"/>
      <w:divBdr>
        <w:top w:val="none" w:sz="0" w:space="0" w:color="auto"/>
        <w:left w:val="none" w:sz="0" w:space="0" w:color="auto"/>
        <w:bottom w:val="none" w:sz="0" w:space="0" w:color="auto"/>
        <w:right w:val="none" w:sz="0" w:space="0" w:color="auto"/>
      </w:divBdr>
    </w:div>
    <w:div w:id="1014916058">
      <w:bodyDiv w:val="1"/>
      <w:marLeft w:val="0"/>
      <w:marRight w:val="0"/>
      <w:marTop w:val="0"/>
      <w:marBottom w:val="0"/>
      <w:divBdr>
        <w:top w:val="none" w:sz="0" w:space="0" w:color="auto"/>
        <w:left w:val="none" w:sz="0" w:space="0" w:color="auto"/>
        <w:bottom w:val="none" w:sz="0" w:space="0" w:color="auto"/>
        <w:right w:val="none" w:sz="0" w:space="0" w:color="auto"/>
      </w:divBdr>
    </w:div>
    <w:div w:id="1015107983">
      <w:bodyDiv w:val="1"/>
      <w:marLeft w:val="0"/>
      <w:marRight w:val="0"/>
      <w:marTop w:val="0"/>
      <w:marBottom w:val="0"/>
      <w:divBdr>
        <w:top w:val="none" w:sz="0" w:space="0" w:color="auto"/>
        <w:left w:val="none" w:sz="0" w:space="0" w:color="auto"/>
        <w:bottom w:val="none" w:sz="0" w:space="0" w:color="auto"/>
        <w:right w:val="none" w:sz="0" w:space="0" w:color="auto"/>
      </w:divBdr>
    </w:div>
    <w:div w:id="1015839843">
      <w:bodyDiv w:val="1"/>
      <w:marLeft w:val="0"/>
      <w:marRight w:val="0"/>
      <w:marTop w:val="0"/>
      <w:marBottom w:val="0"/>
      <w:divBdr>
        <w:top w:val="none" w:sz="0" w:space="0" w:color="auto"/>
        <w:left w:val="none" w:sz="0" w:space="0" w:color="auto"/>
        <w:bottom w:val="none" w:sz="0" w:space="0" w:color="auto"/>
        <w:right w:val="none" w:sz="0" w:space="0" w:color="auto"/>
      </w:divBdr>
    </w:div>
    <w:div w:id="1016927105">
      <w:bodyDiv w:val="1"/>
      <w:marLeft w:val="0"/>
      <w:marRight w:val="0"/>
      <w:marTop w:val="0"/>
      <w:marBottom w:val="0"/>
      <w:divBdr>
        <w:top w:val="none" w:sz="0" w:space="0" w:color="auto"/>
        <w:left w:val="none" w:sz="0" w:space="0" w:color="auto"/>
        <w:bottom w:val="none" w:sz="0" w:space="0" w:color="auto"/>
        <w:right w:val="none" w:sz="0" w:space="0" w:color="auto"/>
      </w:divBdr>
    </w:div>
    <w:div w:id="1018237704">
      <w:bodyDiv w:val="1"/>
      <w:marLeft w:val="0"/>
      <w:marRight w:val="0"/>
      <w:marTop w:val="0"/>
      <w:marBottom w:val="0"/>
      <w:divBdr>
        <w:top w:val="none" w:sz="0" w:space="0" w:color="auto"/>
        <w:left w:val="none" w:sz="0" w:space="0" w:color="auto"/>
        <w:bottom w:val="none" w:sz="0" w:space="0" w:color="auto"/>
        <w:right w:val="none" w:sz="0" w:space="0" w:color="auto"/>
      </w:divBdr>
    </w:div>
    <w:div w:id="1018849193">
      <w:bodyDiv w:val="1"/>
      <w:marLeft w:val="0"/>
      <w:marRight w:val="0"/>
      <w:marTop w:val="0"/>
      <w:marBottom w:val="0"/>
      <w:divBdr>
        <w:top w:val="none" w:sz="0" w:space="0" w:color="auto"/>
        <w:left w:val="none" w:sz="0" w:space="0" w:color="auto"/>
        <w:bottom w:val="none" w:sz="0" w:space="0" w:color="auto"/>
        <w:right w:val="none" w:sz="0" w:space="0" w:color="auto"/>
      </w:divBdr>
    </w:div>
    <w:div w:id="1018889675">
      <w:bodyDiv w:val="1"/>
      <w:marLeft w:val="0"/>
      <w:marRight w:val="0"/>
      <w:marTop w:val="0"/>
      <w:marBottom w:val="0"/>
      <w:divBdr>
        <w:top w:val="none" w:sz="0" w:space="0" w:color="auto"/>
        <w:left w:val="none" w:sz="0" w:space="0" w:color="auto"/>
        <w:bottom w:val="none" w:sz="0" w:space="0" w:color="auto"/>
        <w:right w:val="none" w:sz="0" w:space="0" w:color="auto"/>
      </w:divBdr>
    </w:div>
    <w:div w:id="1018895484">
      <w:bodyDiv w:val="1"/>
      <w:marLeft w:val="0"/>
      <w:marRight w:val="0"/>
      <w:marTop w:val="0"/>
      <w:marBottom w:val="0"/>
      <w:divBdr>
        <w:top w:val="none" w:sz="0" w:space="0" w:color="auto"/>
        <w:left w:val="none" w:sz="0" w:space="0" w:color="auto"/>
        <w:bottom w:val="none" w:sz="0" w:space="0" w:color="auto"/>
        <w:right w:val="none" w:sz="0" w:space="0" w:color="auto"/>
      </w:divBdr>
    </w:div>
    <w:div w:id="1019236524">
      <w:bodyDiv w:val="1"/>
      <w:marLeft w:val="0"/>
      <w:marRight w:val="0"/>
      <w:marTop w:val="0"/>
      <w:marBottom w:val="0"/>
      <w:divBdr>
        <w:top w:val="none" w:sz="0" w:space="0" w:color="auto"/>
        <w:left w:val="none" w:sz="0" w:space="0" w:color="auto"/>
        <w:bottom w:val="none" w:sz="0" w:space="0" w:color="auto"/>
        <w:right w:val="none" w:sz="0" w:space="0" w:color="auto"/>
      </w:divBdr>
    </w:div>
    <w:div w:id="1019741126">
      <w:bodyDiv w:val="1"/>
      <w:marLeft w:val="0"/>
      <w:marRight w:val="0"/>
      <w:marTop w:val="0"/>
      <w:marBottom w:val="0"/>
      <w:divBdr>
        <w:top w:val="none" w:sz="0" w:space="0" w:color="auto"/>
        <w:left w:val="none" w:sz="0" w:space="0" w:color="auto"/>
        <w:bottom w:val="none" w:sz="0" w:space="0" w:color="auto"/>
        <w:right w:val="none" w:sz="0" w:space="0" w:color="auto"/>
      </w:divBdr>
    </w:div>
    <w:div w:id="1019772060">
      <w:bodyDiv w:val="1"/>
      <w:marLeft w:val="0"/>
      <w:marRight w:val="0"/>
      <w:marTop w:val="0"/>
      <w:marBottom w:val="0"/>
      <w:divBdr>
        <w:top w:val="none" w:sz="0" w:space="0" w:color="auto"/>
        <w:left w:val="none" w:sz="0" w:space="0" w:color="auto"/>
        <w:bottom w:val="none" w:sz="0" w:space="0" w:color="auto"/>
        <w:right w:val="none" w:sz="0" w:space="0" w:color="auto"/>
      </w:divBdr>
    </w:div>
    <w:div w:id="1019817543">
      <w:bodyDiv w:val="1"/>
      <w:marLeft w:val="0"/>
      <w:marRight w:val="0"/>
      <w:marTop w:val="0"/>
      <w:marBottom w:val="0"/>
      <w:divBdr>
        <w:top w:val="none" w:sz="0" w:space="0" w:color="auto"/>
        <w:left w:val="none" w:sz="0" w:space="0" w:color="auto"/>
        <w:bottom w:val="none" w:sz="0" w:space="0" w:color="auto"/>
        <w:right w:val="none" w:sz="0" w:space="0" w:color="auto"/>
      </w:divBdr>
    </w:div>
    <w:div w:id="1019893553">
      <w:bodyDiv w:val="1"/>
      <w:marLeft w:val="0"/>
      <w:marRight w:val="0"/>
      <w:marTop w:val="0"/>
      <w:marBottom w:val="0"/>
      <w:divBdr>
        <w:top w:val="none" w:sz="0" w:space="0" w:color="auto"/>
        <w:left w:val="none" w:sz="0" w:space="0" w:color="auto"/>
        <w:bottom w:val="none" w:sz="0" w:space="0" w:color="auto"/>
        <w:right w:val="none" w:sz="0" w:space="0" w:color="auto"/>
      </w:divBdr>
    </w:div>
    <w:div w:id="1020084107">
      <w:bodyDiv w:val="1"/>
      <w:marLeft w:val="0"/>
      <w:marRight w:val="0"/>
      <w:marTop w:val="0"/>
      <w:marBottom w:val="0"/>
      <w:divBdr>
        <w:top w:val="none" w:sz="0" w:space="0" w:color="auto"/>
        <w:left w:val="none" w:sz="0" w:space="0" w:color="auto"/>
        <w:bottom w:val="none" w:sz="0" w:space="0" w:color="auto"/>
        <w:right w:val="none" w:sz="0" w:space="0" w:color="auto"/>
      </w:divBdr>
    </w:div>
    <w:div w:id="1020201003">
      <w:bodyDiv w:val="1"/>
      <w:marLeft w:val="0"/>
      <w:marRight w:val="0"/>
      <w:marTop w:val="0"/>
      <w:marBottom w:val="0"/>
      <w:divBdr>
        <w:top w:val="none" w:sz="0" w:space="0" w:color="auto"/>
        <w:left w:val="none" w:sz="0" w:space="0" w:color="auto"/>
        <w:bottom w:val="none" w:sz="0" w:space="0" w:color="auto"/>
        <w:right w:val="none" w:sz="0" w:space="0" w:color="auto"/>
      </w:divBdr>
    </w:div>
    <w:div w:id="1020624362">
      <w:bodyDiv w:val="1"/>
      <w:marLeft w:val="0"/>
      <w:marRight w:val="0"/>
      <w:marTop w:val="0"/>
      <w:marBottom w:val="0"/>
      <w:divBdr>
        <w:top w:val="none" w:sz="0" w:space="0" w:color="auto"/>
        <w:left w:val="none" w:sz="0" w:space="0" w:color="auto"/>
        <w:bottom w:val="none" w:sz="0" w:space="0" w:color="auto"/>
        <w:right w:val="none" w:sz="0" w:space="0" w:color="auto"/>
      </w:divBdr>
    </w:div>
    <w:div w:id="1021012328">
      <w:bodyDiv w:val="1"/>
      <w:marLeft w:val="0"/>
      <w:marRight w:val="0"/>
      <w:marTop w:val="0"/>
      <w:marBottom w:val="0"/>
      <w:divBdr>
        <w:top w:val="none" w:sz="0" w:space="0" w:color="auto"/>
        <w:left w:val="none" w:sz="0" w:space="0" w:color="auto"/>
        <w:bottom w:val="none" w:sz="0" w:space="0" w:color="auto"/>
        <w:right w:val="none" w:sz="0" w:space="0" w:color="auto"/>
      </w:divBdr>
    </w:div>
    <w:div w:id="1021395376">
      <w:bodyDiv w:val="1"/>
      <w:marLeft w:val="0"/>
      <w:marRight w:val="0"/>
      <w:marTop w:val="0"/>
      <w:marBottom w:val="0"/>
      <w:divBdr>
        <w:top w:val="none" w:sz="0" w:space="0" w:color="auto"/>
        <w:left w:val="none" w:sz="0" w:space="0" w:color="auto"/>
        <w:bottom w:val="none" w:sz="0" w:space="0" w:color="auto"/>
        <w:right w:val="none" w:sz="0" w:space="0" w:color="auto"/>
      </w:divBdr>
    </w:div>
    <w:div w:id="1021661929">
      <w:bodyDiv w:val="1"/>
      <w:marLeft w:val="0"/>
      <w:marRight w:val="0"/>
      <w:marTop w:val="0"/>
      <w:marBottom w:val="0"/>
      <w:divBdr>
        <w:top w:val="none" w:sz="0" w:space="0" w:color="auto"/>
        <w:left w:val="none" w:sz="0" w:space="0" w:color="auto"/>
        <w:bottom w:val="none" w:sz="0" w:space="0" w:color="auto"/>
        <w:right w:val="none" w:sz="0" w:space="0" w:color="auto"/>
      </w:divBdr>
    </w:div>
    <w:div w:id="1021669402">
      <w:bodyDiv w:val="1"/>
      <w:marLeft w:val="0"/>
      <w:marRight w:val="0"/>
      <w:marTop w:val="0"/>
      <w:marBottom w:val="0"/>
      <w:divBdr>
        <w:top w:val="none" w:sz="0" w:space="0" w:color="auto"/>
        <w:left w:val="none" w:sz="0" w:space="0" w:color="auto"/>
        <w:bottom w:val="none" w:sz="0" w:space="0" w:color="auto"/>
        <w:right w:val="none" w:sz="0" w:space="0" w:color="auto"/>
      </w:divBdr>
    </w:div>
    <w:div w:id="1022047437">
      <w:bodyDiv w:val="1"/>
      <w:marLeft w:val="0"/>
      <w:marRight w:val="0"/>
      <w:marTop w:val="0"/>
      <w:marBottom w:val="0"/>
      <w:divBdr>
        <w:top w:val="none" w:sz="0" w:space="0" w:color="auto"/>
        <w:left w:val="none" w:sz="0" w:space="0" w:color="auto"/>
        <w:bottom w:val="none" w:sz="0" w:space="0" w:color="auto"/>
        <w:right w:val="none" w:sz="0" w:space="0" w:color="auto"/>
      </w:divBdr>
    </w:div>
    <w:div w:id="1022318739">
      <w:bodyDiv w:val="1"/>
      <w:marLeft w:val="0"/>
      <w:marRight w:val="0"/>
      <w:marTop w:val="0"/>
      <w:marBottom w:val="0"/>
      <w:divBdr>
        <w:top w:val="none" w:sz="0" w:space="0" w:color="auto"/>
        <w:left w:val="none" w:sz="0" w:space="0" w:color="auto"/>
        <w:bottom w:val="none" w:sz="0" w:space="0" w:color="auto"/>
        <w:right w:val="none" w:sz="0" w:space="0" w:color="auto"/>
      </w:divBdr>
    </w:div>
    <w:div w:id="1023163863">
      <w:bodyDiv w:val="1"/>
      <w:marLeft w:val="0"/>
      <w:marRight w:val="0"/>
      <w:marTop w:val="0"/>
      <w:marBottom w:val="0"/>
      <w:divBdr>
        <w:top w:val="none" w:sz="0" w:space="0" w:color="auto"/>
        <w:left w:val="none" w:sz="0" w:space="0" w:color="auto"/>
        <w:bottom w:val="none" w:sz="0" w:space="0" w:color="auto"/>
        <w:right w:val="none" w:sz="0" w:space="0" w:color="auto"/>
      </w:divBdr>
    </w:div>
    <w:div w:id="1023743866">
      <w:bodyDiv w:val="1"/>
      <w:marLeft w:val="0"/>
      <w:marRight w:val="0"/>
      <w:marTop w:val="0"/>
      <w:marBottom w:val="0"/>
      <w:divBdr>
        <w:top w:val="none" w:sz="0" w:space="0" w:color="auto"/>
        <w:left w:val="none" w:sz="0" w:space="0" w:color="auto"/>
        <w:bottom w:val="none" w:sz="0" w:space="0" w:color="auto"/>
        <w:right w:val="none" w:sz="0" w:space="0" w:color="auto"/>
      </w:divBdr>
    </w:div>
    <w:div w:id="1024480207">
      <w:bodyDiv w:val="1"/>
      <w:marLeft w:val="0"/>
      <w:marRight w:val="0"/>
      <w:marTop w:val="0"/>
      <w:marBottom w:val="0"/>
      <w:divBdr>
        <w:top w:val="none" w:sz="0" w:space="0" w:color="auto"/>
        <w:left w:val="none" w:sz="0" w:space="0" w:color="auto"/>
        <w:bottom w:val="none" w:sz="0" w:space="0" w:color="auto"/>
        <w:right w:val="none" w:sz="0" w:space="0" w:color="auto"/>
      </w:divBdr>
    </w:div>
    <w:div w:id="1024786967">
      <w:bodyDiv w:val="1"/>
      <w:marLeft w:val="0"/>
      <w:marRight w:val="0"/>
      <w:marTop w:val="0"/>
      <w:marBottom w:val="0"/>
      <w:divBdr>
        <w:top w:val="none" w:sz="0" w:space="0" w:color="auto"/>
        <w:left w:val="none" w:sz="0" w:space="0" w:color="auto"/>
        <w:bottom w:val="none" w:sz="0" w:space="0" w:color="auto"/>
        <w:right w:val="none" w:sz="0" w:space="0" w:color="auto"/>
      </w:divBdr>
    </w:div>
    <w:div w:id="1026642915">
      <w:bodyDiv w:val="1"/>
      <w:marLeft w:val="0"/>
      <w:marRight w:val="0"/>
      <w:marTop w:val="0"/>
      <w:marBottom w:val="0"/>
      <w:divBdr>
        <w:top w:val="none" w:sz="0" w:space="0" w:color="auto"/>
        <w:left w:val="none" w:sz="0" w:space="0" w:color="auto"/>
        <w:bottom w:val="none" w:sz="0" w:space="0" w:color="auto"/>
        <w:right w:val="none" w:sz="0" w:space="0" w:color="auto"/>
      </w:divBdr>
    </w:div>
    <w:div w:id="1026711707">
      <w:bodyDiv w:val="1"/>
      <w:marLeft w:val="0"/>
      <w:marRight w:val="0"/>
      <w:marTop w:val="0"/>
      <w:marBottom w:val="0"/>
      <w:divBdr>
        <w:top w:val="none" w:sz="0" w:space="0" w:color="auto"/>
        <w:left w:val="none" w:sz="0" w:space="0" w:color="auto"/>
        <w:bottom w:val="none" w:sz="0" w:space="0" w:color="auto"/>
        <w:right w:val="none" w:sz="0" w:space="0" w:color="auto"/>
      </w:divBdr>
    </w:div>
    <w:div w:id="1026911129">
      <w:bodyDiv w:val="1"/>
      <w:marLeft w:val="0"/>
      <w:marRight w:val="0"/>
      <w:marTop w:val="0"/>
      <w:marBottom w:val="0"/>
      <w:divBdr>
        <w:top w:val="none" w:sz="0" w:space="0" w:color="auto"/>
        <w:left w:val="none" w:sz="0" w:space="0" w:color="auto"/>
        <w:bottom w:val="none" w:sz="0" w:space="0" w:color="auto"/>
        <w:right w:val="none" w:sz="0" w:space="0" w:color="auto"/>
      </w:divBdr>
    </w:div>
    <w:div w:id="1027758061">
      <w:bodyDiv w:val="1"/>
      <w:marLeft w:val="0"/>
      <w:marRight w:val="0"/>
      <w:marTop w:val="0"/>
      <w:marBottom w:val="0"/>
      <w:divBdr>
        <w:top w:val="none" w:sz="0" w:space="0" w:color="auto"/>
        <w:left w:val="none" w:sz="0" w:space="0" w:color="auto"/>
        <w:bottom w:val="none" w:sz="0" w:space="0" w:color="auto"/>
        <w:right w:val="none" w:sz="0" w:space="0" w:color="auto"/>
      </w:divBdr>
    </w:div>
    <w:div w:id="1027831749">
      <w:bodyDiv w:val="1"/>
      <w:marLeft w:val="0"/>
      <w:marRight w:val="0"/>
      <w:marTop w:val="0"/>
      <w:marBottom w:val="0"/>
      <w:divBdr>
        <w:top w:val="none" w:sz="0" w:space="0" w:color="auto"/>
        <w:left w:val="none" w:sz="0" w:space="0" w:color="auto"/>
        <w:bottom w:val="none" w:sz="0" w:space="0" w:color="auto"/>
        <w:right w:val="none" w:sz="0" w:space="0" w:color="auto"/>
      </w:divBdr>
    </w:div>
    <w:div w:id="1027951287">
      <w:bodyDiv w:val="1"/>
      <w:marLeft w:val="0"/>
      <w:marRight w:val="0"/>
      <w:marTop w:val="0"/>
      <w:marBottom w:val="0"/>
      <w:divBdr>
        <w:top w:val="none" w:sz="0" w:space="0" w:color="auto"/>
        <w:left w:val="none" w:sz="0" w:space="0" w:color="auto"/>
        <w:bottom w:val="none" w:sz="0" w:space="0" w:color="auto"/>
        <w:right w:val="none" w:sz="0" w:space="0" w:color="auto"/>
      </w:divBdr>
    </w:div>
    <w:div w:id="1028675889">
      <w:bodyDiv w:val="1"/>
      <w:marLeft w:val="0"/>
      <w:marRight w:val="0"/>
      <w:marTop w:val="0"/>
      <w:marBottom w:val="0"/>
      <w:divBdr>
        <w:top w:val="none" w:sz="0" w:space="0" w:color="auto"/>
        <w:left w:val="none" w:sz="0" w:space="0" w:color="auto"/>
        <w:bottom w:val="none" w:sz="0" w:space="0" w:color="auto"/>
        <w:right w:val="none" w:sz="0" w:space="0" w:color="auto"/>
      </w:divBdr>
    </w:div>
    <w:div w:id="1028870978">
      <w:bodyDiv w:val="1"/>
      <w:marLeft w:val="0"/>
      <w:marRight w:val="0"/>
      <w:marTop w:val="0"/>
      <w:marBottom w:val="0"/>
      <w:divBdr>
        <w:top w:val="none" w:sz="0" w:space="0" w:color="auto"/>
        <w:left w:val="none" w:sz="0" w:space="0" w:color="auto"/>
        <w:bottom w:val="none" w:sz="0" w:space="0" w:color="auto"/>
        <w:right w:val="none" w:sz="0" w:space="0" w:color="auto"/>
      </w:divBdr>
    </w:div>
    <w:div w:id="1029186616">
      <w:bodyDiv w:val="1"/>
      <w:marLeft w:val="0"/>
      <w:marRight w:val="0"/>
      <w:marTop w:val="0"/>
      <w:marBottom w:val="0"/>
      <w:divBdr>
        <w:top w:val="none" w:sz="0" w:space="0" w:color="auto"/>
        <w:left w:val="none" w:sz="0" w:space="0" w:color="auto"/>
        <w:bottom w:val="none" w:sz="0" w:space="0" w:color="auto"/>
        <w:right w:val="none" w:sz="0" w:space="0" w:color="auto"/>
      </w:divBdr>
    </w:div>
    <w:div w:id="1029571362">
      <w:bodyDiv w:val="1"/>
      <w:marLeft w:val="0"/>
      <w:marRight w:val="0"/>
      <w:marTop w:val="0"/>
      <w:marBottom w:val="0"/>
      <w:divBdr>
        <w:top w:val="none" w:sz="0" w:space="0" w:color="auto"/>
        <w:left w:val="none" w:sz="0" w:space="0" w:color="auto"/>
        <w:bottom w:val="none" w:sz="0" w:space="0" w:color="auto"/>
        <w:right w:val="none" w:sz="0" w:space="0" w:color="auto"/>
      </w:divBdr>
    </w:div>
    <w:div w:id="1029842880">
      <w:bodyDiv w:val="1"/>
      <w:marLeft w:val="0"/>
      <w:marRight w:val="0"/>
      <w:marTop w:val="0"/>
      <w:marBottom w:val="0"/>
      <w:divBdr>
        <w:top w:val="none" w:sz="0" w:space="0" w:color="auto"/>
        <w:left w:val="none" w:sz="0" w:space="0" w:color="auto"/>
        <w:bottom w:val="none" w:sz="0" w:space="0" w:color="auto"/>
        <w:right w:val="none" w:sz="0" w:space="0" w:color="auto"/>
      </w:divBdr>
    </w:div>
    <w:div w:id="1030256368">
      <w:bodyDiv w:val="1"/>
      <w:marLeft w:val="0"/>
      <w:marRight w:val="0"/>
      <w:marTop w:val="0"/>
      <w:marBottom w:val="0"/>
      <w:divBdr>
        <w:top w:val="none" w:sz="0" w:space="0" w:color="auto"/>
        <w:left w:val="none" w:sz="0" w:space="0" w:color="auto"/>
        <w:bottom w:val="none" w:sz="0" w:space="0" w:color="auto"/>
        <w:right w:val="none" w:sz="0" w:space="0" w:color="auto"/>
      </w:divBdr>
    </w:div>
    <w:div w:id="1030912449">
      <w:bodyDiv w:val="1"/>
      <w:marLeft w:val="0"/>
      <w:marRight w:val="0"/>
      <w:marTop w:val="0"/>
      <w:marBottom w:val="0"/>
      <w:divBdr>
        <w:top w:val="none" w:sz="0" w:space="0" w:color="auto"/>
        <w:left w:val="none" w:sz="0" w:space="0" w:color="auto"/>
        <w:bottom w:val="none" w:sz="0" w:space="0" w:color="auto"/>
        <w:right w:val="none" w:sz="0" w:space="0" w:color="auto"/>
      </w:divBdr>
    </w:div>
    <w:div w:id="1032267772">
      <w:bodyDiv w:val="1"/>
      <w:marLeft w:val="0"/>
      <w:marRight w:val="0"/>
      <w:marTop w:val="0"/>
      <w:marBottom w:val="0"/>
      <w:divBdr>
        <w:top w:val="none" w:sz="0" w:space="0" w:color="auto"/>
        <w:left w:val="none" w:sz="0" w:space="0" w:color="auto"/>
        <w:bottom w:val="none" w:sz="0" w:space="0" w:color="auto"/>
        <w:right w:val="none" w:sz="0" w:space="0" w:color="auto"/>
      </w:divBdr>
    </w:div>
    <w:div w:id="1033116632">
      <w:bodyDiv w:val="1"/>
      <w:marLeft w:val="0"/>
      <w:marRight w:val="0"/>
      <w:marTop w:val="0"/>
      <w:marBottom w:val="0"/>
      <w:divBdr>
        <w:top w:val="none" w:sz="0" w:space="0" w:color="auto"/>
        <w:left w:val="none" w:sz="0" w:space="0" w:color="auto"/>
        <w:bottom w:val="none" w:sz="0" w:space="0" w:color="auto"/>
        <w:right w:val="none" w:sz="0" w:space="0" w:color="auto"/>
      </w:divBdr>
    </w:div>
    <w:div w:id="1034039375">
      <w:bodyDiv w:val="1"/>
      <w:marLeft w:val="0"/>
      <w:marRight w:val="0"/>
      <w:marTop w:val="0"/>
      <w:marBottom w:val="0"/>
      <w:divBdr>
        <w:top w:val="none" w:sz="0" w:space="0" w:color="auto"/>
        <w:left w:val="none" w:sz="0" w:space="0" w:color="auto"/>
        <w:bottom w:val="none" w:sz="0" w:space="0" w:color="auto"/>
        <w:right w:val="none" w:sz="0" w:space="0" w:color="auto"/>
      </w:divBdr>
    </w:div>
    <w:div w:id="1034186058">
      <w:bodyDiv w:val="1"/>
      <w:marLeft w:val="0"/>
      <w:marRight w:val="0"/>
      <w:marTop w:val="0"/>
      <w:marBottom w:val="0"/>
      <w:divBdr>
        <w:top w:val="none" w:sz="0" w:space="0" w:color="auto"/>
        <w:left w:val="none" w:sz="0" w:space="0" w:color="auto"/>
        <w:bottom w:val="none" w:sz="0" w:space="0" w:color="auto"/>
        <w:right w:val="none" w:sz="0" w:space="0" w:color="auto"/>
      </w:divBdr>
    </w:div>
    <w:div w:id="1034311148">
      <w:bodyDiv w:val="1"/>
      <w:marLeft w:val="0"/>
      <w:marRight w:val="0"/>
      <w:marTop w:val="0"/>
      <w:marBottom w:val="0"/>
      <w:divBdr>
        <w:top w:val="none" w:sz="0" w:space="0" w:color="auto"/>
        <w:left w:val="none" w:sz="0" w:space="0" w:color="auto"/>
        <w:bottom w:val="none" w:sz="0" w:space="0" w:color="auto"/>
        <w:right w:val="none" w:sz="0" w:space="0" w:color="auto"/>
      </w:divBdr>
    </w:div>
    <w:div w:id="1034699166">
      <w:bodyDiv w:val="1"/>
      <w:marLeft w:val="0"/>
      <w:marRight w:val="0"/>
      <w:marTop w:val="0"/>
      <w:marBottom w:val="0"/>
      <w:divBdr>
        <w:top w:val="none" w:sz="0" w:space="0" w:color="auto"/>
        <w:left w:val="none" w:sz="0" w:space="0" w:color="auto"/>
        <w:bottom w:val="none" w:sz="0" w:space="0" w:color="auto"/>
        <w:right w:val="none" w:sz="0" w:space="0" w:color="auto"/>
      </w:divBdr>
    </w:div>
    <w:div w:id="1034770875">
      <w:bodyDiv w:val="1"/>
      <w:marLeft w:val="0"/>
      <w:marRight w:val="0"/>
      <w:marTop w:val="0"/>
      <w:marBottom w:val="0"/>
      <w:divBdr>
        <w:top w:val="none" w:sz="0" w:space="0" w:color="auto"/>
        <w:left w:val="none" w:sz="0" w:space="0" w:color="auto"/>
        <w:bottom w:val="none" w:sz="0" w:space="0" w:color="auto"/>
        <w:right w:val="none" w:sz="0" w:space="0" w:color="auto"/>
      </w:divBdr>
    </w:div>
    <w:div w:id="1035230490">
      <w:bodyDiv w:val="1"/>
      <w:marLeft w:val="0"/>
      <w:marRight w:val="0"/>
      <w:marTop w:val="0"/>
      <w:marBottom w:val="0"/>
      <w:divBdr>
        <w:top w:val="none" w:sz="0" w:space="0" w:color="auto"/>
        <w:left w:val="none" w:sz="0" w:space="0" w:color="auto"/>
        <w:bottom w:val="none" w:sz="0" w:space="0" w:color="auto"/>
        <w:right w:val="none" w:sz="0" w:space="0" w:color="auto"/>
      </w:divBdr>
    </w:div>
    <w:div w:id="1035351163">
      <w:bodyDiv w:val="1"/>
      <w:marLeft w:val="0"/>
      <w:marRight w:val="0"/>
      <w:marTop w:val="0"/>
      <w:marBottom w:val="0"/>
      <w:divBdr>
        <w:top w:val="none" w:sz="0" w:space="0" w:color="auto"/>
        <w:left w:val="none" w:sz="0" w:space="0" w:color="auto"/>
        <w:bottom w:val="none" w:sz="0" w:space="0" w:color="auto"/>
        <w:right w:val="none" w:sz="0" w:space="0" w:color="auto"/>
      </w:divBdr>
    </w:div>
    <w:div w:id="1035740683">
      <w:bodyDiv w:val="1"/>
      <w:marLeft w:val="0"/>
      <w:marRight w:val="0"/>
      <w:marTop w:val="0"/>
      <w:marBottom w:val="0"/>
      <w:divBdr>
        <w:top w:val="none" w:sz="0" w:space="0" w:color="auto"/>
        <w:left w:val="none" w:sz="0" w:space="0" w:color="auto"/>
        <w:bottom w:val="none" w:sz="0" w:space="0" w:color="auto"/>
        <w:right w:val="none" w:sz="0" w:space="0" w:color="auto"/>
      </w:divBdr>
    </w:div>
    <w:div w:id="1035891991">
      <w:bodyDiv w:val="1"/>
      <w:marLeft w:val="0"/>
      <w:marRight w:val="0"/>
      <w:marTop w:val="0"/>
      <w:marBottom w:val="0"/>
      <w:divBdr>
        <w:top w:val="none" w:sz="0" w:space="0" w:color="auto"/>
        <w:left w:val="none" w:sz="0" w:space="0" w:color="auto"/>
        <w:bottom w:val="none" w:sz="0" w:space="0" w:color="auto"/>
        <w:right w:val="none" w:sz="0" w:space="0" w:color="auto"/>
      </w:divBdr>
    </w:div>
    <w:div w:id="1036079780">
      <w:bodyDiv w:val="1"/>
      <w:marLeft w:val="0"/>
      <w:marRight w:val="0"/>
      <w:marTop w:val="0"/>
      <w:marBottom w:val="0"/>
      <w:divBdr>
        <w:top w:val="none" w:sz="0" w:space="0" w:color="auto"/>
        <w:left w:val="none" w:sz="0" w:space="0" w:color="auto"/>
        <w:bottom w:val="none" w:sz="0" w:space="0" w:color="auto"/>
        <w:right w:val="none" w:sz="0" w:space="0" w:color="auto"/>
      </w:divBdr>
    </w:div>
    <w:div w:id="1036153385">
      <w:bodyDiv w:val="1"/>
      <w:marLeft w:val="0"/>
      <w:marRight w:val="0"/>
      <w:marTop w:val="0"/>
      <w:marBottom w:val="0"/>
      <w:divBdr>
        <w:top w:val="none" w:sz="0" w:space="0" w:color="auto"/>
        <w:left w:val="none" w:sz="0" w:space="0" w:color="auto"/>
        <w:bottom w:val="none" w:sz="0" w:space="0" w:color="auto"/>
        <w:right w:val="none" w:sz="0" w:space="0" w:color="auto"/>
      </w:divBdr>
    </w:div>
    <w:div w:id="1037270783">
      <w:bodyDiv w:val="1"/>
      <w:marLeft w:val="0"/>
      <w:marRight w:val="0"/>
      <w:marTop w:val="0"/>
      <w:marBottom w:val="0"/>
      <w:divBdr>
        <w:top w:val="none" w:sz="0" w:space="0" w:color="auto"/>
        <w:left w:val="none" w:sz="0" w:space="0" w:color="auto"/>
        <w:bottom w:val="none" w:sz="0" w:space="0" w:color="auto"/>
        <w:right w:val="none" w:sz="0" w:space="0" w:color="auto"/>
      </w:divBdr>
    </w:div>
    <w:div w:id="1038236219">
      <w:bodyDiv w:val="1"/>
      <w:marLeft w:val="0"/>
      <w:marRight w:val="0"/>
      <w:marTop w:val="0"/>
      <w:marBottom w:val="0"/>
      <w:divBdr>
        <w:top w:val="none" w:sz="0" w:space="0" w:color="auto"/>
        <w:left w:val="none" w:sz="0" w:space="0" w:color="auto"/>
        <w:bottom w:val="none" w:sz="0" w:space="0" w:color="auto"/>
        <w:right w:val="none" w:sz="0" w:space="0" w:color="auto"/>
      </w:divBdr>
    </w:div>
    <w:div w:id="1038434931">
      <w:bodyDiv w:val="1"/>
      <w:marLeft w:val="0"/>
      <w:marRight w:val="0"/>
      <w:marTop w:val="0"/>
      <w:marBottom w:val="0"/>
      <w:divBdr>
        <w:top w:val="none" w:sz="0" w:space="0" w:color="auto"/>
        <w:left w:val="none" w:sz="0" w:space="0" w:color="auto"/>
        <w:bottom w:val="none" w:sz="0" w:space="0" w:color="auto"/>
        <w:right w:val="none" w:sz="0" w:space="0" w:color="auto"/>
      </w:divBdr>
    </w:div>
    <w:div w:id="1038509597">
      <w:bodyDiv w:val="1"/>
      <w:marLeft w:val="0"/>
      <w:marRight w:val="0"/>
      <w:marTop w:val="0"/>
      <w:marBottom w:val="0"/>
      <w:divBdr>
        <w:top w:val="none" w:sz="0" w:space="0" w:color="auto"/>
        <w:left w:val="none" w:sz="0" w:space="0" w:color="auto"/>
        <w:bottom w:val="none" w:sz="0" w:space="0" w:color="auto"/>
        <w:right w:val="none" w:sz="0" w:space="0" w:color="auto"/>
      </w:divBdr>
    </w:div>
    <w:div w:id="1039284540">
      <w:bodyDiv w:val="1"/>
      <w:marLeft w:val="0"/>
      <w:marRight w:val="0"/>
      <w:marTop w:val="0"/>
      <w:marBottom w:val="0"/>
      <w:divBdr>
        <w:top w:val="none" w:sz="0" w:space="0" w:color="auto"/>
        <w:left w:val="none" w:sz="0" w:space="0" w:color="auto"/>
        <w:bottom w:val="none" w:sz="0" w:space="0" w:color="auto"/>
        <w:right w:val="none" w:sz="0" w:space="0" w:color="auto"/>
      </w:divBdr>
    </w:div>
    <w:div w:id="1039629525">
      <w:bodyDiv w:val="1"/>
      <w:marLeft w:val="0"/>
      <w:marRight w:val="0"/>
      <w:marTop w:val="0"/>
      <w:marBottom w:val="0"/>
      <w:divBdr>
        <w:top w:val="none" w:sz="0" w:space="0" w:color="auto"/>
        <w:left w:val="none" w:sz="0" w:space="0" w:color="auto"/>
        <w:bottom w:val="none" w:sz="0" w:space="0" w:color="auto"/>
        <w:right w:val="none" w:sz="0" w:space="0" w:color="auto"/>
      </w:divBdr>
    </w:div>
    <w:div w:id="1039936412">
      <w:bodyDiv w:val="1"/>
      <w:marLeft w:val="0"/>
      <w:marRight w:val="0"/>
      <w:marTop w:val="0"/>
      <w:marBottom w:val="0"/>
      <w:divBdr>
        <w:top w:val="none" w:sz="0" w:space="0" w:color="auto"/>
        <w:left w:val="none" w:sz="0" w:space="0" w:color="auto"/>
        <w:bottom w:val="none" w:sz="0" w:space="0" w:color="auto"/>
        <w:right w:val="none" w:sz="0" w:space="0" w:color="auto"/>
      </w:divBdr>
    </w:div>
    <w:div w:id="1040058156">
      <w:bodyDiv w:val="1"/>
      <w:marLeft w:val="0"/>
      <w:marRight w:val="0"/>
      <w:marTop w:val="0"/>
      <w:marBottom w:val="0"/>
      <w:divBdr>
        <w:top w:val="none" w:sz="0" w:space="0" w:color="auto"/>
        <w:left w:val="none" w:sz="0" w:space="0" w:color="auto"/>
        <w:bottom w:val="none" w:sz="0" w:space="0" w:color="auto"/>
        <w:right w:val="none" w:sz="0" w:space="0" w:color="auto"/>
      </w:divBdr>
    </w:div>
    <w:div w:id="1040547017">
      <w:bodyDiv w:val="1"/>
      <w:marLeft w:val="0"/>
      <w:marRight w:val="0"/>
      <w:marTop w:val="0"/>
      <w:marBottom w:val="0"/>
      <w:divBdr>
        <w:top w:val="none" w:sz="0" w:space="0" w:color="auto"/>
        <w:left w:val="none" w:sz="0" w:space="0" w:color="auto"/>
        <w:bottom w:val="none" w:sz="0" w:space="0" w:color="auto"/>
        <w:right w:val="none" w:sz="0" w:space="0" w:color="auto"/>
      </w:divBdr>
    </w:div>
    <w:div w:id="1041369177">
      <w:bodyDiv w:val="1"/>
      <w:marLeft w:val="0"/>
      <w:marRight w:val="0"/>
      <w:marTop w:val="0"/>
      <w:marBottom w:val="0"/>
      <w:divBdr>
        <w:top w:val="none" w:sz="0" w:space="0" w:color="auto"/>
        <w:left w:val="none" w:sz="0" w:space="0" w:color="auto"/>
        <w:bottom w:val="none" w:sz="0" w:space="0" w:color="auto"/>
        <w:right w:val="none" w:sz="0" w:space="0" w:color="auto"/>
      </w:divBdr>
    </w:div>
    <w:div w:id="1041713233">
      <w:bodyDiv w:val="1"/>
      <w:marLeft w:val="0"/>
      <w:marRight w:val="0"/>
      <w:marTop w:val="0"/>
      <w:marBottom w:val="0"/>
      <w:divBdr>
        <w:top w:val="none" w:sz="0" w:space="0" w:color="auto"/>
        <w:left w:val="none" w:sz="0" w:space="0" w:color="auto"/>
        <w:bottom w:val="none" w:sz="0" w:space="0" w:color="auto"/>
        <w:right w:val="none" w:sz="0" w:space="0" w:color="auto"/>
      </w:divBdr>
    </w:div>
    <w:div w:id="1041828001">
      <w:bodyDiv w:val="1"/>
      <w:marLeft w:val="0"/>
      <w:marRight w:val="0"/>
      <w:marTop w:val="0"/>
      <w:marBottom w:val="0"/>
      <w:divBdr>
        <w:top w:val="none" w:sz="0" w:space="0" w:color="auto"/>
        <w:left w:val="none" w:sz="0" w:space="0" w:color="auto"/>
        <w:bottom w:val="none" w:sz="0" w:space="0" w:color="auto"/>
        <w:right w:val="none" w:sz="0" w:space="0" w:color="auto"/>
      </w:divBdr>
    </w:div>
    <w:div w:id="1042243837">
      <w:bodyDiv w:val="1"/>
      <w:marLeft w:val="0"/>
      <w:marRight w:val="0"/>
      <w:marTop w:val="0"/>
      <w:marBottom w:val="0"/>
      <w:divBdr>
        <w:top w:val="none" w:sz="0" w:space="0" w:color="auto"/>
        <w:left w:val="none" w:sz="0" w:space="0" w:color="auto"/>
        <w:bottom w:val="none" w:sz="0" w:space="0" w:color="auto"/>
        <w:right w:val="none" w:sz="0" w:space="0" w:color="auto"/>
      </w:divBdr>
    </w:div>
    <w:div w:id="1042628778">
      <w:bodyDiv w:val="1"/>
      <w:marLeft w:val="0"/>
      <w:marRight w:val="0"/>
      <w:marTop w:val="0"/>
      <w:marBottom w:val="0"/>
      <w:divBdr>
        <w:top w:val="none" w:sz="0" w:space="0" w:color="auto"/>
        <w:left w:val="none" w:sz="0" w:space="0" w:color="auto"/>
        <w:bottom w:val="none" w:sz="0" w:space="0" w:color="auto"/>
        <w:right w:val="none" w:sz="0" w:space="0" w:color="auto"/>
      </w:divBdr>
    </w:div>
    <w:div w:id="1043404924">
      <w:bodyDiv w:val="1"/>
      <w:marLeft w:val="0"/>
      <w:marRight w:val="0"/>
      <w:marTop w:val="0"/>
      <w:marBottom w:val="0"/>
      <w:divBdr>
        <w:top w:val="none" w:sz="0" w:space="0" w:color="auto"/>
        <w:left w:val="none" w:sz="0" w:space="0" w:color="auto"/>
        <w:bottom w:val="none" w:sz="0" w:space="0" w:color="auto"/>
        <w:right w:val="none" w:sz="0" w:space="0" w:color="auto"/>
      </w:divBdr>
    </w:div>
    <w:div w:id="1043477602">
      <w:bodyDiv w:val="1"/>
      <w:marLeft w:val="0"/>
      <w:marRight w:val="0"/>
      <w:marTop w:val="0"/>
      <w:marBottom w:val="0"/>
      <w:divBdr>
        <w:top w:val="none" w:sz="0" w:space="0" w:color="auto"/>
        <w:left w:val="none" w:sz="0" w:space="0" w:color="auto"/>
        <w:bottom w:val="none" w:sz="0" w:space="0" w:color="auto"/>
        <w:right w:val="none" w:sz="0" w:space="0" w:color="auto"/>
      </w:divBdr>
    </w:div>
    <w:div w:id="1043796006">
      <w:bodyDiv w:val="1"/>
      <w:marLeft w:val="0"/>
      <w:marRight w:val="0"/>
      <w:marTop w:val="0"/>
      <w:marBottom w:val="0"/>
      <w:divBdr>
        <w:top w:val="none" w:sz="0" w:space="0" w:color="auto"/>
        <w:left w:val="none" w:sz="0" w:space="0" w:color="auto"/>
        <w:bottom w:val="none" w:sz="0" w:space="0" w:color="auto"/>
        <w:right w:val="none" w:sz="0" w:space="0" w:color="auto"/>
      </w:divBdr>
    </w:div>
    <w:div w:id="1044330241">
      <w:bodyDiv w:val="1"/>
      <w:marLeft w:val="0"/>
      <w:marRight w:val="0"/>
      <w:marTop w:val="0"/>
      <w:marBottom w:val="0"/>
      <w:divBdr>
        <w:top w:val="none" w:sz="0" w:space="0" w:color="auto"/>
        <w:left w:val="none" w:sz="0" w:space="0" w:color="auto"/>
        <w:bottom w:val="none" w:sz="0" w:space="0" w:color="auto"/>
        <w:right w:val="none" w:sz="0" w:space="0" w:color="auto"/>
      </w:divBdr>
    </w:div>
    <w:div w:id="1044477714">
      <w:bodyDiv w:val="1"/>
      <w:marLeft w:val="0"/>
      <w:marRight w:val="0"/>
      <w:marTop w:val="0"/>
      <w:marBottom w:val="0"/>
      <w:divBdr>
        <w:top w:val="none" w:sz="0" w:space="0" w:color="auto"/>
        <w:left w:val="none" w:sz="0" w:space="0" w:color="auto"/>
        <w:bottom w:val="none" w:sz="0" w:space="0" w:color="auto"/>
        <w:right w:val="none" w:sz="0" w:space="0" w:color="auto"/>
      </w:divBdr>
    </w:div>
    <w:div w:id="1044864621">
      <w:bodyDiv w:val="1"/>
      <w:marLeft w:val="0"/>
      <w:marRight w:val="0"/>
      <w:marTop w:val="0"/>
      <w:marBottom w:val="0"/>
      <w:divBdr>
        <w:top w:val="none" w:sz="0" w:space="0" w:color="auto"/>
        <w:left w:val="none" w:sz="0" w:space="0" w:color="auto"/>
        <w:bottom w:val="none" w:sz="0" w:space="0" w:color="auto"/>
        <w:right w:val="none" w:sz="0" w:space="0" w:color="auto"/>
      </w:divBdr>
    </w:div>
    <w:div w:id="1045374228">
      <w:bodyDiv w:val="1"/>
      <w:marLeft w:val="0"/>
      <w:marRight w:val="0"/>
      <w:marTop w:val="0"/>
      <w:marBottom w:val="0"/>
      <w:divBdr>
        <w:top w:val="none" w:sz="0" w:space="0" w:color="auto"/>
        <w:left w:val="none" w:sz="0" w:space="0" w:color="auto"/>
        <w:bottom w:val="none" w:sz="0" w:space="0" w:color="auto"/>
        <w:right w:val="none" w:sz="0" w:space="0" w:color="auto"/>
      </w:divBdr>
    </w:div>
    <w:div w:id="1047071691">
      <w:bodyDiv w:val="1"/>
      <w:marLeft w:val="0"/>
      <w:marRight w:val="0"/>
      <w:marTop w:val="0"/>
      <w:marBottom w:val="0"/>
      <w:divBdr>
        <w:top w:val="none" w:sz="0" w:space="0" w:color="auto"/>
        <w:left w:val="none" w:sz="0" w:space="0" w:color="auto"/>
        <w:bottom w:val="none" w:sz="0" w:space="0" w:color="auto"/>
        <w:right w:val="none" w:sz="0" w:space="0" w:color="auto"/>
      </w:divBdr>
    </w:div>
    <w:div w:id="1047485123">
      <w:bodyDiv w:val="1"/>
      <w:marLeft w:val="0"/>
      <w:marRight w:val="0"/>
      <w:marTop w:val="0"/>
      <w:marBottom w:val="0"/>
      <w:divBdr>
        <w:top w:val="none" w:sz="0" w:space="0" w:color="auto"/>
        <w:left w:val="none" w:sz="0" w:space="0" w:color="auto"/>
        <w:bottom w:val="none" w:sz="0" w:space="0" w:color="auto"/>
        <w:right w:val="none" w:sz="0" w:space="0" w:color="auto"/>
      </w:divBdr>
    </w:div>
    <w:div w:id="1047606096">
      <w:bodyDiv w:val="1"/>
      <w:marLeft w:val="0"/>
      <w:marRight w:val="0"/>
      <w:marTop w:val="0"/>
      <w:marBottom w:val="0"/>
      <w:divBdr>
        <w:top w:val="none" w:sz="0" w:space="0" w:color="auto"/>
        <w:left w:val="none" w:sz="0" w:space="0" w:color="auto"/>
        <w:bottom w:val="none" w:sz="0" w:space="0" w:color="auto"/>
        <w:right w:val="none" w:sz="0" w:space="0" w:color="auto"/>
      </w:divBdr>
    </w:div>
    <w:div w:id="1047754868">
      <w:bodyDiv w:val="1"/>
      <w:marLeft w:val="0"/>
      <w:marRight w:val="0"/>
      <w:marTop w:val="0"/>
      <w:marBottom w:val="0"/>
      <w:divBdr>
        <w:top w:val="none" w:sz="0" w:space="0" w:color="auto"/>
        <w:left w:val="none" w:sz="0" w:space="0" w:color="auto"/>
        <w:bottom w:val="none" w:sz="0" w:space="0" w:color="auto"/>
        <w:right w:val="none" w:sz="0" w:space="0" w:color="auto"/>
      </w:divBdr>
    </w:div>
    <w:div w:id="1048072636">
      <w:bodyDiv w:val="1"/>
      <w:marLeft w:val="0"/>
      <w:marRight w:val="0"/>
      <w:marTop w:val="0"/>
      <w:marBottom w:val="0"/>
      <w:divBdr>
        <w:top w:val="none" w:sz="0" w:space="0" w:color="auto"/>
        <w:left w:val="none" w:sz="0" w:space="0" w:color="auto"/>
        <w:bottom w:val="none" w:sz="0" w:space="0" w:color="auto"/>
        <w:right w:val="none" w:sz="0" w:space="0" w:color="auto"/>
      </w:divBdr>
    </w:div>
    <w:div w:id="1048335562">
      <w:bodyDiv w:val="1"/>
      <w:marLeft w:val="0"/>
      <w:marRight w:val="0"/>
      <w:marTop w:val="0"/>
      <w:marBottom w:val="0"/>
      <w:divBdr>
        <w:top w:val="none" w:sz="0" w:space="0" w:color="auto"/>
        <w:left w:val="none" w:sz="0" w:space="0" w:color="auto"/>
        <w:bottom w:val="none" w:sz="0" w:space="0" w:color="auto"/>
        <w:right w:val="none" w:sz="0" w:space="0" w:color="auto"/>
      </w:divBdr>
    </w:div>
    <w:div w:id="1049109080">
      <w:bodyDiv w:val="1"/>
      <w:marLeft w:val="0"/>
      <w:marRight w:val="0"/>
      <w:marTop w:val="0"/>
      <w:marBottom w:val="0"/>
      <w:divBdr>
        <w:top w:val="none" w:sz="0" w:space="0" w:color="auto"/>
        <w:left w:val="none" w:sz="0" w:space="0" w:color="auto"/>
        <w:bottom w:val="none" w:sz="0" w:space="0" w:color="auto"/>
        <w:right w:val="none" w:sz="0" w:space="0" w:color="auto"/>
      </w:divBdr>
    </w:div>
    <w:div w:id="1049263022">
      <w:bodyDiv w:val="1"/>
      <w:marLeft w:val="0"/>
      <w:marRight w:val="0"/>
      <w:marTop w:val="0"/>
      <w:marBottom w:val="0"/>
      <w:divBdr>
        <w:top w:val="none" w:sz="0" w:space="0" w:color="auto"/>
        <w:left w:val="none" w:sz="0" w:space="0" w:color="auto"/>
        <w:bottom w:val="none" w:sz="0" w:space="0" w:color="auto"/>
        <w:right w:val="none" w:sz="0" w:space="0" w:color="auto"/>
      </w:divBdr>
    </w:div>
    <w:div w:id="1049525600">
      <w:bodyDiv w:val="1"/>
      <w:marLeft w:val="0"/>
      <w:marRight w:val="0"/>
      <w:marTop w:val="0"/>
      <w:marBottom w:val="0"/>
      <w:divBdr>
        <w:top w:val="none" w:sz="0" w:space="0" w:color="auto"/>
        <w:left w:val="none" w:sz="0" w:space="0" w:color="auto"/>
        <w:bottom w:val="none" w:sz="0" w:space="0" w:color="auto"/>
        <w:right w:val="none" w:sz="0" w:space="0" w:color="auto"/>
      </w:divBdr>
    </w:div>
    <w:div w:id="1049644562">
      <w:bodyDiv w:val="1"/>
      <w:marLeft w:val="0"/>
      <w:marRight w:val="0"/>
      <w:marTop w:val="0"/>
      <w:marBottom w:val="0"/>
      <w:divBdr>
        <w:top w:val="none" w:sz="0" w:space="0" w:color="auto"/>
        <w:left w:val="none" w:sz="0" w:space="0" w:color="auto"/>
        <w:bottom w:val="none" w:sz="0" w:space="0" w:color="auto"/>
        <w:right w:val="none" w:sz="0" w:space="0" w:color="auto"/>
      </w:divBdr>
    </w:div>
    <w:div w:id="1050112729">
      <w:bodyDiv w:val="1"/>
      <w:marLeft w:val="0"/>
      <w:marRight w:val="0"/>
      <w:marTop w:val="0"/>
      <w:marBottom w:val="0"/>
      <w:divBdr>
        <w:top w:val="none" w:sz="0" w:space="0" w:color="auto"/>
        <w:left w:val="none" w:sz="0" w:space="0" w:color="auto"/>
        <w:bottom w:val="none" w:sz="0" w:space="0" w:color="auto"/>
        <w:right w:val="none" w:sz="0" w:space="0" w:color="auto"/>
      </w:divBdr>
    </w:div>
    <w:div w:id="1050114135">
      <w:bodyDiv w:val="1"/>
      <w:marLeft w:val="0"/>
      <w:marRight w:val="0"/>
      <w:marTop w:val="0"/>
      <w:marBottom w:val="0"/>
      <w:divBdr>
        <w:top w:val="none" w:sz="0" w:space="0" w:color="auto"/>
        <w:left w:val="none" w:sz="0" w:space="0" w:color="auto"/>
        <w:bottom w:val="none" w:sz="0" w:space="0" w:color="auto"/>
        <w:right w:val="none" w:sz="0" w:space="0" w:color="auto"/>
      </w:divBdr>
    </w:div>
    <w:div w:id="1050307265">
      <w:bodyDiv w:val="1"/>
      <w:marLeft w:val="0"/>
      <w:marRight w:val="0"/>
      <w:marTop w:val="0"/>
      <w:marBottom w:val="0"/>
      <w:divBdr>
        <w:top w:val="none" w:sz="0" w:space="0" w:color="auto"/>
        <w:left w:val="none" w:sz="0" w:space="0" w:color="auto"/>
        <w:bottom w:val="none" w:sz="0" w:space="0" w:color="auto"/>
        <w:right w:val="none" w:sz="0" w:space="0" w:color="auto"/>
      </w:divBdr>
    </w:div>
    <w:div w:id="1050420860">
      <w:bodyDiv w:val="1"/>
      <w:marLeft w:val="0"/>
      <w:marRight w:val="0"/>
      <w:marTop w:val="0"/>
      <w:marBottom w:val="0"/>
      <w:divBdr>
        <w:top w:val="none" w:sz="0" w:space="0" w:color="auto"/>
        <w:left w:val="none" w:sz="0" w:space="0" w:color="auto"/>
        <w:bottom w:val="none" w:sz="0" w:space="0" w:color="auto"/>
        <w:right w:val="none" w:sz="0" w:space="0" w:color="auto"/>
      </w:divBdr>
    </w:div>
    <w:div w:id="1050812299">
      <w:bodyDiv w:val="1"/>
      <w:marLeft w:val="0"/>
      <w:marRight w:val="0"/>
      <w:marTop w:val="0"/>
      <w:marBottom w:val="0"/>
      <w:divBdr>
        <w:top w:val="none" w:sz="0" w:space="0" w:color="auto"/>
        <w:left w:val="none" w:sz="0" w:space="0" w:color="auto"/>
        <w:bottom w:val="none" w:sz="0" w:space="0" w:color="auto"/>
        <w:right w:val="none" w:sz="0" w:space="0" w:color="auto"/>
      </w:divBdr>
    </w:div>
    <w:div w:id="1051463899">
      <w:bodyDiv w:val="1"/>
      <w:marLeft w:val="0"/>
      <w:marRight w:val="0"/>
      <w:marTop w:val="0"/>
      <w:marBottom w:val="0"/>
      <w:divBdr>
        <w:top w:val="none" w:sz="0" w:space="0" w:color="auto"/>
        <w:left w:val="none" w:sz="0" w:space="0" w:color="auto"/>
        <w:bottom w:val="none" w:sz="0" w:space="0" w:color="auto"/>
        <w:right w:val="none" w:sz="0" w:space="0" w:color="auto"/>
      </w:divBdr>
    </w:div>
    <w:div w:id="1051465575">
      <w:bodyDiv w:val="1"/>
      <w:marLeft w:val="0"/>
      <w:marRight w:val="0"/>
      <w:marTop w:val="0"/>
      <w:marBottom w:val="0"/>
      <w:divBdr>
        <w:top w:val="none" w:sz="0" w:space="0" w:color="auto"/>
        <w:left w:val="none" w:sz="0" w:space="0" w:color="auto"/>
        <w:bottom w:val="none" w:sz="0" w:space="0" w:color="auto"/>
        <w:right w:val="none" w:sz="0" w:space="0" w:color="auto"/>
      </w:divBdr>
    </w:div>
    <w:div w:id="1051534784">
      <w:bodyDiv w:val="1"/>
      <w:marLeft w:val="0"/>
      <w:marRight w:val="0"/>
      <w:marTop w:val="0"/>
      <w:marBottom w:val="0"/>
      <w:divBdr>
        <w:top w:val="none" w:sz="0" w:space="0" w:color="auto"/>
        <w:left w:val="none" w:sz="0" w:space="0" w:color="auto"/>
        <w:bottom w:val="none" w:sz="0" w:space="0" w:color="auto"/>
        <w:right w:val="none" w:sz="0" w:space="0" w:color="auto"/>
      </w:divBdr>
    </w:div>
    <w:div w:id="1052656048">
      <w:bodyDiv w:val="1"/>
      <w:marLeft w:val="0"/>
      <w:marRight w:val="0"/>
      <w:marTop w:val="0"/>
      <w:marBottom w:val="0"/>
      <w:divBdr>
        <w:top w:val="none" w:sz="0" w:space="0" w:color="auto"/>
        <w:left w:val="none" w:sz="0" w:space="0" w:color="auto"/>
        <w:bottom w:val="none" w:sz="0" w:space="0" w:color="auto"/>
        <w:right w:val="none" w:sz="0" w:space="0" w:color="auto"/>
      </w:divBdr>
    </w:div>
    <w:div w:id="1053189166">
      <w:bodyDiv w:val="1"/>
      <w:marLeft w:val="0"/>
      <w:marRight w:val="0"/>
      <w:marTop w:val="0"/>
      <w:marBottom w:val="0"/>
      <w:divBdr>
        <w:top w:val="none" w:sz="0" w:space="0" w:color="auto"/>
        <w:left w:val="none" w:sz="0" w:space="0" w:color="auto"/>
        <w:bottom w:val="none" w:sz="0" w:space="0" w:color="auto"/>
        <w:right w:val="none" w:sz="0" w:space="0" w:color="auto"/>
      </w:divBdr>
    </w:div>
    <w:div w:id="1053235679">
      <w:bodyDiv w:val="1"/>
      <w:marLeft w:val="0"/>
      <w:marRight w:val="0"/>
      <w:marTop w:val="0"/>
      <w:marBottom w:val="0"/>
      <w:divBdr>
        <w:top w:val="none" w:sz="0" w:space="0" w:color="auto"/>
        <w:left w:val="none" w:sz="0" w:space="0" w:color="auto"/>
        <w:bottom w:val="none" w:sz="0" w:space="0" w:color="auto"/>
        <w:right w:val="none" w:sz="0" w:space="0" w:color="auto"/>
      </w:divBdr>
    </w:div>
    <w:div w:id="1054309027">
      <w:bodyDiv w:val="1"/>
      <w:marLeft w:val="0"/>
      <w:marRight w:val="0"/>
      <w:marTop w:val="0"/>
      <w:marBottom w:val="0"/>
      <w:divBdr>
        <w:top w:val="none" w:sz="0" w:space="0" w:color="auto"/>
        <w:left w:val="none" w:sz="0" w:space="0" w:color="auto"/>
        <w:bottom w:val="none" w:sz="0" w:space="0" w:color="auto"/>
        <w:right w:val="none" w:sz="0" w:space="0" w:color="auto"/>
      </w:divBdr>
    </w:div>
    <w:div w:id="1054501784">
      <w:bodyDiv w:val="1"/>
      <w:marLeft w:val="0"/>
      <w:marRight w:val="0"/>
      <w:marTop w:val="0"/>
      <w:marBottom w:val="0"/>
      <w:divBdr>
        <w:top w:val="none" w:sz="0" w:space="0" w:color="auto"/>
        <w:left w:val="none" w:sz="0" w:space="0" w:color="auto"/>
        <w:bottom w:val="none" w:sz="0" w:space="0" w:color="auto"/>
        <w:right w:val="none" w:sz="0" w:space="0" w:color="auto"/>
      </w:divBdr>
    </w:div>
    <w:div w:id="1054698108">
      <w:bodyDiv w:val="1"/>
      <w:marLeft w:val="0"/>
      <w:marRight w:val="0"/>
      <w:marTop w:val="0"/>
      <w:marBottom w:val="0"/>
      <w:divBdr>
        <w:top w:val="none" w:sz="0" w:space="0" w:color="auto"/>
        <w:left w:val="none" w:sz="0" w:space="0" w:color="auto"/>
        <w:bottom w:val="none" w:sz="0" w:space="0" w:color="auto"/>
        <w:right w:val="none" w:sz="0" w:space="0" w:color="auto"/>
      </w:divBdr>
    </w:div>
    <w:div w:id="1055003747">
      <w:bodyDiv w:val="1"/>
      <w:marLeft w:val="0"/>
      <w:marRight w:val="0"/>
      <w:marTop w:val="0"/>
      <w:marBottom w:val="0"/>
      <w:divBdr>
        <w:top w:val="none" w:sz="0" w:space="0" w:color="auto"/>
        <w:left w:val="none" w:sz="0" w:space="0" w:color="auto"/>
        <w:bottom w:val="none" w:sz="0" w:space="0" w:color="auto"/>
        <w:right w:val="none" w:sz="0" w:space="0" w:color="auto"/>
      </w:divBdr>
    </w:div>
    <w:div w:id="1056274435">
      <w:bodyDiv w:val="1"/>
      <w:marLeft w:val="0"/>
      <w:marRight w:val="0"/>
      <w:marTop w:val="0"/>
      <w:marBottom w:val="0"/>
      <w:divBdr>
        <w:top w:val="none" w:sz="0" w:space="0" w:color="auto"/>
        <w:left w:val="none" w:sz="0" w:space="0" w:color="auto"/>
        <w:bottom w:val="none" w:sz="0" w:space="0" w:color="auto"/>
        <w:right w:val="none" w:sz="0" w:space="0" w:color="auto"/>
      </w:divBdr>
    </w:div>
    <w:div w:id="1056733324">
      <w:bodyDiv w:val="1"/>
      <w:marLeft w:val="0"/>
      <w:marRight w:val="0"/>
      <w:marTop w:val="0"/>
      <w:marBottom w:val="0"/>
      <w:divBdr>
        <w:top w:val="none" w:sz="0" w:space="0" w:color="auto"/>
        <w:left w:val="none" w:sz="0" w:space="0" w:color="auto"/>
        <w:bottom w:val="none" w:sz="0" w:space="0" w:color="auto"/>
        <w:right w:val="none" w:sz="0" w:space="0" w:color="auto"/>
      </w:divBdr>
    </w:div>
    <w:div w:id="1056970055">
      <w:bodyDiv w:val="1"/>
      <w:marLeft w:val="0"/>
      <w:marRight w:val="0"/>
      <w:marTop w:val="0"/>
      <w:marBottom w:val="0"/>
      <w:divBdr>
        <w:top w:val="none" w:sz="0" w:space="0" w:color="auto"/>
        <w:left w:val="none" w:sz="0" w:space="0" w:color="auto"/>
        <w:bottom w:val="none" w:sz="0" w:space="0" w:color="auto"/>
        <w:right w:val="none" w:sz="0" w:space="0" w:color="auto"/>
      </w:divBdr>
    </w:div>
    <w:div w:id="1057128349">
      <w:bodyDiv w:val="1"/>
      <w:marLeft w:val="0"/>
      <w:marRight w:val="0"/>
      <w:marTop w:val="0"/>
      <w:marBottom w:val="0"/>
      <w:divBdr>
        <w:top w:val="none" w:sz="0" w:space="0" w:color="auto"/>
        <w:left w:val="none" w:sz="0" w:space="0" w:color="auto"/>
        <w:bottom w:val="none" w:sz="0" w:space="0" w:color="auto"/>
        <w:right w:val="none" w:sz="0" w:space="0" w:color="auto"/>
      </w:divBdr>
    </w:div>
    <w:div w:id="1057557379">
      <w:bodyDiv w:val="1"/>
      <w:marLeft w:val="0"/>
      <w:marRight w:val="0"/>
      <w:marTop w:val="0"/>
      <w:marBottom w:val="0"/>
      <w:divBdr>
        <w:top w:val="none" w:sz="0" w:space="0" w:color="auto"/>
        <w:left w:val="none" w:sz="0" w:space="0" w:color="auto"/>
        <w:bottom w:val="none" w:sz="0" w:space="0" w:color="auto"/>
        <w:right w:val="none" w:sz="0" w:space="0" w:color="auto"/>
      </w:divBdr>
    </w:div>
    <w:div w:id="1057625592">
      <w:bodyDiv w:val="1"/>
      <w:marLeft w:val="0"/>
      <w:marRight w:val="0"/>
      <w:marTop w:val="0"/>
      <w:marBottom w:val="0"/>
      <w:divBdr>
        <w:top w:val="none" w:sz="0" w:space="0" w:color="auto"/>
        <w:left w:val="none" w:sz="0" w:space="0" w:color="auto"/>
        <w:bottom w:val="none" w:sz="0" w:space="0" w:color="auto"/>
        <w:right w:val="none" w:sz="0" w:space="0" w:color="auto"/>
      </w:divBdr>
    </w:div>
    <w:div w:id="1058019490">
      <w:bodyDiv w:val="1"/>
      <w:marLeft w:val="0"/>
      <w:marRight w:val="0"/>
      <w:marTop w:val="0"/>
      <w:marBottom w:val="0"/>
      <w:divBdr>
        <w:top w:val="none" w:sz="0" w:space="0" w:color="auto"/>
        <w:left w:val="none" w:sz="0" w:space="0" w:color="auto"/>
        <w:bottom w:val="none" w:sz="0" w:space="0" w:color="auto"/>
        <w:right w:val="none" w:sz="0" w:space="0" w:color="auto"/>
      </w:divBdr>
    </w:div>
    <w:div w:id="1058165152">
      <w:bodyDiv w:val="1"/>
      <w:marLeft w:val="0"/>
      <w:marRight w:val="0"/>
      <w:marTop w:val="0"/>
      <w:marBottom w:val="0"/>
      <w:divBdr>
        <w:top w:val="none" w:sz="0" w:space="0" w:color="auto"/>
        <w:left w:val="none" w:sz="0" w:space="0" w:color="auto"/>
        <w:bottom w:val="none" w:sz="0" w:space="0" w:color="auto"/>
        <w:right w:val="none" w:sz="0" w:space="0" w:color="auto"/>
      </w:divBdr>
    </w:div>
    <w:div w:id="1058474405">
      <w:bodyDiv w:val="1"/>
      <w:marLeft w:val="0"/>
      <w:marRight w:val="0"/>
      <w:marTop w:val="0"/>
      <w:marBottom w:val="0"/>
      <w:divBdr>
        <w:top w:val="none" w:sz="0" w:space="0" w:color="auto"/>
        <w:left w:val="none" w:sz="0" w:space="0" w:color="auto"/>
        <w:bottom w:val="none" w:sz="0" w:space="0" w:color="auto"/>
        <w:right w:val="none" w:sz="0" w:space="0" w:color="auto"/>
      </w:divBdr>
    </w:div>
    <w:div w:id="1058745691">
      <w:bodyDiv w:val="1"/>
      <w:marLeft w:val="0"/>
      <w:marRight w:val="0"/>
      <w:marTop w:val="0"/>
      <w:marBottom w:val="0"/>
      <w:divBdr>
        <w:top w:val="none" w:sz="0" w:space="0" w:color="auto"/>
        <w:left w:val="none" w:sz="0" w:space="0" w:color="auto"/>
        <w:bottom w:val="none" w:sz="0" w:space="0" w:color="auto"/>
        <w:right w:val="none" w:sz="0" w:space="0" w:color="auto"/>
      </w:divBdr>
    </w:div>
    <w:div w:id="1058896569">
      <w:bodyDiv w:val="1"/>
      <w:marLeft w:val="0"/>
      <w:marRight w:val="0"/>
      <w:marTop w:val="0"/>
      <w:marBottom w:val="0"/>
      <w:divBdr>
        <w:top w:val="none" w:sz="0" w:space="0" w:color="auto"/>
        <w:left w:val="none" w:sz="0" w:space="0" w:color="auto"/>
        <w:bottom w:val="none" w:sz="0" w:space="0" w:color="auto"/>
        <w:right w:val="none" w:sz="0" w:space="0" w:color="auto"/>
      </w:divBdr>
    </w:div>
    <w:div w:id="1059404332">
      <w:bodyDiv w:val="1"/>
      <w:marLeft w:val="0"/>
      <w:marRight w:val="0"/>
      <w:marTop w:val="0"/>
      <w:marBottom w:val="0"/>
      <w:divBdr>
        <w:top w:val="none" w:sz="0" w:space="0" w:color="auto"/>
        <w:left w:val="none" w:sz="0" w:space="0" w:color="auto"/>
        <w:bottom w:val="none" w:sz="0" w:space="0" w:color="auto"/>
        <w:right w:val="none" w:sz="0" w:space="0" w:color="auto"/>
      </w:divBdr>
    </w:div>
    <w:div w:id="1059476543">
      <w:bodyDiv w:val="1"/>
      <w:marLeft w:val="0"/>
      <w:marRight w:val="0"/>
      <w:marTop w:val="0"/>
      <w:marBottom w:val="0"/>
      <w:divBdr>
        <w:top w:val="none" w:sz="0" w:space="0" w:color="auto"/>
        <w:left w:val="none" w:sz="0" w:space="0" w:color="auto"/>
        <w:bottom w:val="none" w:sz="0" w:space="0" w:color="auto"/>
        <w:right w:val="none" w:sz="0" w:space="0" w:color="auto"/>
      </w:divBdr>
    </w:div>
    <w:div w:id="1059665959">
      <w:bodyDiv w:val="1"/>
      <w:marLeft w:val="0"/>
      <w:marRight w:val="0"/>
      <w:marTop w:val="0"/>
      <w:marBottom w:val="0"/>
      <w:divBdr>
        <w:top w:val="none" w:sz="0" w:space="0" w:color="auto"/>
        <w:left w:val="none" w:sz="0" w:space="0" w:color="auto"/>
        <w:bottom w:val="none" w:sz="0" w:space="0" w:color="auto"/>
        <w:right w:val="none" w:sz="0" w:space="0" w:color="auto"/>
      </w:divBdr>
    </w:div>
    <w:div w:id="1059671069">
      <w:bodyDiv w:val="1"/>
      <w:marLeft w:val="0"/>
      <w:marRight w:val="0"/>
      <w:marTop w:val="0"/>
      <w:marBottom w:val="0"/>
      <w:divBdr>
        <w:top w:val="none" w:sz="0" w:space="0" w:color="auto"/>
        <w:left w:val="none" w:sz="0" w:space="0" w:color="auto"/>
        <w:bottom w:val="none" w:sz="0" w:space="0" w:color="auto"/>
        <w:right w:val="none" w:sz="0" w:space="0" w:color="auto"/>
      </w:divBdr>
    </w:div>
    <w:div w:id="1059745311">
      <w:bodyDiv w:val="1"/>
      <w:marLeft w:val="0"/>
      <w:marRight w:val="0"/>
      <w:marTop w:val="0"/>
      <w:marBottom w:val="0"/>
      <w:divBdr>
        <w:top w:val="none" w:sz="0" w:space="0" w:color="auto"/>
        <w:left w:val="none" w:sz="0" w:space="0" w:color="auto"/>
        <w:bottom w:val="none" w:sz="0" w:space="0" w:color="auto"/>
        <w:right w:val="none" w:sz="0" w:space="0" w:color="auto"/>
      </w:divBdr>
    </w:div>
    <w:div w:id="1059792856">
      <w:bodyDiv w:val="1"/>
      <w:marLeft w:val="0"/>
      <w:marRight w:val="0"/>
      <w:marTop w:val="0"/>
      <w:marBottom w:val="0"/>
      <w:divBdr>
        <w:top w:val="none" w:sz="0" w:space="0" w:color="auto"/>
        <w:left w:val="none" w:sz="0" w:space="0" w:color="auto"/>
        <w:bottom w:val="none" w:sz="0" w:space="0" w:color="auto"/>
        <w:right w:val="none" w:sz="0" w:space="0" w:color="auto"/>
      </w:divBdr>
    </w:div>
    <w:div w:id="1060598918">
      <w:bodyDiv w:val="1"/>
      <w:marLeft w:val="0"/>
      <w:marRight w:val="0"/>
      <w:marTop w:val="0"/>
      <w:marBottom w:val="0"/>
      <w:divBdr>
        <w:top w:val="none" w:sz="0" w:space="0" w:color="auto"/>
        <w:left w:val="none" w:sz="0" w:space="0" w:color="auto"/>
        <w:bottom w:val="none" w:sz="0" w:space="0" w:color="auto"/>
        <w:right w:val="none" w:sz="0" w:space="0" w:color="auto"/>
      </w:divBdr>
    </w:div>
    <w:div w:id="1061248552">
      <w:bodyDiv w:val="1"/>
      <w:marLeft w:val="0"/>
      <w:marRight w:val="0"/>
      <w:marTop w:val="0"/>
      <w:marBottom w:val="0"/>
      <w:divBdr>
        <w:top w:val="none" w:sz="0" w:space="0" w:color="auto"/>
        <w:left w:val="none" w:sz="0" w:space="0" w:color="auto"/>
        <w:bottom w:val="none" w:sz="0" w:space="0" w:color="auto"/>
        <w:right w:val="none" w:sz="0" w:space="0" w:color="auto"/>
      </w:divBdr>
    </w:div>
    <w:div w:id="1061829241">
      <w:bodyDiv w:val="1"/>
      <w:marLeft w:val="0"/>
      <w:marRight w:val="0"/>
      <w:marTop w:val="0"/>
      <w:marBottom w:val="0"/>
      <w:divBdr>
        <w:top w:val="none" w:sz="0" w:space="0" w:color="auto"/>
        <w:left w:val="none" w:sz="0" w:space="0" w:color="auto"/>
        <w:bottom w:val="none" w:sz="0" w:space="0" w:color="auto"/>
        <w:right w:val="none" w:sz="0" w:space="0" w:color="auto"/>
      </w:divBdr>
    </w:div>
    <w:div w:id="1062942502">
      <w:bodyDiv w:val="1"/>
      <w:marLeft w:val="0"/>
      <w:marRight w:val="0"/>
      <w:marTop w:val="0"/>
      <w:marBottom w:val="0"/>
      <w:divBdr>
        <w:top w:val="none" w:sz="0" w:space="0" w:color="auto"/>
        <w:left w:val="none" w:sz="0" w:space="0" w:color="auto"/>
        <w:bottom w:val="none" w:sz="0" w:space="0" w:color="auto"/>
        <w:right w:val="none" w:sz="0" w:space="0" w:color="auto"/>
      </w:divBdr>
    </w:div>
    <w:div w:id="1063062039">
      <w:bodyDiv w:val="1"/>
      <w:marLeft w:val="0"/>
      <w:marRight w:val="0"/>
      <w:marTop w:val="0"/>
      <w:marBottom w:val="0"/>
      <w:divBdr>
        <w:top w:val="none" w:sz="0" w:space="0" w:color="auto"/>
        <w:left w:val="none" w:sz="0" w:space="0" w:color="auto"/>
        <w:bottom w:val="none" w:sz="0" w:space="0" w:color="auto"/>
        <w:right w:val="none" w:sz="0" w:space="0" w:color="auto"/>
      </w:divBdr>
    </w:div>
    <w:div w:id="1063333105">
      <w:bodyDiv w:val="1"/>
      <w:marLeft w:val="0"/>
      <w:marRight w:val="0"/>
      <w:marTop w:val="0"/>
      <w:marBottom w:val="0"/>
      <w:divBdr>
        <w:top w:val="none" w:sz="0" w:space="0" w:color="auto"/>
        <w:left w:val="none" w:sz="0" w:space="0" w:color="auto"/>
        <w:bottom w:val="none" w:sz="0" w:space="0" w:color="auto"/>
        <w:right w:val="none" w:sz="0" w:space="0" w:color="auto"/>
      </w:divBdr>
    </w:div>
    <w:div w:id="1063912413">
      <w:bodyDiv w:val="1"/>
      <w:marLeft w:val="0"/>
      <w:marRight w:val="0"/>
      <w:marTop w:val="0"/>
      <w:marBottom w:val="0"/>
      <w:divBdr>
        <w:top w:val="none" w:sz="0" w:space="0" w:color="auto"/>
        <w:left w:val="none" w:sz="0" w:space="0" w:color="auto"/>
        <w:bottom w:val="none" w:sz="0" w:space="0" w:color="auto"/>
        <w:right w:val="none" w:sz="0" w:space="0" w:color="auto"/>
      </w:divBdr>
    </w:div>
    <w:div w:id="1064530598">
      <w:bodyDiv w:val="1"/>
      <w:marLeft w:val="0"/>
      <w:marRight w:val="0"/>
      <w:marTop w:val="0"/>
      <w:marBottom w:val="0"/>
      <w:divBdr>
        <w:top w:val="none" w:sz="0" w:space="0" w:color="auto"/>
        <w:left w:val="none" w:sz="0" w:space="0" w:color="auto"/>
        <w:bottom w:val="none" w:sz="0" w:space="0" w:color="auto"/>
        <w:right w:val="none" w:sz="0" w:space="0" w:color="auto"/>
      </w:divBdr>
    </w:div>
    <w:div w:id="1064568358">
      <w:bodyDiv w:val="1"/>
      <w:marLeft w:val="0"/>
      <w:marRight w:val="0"/>
      <w:marTop w:val="0"/>
      <w:marBottom w:val="0"/>
      <w:divBdr>
        <w:top w:val="none" w:sz="0" w:space="0" w:color="auto"/>
        <w:left w:val="none" w:sz="0" w:space="0" w:color="auto"/>
        <w:bottom w:val="none" w:sz="0" w:space="0" w:color="auto"/>
        <w:right w:val="none" w:sz="0" w:space="0" w:color="auto"/>
      </w:divBdr>
    </w:div>
    <w:div w:id="1064987721">
      <w:bodyDiv w:val="1"/>
      <w:marLeft w:val="0"/>
      <w:marRight w:val="0"/>
      <w:marTop w:val="0"/>
      <w:marBottom w:val="0"/>
      <w:divBdr>
        <w:top w:val="none" w:sz="0" w:space="0" w:color="auto"/>
        <w:left w:val="none" w:sz="0" w:space="0" w:color="auto"/>
        <w:bottom w:val="none" w:sz="0" w:space="0" w:color="auto"/>
        <w:right w:val="none" w:sz="0" w:space="0" w:color="auto"/>
      </w:divBdr>
    </w:div>
    <w:div w:id="1066760884">
      <w:bodyDiv w:val="1"/>
      <w:marLeft w:val="0"/>
      <w:marRight w:val="0"/>
      <w:marTop w:val="0"/>
      <w:marBottom w:val="0"/>
      <w:divBdr>
        <w:top w:val="none" w:sz="0" w:space="0" w:color="auto"/>
        <w:left w:val="none" w:sz="0" w:space="0" w:color="auto"/>
        <w:bottom w:val="none" w:sz="0" w:space="0" w:color="auto"/>
        <w:right w:val="none" w:sz="0" w:space="0" w:color="auto"/>
      </w:divBdr>
    </w:div>
    <w:div w:id="1066807623">
      <w:bodyDiv w:val="1"/>
      <w:marLeft w:val="0"/>
      <w:marRight w:val="0"/>
      <w:marTop w:val="0"/>
      <w:marBottom w:val="0"/>
      <w:divBdr>
        <w:top w:val="none" w:sz="0" w:space="0" w:color="auto"/>
        <w:left w:val="none" w:sz="0" w:space="0" w:color="auto"/>
        <w:bottom w:val="none" w:sz="0" w:space="0" w:color="auto"/>
        <w:right w:val="none" w:sz="0" w:space="0" w:color="auto"/>
      </w:divBdr>
    </w:div>
    <w:div w:id="1067343026">
      <w:bodyDiv w:val="1"/>
      <w:marLeft w:val="0"/>
      <w:marRight w:val="0"/>
      <w:marTop w:val="0"/>
      <w:marBottom w:val="0"/>
      <w:divBdr>
        <w:top w:val="none" w:sz="0" w:space="0" w:color="auto"/>
        <w:left w:val="none" w:sz="0" w:space="0" w:color="auto"/>
        <w:bottom w:val="none" w:sz="0" w:space="0" w:color="auto"/>
        <w:right w:val="none" w:sz="0" w:space="0" w:color="auto"/>
      </w:divBdr>
    </w:div>
    <w:div w:id="1067461478">
      <w:bodyDiv w:val="1"/>
      <w:marLeft w:val="0"/>
      <w:marRight w:val="0"/>
      <w:marTop w:val="0"/>
      <w:marBottom w:val="0"/>
      <w:divBdr>
        <w:top w:val="none" w:sz="0" w:space="0" w:color="auto"/>
        <w:left w:val="none" w:sz="0" w:space="0" w:color="auto"/>
        <w:bottom w:val="none" w:sz="0" w:space="0" w:color="auto"/>
        <w:right w:val="none" w:sz="0" w:space="0" w:color="auto"/>
      </w:divBdr>
    </w:div>
    <w:div w:id="1067536481">
      <w:bodyDiv w:val="1"/>
      <w:marLeft w:val="0"/>
      <w:marRight w:val="0"/>
      <w:marTop w:val="0"/>
      <w:marBottom w:val="0"/>
      <w:divBdr>
        <w:top w:val="none" w:sz="0" w:space="0" w:color="auto"/>
        <w:left w:val="none" w:sz="0" w:space="0" w:color="auto"/>
        <w:bottom w:val="none" w:sz="0" w:space="0" w:color="auto"/>
        <w:right w:val="none" w:sz="0" w:space="0" w:color="auto"/>
      </w:divBdr>
    </w:div>
    <w:div w:id="1067724201">
      <w:bodyDiv w:val="1"/>
      <w:marLeft w:val="0"/>
      <w:marRight w:val="0"/>
      <w:marTop w:val="0"/>
      <w:marBottom w:val="0"/>
      <w:divBdr>
        <w:top w:val="none" w:sz="0" w:space="0" w:color="auto"/>
        <w:left w:val="none" w:sz="0" w:space="0" w:color="auto"/>
        <w:bottom w:val="none" w:sz="0" w:space="0" w:color="auto"/>
        <w:right w:val="none" w:sz="0" w:space="0" w:color="auto"/>
      </w:divBdr>
    </w:div>
    <w:div w:id="1068069684">
      <w:bodyDiv w:val="1"/>
      <w:marLeft w:val="0"/>
      <w:marRight w:val="0"/>
      <w:marTop w:val="0"/>
      <w:marBottom w:val="0"/>
      <w:divBdr>
        <w:top w:val="none" w:sz="0" w:space="0" w:color="auto"/>
        <w:left w:val="none" w:sz="0" w:space="0" w:color="auto"/>
        <w:bottom w:val="none" w:sz="0" w:space="0" w:color="auto"/>
        <w:right w:val="none" w:sz="0" w:space="0" w:color="auto"/>
      </w:divBdr>
    </w:div>
    <w:div w:id="1068189418">
      <w:bodyDiv w:val="1"/>
      <w:marLeft w:val="0"/>
      <w:marRight w:val="0"/>
      <w:marTop w:val="0"/>
      <w:marBottom w:val="0"/>
      <w:divBdr>
        <w:top w:val="none" w:sz="0" w:space="0" w:color="auto"/>
        <w:left w:val="none" w:sz="0" w:space="0" w:color="auto"/>
        <w:bottom w:val="none" w:sz="0" w:space="0" w:color="auto"/>
        <w:right w:val="none" w:sz="0" w:space="0" w:color="auto"/>
      </w:divBdr>
    </w:div>
    <w:div w:id="1068193655">
      <w:bodyDiv w:val="1"/>
      <w:marLeft w:val="0"/>
      <w:marRight w:val="0"/>
      <w:marTop w:val="0"/>
      <w:marBottom w:val="0"/>
      <w:divBdr>
        <w:top w:val="none" w:sz="0" w:space="0" w:color="auto"/>
        <w:left w:val="none" w:sz="0" w:space="0" w:color="auto"/>
        <w:bottom w:val="none" w:sz="0" w:space="0" w:color="auto"/>
        <w:right w:val="none" w:sz="0" w:space="0" w:color="auto"/>
      </w:divBdr>
    </w:div>
    <w:div w:id="1068308837">
      <w:bodyDiv w:val="1"/>
      <w:marLeft w:val="0"/>
      <w:marRight w:val="0"/>
      <w:marTop w:val="0"/>
      <w:marBottom w:val="0"/>
      <w:divBdr>
        <w:top w:val="none" w:sz="0" w:space="0" w:color="auto"/>
        <w:left w:val="none" w:sz="0" w:space="0" w:color="auto"/>
        <w:bottom w:val="none" w:sz="0" w:space="0" w:color="auto"/>
        <w:right w:val="none" w:sz="0" w:space="0" w:color="auto"/>
      </w:divBdr>
    </w:div>
    <w:div w:id="1068697370">
      <w:bodyDiv w:val="1"/>
      <w:marLeft w:val="0"/>
      <w:marRight w:val="0"/>
      <w:marTop w:val="0"/>
      <w:marBottom w:val="0"/>
      <w:divBdr>
        <w:top w:val="none" w:sz="0" w:space="0" w:color="auto"/>
        <w:left w:val="none" w:sz="0" w:space="0" w:color="auto"/>
        <w:bottom w:val="none" w:sz="0" w:space="0" w:color="auto"/>
        <w:right w:val="none" w:sz="0" w:space="0" w:color="auto"/>
      </w:divBdr>
    </w:div>
    <w:div w:id="1070541931">
      <w:bodyDiv w:val="1"/>
      <w:marLeft w:val="0"/>
      <w:marRight w:val="0"/>
      <w:marTop w:val="0"/>
      <w:marBottom w:val="0"/>
      <w:divBdr>
        <w:top w:val="none" w:sz="0" w:space="0" w:color="auto"/>
        <w:left w:val="none" w:sz="0" w:space="0" w:color="auto"/>
        <w:bottom w:val="none" w:sz="0" w:space="0" w:color="auto"/>
        <w:right w:val="none" w:sz="0" w:space="0" w:color="auto"/>
      </w:divBdr>
    </w:div>
    <w:div w:id="1070736092">
      <w:bodyDiv w:val="1"/>
      <w:marLeft w:val="0"/>
      <w:marRight w:val="0"/>
      <w:marTop w:val="0"/>
      <w:marBottom w:val="0"/>
      <w:divBdr>
        <w:top w:val="none" w:sz="0" w:space="0" w:color="auto"/>
        <w:left w:val="none" w:sz="0" w:space="0" w:color="auto"/>
        <w:bottom w:val="none" w:sz="0" w:space="0" w:color="auto"/>
        <w:right w:val="none" w:sz="0" w:space="0" w:color="auto"/>
      </w:divBdr>
    </w:div>
    <w:div w:id="1071542751">
      <w:bodyDiv w:val="1"/>
      <w:marLeft w:val="0"/>
      <w:marRight w:val="0"/>
      <w:marTop w:val="0"/>
      <w:marBottom w:val="0"/>
      <w:divBdr>
        <w:top w:val="none" w:sz="0" w:space="0" w:color="auto"/>
        <w:left w:val="none" w:sz="0" w:space="0" w:color="auto"/>
        <w:bottom w:val="none" w:sz="0" w:space="0" w:color="auto"/>
        <w:right w:val="none" w:sz="0" w:space="0" w:color="auto"/>
      </w:divBdr>
    </w:div>
    <w:div w:id="1072578431">
      <w:bodyDiv w:val="1"/>
      <w:marLeft w:val="0"/>
      <w:marRight w:val="0"/>
      <w:marTop w:val="0"/>
      <w:marBottom w:val="0"/>
      <w:divBdr>
        <w:top w:val="none" w:sz="0" w:space="0" w:color="auto"/>
        <w:left w:val="none" w:sz="0" w:space="0" w:color="auto"/>
        <w:bottom w:val="none" w:sz="0" w:space="0" w:color="auto"/>
        <w:right w:val="none" w:sz="0" w:space="0" w:color="auto"/>
      </w:divBdr>
    </w:div>
    <w:div w:id="1073039559">
      <w:bodyDiv w:val="1"/>
      <w:marLeft w:val="0"/>
      <w:marRight w:val="0"/>
      <w:marTop w:val="0"/>
      <w:marBottom w:val="0"/>
      <w:divBdr>
        <w:top w:val="none" w:sz="0" w:space="0" w:color="auto"/>
        <w:left w:val="none" w:sz="0" w:space="0" w:color="auto"/>
        <w:bottom w:val="none" w:sz="0" w:space="0" w:color="auto"/>
        <w:right w:val="none" w:sz="0" w:space="0" w:color="auto"/>
      </w:divBdr>
    </w:div>
    <w:div w:id="1073358009">
      <w:bodyDiv w:val="1"/>
      <w:marLeft w:val="0"/>
      <w:marRight w:val="0"/>
      <w:marTop w:val="0"/>
      <w:marBottom w:val="0"/>
      <w:divBdr>
        <w:top w:val="none" w:sz="0" w:space="0" w:color="auto"/>
        <w:left w:val="none" w:sz="0" w:space="0" w:color="auto"/>
        <w:bottom w:val="none" w:sz="0" w:space="0" w:color="auto"/>
        <w:right w:val="none" w:sz="0" w:space="0" w:color="auto"/>
      </w:divBdr>
    </w:div>
    <w:div w:id="1074281172">
      <w:bodyDiv w:val="1"/>
      <w:marLeft w:val="0"/>
      <w:marRight w:val="0"/>
      <w:marTop w:val="0"/>
      <w:marBottom w:val="0"/>
      <w:divBdr>
        <w:top w:val="none" w:sz="0" w:space="0" w:color="auto"/>
        <w:left w:val="none" w:sz="0" w:space="0" w:color="auto"/>
        <w:bottom w:val="none" w:sz="0" w:space="0" w:color="auto"/>
        <w:right w:val="none" w:sz="0" w:space="0" w:color="auto"/>
      </w:divBdr>
    </w:div>
    <w:div w:id="1074427682">
      <w:bodyDiv w:val="1"/>
      <w:marLeft w:val="0"/>
      <w:marRight w:val="0"/>
      <w:marTop w:val="0"/>
      <w:marBottom w:val="0"/>
      <w:divBdr>
        <w:top w:val="none" w:sz="0" w:space="0" w:color="auto"/>
        <w:left w:val="none" w:sz="0" w:space="0" w:color="auto"/>
        <w:bottom w:val="none" w:sz="0" w:space="0" w:color="auto"/>
        <w:right w:val="none" w:sz="0" w:space="0" w:color="auto"/>
      </w:divBdr>
    </w:div>
    <w:div w:id="1074468613">
      <w:bodyDiv w:val="1"/>
      <w:marLeft w:val="0"/>
      <w:marRight w:val="0"/>
      <w:marTop w:val="0"/>
      <w:marBottom w:val="0"/>
      <w:divBdr>
        <w:top w:val="none" w:sz="0" w:space="0" w:color="auto"/>
        <w:left w:val="none" w:sz="0" w:space="0" w:color="auto"/>
        <w:bottom w:val="none" w:sz="0" w:space="0" w:color="auto"/>
        <w:right w:val="none" w:sz="0" w:space="0" w:color="auto"/>
      </w:divBdr>
    </w:div>
    <w:div w:id="1074475351">
      <w:bodyDiv w:val="1"/>
      <w:marLeft w:val="0"/>
      <w:marRight w:val="0"/>
      <w:marTop w:val="0"/>
      <w:marBottom w:val="0"/>
      <w:divBdr>
        <w:top w:val="none" w:sz="0" w:space="0" w:color="auto"/>
        <w:left w:val="none" w:sz="0" w:space="0" w:color="auto"/>
        <w:bottom w:val="none" w:sz="0" w:space="0" w:color="auto"/>
        <w:right w:val="none" w:sz="0" w:space="0" w:color="auto"/>
      </w:divBdr>
    </w:div>
    <w:div w:id="1074669476">
      <w:bodyDiv w:val="1"/>
      <w:marLeft w:val="0"/>
      <w:marRight w:val="0"/>
      <w:marTop w:val="0"/>
      <w:marBottom w:val="0"/>
      <w:divBdr>
        <w:top w:val="none" w:sz="0" w:space="0" w:color="auto"/>
        <w:left w:val="none" w:sz="0" w:space="0" w:color="auto"/>
        <w:bottom w:val="none" w:sz="0" w:space="0" w:color="auto"/>
        <w:right w:val="none" w:sz="0" w:space="0" w:color="auto"/>
      </w:divBdr>
    </w:div>
    <w:div w:id="1075200638">
      <w:bodyDiv w:val="1"/>
      <w:marLeft w:val="0"/>
      <w:marRight w:val="0"/>
      <w:marTop w:val="0"/>
      <w:marBottom w:val="0"/>
      <w:divBdr>
        <w:top w:val="none" w:sz="0" w:space="0" w:color="auto"/>
        <w:left w:val="none" w:sz="0" w:space="0" w:color="auto"/>
        <w:bottom w:val="none" w:sz="0" w:space="0" w:color="auto"/>
        <w:right w:val="none" w:sz="0" w:space="0" w:color="auto"/>
      </w:divBdr>
    </w:div>
    <w:div w:id="1075281028">
      <w:bodyDiv w:val="1"/>
      <w:marLeft w:val="0"/>
      <w:marRight w:val="0"/>
      <w:marTop w:val="0"/>
      <w:marBottom w:val="0"/>
      <w:divBdr>
        <w:top w:val="none" w:sz="0" w:space="0" w:color="auto"/>
        <w:left w:val="none" w:sz="0" w:space="0" w:color="auto"/>
        <w:bottom w:val="none" w:sz="0" w:space="0" w:color="auto"/>
        <w:right w:val="none" w:sz="0" w:space="0" w:color="auto"/>
      </w:divBdr>
    </w:div>
    <w:div w:id="1075396829">
      <w:bodyDiv w:val="1"/>
      <w:marLeft w:val="0"/>
      <w:marRight w:val="0"/>
      <w:marTop w:val="0"/>
      <w:marBottom w:val="0"/>
      <w:divBdr>
        <w:top w:val="none" w:sz="0" w:space="0" w:color="auto"/>
        <w:left w:val="none" w:sz="0" w:space="0" w:color="auto"/>
        <w:bottom w:val="none" w:sz="0" w:space="0" w:color="auto"/>
        <w:right w:val="none" w:sz="0" w:space="0" w:color="auto"/>
      </w:divBdr>
    </w:div>
    <w:div w:id="1076127939">
      <w:bodyDiv w:val="1"/>
      <w:marLeft w:val="0"/>
      <w:marRight w:val="0"/>
      <w:marTop w:val="0"/>
      <w:marBottom w:val="0"/>
      <w:divBdr>
        <w:top w:val="none" w:sz="0" w:space="0" w:color="auto"/>
        <w:left w:val="none" w:sz="0" w:space="0" w:color="auto"/>
        <w:bottom w:val="none" w:sz="0" w:space="0" w:color="auto"/>
        <w:right w:val="none" w:sz="0" w:space="0" w:color="auto"/>
      </w:divBdr>
    </w:div>
    <w:div w:id="1076392519">
      <w:bodyDiv w:val="1"/>
      <w:marLeft w:val="0"/>
      <w:marRight w:val="0"/>
      <w:marTop w:val="0"/>
      <w:marBottom w:val="0"/>
      <w:divBdr>
        <w:top w:val="none" w:sz="0" w:space="0" w:color="auto"/>
        <w:left w:val="none" w:sz="0" w:space="0" w:color="auto"/>
        <w:bottom w:val="none" w:sz="0" w:space="0" w:color="auto"/>
        <w:right w:val="none" w:sz="0" w:space="0" w:color="auto"/>
      </w:divBdr>
    </w:div>
    <w:div w:id="1076392540">
      <w:bodyDiv w:val="1"/>
      <w:marLeft w:val="0"/>
      <w:marRight w:val="0"/>
      <w:marTop w:val="0"/>
      <w:marBottom w:val="0"/>
      <w:divBdr>
        <w:top w:val="none" w:sz="0" w:space="0" w:color="auto"/>
        <w:left w:val="none" w:sz="0" w:space="0" w:color="auto"/>
        <w:bottom w:val="none" w:sz="0" w:space="0" w:color="auto"/>
        <w:right w:val="none" w:sz="0" w:space="0" w:color="auto"/>
      </w:divBdr>
    </w:div>
    <w:div w:id="1077095773">
      <w:bodyDiv w:val="1"/>
      <w:marLeft w:val="0"/>
      <w:marRight w:val="0"/>
      <w:marTop w:val="0"/>
      <w:marBottom w:val="0"/>
      <w:divBdr>
        <w:top w:val="none" w:sz="0" w:space="0" w:color="auto"/>
        <w:left w:val="none" w:sz="0" w:space="0" w:color="auto"/>
        <w:bottom w:val="none" w:sz="0" w:space="0" w:color="auto"/>
        <w:right w:val="none" w:sz="0" w:space="0" w:color="auto"/>
      </w:divBdr>
    </w:div>
    <w:div w:id="1077477877">
      <w:bodyDiv w:val="1"/>
      <w:marLeft w:val="0"/>
      <w:marRight w:val="0"/>
      <w:marTop w:val="0"/>
      <w:marBottom w:val="0"/>
      <w:divBdr>
        <w:top w:val="none" w:sz="0" w:space="0" w:color="auto"/>
        <w:left w:val="none" w:sz="0" w:space="0" w:color="auto"/>
        <w:bottom w:val="none" w:sz="0" w:space="0" w:color="auto"/>
        <w:right w:val="none" w:sz="0" w:space="0" w:color="auto"/>
      </w:divBdr>
    </w:div>
    <w:div w:id="1077481358">
      <w:bodyDiv w:val="1"/>
      <w:marLeft w:val="0"/>
      <w:marRight w:val="0"/>
      <w:marTop w:val="0"/>
      <w:marBottom w:val="0"/>
      <w:divBdr>
        <w:top w:val="none" w:sz="0" w:space="0" w:color="auto"/>
        <w:left w:val="none" w:sz="0" w:space="0" w:color="auto"/>
        <w:bottom w:val="none" w:sz="0" w:space="0" w:color="auto"/>
        <w:right w:val="none" w:sz="0" w:space="0" w:color="auto"/>
      </w:divBdr>
    </w:div>
    <w:div w:id="1077555230">
      <w:bodyDiv w:val="1"/>
      <w:marLeft w:val="0"/>
      <w:marRight w:val="0"/>
      <w:marTop w:val="0"/>
      <w:marBottom w:val="0"/>
      <w:divBdr>
        <w:top w:val="none" w:sz="0" w:space="0" w:color="auto"/>
        <w:left w:val="none" w:sz="0" w:space="0" w:color="auto"/>
        <w:bottom w:val="none" w:sz="0" w:space="0" w:color="auto"/>
        <w:right w:val="none" w:sz="0" w:space="0" w:color="auto"/>
      </w:divBdr>
    </w:div>
    <w:div w:id="1077749917">
      <w:bodyDiv w:val="1"/>
      <w:marLeft w:val="0"/>
      <w:marRight w:val="0"/>
      <w:marTop w:val="0"/>
      <w:marBottom w:val="0"/>
      <w:divBdr>
        <w:top w:val="none" w:sz="0" w:space="0" w:color="auto"/>
        <w:left w:val="none" w:sz="0" w:space="0" w:color="auto"/>
        <w:bottom w:val="none" w:sz="0" w:space="0" w:color="auto"/>
        <w:right w:val="none" w:sz="0" w:space="0" w:color="auto"/>
      </w:divBdr>
    </w:div>
    <w:div w:id="1077871812">
      <w:bodyDiv w:val="1"/>
      <w:marLeft w:val="0"/>
      <w:marRight w:val="0"/>
      <w:marTop w:val="0"/>
      <w:marBottom w:val="0"/>
      <w:divBdr>
        <w:top w:val="none" w:sz="0" w:space="0" w:color="auto"/>
        <w:left w:val="none" w:sz="0" w:space="0" w:color="auto"/>
        <w:bottom w:val="none" w:sz="0" w:space="0" w:color="auto"/>
        <w:right w:val="none" w:sz="0" w:space="0" w:color="auto"/>
      </w:divBdr>
    </w:div>
    <w:div w:id="1078289298">
      <w:bodyDiv w:val="1"/>
      <w:marLeft w:val="0"/>
      <w:marRight w:val="0"/>
      <w:marTop w:val="0"/>
      <w:marBottom w:val="0"/>
      <w:divBdr>
        <w:top w:val="none" w:sz="0" w:space="0" w:color="auto"/>
        <w:left w:val="none" w:sz="0" w:space="0" w:color="auto"/>
        <w:bottom w:val="none" w:sz="0" w:space="0" w:color="auto"/>
        <w:right w:val="none" w:sz="0" w:space="0" w:color="auto"/>
      </w:divBdr>
    </w:div>
    <w:div w:id="1078794636">
      <w:bodyDiv w:val="1"/>
      <w:marLeft w:val="0"/>
      <w:marRight w:val="0"/>
      <w:marTop w:val="0"/>
      <w:marBottom w:val="0"/>
      <w:divBdr>
        <w:top w:val="none" w:sz="0" w:space="0" w:color="auto"/>
        <w:left w:val="none" w:sz="0" w:space="0" w:color="auto"/>
        <w:bottom w:val="none" w:sz="0" w:space="0" w:color="auto"/>
        <w:right w:val="none" w:sz="0" w:space="0" w:color="auto"/>
      </w:divBdr>
    </w:div>
    <w:div w:id="1079403917">
      <w:bodyDiv w:val="1"/>
      <w:marLeft w:val="0"/>
      <w:marRight w:val="0"/>
      <w:marTop w:val="0"/>
      <w:marBottom w:val="0"/>
      <w:divBdr>
        <w:top w:val="none" w:sz="0" w:space="0" w:color="auto"/>
        <w:left w:val="none" w:sz="0" w:space="0" w:color="auto"/>
        <w:bottom w:val="none" w:sz="0" w:space="0" w:color="auto"/>
        <w:right w:val="none" w:sz="0" w:space="0" w:color="auto"/>
      </w:divBdr>
    </w:div>
    <w:div w:id="1079717399">
      <w:bodyDiv w:val="1"/>
      <w:marLeft w:val="0"/>
      <w:marRight w:val="0"/>
      <w:marTop w:val="0"/>
      <w:marBottom w:val="0"/>
      <w:divBdr>
        <w:top w:val="none" w:sz="0" w:space="0" w:color="auto"/>
        <w:left w:val="none" w:sz="0" w:space="0" w:color="auto"/>
        <w:bottom w:val="none" w:sz="0" w:space="0" w:color="auto"/>
        <w:right w:val="none" w:sz="0" w:space="0" w:color="auto"/>
      </w:divBdr>
    </w:div>
    <w:div w:id="1080105034">
      <w:bodyDiv w:val="1"/>
      <w:marLeft w:val="0"/>
      <w:marRight w:val="0"/>
      <w:marTop w:val="0"/>
      <w:marBottom w:val="0"/>
      <w:divBdr>
        <w:top w:val="none" w:sz="0" w:space="0" w:color="auto"/>
        <w:left w:val="none" w:sz="0" w:space="0" w:color="auto"/>
        <w:bottom w:val="none" w:sz="0" w:space="0" w:color="auto"/>
        <w:right w:val="none" w:sz="0" w:space="0" w:color="auto"/>
      </w:divBdr>
    </w:div>
    <w:div w:id="1080326720">
      <w:bodyDiv w:val="1"/>
      <w:marLeft w:val="0"/>
      <w:marRight w:val="0"/>
      <w:marTop w:val="0"/>
      <w:marBottom w:val="0"/>
      <w:divBdr>
        <w:top w:val="none" w:sz="0" w:space="0" w:color="auto"/>
        <w:left w:val="none" w:sz="0" w:space="0" w:color="auto"/>
        <w:bottom w:val="none" w:sz="0" w:space="0" w:color="auto"/>
        <w:right w:val="none" w:sz="0" w:space="0" w:color="auto"/>
      </w:divBdr>
    </w:div>
    <w:div w:id="1080371627">
      <w:bodyDiv w:val="1"/>
      <w:marLeft w:val="0"/>
      <w:marRight w:val="0"/>
      <w:marTop w:val="0"/>
      <w:marBottom w:val="0"/>
      <w:divBdr>
        <w:top w:val="none" w:sz="0" w:space="0" w:color="auto"/>
        <w:left w:val="none" w:sz="0" w:space="0" w:color="auto"/>
        <w:bottom w:val="none" w:sz="0" w:space="0" w:color="auto"/>
        <w:right w:val="none" w:sz="0" w:space="0" w:color="auto"/>
      </w:divBdr>
    </w:div>
    <w:div w:id="1080524070">
      <w:bodyDiv w:val="1"/>
      <w:marLeft w:val="0"/>
      <w:marRight w:val="0"/>
      <w:marTop w:val="0"/>
      <w:marBottom w:val="0"/>
      <w:divBdr>
        <w:top w:val="none" w:sz="0" w:space="0" w:color="auto"/>
        <w:left w:val="none" w:sz="0" w:space="0" w:color="auto"/>
        <w:bottom w:val="none" w:sz="0" w:space="0" w:color="auto"/>
        <w:right w:val="none" w:sz="0" w:space="0" w:color="auto"/>
      </w:divBdr>
    </w:div>
    <w:div w:id="1080718784">
      <w:bodyDiv w:val="1"/>
      <w:marLeft w:val="0"/>
      <w:marRight w:val="0"/>
      <w:marTop w:val="0"/>
      <w:marBottom w:val="0"/>
      <w:divBdr>
        <w:top w:val="none" w:sz="0" w:space="0" w:color="auto"/>
        <w:left w:val="none" w:sz="0" w:space="0" w:color="auto"/>
        <w:bottom w:val="none" w:sz="0" w:space="0" w:color="auto"/>
        <w:right w:val="none" w:sz="0" w:space="0" w:color="auto"/>
      </w:divBdr>
    </w:div>
    <w:div w:id="1080834872">
      <w:bodyDiv w:val="1"/>
      <w:marLeft w:val="0"/>
      <w:marRight w:val="0"/>
      <w:marTop w:val="0"/>
      <w:marBottom w:val="0"/>
      <w:divBdr>
        <w:top w:val="none" w:sz="0" w:space="0" w:color="auto"/>
        <w:left w:val="none" w:sz="0" w:space="0" w:color="auto"/>
        <w:bottom w:val="none" w:sz="0" w:space="0" w:color="auto"/>
        <w:right w:val="none" w:sz="0" w:space="0" w:color="auto"/>
      </w:divBdr>
    </w:div>
    <w:div w:id="1081368616">
      <w:bodyDiv w:val="1"/>
      <w:marLeft w:val="0"/>
      <w:marRight w:val="0"/>
      <w:marTop w:val="0"/>
      <w:marBottom w:val="0"/>
      <w:divBdr>
        <w:top w:val="none" w:sz="0" w:space="0" w:color="auto"/>
        <w:left w:val="none" w:sz="0" w:space="0" w:color="auto"/>
        <w:bottom w:val="none" w:sz="0" w:space="0" w:color="auto"/>
        <w:right w:val="none" w:sz="0" w:space="0" w:color="auto"/>
      </w:divBdr>
    </w:div>
    <w:div w:id="1081414685">
      <w:bodyDiv w:val="1"/>
      <w:marLeft w:val="0"/>
      <w:marRight w:val="0"/>
      <w:marTop w:val="0"/>
      <w:marBottom w:val="0"/>
      <w:divBdr>
        <w:top w:val="none" w:sz="0" w:space="0" w:color="auto"/>
        <w:left w:val="none" w:sz="0" w:space="0" w:color="auto"/>
        <w:bottom w:val="none" w:sz="0" w:space="0" w:color="auto"/>
        <w:right w:val="none" w:sz="0" w:space="0" w:color="auto"/>
      </w:divBdr>
    </w:div>
    <w:div w:id="1082066388">
      <w:bodyDiv w:val="1"/>
      <w:marLeft w:val="0"/>
      <w:marRight w:val="0"/>
      <w:marTop w:val="0"/>
      <w:marBottom w:val="0"/>
      <w:divBdr>
        <w:top w:val="none" w:sz="0" w:space="0" w:color="auto"/>
        <w:left w:val="none" w:sz="0" w:space="0" w:color="auto"/>
        <w:bottom w:val="none" w:sz="0" w:space="0" w:color="auto"/>
        <w:right w:val="none" w:sz="0" w:space="0" w:color="auto"/>
      </w:divBdr>
    </w:div>
    <w:div w:id="1082137950">
      <w:bodyDiv w:val="1"/>
      <w:marLeft w:val="0"/>
      <w:marRight w:val="0"/>
      <w:marTop w:val="0"/>
      <w:marBottom w:val="0"/>
      <w:divBdr>
        <w:top w:val="none" w:sz="0" w:space="0" w:color="auto"/>
        <w:left w:val="none" w:sz="0" w:space="0" w:color="auto"/>
        <w:bottom w:val="none" w:sz="0" w:space="0" w:color="auto"/>
        <w:right w:val="none" w:sz="0" w:space="0" w:color="auto"/>
      </w:divBdr>
    </w:div>
    <w:div w:id="1082333365">
      <w:bodyDiv w:val="1"/>
      <w:marLeft w:val="0"/>
      <w:marRight w:val="0"/>
      <w:marTop w:val="0"/>
      <w:marBottom w:val="0"/>
      <w:divBdr>
        <w:top w:val="none" w:sz="0" w:space="0" w:color="auto"/>
        <w:left w:val="none" w:sz="0" w:space="0" w:color="auto"/>
        <w:bottom w:val="none" w:sz="0" w:space="0" w:color="auto"/>
        <w:right w:val="none" w:sz="0" w:space="0" w:color="auto"/>
      </w:divBdr>
    </w:div>
    <w:div w:id="1082412346">
      <w:bodyDiv w:val="1"/>
      <w:marLeft w:val="0"/>
      <w:marRight w:val="0"/>
      <w:marTop w:val="0"/>
      <w:marBottom w:val="0"/>
      <w:divBdr>
        <w:top w:val="none" w:sz="0" w:space="0" w:color="auto"/>
        <w:left w:val="none" w:sz="0" w:space="0" w:color="auto"/>
        <w:bottom w:val="none" w:sz="0" w:space="0" w:color="auto"/>
        <w:right w:val="none" w:sz="0" w:space="0" w:color="auto"/>
      </w:divBdr>
    </w:div>
    <w:div w:id="1082683032">
      <w:bodyDiv w:val="1"/>
      <w:marLeft w:val="0"/>
      <w:marRight w:val="0"/>
      <w:marTop w:val="0"/>
      <w:marBottom w:val="0"/>
      <w:divBdr>
        <w:top w:val="none" w:sz="0" w:space="0" w:color="auto"/>
        <w:left w:val="none" w:sz="0" w:space="0" w:color="auto"/>
        <w:bottom w:val="none" w:sz="0" w:space="0" w:color="auto"/>
        <w:right w:val="none" w:sz="0" w:space="0" w:color="auto"/>
      </w:divBdr>
    </w:div>
    <w:div w:id="1083262097">
      <w:bodyDiv w:val="1"/>
      <w:marLeft w:val="0"/>
      <w:marRight w:val="0"/>
      <w:marTop w:val="0"/>
      <w:marBottom w:val="0"/>
      <w:divBdr>
        <w:top w:val="none" w:sz="0" w:space="0" w:color="auto"/>
        <w:left w:val="none" w:sz="0" w:space="0" w:color="auto"/>
        <w:bottom w:val="none" w:sz="0" w:space="0" w:color="auto"/>
        <w:right w:val="none" w:sz="0" w:space="0" w:color="auto"/>
      </w:divBdr>
    </w:div>
    <w:div w:id="1083797514">
      <w:bodyDiv w:val="1"/>
      <w:marLeft w:val="0"/>
      <w:marRight w:val="0"/>
      <w:marTop w:val="0"/>
      <w:marBottom w:val="0"/>
      <w:divBdr>
        <w:top w:val="none" w:sz="0" w:space="0" w:color="auto"/>
        <w:left w:val="none" w:sz="0" w:space="0" w:color="auto"/>
        <w:bottom w:val="none" w:sz="0" w:space="0" w:color="auto"/>
        <w:right w:val="none" w:sz="0" w:space="0" w:color="auto"/>
      </w:divBdr>
    </w:div>
    <w:div w:id="1085372194">
      <w:bodyDiv w:val="1"/>
      <w:marLeft w:val="0"/>
      <w:marRight w:val="0"/>
      <w:marTop w:val="0"/>
      <w:marBottom w:val="0"/>
      <w:divBdr>
        <w:top w:val="none" w:sz="0" w:space="0" w:color="auto"/>
        <w:left w:val="none" w:sz="0" w:space="0" w:color="auto"/>
        <w:bottom w:val="none" w:sz="0" w:space="0" w:color="auto"/>
        <w:right w:val="none" w:sz="0" w:space="0" w:color="auto"/>
      </w:divBdr>
    </w:div>
    <w:div w:id="1085418784">
      <w:bodyDiv w:val="1"/>
      <w:marLeft w:val="0"/>
      <w:marRight w:val="0"/>
      <w:marTop w:val="0"/>
      <w:marBottom w:val="0"/>
      <w:divBdr>
        <w:top w:val="none" w:sz="0" w:space="0" w:color="auto"/>
        <w:left w:val="none" w:sz="0" w:space="0" w:color="auto"/>
        <w:bottom w:val="none" w:sz="0" w:space="0" w:color="auto"/>
        <w:right w:val="none" w:sz="0" w:space="0" w:color="auto"/>
      </w:divBdr>
    </w:div>
    <w:div w:id="1086072648">
      <w:bodyDiv w:val="1"/>
      <w:marLeft w:val="0"/>
      <w:marRight w:val="0"/>
      <w:marTop w:val="0"/>
      <w:marBottom w:val="0"/>
      <w:divBdr>
        <w:top w:val="none" w:sz="0" w:space="0" w:color="auto"/>
        <w:left w:val="none" w:sz="0" w:space="0" w:color="auto"/>
        <w:bottom w:val="none" w:sz="0" w:space="0" w:color="auto"/>
        <w:right w:val="none" w:sz="0" w:space="0" w:color="auto"/>
      </w:divBdr>
    </w:div>
    <w:div w:id="1086464109">
      <w:bodyDiv w:val="1"/>
      <w:marLeft w:val="0"/>
      <w:marRight w:val="0"/>
      <w:marTop w:val="0"/>
      <w:marBottom w:val="0"/>
      <w:divBdr>
        <w:top w:val="none" w:sz="0" w:space="0" w:color="auto"/>
        <w:left w:val="none" w:sz="0" w:space="0" w:color="auto"/>
        <w:bottom w:val="none" w:sz="0" w:space="0" w:color="auto"/>
        <w:right w:val="none" w:sz="0" w:space="0" w:color="auto"/>
      </w:divBdr>
    </w:div>
    <w:div w:id="1087266132">
      <w:bodyDiv w:val="1"/>
      <w:marLeft w:val="0"/>
      <w:marRight w:val="0"/>
      <w:marTop w:val="0"/>
      <w:marBottom w:val="0"/>
      <w:divBdr>
        <w:top w:val="none" w:sz="0" w:space="0" w:color="auto"/>
        <w:left w:val="none" w:sz="0" w:space="0" w:color="auto"/>
        <w:bottom w:val="none" w:sz="0" w:space="0" w:color="auto"/>
        <w:right w:val="none" w:sz="0" w:space="0" w:color="auto"/>
      </w:divBdr>
    </w:div>
    <w:div w:id="1087463616">
      <w:bodyDiv w:val="1"/>
      <w:marLeft w:val="0"/>
      <w:marRight w:val="0"/>
      <w:marTop w:val="0"/>
      <w:marBottom w:val="0"/>
      <w:divBdr>
        <w:top w:val="none" w:sz="0" w:space="0" w:color="auto"/>
        <w:left w:val="none" w:sz="0" w:space="0" w:color="auto"/>
        <w:bottom w:val="none" w:sz="0" w:space="0" w:color="auto"/>
        <w:right w:val="none" w:sz="0" w:space="0" w:color="auto"/>
      </w:divBdr>
    </w:div>
    <w:div w:id="1087993253">
      <w:bodyDiv w:val="1"/>
      <w:marLeft w:val="0"/>
      <w:marRight w:val="0"/>
      <w:marTop w:val="0"/>
      <w:marBottom w:val="0"/>
      <w:divBdr>
        <w:top w:val="none" w:sz="0" w:space="0" w:color="auto"/>
        <w:left w:val="none" w:sz="0" w:space="0" w:color="auto"/>
        <w:bottom w:val="none" w:sz="0" w:space="0" w:color="auto"/>
        <w:right w:val="none" w:sz="0" w:space="0" w:color="auto"/>
      </w:divBdr>
    </w:div>
    <w:div w:id="1088623474">
      <w:bodyDiv w:val="1"/>
      <w:marLeft w:val="0"/>
      <w:marRight w:val="0"/>
      <w:marTop w:val="0"/>
      <w:marBottom w:val="0"/>
      <w:divBdr>
        <w:top w:val="none" w:sz="0" w:space="0" w:color="auto"/>
        <w:left w:val="none" w:sz="0" w:space="0" w:color="auto"/>
        <w:bottom w:val="none" w:sz="0" w:space="0" w:color="auto"/>
        <w:right w:val="none" w:sz="0" w:space="0" w:color="auto"/>
      </w:divBdr>
    </w:div>
    <w:div w:id="1089425587">
      <w:bodyDiv w:val="1"/>
      <w:marLeft w:val="0"/>
      <w:marRight w:val="0"/>
      <w:marTop w:val="0"/>
      <w:marBottom w:val="0"/>
      <w:divBdr>
        <w:top w:val="none" w:sz="0" w:space="0" w:color="auto"/>
        <w:left w:val="none" w:sz="0" w:space="0" w:color="auto"/>
        <w:bottom w:val="none" w:sz="0" w:space="0" w:color="auto"/>
        <w:right w:val="none" w:sz="0" w:space="0" w:color="auto"/>
      </w:divBdr>
    </w:div>
    <w:div w:id="1089741794">
      <w:bodyDiv w:val="1"/>
      <w:marLeft w:val="0"/>
      <w:marRight w:val="0"/>
      <w:marTop w:val="0"/>
      <w:marBottom w:val="0"/>
      <w:divBdr>
        <w:top w:val="none" w:sz="0" w:space="0" w:color="auto"/>
        <w:left w:val="none" w:sz="0" w:space="0" w:color="auto"/>
        <w:bottom w:val="none" w:sz="0" w:space="0" w:color="auto"/>
        <w:right w:val="none" w:sz="0" w:space="0" w:color="auto"/>
      </w:divBdr>
    </w:div>
    <w:div w:id="1090925689">
      <w:bodyDiv w:val="1"/>
      <w:marLeft w:val="0"/>
      <w:marRight w:val="0"/>
      <w:marTop w:val="0"/>
      <w:marBottom w:val="0"/>
      <w:divBdr>
        <w:top w:val="none" w:sz="0" w:space="0" w:color="auto"/>
        <w:left w:val="none" w:sz="0" w:space="0" w:color="auto"/>
        <w:bottom w:val="none" w:sz="0" w:space="0" w:color="auto"/>
        <w:right w:val="none" w:sz="0" w:space="0" w:color="auto"/>
      </w:divBdr>
    </w:div>
    <w:div w:id="1090925749">
      <w:bodyDiv w:val="1"/>
      <w:marLeft w:val="0"/>
      <w:marRight w:val="0"/>
      <w:marTop w:val="0"/>
      <w:marBottom w:val="0"/>
      <w:divBdr>
        <w:top w:val="none" w:sz="0" w:space="0" w:color="auto"/>
        <w:left w:val="none" w:sz="0" w:space="0" w:color="auto"/>
        <w:bottom w:val="none" w:sz="0" w:space="0" w:color="auto"/>
        <w:right w:val="none" w:sz="0" w:space="0" w:color="auto"/>
      </w:divBdr>
    </w:div>
    <w:div w:id="1091246055">
      <w:bodyDiv w:val="1"/>
      <w:marLeft w:val="0"/>
      <w:marRight w:val="0"/>
      <w:marTop w:val="0"/>
      <w:marBottom w:val="0"/>
      <w:divBdr>
        <w:top w:val="none" w:sz="0" w:space="0" w:color="auto"/>
        <w:left w:val="none" w:sz="0" w:space="0" w:color="auto"/>
        <w:bottom w:val="none" w:sz="0" w:space="0" w:color="auto"/>
        <w:right w:val="none" w:sz="0" w:space="0" w:color="auto"/>
      </w:divBdr>
    </w:div>
    <w:div w:id="1091466567">
      <w:bodyDiv w:val="1"/>
      <w:marLeft w:val="0"/>
      <w:marRight w:val="0"/>
      <w:marTop w:val="0"/>
      <w:marBottom w:val="0"/>
      <w:divBdr>
        <w:top w:val="none" w:sz="0" w:space="0" w:color="auto"/>
        <w:left w:val="none" w:sz="0" w:space="0" w:color="auto"/>
        <w:bottom w:val="none" w:sz="0" w:space="0" w:color="auto"/>
        <w:right w:val="none" w:sz="0" w:space="0" w:color="auto"/>
      </w:divBdr>
    </w:div>
    <w:div w:id="1091854976">
      <w:bodyDiv w:val="1"/>
      <w:marLeft w:val="0"/>
      <w:marRight w:val="0"/>
      <w:marTop w:val="0"/>
      <w:marBottom w:val="0"/>
      <w:divBdr>
        <w:top w:val="none" w:sz="0" w:space="0" w:color="auto"/>
        <w:left w:val="none" w:sz="0" w:space="0" w:color="auto"/>
        <w:bottom w:val="none" w:sz="0" w:space="0" w:color="auto"/>
        <w:right w:val="none" w:sz="0" w:space="0" w:color="auto"/>
      </w:divBdr>
    </w:div>
    <w:div w:id="1092627634">
      <w:bodyDiv w:val="1"/>
      <w:marLeft w:val="0"/>
      <w:marRight w:val="0"/>
      <w:marTop w:val="0"/>
      <w:marBottom w:val="0"/>
      <w:divBdr>
        <w:top w:val="none" w:sz="0" w:space="0" w:color="auto"/>
        <w:left w:val="none" w:sz="0" w:space="0" w:color="auto"/>
        <w:bottom w:val="none" w:sz="0" w:space="0" w:color="auto"/>
        <w:right w:val="none" w:sz="0" w:space="0" w:color="auto"/>
      </w:divBdr>
    </w:div>
    <w:div w:id="1092776398">
      <w:bodyDiv w:val="1"/>
      <w:marLeft w:val="0"/>
      <w:marRight w:val="0"/>
      <w:marTop w:val="0"/>
      <w:marBottom w:val="0"/>
      <w:divBdr>
        <w:top w:val="none" w:sz="0" w:space="0" w:color="auto"/>
        <w:left w:val="none" w:sz="0" w:space="0" w:color="auto"/>
        <w:bottom w:val="none" w:sz="0" w:space="0" w:color="auto"/>
        <w:right w:val="none" w:sz="0" w:space="0" w:color="auto"/>
      </w:divBdr>
    </w:div>
    <w:div w:id="1093012521">
      <w:bodyDiv w:val="1"/>
      <w:marLeft w:val="0"/>
      <w:marRight w:val="0"/>
      <w:marTop w:val="0"/>
      <w:marBottom w:val="0"/>
      <w:divBdr>
        <w:top w:val="none" w:sz="0" w:space="0" w:color="auto"/>
        <w:left w:val="none" w:sz="0" w:space="0" w:color="auto"/>
        <w:bottom w:val="none" w:sz="0" w:space="0" w:color="auto"/>
        <w:right w:val="none" w:sz="0" w:space="0" w:color="auto"/>
      </w:divBdr>
    </w:div>
    <w:div w:id="1093355439">
      <w:bodyDiv w:val="1"/>
      <w:marLeft w:val="0"/>
      <w:marRight w:val="0"/>
      <w:marTop w:val="0"/>
      <w:marBottom w:val="0"/>
      <w:divBdr>
        <w:top w:val="none" w:sz="0" w:space="0" w:color="auto"/>
        <w:left w:val="none" w:sz="0" w:space="0" w:color="auto"/>
        <w:bottom w:val="none" w:sz="0" w:space="0" w:color="auto"/>
        <w:right w:val="none" w:sz="0" w:space="0" w:color="auto"/>
      </w:divBdr>
    </w:div>
    <w:div w:id="1093672699">
      <w:bodyDiv w:val="1"/>
      <w:marLeft w:val="0"/>
      <w:marRight w:val="0"/>
      <w:marTop w:val="0"/>
      <w:marBottom w:val="0"/>
      <w:divBdr>
        <w:top w:val="none" w:sz="0" w:space="0" w:color="auto"/>
        <w:left w:val="none" w:sz="0" w:space="0" w:color="auto"/>
        <w:bottom w:val="none" w:sz="0" w:space="0" w:color="auto"/>
        <w:right w:val="none" w:sz="0" w:space="0" w:color="auto"/>
      </w:divBdr>
    </w:div>
    <w:div w:id="1094326402">
      <w:bodyDiv w:val="1"/>
      <w:marLeft w:val="0"/>
      <w:marRight w:val="0"/>
      <w:marTop w:val="0"/>
      <w:marBottom w:val="0"/>
      <w:divBdr>
        <w:top w:val="none" w:sz="0" w:space="0" w:color="auto"/>
        <w:left w:val="none" w:sz="0" w:space="0" w:color="auto"/>
        <w:bottom w:val="none" w:sz="0" w:space="0" w:color="auto"/>
        <w:right w:val="none" w:sz="0" w:space="0" w:color="auto"/>
      </w:divBdr>
    </w:div>
    <w:div w:id="1094472865">
      <w:bodyDiv w:val="1"/>
      <w:marLeft w:val="0"/>
      <w:marRight w:val="0"/>
      <w:marTop w:val="0"/>
      <w:marBottom w:val="0"/>
      <w:divBdr>
        <w:top w:val="none" w:sz="0" w:space="0" w:color="auto"/>
        <w:left w:val="none" w:sz="0" w:space="0" w:color="auto"/>
        <w:bottom w:val="none" w:sz="0" w:space="0" w:color="auto"/>
        <w:right w:val="none" w:sz="0" w:space="0" w:color="auto"/>
      </w:divBdr>
    </w:div>
    <w:div w:id="1094744874">
      <w:bodyDiv w:val="1"/>
      <w:marLeft w:val="0"/>
      <w:marRight w:val="0"/>
      <w:marTop w:val="0"/>
      <w:marBottom w:val="0"/>
      <w:divBdr>
        <w:top w:val="none" w:sz="0" w:space="0" w:color="auto"/>
        <w:left w:val="none" w:sz="0" w:space="0" w:color="auto"/>
        <w:bottom w:val="none" w:sz="0" w:space="0" w:color="auto"/>
        <w:right w:val="none" w:sz="0" w:space="0" w:color="auto"/>
      </w:divBdr>
    </w:div>
    <w:div w:id="1094863500">
      <w:bodyDiv w:val="1"/>
      <w:marLeft w:val="0"/>
      <w:marRight w:val="0"/>
      <w:marTop w:val="0"/>
      <w:marBottom w:val="0"/>
      <w:divBdr>
        <w:top w:val="none" w:sz="0" w:space="0" w:color="auto"/>
        <w:left w:val="none" w:sz="0" w:space="0" w:color="auto"/>
        <w:bottom w:val="none" w:sz="0" w:space="0" w:color="auto"/>
        <w:right w:val="none" w:sz="0" w:space="0" w:color="auto"/>
      </w:divBdr>
    </w:div>
    <w:div w:id="1095252519">
      <w:bodyDiv w:val="1"/>
      <w:marLeft w:val="0"/>
      <w:marRight w:val="0"/>
      <w:marTop w:val="0"/>
      <w:marBottom w:val="0"/>
      <w:divBdr>
        <w:top w:val="none" w:sz="0" w:space="0" w:color="auto"/>
        <w:left w:val="none" w:sz="0" w:space="0" w:color="auto"/>
        <w:bottom w:val="none" w:sz="0" w:space="0" w:color="auto"/>
        <w:right w:val="none" w:sz="0" w:space="0" w:color="auto"/>
      </w:divBdr>
    </w:div>
    <w:div w:id="1095515911">
      <w:bodyDiv w:val="1"/>
      <w:marLeft w:val="0"/>
      <w:marRight w:val="0"/>
      <w:marTop w:val="0"/>
      <w:marBottom w:val="0"/>
      <w:divBdr>
        <w:top w:val="none" w:sz="0" w:space="0" w:color="auto"/>
        <w:left w:val="none" w:sz="0" w:space="0" w:color="auto"/>
        <w:bottom w:val="none" w:sz="0" w:space="0" w:color="auto"/>
        <w:right w:val="none" w:sz="0" w:space="0" w:color="auto"/>
      </w:divBdr>
    </w:div>
    <w:div w:id="1096099823">
      <w:bodyDiv w:val="1"/>
      <w:marLeft w:val="0"/>
      <w:marRight w:val="0"/>
      <w:marTop w:val="0"/>
      <w:marBottom w:val="0"/>
      <w:divBdr>
        <w:top w:val="none" w:sz="0" w:space="0" w:color="auto"/>
        <w:left w:val="none" w:sz="0" w:space="0" w:color="auto"/>
        <w:bottom w:val="none" w:sz="0" w:space="0" w:color="auto"/>
        <w:right w:val="none" w:sz="0" w:space="0" w:color="auto"/>
      </w:divBdr>
    </w:div>
    <w:div w:id="1096749995">
      <w:bodyDiv w:val="1"/>
      <w:marLeft w:val="0"/>
      <w:marRight w:val="0"/>
      <w:marTop w:val="0"/>
      <w:marBottom w:val="0"/>
      <w:divBdr>
        <w:top w:val="none" w:sz="0" w:space="0" w:color="auto"/>
        <w:left w:val="none" w:sz="0" w:space="0" w:color="auto"/>
        <w:bottom w:val="none" w:sz="0" w:space="0" w:color="auto"/>
        <w:right w:val="none" w:sz="0" w:space="0" w:color="auto"/>
      </w:divBdr>
    </w:div>
    <w:div w:id="1097483087">
      <w:bodyDiv w:val="1"/>
      <w:marLeft w:val="0"/>
      <w:marRight w:val="0"/>
      <w:marTop w:val="0"/>
      <w:marBottom w:val="0"/>
      <w:divBdr>
        <w:top w:val="none" w:sz="0" w:space="0" w:color="auto"/>
        <w:left w:val="none" w:sz="0" w:space="0" w:color="auto"/>
        <w:bottom w:val="none" w:sz="0" w:space="0" w:color="auto"/>
        <w:right w:val="none" w:sz="0" w:space="0" w:color="auto"/>
      </w:divBdr>
    </w:div>
    <w:div w:id="1097794114">
      <w:bodyDiv w:val="1"/>
      <w:marLeft w:val="0"/>
      <w:marRight w:val="0"/>
      <w:marTop w:val="0"/>
      <w:marBottom w:val="0"/>
      <w:divBdr>
        <w:top w:val="none" w:sz="0" w:space="0" w:color="auto"/>
        <w:left w:val="none" w:sz="0" w:space="0" w:color="auto"/>
        <w:bottom w:val="none" w:sz="0" w:space="0" w:color="auto"/>
        <w:right w:val="none" w:sz="0" w:space="0" w:color="auto"/>
      </w:divBdr>
    </w:div>
    <w:div w:id="1097823422">
      <w:bodyDiv w:val="1"/>
      <w:marLeft w:val="0"/>
      <w:marRight w:val="0"/>
      <w:marTop w:val="0"/>
      <w:marBottom w:val="0"/>
      <w:divBdr>
        <w:top w:val="none" w:sz="0" w:space="0" w:color="auto"/>
        <w:left w:val="none" w:sz="0" w:space="0" w:color="auto"/>
        <w:bottom w:val="none" w:sz="0" w:space="0" w:color="auto"/>
        <w:right w:val="none" w:sz="0" w:space="0" w:color="auto"/>
      </w:divBdr>
    </w:div>
    <w:div w:id="1098253240">
      <w:bodyDiv w:val="1"/>
      <w:marLeft w:val="0"/>
      <w:marRight w:val="0"/>
      <w:marTop w:val="0"/>
      <w:marBottom w:val="0"/>
      <w:divBdr>
        <w:top w:val="none" w:sz="0" w:space="0" w:color="auto"/>
        <w:left w:val="none" w:sz="0" w:space="0" w:color="auto"/>
        <w:bottom w:val="none" w:sz="0" w:space="0" w:color="auto"/>
        <w:right w:val="none" w:sz="0" w:space="0" w:color="auto"/>
      </w:divBdr>
    </w:div>
    <w:div w:id="1098411304">
      <w:bodyDiv w:val="1"/>
      <w:marLeft w:val="0"/>
      <w:marRight w:val="0"/>
      <w:marTop w:val="0"/>
      <w:marBottom w:val="0"/>
      <w:divBdr>
        <w:top w:val="none" w:sz="0" w:space="0" w:color="auto"/>
        <w:left w:val="none" w:sz="0" w:space="0" w:color="auto"/>
        <w:bottom w:val="none" w:sz="0" w:space="0" w:color="auto"/>
        <w:right w:val="none" w:sz="0" w:space="0" w:color="auto"/>
      </w:divBdr>
    </w:div>
    <w:div w:id="1098790721">
      <w:bodyDiv w:val="1"/>
      <w:marLeft w:val="0"/>
      <w:marRight w:val="0"/>
      <w:marTop w:val="0"/>
      <w:marBottom w:val="0"/>
      <w:divBdr>
        <w:top w:val="none" w:sz="0" w:space="0" w:color="auto"/>
        <w:left w:val="none" w:sz="0" w:space="0" w:color="auto"/>
        <w:bottom w:val="none" w:sz="0" w:space="0" w:color="auto"/>
        <w:right w:val="none" w:sz="0" w:space="0" w:color="auto"/>
      </w:divBdr>
    </w:div>
    <w:div w:id="1100447456">
      <w:bodyDiv w:val="1"/>
      <w:marLeft w:val="0"/>
      <w:marRight w:val="0"/>
      <w:marTop w:val="0"/>
      <w:marBottom w:val="0"/>
      <w:divBdr>
        <w:top w:val="none" w:sz="0" w:space="0" w:color="auto"/>
        <w:left w:val="none" w:sz="0" w:space="0" w:color="auto"/>
        <w:bottom w:val="none" w:sz="0" w:space="0" w:color="auto"/>
        <w:right w:val="none" w:sz="0" w:space="0" w:color="auto"/>
      </w:divBdr>
    </w:div>
    <w:div w:id="1101140770">
      <w:bodyDiv w:val="1"/>
      <w:marLeft w:val="0"/>
      <w:marRight w:val="0"/>
      <w:marTop w:val="0"/>
      <w:marBottom w:val="0"/>
      <w:divBdr>
        <w:top w:val="none" w:sz="0" w:space="0" w:color="auto"/>
        <w:left w:val="none" w:sz="0" w:space="0" w:color="auto"/>
        <w:bottom w:val="none" w:sz="0" w:space="0" w:color="auto"/>
        <w:right w:val="none" w:sz="0" w:space="0" w:color="auto"/>
      </w:divBdr>
    </w:div>
    <w:div w:id="1101142488">
      <w:bodyDiv w:val="1"/>
      <w:marLeft w:val="0"/>
      <w:marRight w:val="0"/>
      <w:marTop w:val="0"/>
      <w:marBottom w:val="0"/>
      <w:divBdr>
        <w:top w:val="none" w:sz="0" w:space="0" w:color="auto"/>
        <w:left w:val="none" w:sz="0" w:space="0" w:color="auto"/>
        <w:bottom w:val="none" w:sz="0" w:space="0" w:color="auto"/>
        <w:right w:val="none" w:sz="0" w:space="0" w:color="auto"/>
      </w:divBdr>
    </w:div>
    <w:div w:id="1101685509">
      <w:bodyDiv w:val="1"/>
      <w:marLeft w:val="0"/>
      <w:marRight w:val="0"/>
      <w:marTop w:val="0"/>
      <w:marBottom w:val="0"/>
      <w:divBdr>
        <w:top w:val="none" w:sz="0" w:space="0" w:color="auto"/>
        <w:left w:val="none" w:sz="0" w:space="0" w:color="auto"/>
        <w:bottom w:val="none" w:sz="0" w:space="0" w:color="auto"/>
        <w:right w:val="none" w:sz="0" w:space="0" w:color="auto"/>
      </w:divBdr>
    </w:div>
    <w:div w:id="1101991526">
      <w:bodyDiv w:val="1"/>
      <w:marLeft w:val="0"/>
      <w:marRight w:val="0"/>
      <w:marTop w:val="0"/>
      <w:marBottom w:val="0"/>
      <w:divBdr>
        <w:top w:val="none" w:sz="0" w:space="0" w:color="auto"/>
        <w:left w:val="none" w:sz="0" w:space="0" w:color="auto"/>
        <w:bottom w:val="none" w:sz="0" w:space="0" w:color="auto"/>
        <w:right w:val="none" w:sz="0" w:space="0" w:color="auto"/>
      </w:divBdr>
    </w:div>
    <w:div w:id="1101997978">
      <w:bodyDiv w:val="1"/>
      <w:marLeft w:val="0"/>
      <w:marRight w:val="0"/>
      <w:marTop w:val="0"/>
      <w:marBottom w:val="0"/>
      <w:divBdr>
        <w:top w:val="none" w:sz="0" w:space="0" w:color="auto"/>
        <w:left w:val="none" w:sz="0" w:space="0" w:color="auto"/>
        <w:bottom w:val="none" w:sz="0" w:space="0" w:color="auto"/>
        <w:right w:val="none" w:sz="0" w:space="0" w:color="auto"/>
      </w:divBdr>
    </w:div>
    <w:div w:id="1102144056">
      <w:bodyDiv w:val="1"/>
      <w:marLeft w:val="0"/>
      <w:marRight w:val="0"/>
      <w:marTop w:val="0"/>
      <w:marBottom w:val="0"/>
      <w:divBdr>
        <w:top w:val="none" w:sz="0" w:space="0" w:color="auto"/>
        <w:left w:val="none" w:sz="0" w:space="0" w:color="auto"/>
        <w:bottom w:val="none" w:sz="0" w:space="0" w:color="auto"/>
        <w:right w:val="none" w:sz="0" w:space="0" w:color="auto"/>
      </w:divBdr>
    </w:div>
    <w:div w:id="1102384572">
      <w:bodyDiv w:val="1"/>
      <w:marLeft w:val="0"/>
      <w:marRight w:val="0"/>
      <w:marTop w:val="0"/>
      <w:marBottom w:val="0"/>
      <w:divBdr>
        <w:top w:val="none" w:sz="0" w:space="0" w:color="auto"/>
        <w:left w:val="none" w:sz="0" w:space="0" w:color="auto"/>
        <w:bottom w:val="none" w:sz="0" w:space="0" w:color="auto"/>
        <w:right w:val="none" w:sz="0" w:space="0" w:color="auto"/>
      </w:divBdr>
    </w:div>
    <w:div w:id="1103304764">
      <w:bodyDiv w:val="1"/>
      <w:marLeft w:val="0"/>
      <w:marRight w:val="0"/>
      <w:marTop w:val="0"/>
      <w:marBottom w:val="0"/>
      <w:divBdr>
        <w:top w:val="none" w:sz="0" w:space="0" w:color="auto"/>
        <w:left w:val="none" w:sz="0" w:space="0" w:color="auto"/>
        <w:bottom w:val="none" w:sz="0" w:space="0" w:color="auto"/>
        <w:right w:val="none" w:sz="0" w:space="0" w:color="auto"/>
      </w:divBdr>
    </w:div>
    <w:div w:id="1103305174">
      <w:bodyDiv w:val="1"/>
      <w:marLeft w:val="0"/>
      <w:marRight w:val="0"/>
      <w:marTop w:val="0"/>
      <w:marBottom w:val="0"/>
      <w:divBdr>
        <w:top w:val="none" w:sz="0" w:space="0" w:color="auto"/>
        <w:left w:val="none" w:sz="0" w:space="0" w:color="auto"/>
        <w:bottom w:val="none" w:sz="0" w:space="0" w:color="auto"/>
        <w:right w:val="none" w:sz="0" w:space="0" w:color="auto"/>
      </w:divBdr>
    </w:div>
    <w:div w:id="1103459238">
      <w:bodyDiv w:val="1"/>
      <w:marLeft w:val="0"/>
      <w:marRight w:val="0"/>
      <w:marTop w:val="0"/>
      <w:marBottom w:val="0"/>
      <w:divBdr>
        <w:top w:val="none" w:sz="0" w:space="0" w:color="auto"/>
        <w:left w:val="none" w:sz="0" w:space="0" w:color="auto"/>
        <w:bottom w:val="none" w:sz="0" w:space="0" w:color="auto"/>
        <w:right w:val="none" w:sz="0" w:space="0" w:color="auto"/>
      </w:divBdr>
    </w:div>
    <w:div w:id="1104105872">
      <w:bodyDiv w:val="1"/>
      <w:marLeft w:val="0"/>
      <w:marRight w:val="0"/>
      <w:marTop w:val="0"/>
      <w:marBottom w:val="0"/>
      <w:divBdr>
        <w:top w:val="none" w:sz="0" w:space="0" w:color="auto"/>
        <w:left w:val="none" w:sz="0" w:space="0" w:color="auto"/>
        <w:bottom w:val="none" w:sz="0" w:space="0" w:color="auto"/>
        <w:right w:val="none" w:sz="0" w:space="0" w:color="auto"/>
      </w:divBdr>
    </w:div>
    <w:div w:id="1104109740">
      <w:bodyDiv w:val="1"/>
      <w:marLeft w:val="0"/>
      <w:marRight w:val="0"/>
      <w:marTop w:val="0"/>
      <w:marBottom w:val="0"/>
      <w:divBdr>
        <w:top w:val="none" w:sz="0" w:space="0" w:color="auto"/>
        <w:left w:val="none" w:sz="0" w:space="0" w:color="auto"/>
        <w:bottom w:val="none" w:sz="0" w:space="0" w:color="auto"/>
        <w:right w:val="none" w:sz="0" w:space="0" w:color="auto"/>
      </w:divBdr>
    </w:div>
    <w:div w:id="1104308226">
      <w:bodyDiv w:val="1"/>
      <w:marLeft w:val="0"/>
      <w:marRight w:val="0"/>
      <w:marTop w:val="0"/>
      <w:marBottom w:val="0"/>
      <w:divBdr>
        <w:top w:val="none" w:sz="0" w:space="0" w:color="auto"/>
        <w:left w:val="none" w:sz="0" w:space="0" w:color="auto"/>
        <w:bottom w:val="none" w:sz="0" w:space="0" w:color="auto"/>
        <w:right w:val="none" w:sz="0" w:space="0" w:color="auto"/>
      </w:divBdr>
    </w:div>
    <w:div w:id="1104417835">
      <w:bodyDiv w:val="1"/>
      <w:marLeft w:val="0"/>
      <w:marRight w:val="0"/>
      <w:marTop w:val="0"/>
      <w:marBottom w:val="0"/>
      <w:divBdr>
        <w:top w:val="none" w:sz="0" w:space="0" w:color="auto"/>
        <w:left w:val="none" w:sz="0" w:space="0" w:color="auto"/>
        <w:bottom w:val="none" w:sz="0" w:space="0" w:color="auto"/>
        <w:right w:val="none" w:sz="0" w:space="0" w:color="auto"/>
      </w:divBdr>
    </w:div>
    <w:div w:id="1105423271">
      <w:bodyDiv w:val="1"/>
      <w:marLeft w:val="0"/>
      <w:marRight w:val="0"/>
      <w:marTop w:val="0"/>
      <w:marBottom w:val="0"/>
      <w:divBdr>
        <w:top w:val="none" w:sz="0" w:space="0" w:color="auto"/>
        <w:left w:val="none" w:sz="0" w:space="0" w:color="auto"/>
        <w:bottom w:val="none" w:sz="0" w:space="0" w:color="auto"/>
        <w:right w:val="none" w:sz="0" w:space="0" w:color="auto"/>
      </w:divBdr>
    </w:div>
    <w:div w:id="1105615059">
      <w:bodyDiv w:val="1"/>
      <w:marLeft w:val="0"/>
      <w:marRight w:val="0"/>
      <w:marTop w:val="0"/>
      <w:marBottom w:val="0"/>
      <w:divBdr>
        <w:top w:val="none" w:sz="0" w:space="0" w:color="auto"/>
        <w:left w:val="none" w:sz="0" w:space="0" w:color="auto"/>
        <w:bottom w:val="none" w:sz="0" w:space="0" w:color="auto"/>
        <w:right w:val="none" w:sz="0" w:space="0" w:color="auto"/>
      </w:divBdr>
    </w:div>
    <w:div w:id="1105616992">
      <w:bodyDiv w:val="1"/>
      <w:marLeft w:val="0"/>
      <w:marRight w:val="0"/>
      <w:marTop w:val="0"/>
      <w:marBottom w:val="0"/>
      <w:divBdr>
        <w:top w:val="none" w:sz="0" w:space="0" w:color="auto"/>
        <w:left w:val="none" w:sz="0" w:space="0" w:color="auto"/>
        <w:bottom w:val="none" w:sz="0" w:space="0" w:color="auto"/>
        <w:right w:val="none" w:sz="0" w:space="0" w:color="auto"/>
      </w:divBdr>
    </w:div>
    <w:div w:id="1106075255">
      <w:bodyDiv w:val="1"/>
      <w:marLeft w:val="0"/>
      <w:marRight w:val="0"/>
      <w:marTop w:val="0"/>
      <w:marBottom w:val="0"/>
      <w:divBdr>
        <w:top w:val="none" w:sz="0" w:space="0" w:color="auto"/>
        <w:left w:val="none" w:sz="0" w:space="0" w:color="auto"/>
        <w:bottom w:val="none" w:sz="0" w:space="0" w:color="auto"/>
        <w:right w:val="none" w:sz="0" w:space="0" w:color="auto"/>
      </w:divBdr>
    </w:div>
    <w:div w:id="1106390335">
      <w:bodyDiv w:val="1"/>
      <w:marLeft w:val="0"/>
      <w:marRight w:val="0"/>
      <w:marTop w:val="0"/>
      <w:marBottom w:val="0"/>
      <w:divBdr>
        <w:top w:val="none" w:sz="0" w:space="0" w:color="auto"/>
        <w:left w:val="none" w:sz="0" w:space="0" w:color="auto"/>
        <w:bottom w:val="none" w:sz="0" w:space="0" w:color="auto"/>
        <w:right w:val="none" w:sz="0" w:space="0" w:color="auto"/>
      </w:divBdr>
    </w:div>
    <w:div w:id="1106578054">
      <w:bodyDiv w:val="1"/>
      <w:marLeft w:val="0"/>
      <w:marRight w:val="0"/>
      <w:marTop w:val="0"/>
      <w:marBottom w:val="0"/>
      <w:divBdr>
        <w:top w:val="none" w:sz="0" w:space="0" w:color="auto"/>
        <w:left w:val="none" w:sz="0" w:space="0" w:color="auto"/>
        <w:bottom w:val="none" w:sz="0" w:space="0" w:color="auto"/>
        <w:right w:val="none" w:sz="0" w:space="0" w:color="auto"/>
      </w:divBdr>
    </w:div>
    <w:div w:id="1106729512">
      <w:bodyDiv w:val="1"/>
      <w:marLeft w:val="0"/>
      <w:marRight w:val="0"/>
      <w:marTop w:val="0"/>
      <w:marBottom w:val="0"/>
      <w:divBdr>
        <w:top w:val="none" w:sz="0" w:space="0" w:color="auto"/>
        <w:left w:val="none" w:sz="0" w:space="0" w:color="auto"/>
        <w:bottom w:val="none" w:sz="0" w:space="0" w:color="auto"/>
        <w:right w:val="none" w:sz="0" w:space="0" w:color="auto"/>
      </w:divBdr>
    </w:div>
    <w:div w:id="1109274503">
      <w:bodyDiv w:val="1"/>
      <w:marLeft w:val="0"/>
      <w:marRight w:val="0"/>
      <w:marTop w:val="0"/>
      <w:marBottom w:val="0"/>
      <w:divBdr>
        <w:top w:val="none" w:sz="0" w:space="0" w:color="auto"/>
        <w:left w:val="none" w:sz="0" w:space="0" w:color="auto"/>
        <w:bottom w:val="none" w:sz="0" w:space="0" w:color="auto"/>
        <w:right w:val="none" w:sz="0" w:space="0" w:color="auto"/>
      </w:divBdr>
    </w:div>
    <w:div w:id="1109470071">
      <w:bodyDiv w:val="1"/>
      <w:marLeft w:val="0"/>
      <w:marRight w:val="0"/>
      <w:marTop w:val="0"/>
      <w:marBottom w:val="0"/>
      <w:divBdr>
        <w:top w:val="none" w:sz="0" w:space="0" w:color="auto"/>
        <w:left w:val="none" w:sz="0" w:space="0" w:color="auto"/>
        <w:bottom w:val="none" w:sz="0" w:space="0" w:color="auto"/>
        <w:right w:val="none" w:sz="0" w:space="0" w:color="auto"/>
      </w:divBdr>
    </w:div>
    <w:div w:id="1109739470">
      <w:bodyDiv w:val="1"/>
      <w:marLeft w:val="0"/>
      <w:marRight w:val="0"/>
      <w:marTop w:val="0"/>
      <w:marBottom w:val="0"/>
      <w:divBdr>
        <w:top w:val="none" w:sz="0" w:space="0" w:color="auto"/>
        <w:left w:val="none" w:sz="0" w:space="0" w:color="auto"/>
        <w:bottom w:val="none" w:sz="0" w:space="0" w:color="auto"/>
        <w:right w:val="none" w:sz="0" w:space="0" w:color="auto"/>
      </w:divBdr>
    </w:div>
    <w:div w:id="1109934753">
      <w:bodyDiv w:val="1"/>
      <w:marLeft w:val="0"/>
      <w:marRight w:val="0"/>
      <w:marTop w:val="0"/>
      <w:marBottom w:val="0"/>
      <w:divBdr>
        <w:top w:val="none" w:sz="0" w:space="0" w:color="auto"/>
        <w:left w:val="none" w:sz="0" w:space="0" w:color="auto"/>
        <w:bottom w:val="none" w:sz="0" w:space="0" w:color="auto"/>
        <w:right w:val="none" w:sz="0" w:space="0" w:color="auto"/>
      </w:divBdr>
    </w:div>
    <w:div w:id="1110049489">
      <w:bodyDiv w:val="1"/>
      <w:marLeft w:val="0"/>
      <w:marRight w:val="0"/>
      <w:marTop w:val="0"/>
      <w:marBottom w:val="0"/>
      <w:divBdr>
        <w:top w:val="none" w:sz="0" w:space="0" w:color="auto"/>
        <w:left w:val="none" w:sz="0" w:space="0" w:color="auto"/>
        <w:bottom w:val="none" w:sz="0" w:space="0" w:color="auto"/>
        <w:right w:val="none" w:sz="0" w:space="0" w:color="auto"/>
      </w:divBdr>
    </w:div>
    <w:div w:id="1110321669">
      <w:bodyDiv w:val="1"/>
      <w:marLeft w:val="0"/>
      <w:marRight w:val="0"/>
      <w:marTop w:val="0"/>
      <w:marBottom w:val="0"/>
      <w:divBdr>
        <w:top w:val="none" w:sz="0" w:space="0" w:color="auto"/>
        <w:left w:val="none" w:sz="0" w:space="0" w:color="auto"/>
        <w:bottom w:val="none" w:sz="0" w:space="0" w:color="auto"/>
        <w:right w:val="none" w:sz="0" w:space="0" w:color="auto"/>
      </w:divBdr>
    </w:div>
    <w:div w:id="1110659180">
      <w:bodyDiv w:val="1"/>
      <w:marLeft w:val="0"/>
      <w:marRight w:val="0"/>
      <w:marTop w:val="0"/>
      <w:marBottom w:val="0"/>
      <w:divBdr>
        <w:top w:val="none" w:sz="0" w:space="0" w:color="auto"/>
        <w:left w:val="none" w:sz="0" w:space="0" w:color="auto"/>
        <w:bottom w:val="none" w:sz="0" w:space="0" w:color="auto"/>
        <w:right w:val="none" w:sz="0" w:space="0" w:color="auto"/>
      </w:divBdr>
    </w:div>
    <w:div w:id="1110903912">
      <w:bodyDiv w:val="1"/>
      <w:marLeft w:val="0"/>
      <w:marRight w:val="0"/>
      <w:marTop w:val="0"/>
      <w:marBottom w:val="0"/>
      <w:divBdr>
        <w:top w:val="none" w:sz="0" w:space="0" w:color="auto"/>
        <w:left w:val="none" w:sz="0" w:space="0" w:color="auto"/>
        <w:bottom w:val="none" w:sz="0" w:space="0" w:color="auto"/>
        <w:right w:val="none" w:sz="0" w:space="0" w:color="auto"/>
      </w:divBdr>
    </w:div>
    <w:div w:id="1111709401">
      <w:bodyDiv w:val="1"/>
      <w:marLeft w:val="0"/>
      <w:marRight w:val="0"/>
      <w:marTop w:val="0"/>
      <w:marBottom w:val="0"/>
      <w:divBdr>
        <w:top w:val="none" w:sz="0" w:space="0" w:color="auto"/>
        <w:left w:val="none" w:sz="0" w:space="0" w:color="auto"/>
        <w:bottom w:val="none" w:sz="0" w:space="0" w:color="auto"/>
        <w:right w:val="none" w:sz="0" w:space="0" w:color="auto"/>
      </w:divBdr>
    </w:div>
    <w:div w:id="1112162374">
      <w:bodyDiv w:val="1"/>
      <w:marLeft w:val="0"/>
      <w:marRight w:val="0"/>
      <w:marTop w:val="0"/>
      <w:marBottom w:val="0"/>
      <w:divBdr>
        <w:top w:val="none" w:sz="0" w:space="0" w:color="auto"/>
        <w:left w:val="none" w:sz="0" w:space="0" w:color="auto"/>
        <w:bottom w:val="none" w:sz="0" w:space="0" w:color="auto"/>
        <w:right w:val="none" w:sz="0" w:space="0" w:color="auto"/>
      </w:divBdr>
    </w:div>
    <w:div w:id="1112556379">
      <w:bodyDiv w:val="1"/>
      <w:marLeft w:val="0"/>
      <w:marRight w:val="0"/>
      <w:marTop w:val="0"/>
      <w:marBottom w:val="0"/>
      <w:divBdr>
        <w:top w:val="none" w:sz="0" w:space="0" w:color="auto"/>
        <w:left w:val="none" w:sz="0" w:space="0" w:color="auto"/>
        <w:bottom w:val="none" w:sz="0" w:space="0" w:color="auto"/>
        <w:right w:val="none" w:sz="0" w:space="0" w:color="auto"/>
      </w:divBdr>
    </w:div>
    <w:div w:id="1112940995">
      <w:bodyDiv w:val="1"/>
      <w:marLeft w:val="0"/>
      <w:marRight w:val="0"/>
      <w:marTop w:val="0"/>
      <w:marBottom w:val="0"/>
      <w:divBdr>
        <w:top w:val="none" w:sz="0" w:space="0" w:color="auto"/>
        <w:left w:val="none" w:sz="0" w:space="0" w:color="auto"/>
        <w:bottom w:val="none" w:sz="0" w:space="0" w:color="auto"/>
        <w:right w:val="none" w:sz="0" w:space="0" w:color="auto"/>
      </w:divBdr>
    </w:div>
    <w:div w:id="1114013326">
      <w:bodyDiv w:val="1"/>
      <w:marLeft w:val="0"/>
      <w:marRight w:val="0"/>
      <w:marTop w:val="0"/>
      <w:marBottom w:val="0"/>
      <w:divBdr>
        <w:top w:val="none" w:sz="0" w:space="0" w:color="auto"/>
        <w:left w:val="none" w:sz="0" w:space="0" w:color="auto"/>
        <w:bottom w:val="none" w:sz="0" w:space="0" w:color="auto"/>
        <w:right w:val="none" w:sz="0" w:space="0" w:color="auto"/>
      </w:divBdr>
    </w:div>
    <w:div w:id="1114909673">
      <w:bodyDiv w:val="1"/>
      <w:marLeft w:val="0"/>
      <w:marRight w:val="0"/>
      <w:marTop w:val="0"/>
      <w:marBottom w:val="0"/>
      <w:divBdr>
        <w:top w:val="none" w:sz="0" w:space="0" w:color="auto"/>
        <w:left w:val="none" w:sz="0" w:space="0" w:color="auto"/>
        <w:bottom w:val="none" w:sz="0" w:space="0" w:color="auto"/>
        <w:right w:val="none" w:sz="0" w:space="0" w:color="auto"/>
      </w:divBdr>
    </w:div>
    <w:div w:id="1114984228">
      <w:bodyDiv w:val="1"/>
      <w:marLeft w:val="0"/>
      <w:marRight w:val="0"/>
      <w:marTop w:val="0"/>
      <w:marBottom w:val="0"/>
      <w:divBdr>
        <w:top w:val="none" w:sz="0" w:space="0" w:color="auto"/>
        <w:left w:val="none" w:sz="0" w:space="0" w:color="auto"/>
        <w:bottom w:val="none" w:sz="0" w:space="0" w:color="auto"/>
        <w:right w:val="none" w:sz="0" w:space="0" w:color="auto"/>
      </w:divBdr>
    </w:div>
    <w:div w:id="1115902400">
      <w:bodyDiv w:val="1"/>
      <w:marLeft w:val="0"/>
      <w:marRight w:val="0"/>
      <w:marTop w:val="0"/>
      <w:marBottom w:val="0"/>
      <w:divBdr>
        <w:top w:val="none" w:sz="0" w:space="0" w:color="auto"/>
        <w:left w:val="none" w:sz="0" w:space="0" w:color="auto"/>
        <w:bottom w:val="none" w:sz="0" w:space="0" w:color="auto"/>
        <w:right w:val="none" w:sz="0" w:space="0" w:color="auto"/>
      </w:divBdr>
    </w:div>
    <w:div w:id="1116214291">
      <w:bodyDiv w:val="1"/>
      <w:marLeft w:val="0"/>
      <w:marRight w:val="0"/>
      <w:marTop w:val="0"/>
      <w:marBottom w:val="0"/>
      <w:divBdr>
        <w:top w:val="none" w:sz="0" w:space="0" w:color="auto"/>
        <w:left w:val="none" w:sz="0" w:space="0" w:color="auto"/>
        <w:bottom w:val="none" w:sz="0" w:space="0" w:color="auto"/>
        <w:right w:val="none" w:sz="0" w:space="0" w:color="auto"/>
      </w:divBdr>
    </w:div>
    <w:div w:id="1116828968">
      <w:bodyDiv w:val="1"/>
      <w:marLeft w:val="0"/>
      <w:marRight w:val="0"/>
      <w:marTop w:val="0"/>
      <w:marBottom w:val="0"/>
      <w:divBdr>
        <w:top w:val="none" w:sz="0" w:space="0" w:color="auto"/>
        <w:left w:val="none" w:sz="0" w:space="0" w:color="auto"/>
        <w:bottom w:val="none" w:sz="0" w:space="0" w:color="auto"/>
        <w:right w:val="none" w:sz="0" w:space="0" w:color="auto"/>
      </w:divBdr>
    </w:div>
    <w:div w:id="1117025528">
      <w:bodyDiv w:val="1"/>
      <w:marLeft w:val="0"/>
      <w:marRight w:val="0"/>
      <w:marTop w:val="0"/>
      <w:marBottom w:val="0"/>
      <w:divBdr>
        <w:top w:val="none" w:sz="0" w:space="0" w:color="auto"/>
        <w:left w:val="none" w:sz="0" w:space="0" w:color="auto"/>
        <w:bottom w:val="none" w:sz="0" w:space="0" w:color="auto"/>
        <w:right w:val="none" w:sz="0" w:space="0" w:color="auto"/>
      </w:divBdr>
    </w:div>
    <w:div w:id="1117990210">
      <w:bodyDiv w:val="1"/>
      <w:marLeft w:val="0"/>
      <w:marRight w:val="0"/>
      <w:marTop w:val="0"/>
      <w:marBottom w:val="0"/>
      <w:divBdr>
        <w:top w:val="none" w:sz="0" w:space="0" w:color="auto"/>
        <w:left w:val="none" w:sz="0" w:space="0" w:color="auto"/>
        <w:bottom w:val="none" w:sz="0" w:space="0" w:color="auto"/>
        <w:right w:val="none" w:sz="0" w:space="0" w:color="auto"/>
      </w:divBdr>
    </w:div>
    <w:div w:id="1118455212">
      <w:bodyDiv w:val="1"/>
      <w:marLeft w:val="0"/>
      <w:marRight w:val="0"/>
      <w:marTop w:val="0"/>
      <w:marBottom w:val="0"/>
      <w:divBdr>
        <w:top w:val="none" w:sz="0" w:space="0" w:color="auto"/>
        <w:left w:val="none" w:sz="0" w:space="0" w:color="auto"/>
        <w:bottom w:val="none" w:sz="0" w:space="0" w:color="auto"/>
        <w:right w:val="none" w:sz="0" w:space="0" w:color="auto"/>
      </w:divBdr>
    </w:div>
    <w:div w:id="1118599402">
      <w:bodyDiv w:val="1"/>
      <w:marLeft w:val="0"/>
      <w:marRight w:val="0"/>
      <w:marTop w:val="0"/>
      <w:marBottom w:val="0"/>
      <w:divBdr>
        <w:top w:val="none" w:sz="0" w:space="0" w:color="auto"/>
        <w:left w:val="none" w:sz="0" w:space="0" w:color="auto"/>
        <w:bottom w:val="none" w:sz="0" w:space="0" w:color="auto"/>
        <w:right w:val="none" w:sz="0" w:space="0" w:color="auto"/>
      </w:divBdr>
    </w:div>
    <w:div w:id="1118641881">
      <w:bodyDiv w:val="1"/>
      <w:marLeft w:val="0"/>
      <w:marRight w:val="0"/>
      <w:marTop w:val="0"/>
      <w:marBottom w:val="0"/>
      <w:divBdr>
        <w:top w:val="none" w:sz="0" w:space="0" w:color="auto"/>
        <w:left w:val="none" w:sz="0" w:space="0" w:color="auto"/>
        <w:bottom w:val="none" w:sz="0" w:space="0" w:color="auto"/>
        <w:right w:val="none" w:sz="0" w:space="0" w:color="auto"/>
      </w:divBdr>
    </w:div>
    <w:div w:id="1119372326">
      <w:bodyDiv w:val="1"/>
      <w:marLeft w:val="0"/>
      <w:marRight w:val="0"/>
      <w:marTop w:val="0"/>
      <w:marBottom w:val="0"/>
      <w:divBdr>
        <w:top w:val="none" w:sz="0" w:space="0" w:color="auto"/>
        <w:left w:val="none" w:sz="0" w:space="0" w:color="auto"/>
        <w:bottom w:val="none" w:sz="0" w:space="0" w:color="auto"/>
        <w:right w:val="none" w:sz="0" w:space="0" w:color="auto"/>
      </w:divBdr>
    </w:div>
    <w:div w:id="1119881494">
      <w:bodyDiv w:val="1"/>
      <w:marLeft w:val="0"/>
      <w:marRight w:val="0"/>
      <w:marTop w:val="0"/>
      <w:marBottom w:val="0"/>
      <w:divBdr>
        <w:top w:val="none" w:sz="0" w:space="0" w:color="auto"/>
        <w:left w:val="none" w:sz="0" w:space="0" w:color="auto"/>
        <w:bottom w:val="none" w:sz="0" w:space="0" w:color="auto"/>
        <w:right w:val="none" w:sz="0" w:space="0" w:color="auto"/>
      </w:divBdr>
    </w:div>
    <w:div w:id="1121455585">
      <w:bodyDiv w:val="1"/>
      <w:marLeft w:val="0"/>
      <w:marRight w:val="0"/>
      <w:marTop w:val="0"/>
      <w:marBottom w:val="0"/>
      <w:divBdr>
        <w:top w:val="none" w:sz="0" w:space="0" w:color="auto"/>
        <w:left w:val="none" w:sz="0" w:space="0" w:color="auto"/>
        <w:bottom w:val="none" w:sz="0" w:space="0" w:color="auto"/>
        <w:right w:val="none" w:sz="0" w:space="0" w:color="auto"/>
      </w:divBdr>
    </w:div>
    <w:div w:id="1122267760">
      <w:bodyDiv w:val="1"/>
      <w:marLeft w:val="0"/>
      <w:marRight w:val="0"/>
      <w:marTop w:val="0"/>
      <w:marBottom w:val="0"/>
      <w:divBdr>
        <w:top w:val="none" w:sz="0" w:space="0" w:color="auto"/>
        <w:left w:val="none" w:sz="0" w:space="0" w:color="auto"/>
        <w:bottom w:val="none" w:sz="0" w:space="0" w:color="auto"/>
        <w:right w:val="none" w:sz="0" w:space="0" w:color="auto"/>
      </w:divBdr>
    </w:div>
    <w:div w:id="1122651623">
      <w:bodyDiv w:val="1"/>
      <w:marLeft w:val="0"/>
      <w:marRight w:val="0"/>
      <w:marTop w:val="0"/>
      <w:marBottom w:val="0"/>
      <w:divBdr>
        <w:top w:val="none" w:sz="0" w:space="0" w:color="auto"/>
        <w:left w:val="none" w:sz="0" w:space="0" w:color="auto"/>
        <w:bottom w:val="none" w:sz="0" w:space="0" w:color="auto"/>
        <w:right w:val="none" w:sz="0" w:space="0" w:color="auto"/>
      </w:divBdr>
    </w:div>
    <w:div w:id="1124273909">
      <w:bodyDiv w:val="1"/>
      <w:marLeft w:val="0"/>
      <w:marRight w:val="0"/>
      <w:marTop w:val="0"/>
      <w:marBottom w:val="0"/>
      <w:divBdr>
        <w:top w:val="none" w:sz="0" w:space="0" w:color="auto"/>
        <w:left w:val="none" w:sz="0" w:space="0" w:color="auto"/>
        <w:bottom w:val="none" w:sz="0" w:space="0" w:color="auto"/>
        <w:right w:val="none" w:sz="0" w:space="0" w:color="auto"/>
      </w:divBdr>
    </w:div>
    <w:div w:id="1125732696">
      <w:bodyDiv w:val="1"/>
      <w:marLeft w:val="0"/>
      <w:marRight w:val="0"/>
      <w:marTop w:val="0"/>
      <w:marBottom w:val="0"/>
      <w:divBdr>
        <w:top w:val="none" w:sz="0" w:space="0" w:color="auto"/>
        <w:left w:val="none" w:sz="0" w:space="0" w:color="auto"/>
        <w:bottom w:val="none" w:sz="0" w:space="0" w:color="auto"/>
        <w:right w:val="none" w:sz="0" w:space="0" w:color="auto"/>
      </w:divBdr>
    </w:div>
    <w:div w:id="1125852513">
      <w:bodyDiv w:val="1"/>
      <w:marLeft w:val="0"/>
      <w:marRight w:val="0"/>
      <w:marTop w:val="0"/>
      <w:marBottom w:val="0"/>
      <w:divBdr>
        <w:top w:val="none" w:sz="0" w:space="0" w:color="auto"/>
        <w:left w:val="none" w:sz="0" w:space="0" w:color="auto"/>
        <w:bottom w:val="none" w:sz="0" w:space="0" w:color="auto"/>
        <w:right w:val="none" w:sz="0" w:space="0" w:color="auto"/>
      </w:divBdr>
    </w:div>
    <w:div w:id="1125853647">
      <w:bodyDiv w:val="1"/>
      <w:marLeft w:val="0"/>
      <w:marRight w:val="0"/>
      <w:marTop w:val="0"/>
      <w:marBottom w:val="0"/>
      <w:divBdr>
        <w:top w:val="none" w:sz="0" w:space="0" w:color="auto"/>
        <w:left w:val="none" w:sz="0" w:space="0" w:color="auto"/>
        <w:bottom w:val="none" w:sz="0" w:space="0" w:color="auto"/>
        <w:right w:val="none" w:sz="0" w:space="0" w:color="auto"/>
      </w:divBdr>
    </w:div>
    <w:div w:id="1127118175">
      <w:bodyDiv w:val="1"/>
      <w:marLeft w:val="0"/>
      <w:marRight w:val="0"/>
      <w:marTop w:val="0"/>
      <w:marBottom w:val="0"/>
      <w:divBdr>
        <w:top w:val="none" w:sz="0" w:space="0" w:color="auto"/>
        <w:left w:val="none" w:sz="0" w:space="0" w:color="auto"/>
        <w:bottom w:val="none" w:sz="0" w:space="0" w:color="auto"/>
        <w:right w:val="none" w:sz="0" w:space="0" w:color="auto"/>
      </w:divBdr>
    </w:div>
    <w:div w:id="1127361136">
      <w:bodyDiv w:val="1"/>
      <w:marLeft w:val="0"/>
      <w:marRight w:val="0"/>
      <w:marTop w:val="0"/>
      <w:marBottom w:val="0"/>
      <w:divBdr>
        <w:top w:val="none" w:sz="0" w:space="0" w:color="auto"/>
        <w:left w:val="none" w:sz="0" w:space="0" w:color="auto"/>
        <w:bottom w:val="none" w:sz="0" w:space="0" w:color="auto"/>
        <w:right w:val="none" w:sz="0" w:space="0" w:color="auto"/>
      </w:divBdr>
    </w:div>
    <w:div w:id="1127434285">
      <w:bodyDiv w:val="1"/>
      <w:marLeft w:val="0"/>
      <w:marRight w:val="0"/>
      <w:marTop w:val="0"/>
      <w:marBottom w:val="0"/>
      <w:divBdr>
        <w:top w:val="none" w:sz="0" w:space="0" w:color="auto"/>
        <w:left w:val="none" w:sz="0" w:space="0" w:color="auto"/>
        <w:bottom w:val="none" w:sz="0" w:space="0" w:color="auto"/>
        <w:right w:val="none" w:sz="0" w:space="0" w:color="auto"/>
      </w:divBdr>
    </w:div>
    <w:div w:id="1127506597">
      <w:bodyDiv w:val="1"/>
      <w:marLeft w:val="0"/>
      <w:marRight w:val="0"/>
      <w:marTop w:val="0"/>
      <w:marBottom w:val="0"/>
      <w:divBdr>
        <w:top w:val="none" w:sz="0" w:space="0" w:color="auto"/>
        <w:left w:val="none" w:sz="0" w:space="0" w:color="auto"/>
        <w:bottom w:val="none" w:sz="0" w:space="0" w:color="auto"/>
        <w:right w:val="none" w:sz="0" w:space="0" w:color="auto"/>
      </w:divBdr>
    </w:div>
    <w:div w:id="1127548365">
      <w:bodyDiv w:val="1"/>
      <w:marLeft w:val="0"/>
      <w:marRight w:val="0"/>
      <w:marTop w:val="0"/>
      <w:marBottom w:val="0"/>
      <w:divBdr>
        <w:top w:val="none" w:sz="0" w:space="0" w:color="auto"/>
        <w:left w:val="none" w:sz="0" w:space="0" w:color="auto"/>
        <w:bottom w:val="none" w:sz="0" w:space="0" w:color="auto"/>
        <w:right w:val="none" w:sz="0" w:space="0" w:color="auto"/>
      </w:divBdr>
    </w:div>
    <w:div w:id="1127554384">
      <w:bodyDiv w:val="1"/>
      <w:marLeft w:val="0"/>
      <w:marRight w:val="0"/>
      <w:marTop w:val="0"/>
      <w:marBottom w:val="0"/>
      <w:divBdr>
        <w:top w:val="none" w:sz="0" w:space="0" w:color="auto"/>
        <w:left w:val="none" w:sz="0" w:space="0" w:color="auto"/>
        <w:bottom w:val="none" w:sz="0" w:space="0" w:color="auto"/>
        <w:right w:val="none" w:sz="0" w:space="0" w:color="auto"/>
      </w:divBdr>
    </w:div>
    <w:div w:id="1127894752">
      <w:bodyDiv w:val="1"/>
      <w:marLeft w:val="0"/>
      <w:marRight w:val="0"/>
      <w:marTop w:val="0"/>
      <w:marBottom w:val="0"/>
      <w:divBdr>
        <w:top w:val="none" w:sz="0" w:space="0" w:color="auto"/>
        <w:left w:val="none" w:sz="0" w:space="0" w:color="auto"/>
        <w:bottom w:val="none" w:sz="0" w:space="0" w:color="auto"/>
        <w:right w:val="none" w:sz="0" w:space="0" w:color="auto"/>
      </w:divBdr>
    </w:div>
    <w:div w:id="1128351062">
      <w:bodyDiv w:val="1"/>
      <w:marLeft w:val="0"/>
      <w:marRight w:val="0"/>
      <w:marTop w:val="0"/>
      <w:marBottom w:val="0"/>
      <w:divBdr>
        <w:top w:val="none" w:sz="0" w:space="0" w:color="auto"/>
        <w:left w:val="none" w:sz="0" w:space="0" w:color="auto"/>
        <w:bottom w:val="none" w:sz="0" w:space="0" w:color="auto"/>
        <w:right w:val="none" w:sz="0" w:space="0" w:color="auto"/>
      </w:divBdr>
    </w:div>
    <w:div w:id="1129015462">
      <w:bodyDiv w:val="1"/>
      <w:marLeft w:val="0"/>
      <w:marRight w:val="0"/>
      <w:marTop w:val="0"/>
      <w:marBottom w:val="0"/>
      <w:divBdr>
        <w:top w:val="none" w:sz="0" w:space="0" w:color="auto"/>
        <w:left w:val="none" w:sz="0" w:space="0" w:color="auto"/>
        <w:bottom w:val="none" w:sz="0" w:space="0" w:color="auto"/>
        <w:right w:val="none" w:sz="0" w:space="0" w:color="auto"/>
      </w:divBdr>
    </w:div>
    <w:div w:id="1129058336">
      <w:bodyDiv w:val="1"/>
      <w:marLeft w:val="0"/>
      <w:marRight w:val="0"/>
      <w:marTop w:val="0"/>
      <w:marBottom w:val="0"/>
      <w:divBdr>
        <w:top w:val="none" w:sz="0" w:space="0" w:color="auto"/>
        <w:left w:val="none" w:sz="0" w:space="0" w:color="auto"/>
        <w:bottom w:val="none" w:sz="0" w:space="0" w:color="auto"/>
        <w:right w:val="none" w:sz="0" w:space="0" w:color="auto"/>
      </w:divBdr>
    </w:div>
    <w:div w:id="1129476230">
      <w:bodyDiv w:val="1"/>
      <w:marLeft w:val="0"/>
      <w:marRight w:val="0"/>
      <w:marTop w:val="0"/>
      <w:marBottom w:val="0"/>
      <w:divBdr>
        <w:top w:val="none" w:sz="0" w:space="0" w:color="auto"/>
        <w:left w:val="none" w:sz="0" w:space="0" w:color="auto"/>
        <w:bottom w:val="none" w:sz="0" w:space="0" w:color="auto"/>
        <w:right w:val="none" w:sz="0" w:space="0" w:color="auto"/>
      </w:divBdr>
    </w:div>
    <w:div w:id="1129593513">
      <w:bodyDiv w:val="1"/>
      <w:marLeft w:val="0"/>
      <w:marRight w:val="0"/>
      <w:marTop w:val="0"/>
      <w:marBottom w:val="0"/>
      <w:divBdr>
        <w:top w:val="none" w:sz="0" w:space="0" w:color="auto"/>
        <w:left w:val="none" w:sz="0" w:space="0" w:color="auto"/>
        <w:bottom w:val="none" w:sz="0" w:space="0" w:color="auto"/>
        <w:right w:val="none" w:sz="0" w:space="0" w:color="auto"/>
      </w:divBdr>
    </w:div>
    <w:div w:id="1129738986">
      <w:bodyDiv w:val="1"/>
      <w:marLeft w:val="0"/>
      <w:marRight w:val="0"/>
      <w:marTop w:val="0"/>
      <w:marBottom w:val="0"/>
      <w:divBdr>
        <w:top w:val="none" w:sz="0" w:space="0" w:color="auto"/>
        <w:left w:val="none" w:sz="0" w:space="0" w:color="auto"/>
        <w:bottom w:val="none" w:sz="0" w:space="0" w:color="auto"/>
        <w:right w:val="none" w:sz="0" w:space="0" w:color="auto"/>
      </w:divBdr>
    </w:div>
    <w:div w:id="1129782683">
      <w:bodyDiv w:val="1"/>
      <w:marLeft w:val="0"/>
      <w:marRight w:val="0"/>
      <w:marTop w:val="0"/>
      <w:marBottom w:val="0"/>
      <w:divBdr>
        <w:top w:val="none" w:sz="0" w:space="0" w:color="auto"/>
        <w:left w:val="none" w:sz="0" w:space="0" w:color="auto"/>
        <w:bottom w:val="none" w:sz="0" w:space="0" w:color="auto"/>
        <w:right w:val="none" w:sz="0" w:space="0" w:color="auto"/>
      </w:divBdr>
    </w:div>
    <w:div w:id="1130628722">
      <w:bodyDiv w:val="1"/>
      <w:marLeft w:val="0"/>
      <w:marRight w:val="0"/>
      <w:marTop w:val="0"/>
      <w:marBottom w:val="0"/>
      <w:divBdr>
        <w:top w:val="none" w:sz="0" w:space="0" w:color="auto"/>
        <w:left w:val="none" w:sz="0" w:space="0" w:color="auto"/>
        <w:bottom w:val="none" w:sz="0" w:space="0" w:color="auto"/>
        <w:right w:val="none" w:sz="0" w:space="0" w:color="auto"/>
      </w:divBdr>
    </w:div>
    <w:div w:id="1130631144">
      <w:bodyDiv w:val="1"/>
      <w:marLeft w:val="0"/>
      <w:marRight w:val="0"/>
      <w:marTop w:val="0"/>
      <w:marBottom w:val="0"/>
      <w:divBdr>
        <w:top w:val="none" w:sz="0" w:space="0" w:color="auto"/>
        <w:left w:val="none" w:sz="0" w:space="0" w:color="auto"/>
        <w:bottom w:val="none" w:sz="0" w:space="0" w:color="auto"/>
        <w:right w:val="none" w:sz="0" w:space="0" w:color="auto"/>
      </w:divBdr>
    </w:div>
    <w:div w:id="1130707360">
      <w:bodyDiv w:val="1"/>
      <w:marLeft w:val="0"/>
      <w:marRight w:val="0"/>
      <w:marTop w:val="0"/>
      <w:marBottom w:val="0"/>
      <w:divBdr>
        <w:top w:val="none" w:sz="0" w:space="0" w:color="auto"/>
        <w:left w:val="none" w:sz="0" w:space="0" w:color="auto"/>
        <w:bottom w:val="none" w:sz="0" w:space="0" w:color="auto"/>
        <w:right w:val="none" w:sz="0" w:space="0" w:color="auto"/>
      </w:divBdr>
    </w:div>
    <w:div w:id="1130782723">
      <w:bodyDiv w:val="1"/>
      <w:marLeft w:val="0"/>
      <w:marRight w:val="0"/>
      <w:marTop w:val="0"/>
      <w:marBottom w:val="0"/>
      <w:divBdr>
        <w:top w:val="none" w:sz="0" w:space="0" w:color="auto"/>
        <w:left w:val="none" w:sz="0" w:space="0" w:color="auto"/>
        <w:bottom w:val="none" w:sz="0" w:space="0" w:color="auto"/>
        <w:right w:val="none" w:sz="0" w:space="0" w:color="auto"/>
      </w:divBdr>
    </w:div>
    <w:div w:id="1130785534">
      <w:bodyDiv w:val="1"/>
      <w:marLeft w:val="0"/>
      <w:marRight w:val="0"/>
      <w:marTop w:val="0"/>
      <w:marBottom w:val="0"/>
      <w:divBdr>
        <w:top w:val="none" w:sz="0" w:space="0" w:color="auto"/>
        <w:left w:val="none" w:sz="0" w:space="0" w:color="auto"/>
        <w:bottom w:val="none" w:sz="0" w:space="0" w:color="auto"/>
        <w:right w:val="none" w:sz="0" w:space="0" w:color="auto"/>
      </w:divBdr>
    </w:div>
    <w:div w:id="1131249006">
      <w:bodyDiv w:val="1"/>
      <w:marLeft w:val="0"/>
      <w:marRight w:val="0"/>
      <w:marTop w:val="0"/>
      <w:marBottom w:val="0"/>
      <w:divBdr>
        <w:top w:val="none" w:sz="0" w:space="0" w:color="auto"/>
        <w:left w:val="none" w:sz="0" w:space="0" w:color="auto"/>
        <w:bottom w:val="none" w:sz="0" w:space="0" w:color="auto"/>
        <w:right w:val="none" w:sz="0" w:space="0" w:color="auto"/>
      </w:divBdr>
    </w:div>
    <w:div w:id="1131676513">
      <w:bodyDiv w:val="1"/>
      <w:marLeft w:val="0"/>
      <w:marRight w:val="0"/>
      <w:marTop w:val="0"/>
      <w:marBottom w:val="0"/>
      <w:divBdr>
        <w:top w:val="none" w:sz="0" w:space="0" w:color="auto"/>
        <w:left w:val="none" w:sz="0" w:space="0" w:color="auto"/>
        <w:bottom w:val="none" w:sz="0" w:space="0" w:color="auto"/>
        <w:right w:val="none" w:sz="0" w:space="0" w:color="auto"/>
      </w:divBdr>
    </w:div>
    <w:div w:id="1131748063">
      <w:bodyDiv w:val="1"/>
      <w:marLeft w:val="0"/>
      <w:marRight w:val="0"/>
      <w:marTop w:val="0"/>
      <w:marBottom w:val="0"/>
      <w:divBdr>
        <w:top w:val="none" w:sz="0" w:space="0" w:color="auto"/>
        <w:left w:val="none" w:sz="0" w:space="0" w:color="auto"/>
        <w:bottom w:val="none" w:sz="0" w:space="0" w:color="auto"/>
        <w:right w:val="none" w:sz="0" w:space="0" w:color="auto"/>
      </w:divBdr>
    </w:div>
    <w:div w:id="1133406623">
      <w:bodyDiv w:val="1"/>
      <w:marLeft w:val="0"/>
      <w:marRight w:val="0"/>
      <w:marTop w:val="0"/>
      <w:marBottom w:val="0"/>
      <w:divBdr>
        <w:top w:val="none" w:sz="0" w:space="0" w:color="auto"/>
        <w:left w:val="none" w:sz="0" w:space="0" w:color="auto"/>
        <w:bottom w:val="none" w:sz="0" w:space="0" w:color="auto"/>
        <w:right w:val="none" w:sz="0" w:space="0" w:color="auto"/>
      </w:divBdr>
    </w:div>
    <w:div w:id="1133671585">
      <w:bodyDiv w:val="1"/>
      <w:marLeft w:val="0"/>
      <w:marRight w:val="0"/>
      <w:marTop w:val="0"/>
      <w:marBottom w:val="0"/>
      <w:divBdr>
        <w:top w:val="none" w:sz="0" w:space="0" w:color="auto"/>
        <w:left w:val="none" w:sz="0" w:space="0" w:color="auto"/>
        <w:bottom w:val="none" w:sz="0" w:space="0" w:color="auto"/>
        <w:right w:val="none" w:sz="0" w:space="0" w:color="auto"/>
      </w:divBdr>
    </w:div>
    <w:div w:id="1133982546">
      <w:bodyDiv w:val="1"/>
      <w:marLeft w:val="0"/>
      <w:marRight w:val="0"/>
      <w:marTop w:val="0"/>
      <w:marBottom w:val="0"/>
      <w:divBdr>
        <w:top w:val="none" w:sz="0" w:space="0" w:color="auto"/>
        <w:left w:val="none" w:sz="0" w:space="0" w:color="auto"/>
        <w:bottom w:val="none" w:sz="0" w:space="0" w:color="auto"/>
        <w:right w:val="none" w:sz="0" w:space="0" w:color="auto"/>
      </w:divBdr>
    </w:div>
    <w:div w:id="1135442051">
      <w:bodyDiv w:val="1"/>
      <w:marLeft w:val="0"/>
      <w:marRight w:val="0"/>
      <w:marTop w:val="0"/>
      <w:marBottom w:val="0"/>
      <w:divBdr>
        <w:top w:val="none" w:sz="0" w:space="0" w:color="auto"/>
        <w:left w:val="none" w:sz="0" w:space="0" w:color="auto"/>
        <w:bottom w:val="none" w:sz="0" w:space="0" w:color="auto"/>
        <w:right w:val="none" w:sz="0" w:space="0" w:color="auto"/>
      </w:divBdr>
    </w:div>
    <w:div w:id="1135681860">
      <w:bodyDiv w:val="1"/>
      <w:marLeft w:val="0"/>
      <w:marRight w:val="0"/>
      <w:marTop w:val="0"/>
      <w:marBottom w:val="0"/>
      <w:divBdr>
        <w:top w:val="none" w:sz="0" w:space="0" w:color="auto"/>
        <w:left w:val="none" w:sz="0" w:space="0" w:color="auto"/>
        <w:bottom w:val="none" w:sz="0" w:space="0" w:color="auto"/>
        <w:right w:val="none" w:sz="0" w:space="0" w:color="auto"/>
      </w:divBdr>
    </w:div>
    <w:div w:id="1136293750">
      <w:bodyDiv w:val="1"/>
      <w:marLeft w:val="0"/>
      <w:marRight w:val="0"/>
      <w:marTop w:val="0"/>
      <w:marBottom w:val="0"/>
      <w:divBdr>
        <w:top w:val="none" w:sz="0" w:space="0" w:color="auto"/>
        <w:left w:val="none" w:sz="0" w:space="0" w:color="auto"/>
        <w:bottom w:val="none" w:sz="0" w:space="0" w:color="auto"/>
        <w:right w:val="none" w:sz="0" w:space="0" w:color="auto"/>
      </w:divBdr>
    </w:div>
    <w:div w:id="1136334244">
      <w:bodyDiv w:val="1"/>
      <w:marLeft w:val="0"/>
      <w:marRight w:val="0"/>
      <w:marTop w:val="0"/>
      <w:marBottom w:val="0"/>
      <w:divBdr>
        <w:top w:val="none" w:sz="0" w:space="0" w:color="auto"/>
        <w:left w:val="none" w:sz="0" w:space="0" w:color="auto"/>
        <w:bottom w:val="none" w:sz="0" w:space="0" w:color="auto"/>
        <w:right w:val="none" w:sz="0" w:space="0" w:color="auto"/>
      </w:divBdr>
    </w:div>
    <w:div w:id="1136876986">
      <w:bodyDiv w:val="1"/>
      <w:marLeft w:val="0"/>
      <w:marRight w:val="0"/>
      <w:marTop w:val="0"/>
      <w:marBottom w:val="0"/>
      <w:divBdr>
        <w:top w:val="none" w:sz="0" w:space="0" w:color="auto"/>
        <w:left w:val="none" w:sz="0" w:space="0" w:color="auto"/>
        <w:bottom w:val="none" w:sz="0" w:space="0" w:color="auto"/>
        <w:right w:val="none" w:sz="0" w:space="0" w:color="auto"/>
      </w:divBdr>
    </w:div>
    <w:div w:id="1136991771">
      <w:bodyDiv w:val="1"/>
      <w:marLeft w:val="0"/>
      <w:marRight w:val="0"/>
      <w:marTop w:val="0"/>
      <w:marBottom w:val="0"/>
      <w:divBdr>
        <w:top w:val="none" w:sz="0" w:space="0" w:color="auto"/>
        <w:left w:val="none" w:sz="0" w:space="0" w:color="auto"/>
        <w:bottom w:val="none" w:sz="0" w:space="0" w:color="auto"/>
        <w:right w:val="none" w:sz="0" w:space="0" w:color="auto"/>
      </w:divBdr>
    </w:div>
    <w:div w:id="1137606120">
      <w:bodyDiv w:val="1"/>
      <w:marLeft w:val="0"/>
      <w:marRight w:val="0"/>
      <w:marTop w:val="0"/>
      <w:marBottom w:val="0"/>
      <w:divBdr>
        <w:top w:val="none" w:sz="0" w:space="0" w:color="auto"/>
        <w:left w:val="none" w:sz="0" w:space="0" w:color="auto"/>
        <w:bottom w:val="none" w:sz="0" w:space="0" w:color="auto"/>
        <w:right w:val="none" w:sz="0" w:space="0" w:color="auto"/>
      </w:divBdr>
    </w:div>
    <w:div w:id="1137721162">
      <w:bodyDiv w:val="1"/>
      <w:marLeft w:val="0"/>
      <w:marRight w:val="0"/>
      <w:marTop w:val="0"/>
      <w:marBottom w:val="0"/>
      <w:divBdr>
        <w:top w:val="none" w:sz="0" w:space="0" w:color="auto"/>
        <w:left w:val="none" w:sz="0" w:space="0" w:color="auto"/>
        <w:bottom w:val="none" w:sz="0" w:space="0" w:color="auto"/>
        <w:right w:val="none" w:sz="0" w:space="0" w:color="auto"/>
      </w:divBdr>
    </w:div>
    <w:div w:id="1137987246">
      <w:bodyDiv w:val="1"/>
      <w:marLeft w:val="0"/>
      <w:marRight w:val="0"/>
      <w:marTop w:val="0"/>
      <w:marBottom w:val="0"/>
      <w:divBdr>
        <w:top w:val="none" w:sz="0" w:space="0" w:color="auto"/>
        <w:left w:val="none" w:sz="0" w:space="0" w:color="auto"/>
        <w:bottom w:val="none" w:sz="0" w:space="0" w:color="auto"/>
        <w:right w:val="none" w:sz="0" w:space="0" w:color="auto"/>
      </w:divBdr>
    </w:div>
    <w:div w:id="1138644532">
      <w:bodyDiv w:val="1"/>
      <w:marLeft w:val="0"/>
      <w:marRight w:val="0"/>
      <w:marTop w:val="0"/>
      <w:marBottom w:val="0"/>
      <w:divBdr>
        <w:top w:val="none" w:sz="0" w:space="0" w:color="auto"/>
        <w:left w:val="none" w:sz="0" w:space="0" w:color="auto"/>
        <w:bottom w:val="none" w:sz="0" w:space="0" w:color="auto"/>
        <w:right w:val="none" w:sz="0" w:space="0" w:color="auto"/>
      </w:divBdr>
    </w:div>
    <w:div w:id="1140613293">
      <w:bodyDiv w:val="1"/>
      <w:marLeft w:val="0"/>
      <w:marRight w:val="0"/>
      <w:marTop w:val="0"/>
      <w:marBottom w:val="0"/>
      <w:divBdr>
        <w:top w:val="none" w:sz="0" w:space="0" w:color="auto"/>
        <w:left w:val="none" w:sz="0" w:space="0" w:color="auto"/>
        <w:bottom w:val="none" w:sz="0" w:space="0" w:color="auto"/>
        <w:right w:val="none" w:sz="0" w:space="0" w:color="auto"/>
      </w:divBdr>
    </w:div>
    <w:div w:id="1140735078">
      <w:bodyDiv w:val="1"/>
      <w:marLeft w:val="0"/>
      <w:marRight w:val="0"/>
      <w:marTop w:val="0"/>
      <w:marBottom w:val="0"/>
      <w:divBdr>
        <w:top w:val="none" w:sz="0" w:space="0" w:color="auto"/>
        <w:left w:val="none" w:sz="0" w:space="0" w:color="auto"/>
        <w:bottom w:val="none" w:sz="0" w:space="0" w:color="auto"/>
        <w:right w:val="none" w:sz="0" w:space="0" w:color="auto"/>
      </w:divBdr>
    </w:div>
    <w:div w:id="1141268048">
      <w:bodyDiv w:val="1"/>
      <w:marLeft w:val="0"/>
      <w:marRight w:val="0"/>
      <w:marTop w:val="0"/>
      <w:marBottom w:val="0"/>
      <w:divBdr>
        <w:top w:val="none" w:sz="0" w:space="0" w:color="auto"/>
        <w:left w:val="none" w:sz="0" w:space="0" w:color="auto"/>
        <w:bottom w:val="none" w:sz="0" w:space="0" w:color="auto"/>
        <w:right w:val="none" w:sz="0" w:space="0" w:color="auto"/>
      </w:divBdr>
    </w:div>
    <w:div w:id="1141919377">
      <w:bodyDiv w:val="1"/>
      <w:marLeft w:val="0"/>
      <w:marRight w:val="0"/>
      <w:marTop w:val="0"/>
      <w:marBottom w:val="0"/>
      <w:divBdr>
        <w:top w:val="none" w:sz="0" w:space="0" w:color="auto"/>
        <w:left w:val="none" w:sz="0" w:space="0" w:color="auto"/>
        <w:bottom w:val="none" w:sz="0" w:space="0" w:color="auto"/>
        <w:right w:val="none" w:sz="0" w:space="0" w:color="auto"/>
      </w:divBdr>
    </w:div>
    <w:div w:id="1142118557">
      <w:bodyDiv w:val="1"/>
      <w:marLeft w:val="0"/>
      <w:marRight w:val="0"/>
      <w:marTop w:val="0"/>
      <w:marBottom w:val="0"/>
      <w:divBdr>
        <w:top w:val="none" w:sz="0" w:space="0" w:color="auto"/>
        <w:left w:val="none" w:sz="0" w:space="0" w:color="auto"/>
        <w:bottom w:val="none" w:sz="0" w:space="0" w:color="auto"/>
        <w:right w:val="none" w:sz="0" w:space="0" w:color="auto"/>
      </w:divBdr>
    </w:div>
    <w:div w:id="1142506199">
      <w:bodyDiv w:val="1"/>
      <w:marLeft w:val="0"/>
      <w:marRight w:val="0"/>
      <w:marTop w:val="0"/>
      <w:marBottom w:val="0"/>
      <w:divBdr>
        <w:top w:val="none" w:sz="0" w:space="0" w:color="auto"/>
        <w:left w:val="none" w:sz="0" w:space="0" w:color="auto"/>
        <w:bottom w:val="none" w:sz="0" w:space="0" w:color="auto"/>
        <w:right w:val="none" w:sz="0" w:space="0" w:color="auto"/>
      </w:divBdr>
    </w:div>
    <w:div w:id="1143035759">
      <w:bodyDiv w:val="1"/>
      <w:marLeft w:val="0"/>
      <w:marRight w:val="0"/>
      <w:marTop w:val="0"/>
      <w:marBottom w:val="0"/>
      <w:divBdr>
        <w:top w:val="none" w:sz="0" w:space="0" w:color="auto"/>
        <w:left w:val="none" w:sz="0" w:space="0" w:color="auto"/>
        <w:bottom w:val="none" w:sz="0" w:space="0" w:color="auto"/>
        <w:right w:val="none" w:sz="0" w:space="0" w:color="auto"/>
      </w:divBdr>
    </w:div>
    <w:div w:id="1143079430">
      <w:bodyDiv w:val="1"/>
      <w:marLeft w:val="0"/>
      <w:marRight w:val="0"/>
      <w:marTop w:val="0"/>
      <w:marBottom w:val="0"/>
      <w:divBdr>
        <w:top w:val="none" w:sz="0" w:space="0" w:color="auto"/>
        <w:left w:val="none" w:sz="0" w:space="0" w:color="auto"/>
        <w:bottom w:val="none" w:sz="0" w:space="0" w:color="auto"/>
        <w:right w:val="none" w:sz="0" w:space="0" w:color="auto"/>
      </w:divBdr>
    </w:div>
    <w:div w:id="1145583484">
      <w:bodyDiv w:val="1"/>
      <w:marLeft w:val="0"/>
      <w:marRight w:val="0"/>
      <w:marTop w:val="0"/>
      <w:marBottom w:val="0"/>
      <w:divBdr>
        <w:top w:val="none" w:sz="0" w:space="0" w:color="auto"/>
        <w:left w:val="none" w:sz="0" w:space="0" w:color="auto"/>
        <w:bottom w:val="none" w:sz="0" w:space="0" w:color="auto"/>
        <w:right w:val="none" w:sz="0" w:space="0" w:color="auto"/>
      </w:divBdr>
    </w:div>
    <w:div w:id="1145926124">
      <w:bodyDiv w:val="1"/>
      <w:marLeft w:val="0"/>
      <w:marRight w:val="0"/>
      <w:marTop w:val="0"/>
      <w:marBottom w:val="0"/>
      <w:divBdr>
        <w:top w:val="none" w:sz="0" w:space="0" w:color="auto"/>
        <w:left w:val="none" w:sz="0" w:space="0" w:color="auto"/>
        <w:bottom w:val="none" w:sz="0" w:space="0" w:color="auto"/>
        <w:right w:val="none" w:sz="0" w:space="0" w:color="auto"/>
      </w:divBdr>
    </w:div>
    <w:div w:id="1146432799">
      <w:bodyDiv w:val="1"/>
      <w:marLeft w:val="0"/>
      <w:marRight w:val="0"/>
      <w:marTop w:val="0"/>
      <w:marBottom w:val="0"/>
      <w:divBdr>
        <w:top w:val="none" w:sz="0" w:space="0" w:color="auto"/>
        <w:left w:val="none" w:sz="0" w:space="0" w:color="auto"/>
        <w:bottom w:val="none" w:sz="0" w:space="0" w:color="auto"/>
        <w:right w:val="none" w:sz="0" w:space="0" w:color="auto"/>
      </w:divBdr>
    </w:div>
    <w:div w:id="1146626881">
      <w:bodyDiv w:val="1"/>
      <w:marLeft w:val="0"/>
      <w:marRight w:val="0"/>
      <w:marTop w:val="0"/>
      <w:marBottom w:val="0"/>
      <w:divBdr>
        <w:top w:val="none" w:sz="0" w:space="0" w:color="auto"/>
        <w:left w:val="none" w:sz="0" w:space="0" w:color="auto"/>
        <w:bottom w:val="none" w:sz="0" w:space="0" w:color="auto"/>
        <w:right w:val="none" w:sz="0" w:space="0" w:color="auto"/>
      </w:divBdr>
    </w:div>
    <w:div w:id="1146824230">
      <w:bodyDiv w:val="1"/>
      <w:marLeft w:val="0"/>
      <w:marRight w:val="0"/>
      <w:marTop w:val="0"/>
      <w:marBottom w:val="0"/>
      <w:divBdr>
        <w:top w:val="none" w:sz="0" w:space="0" w:color="auto"/>
        <w:left w:val="none" w:sz="0" w:space="0" w:color="auto"/>
        <w:bottom w:val="none" w:sz="0" w:space="0" w:color="auto"/>
        <w:right w:val="none" w:sz="0" w:space="0" w:color="auto"/>
      </w:divBdr>
    </w:div>
    <w:div w:id="1147164470">
      <w:bodyDiv w:val="1"/>
      <w:marLeft w:val="0"/>
      <w:marRight w:val="0"/>
      <w:marTop w:val="0"/>
      <w:marBottom w:val="0"/>
      <w:divBdr>
        <w:top w:val="none" w:sz="0" w:space="0" w:color="auto"/>
        <w:left w:val="none" w:sz="0" w:space="0" w:color="auto"/>
        <w:bottom w:val="none" w:sz="0" w:space="0" w:color="auto"/>
        <w:right w:val="none" w:sz="0" w:space="0" w:color="auto"/>
      </w:divBdr>
    </w:div>
    <w:div w:id="1147165009">
      <w:bodyDiv w:val="1"/>
      <w:marLeft w:val="0"/>
      <w:marRight w:val="0"/>
      <w:marTop w:val="0"/>
      <w:marBottom w:val="0"/>
      <w:divBdr>
        <w:top w:val="none" w:sz="0" w:space="0" w:color="auto"/>
        <w:left w:val="none" w:sz="0" w:space="0" w:color="auto"/>
        <w:bottom w:val="none" w:sz="0" w:space="0" w:color="auto"/>
        <w:right w:val="none" w:sz="0" w:space="0" w:color="auto"/>
      </w:divBdr>
    </w:div>
    <w:div w:id="1147236049">
      <w:bodyDiv w:val="1"/>
      <w:marLeft w:val="0"/>
      <w:marRight w:val="0"/>
      <w:marTop w:val="0"/>
      <w:marBottom w:val="0"/>
      <w:divBdr>
        <w:top w:val="none" w:sz="0" w:space="0" w:color="auto"/>
        <w:left w:val="none" w:sz="0" w:space="0" w:color="auto"/>
        <w:bottom w:val="none" w:sz="0" w:space="0" w:color="auto"/>
        <w:right w:val="none" w:sz="0" w:space="0" w:color="auto"/>
      </w:divBdr>
    </w:div>
    <w:div w:id="1147360043">
      <w:bodyDiv w:val="1"/>
      <w:marLeft w:val="0"/>
      <w:marRight w:val="0"/>
      <w:marTop w:val="0"/>
      <w:marBottom w:val="0"/>
      <w:divBdr>
        <w:top w:val="none" w:sz="0" w:space="0" w:color="auto"/>
        <w:left w:val="none" w:sz="0" w:space="0" w:color="auto"/>
        <w:bottom w:val="none" w:sz="0" w:space="0" w:color="auto"/>
        <w:right w:val="none" w:sz="0" w:space="0" w:color="auto"/>
      </w:divBdr>
    </w:div>
    <w:div w:id="1147820626">
      <w:bodyDiv w:val="1"/>
      <w:marLeft w:val="0"/>
      <w:marRight w:val="0"/>
      <w:marTop w:val="0"/>
      <w:marBottom w:val="0"/>
      <w:divBdr>
        <w:top w:val="none" w:sz="0" w:space="0" w:color="auto"/>
        <w:left w:val="none" w:sz="0" w:space="0" w:color="auto"/>
        <w:bottom w:val="none" w:sz="0" w:space="0" w:color="auto"/>
        <w:right w:val="none" w:sz="0" w:space="0" w:color="auto"/>
      </w:divBdr>
    </w:div>
    <w:div w:id="1148207146">
      <w:bodyDiv w:val="1"/>
      <w:marLeft w:val="0"/>
      <w:marRight w:val="0"/>
      <w:marTop w:val="0"/>
      <w:marBottom w:val="0"/>
      <w:divBdr>
        <w:top w:val="none" w:sz="0" w:space="0" w:color="auto"/>
        <w:left w:val="none" w:sz="0" w:space="0" w:color="auto"/>
        <w:bottom w:val="none" w:sz="0" w:space="0" w:color="auto"/>
        <w:right w:val="none" w:sz="0" w:space="0" w:color="auto"/>
      </w:divBdr>
    </w:div>
    <w:div w:id="1148862667">
      <w:bodyDiv w:val="1"/>
      <w:marLeft w:val="0"/>
      <w:marRight w:val="0"/>
      <w:marTop w:val="0"/>
      <w:marBottom w:val="0"/>
      <w:divBdr>
        <w:top w:val="none" w:sz="0" w:space="0" w:color="auto"/>
        <w:left w:val="none" w:sz="0" w:space="0" w:color="auto"/>
        <w:bottom w:val="none" w:sz="0" w:space="0" w:color="auto"/>
        <w:right w:val="none" w:sz="0" w:space="0" w:color="auto"/>
      </w:divBdr>
    </w:div>
    <w:div w:id="1149633876">
      <w:bodyDiv w:val="1"/>
      <w:marLeft w:val="0"/>
      <w:marRight w:val="0"/>
      <w:marTop w:val="0"/>
      <w:marBottom w:val="0"/>
      <w:divBdr>
        <w:top w:val="none" w:sz="0" w:space="0" w:color="auto"/>
        <w:left w:val="none" w:sz="0" w:space="0" w:color="auto"/>
        <w:bottom w:val="none" w:sz="0" w:space="0" w:color="auto"/>
        <w:right w:val="none" w:sz="0" w:space="0" w:color="auto"/>
      </w:divBdr>
    </w:div>
    <w:div w:id="1149903401">
      <w:bodyDiv w:val="1"/>
      <w:marLeft w:val="0"/>
      <w:marRight w:val="0"/>
      <w:marTop w:val="0"/>
      <w:marBottom w:val="0"/>
      <w:divBdr>
        <w:top w:val="none" w:sz="0" w:space="0" w:color="auto"/>
        <w:left w:val="none" w:sz="0" w:space="0" w:color="auto"/>
        <w:bottom w:val="none" w:sz="0" w:space="0" w:color="auto"/>
        <w:right w:val="none" w:sz="0" w:space="0" w:color="auto"/>
      </w:divBdr>
    </w:div>
    <w:div w:id="1150094784">
      <w:bodyDiv w:val="1"/>
      <w:marLeft w:val="0"/>
      <w:marRight w:val="0"/>
      <w:marTop w:val="0"/>
      <w:marBottom w:val="0"/>
      <w:divBdr>
        <w:top w:val="none" w:sz="0" w:space="0" w:color="auto"/>
        <w:left w:val="none" w:sz="0" w:space="0" w:color="auto"/>
        <w:bottom w:val="none" w:sz="0" w:space="0" w:color="auto"/>
        <w:right w:val="none" w:sz="0" w:space="0" w:color="auto"/>
      </w:divBdr>
    </w:div>
    <w:div w:id="1150948274">
      <w:bodyDiv w:val="1"/>
      <w:marLeft w:val="0"/>
      <w:marRight w:val="0"/>
      <w:marTop w:val="0"/>
      <w:marBottom w:val="0"/>
      <w:divBdr>
        <w:top w:val="none" w:sz="0" w:space="0" w:color="auto"/>
        <w:left w:val="none" w:sz="0" w:space="0" w:color="auto"/>
        <w:bottom w:val="none" w:sz="0" w:space="0" w:color="auto"/>
        <w:right w:val="none" w:sz="0" w:space="0" w:color="auto"/>
      </w:divBdr>
    </w:div>
    <w:div w:id="1151016963">
      <w:bodyDiv w:val="1"/>
      <w:marLeft w:val="0"/>
      <w:marRight w:val="0"/>
      <w:marTop w:val="0"/>
      <w:marBottom w:val="0"/>
      <w:divBdr>
        <w:top w:val="none" w:sz="0" w:space="0" w:color="auto"/>
        <w:left w:val="none" w:sz="0" w:space="0" w:color="auto"/>
        <w:bottom w:val="none" w:sz="0" w:space="0" w:color="auto"/>
        <w:right w:val="none" w:sz="0" w:space="0" w:color="auto"/>
      </w:divBdr>
    </w:div>
    <w:div w:id="1152211881">
      <w:bodyDiv w:val="1"/>
      <w:marLeft w:val="0"/>
      <w:marRight w:val="0"/>
      <w:marTop w:val="0"/>
      <w:marBottom w:val="0"/>
      <w:divBdr>
        <w:top w:val="none" w:sz="0" w:space="0" w:color="auto"/>
        <w:left w:val="none" w:sz="0" w:space="0" w:color="auto"/>
        <w:bottom w:val="none" w:sz="0" w:space="0" w:color="auto"/>
        <w:right w:val="none" w:sz="0" w:space="0" w:color="auto"/>
      </w:divBdr>
    </w:div>
    <w:div w:id="1152407808">
      <w:bodyDiv w:val="1"/>
      <w:marLeft w:val="0"/>
      <w:marRight w:val="0"/>
      <w:marTop w:val="0"/>
      <w:marBottom w:val="0"/>
      <w:divBdr>
        <w:top w:val="none" w:sz="0" w:space="0" w:color="auto"/>
        <w:left w:val="none" w:sz="0" w:space="0" w:color="auto"/>
        <w:bottom w:val="none" w:sz="0" w:space="0" w:color="auto"/>
        <w:right w:val="none" w:sz="0" w:space="0" w:color="auto"/>
      </w:divBdr>
    </w:div>
    <w:div w:id="1153567534">
      <w:bodyDiv w:val="1"/>
      <w:marLeft w:val="0"/>
      <w:marRight w:val="0"/>
      <w:marTop w:val="0"/>
      <w:marBottom w:val="0"/>
      <w:divBdr>
        <w:top w:val="none" w:sz="0" w:space="0" w:color="auto"/>
        <w:left w:val="none" w:sz="0" w:space="0" w:color="auto"/>
        <w:bottom w:val="none" w:sz="0" w:space="0" w:color="auto"/>
        <w:right w:val="none" w:sz="0" w:space="0" w:color="auto"/>
      </w:divBdr>
    </w:div>
    <w:div w:id="1154100186">
      <w:bodyDiv w:val="1"/>
      <w:marLeft w:val="0"/>
      <w:marRight w:val="0"/>
      <w:marTop w:val="0"/>
      <w:marBottom w:val="0"/>
      <w:divBdr>
        <w:top w:val="none" w:sz="0" w:space="0" w:color="auto"/>
        <w:left w:val="none" w:sz="0" w:space="0" w:color="auto"/>
        <w:bottom w:val="none" w:sz="0" w:space="0" w:color="auto"/>
        <w:right w:val="none" w:sz="0" w:space="0" w:color="auto"/>
      </w:divBdr>
    </w:div>
    <w:div w:id="1154446306">
      <w:bodyDiv w:val="1"/>
      <w:marLeft w:val="0"/>
      <w:marRight w:val="0"/>
      <w:marTop w:val="0"/>
      <w:marBottom w:val="0"/>
      <w:divBdr>
        <w:top w:val="none" w:sz="0" w:space="0" w:color="auto"/>
        <w:left w:val="none" w:sz="0" w:space="0" w:color="auto"/>
        <w:bottom w:val="none" w:sz="0" w:space="0" w:color="auto"/>
        <w:right w:val="none" w:sz="0" w:space="0" w:color="auto"/>
      </w:divBdr>
    </w:div>
    <w:div w:id="1154761275">
      <w:bodyDiv w:val="1"/>
      <w:marLeft w:val="0"/>
      <w:marRight w:val="0"/>
      <w:marTop w:val="0"/>
      <w:marBottom w:val="0"/>
      <w:divBdr>
        <w:top w:val="none" w:sz="0" w:space="0" w:color="auto"/>
        <w:left w:val="none" w:sz="0" w:space="0" w:color="auto"/>
        <w:bottom w:val="none" w:sz="0" w:space="0" w:color="auto"/>
        <w:right w:val="none" w:sz="0" w:space="0" w:color="auto"/>
      </w:divBdr>
    </w:div>
    <w:div w:id="1154831390">
      <w:bodyDiv w:val="1"/>
      <w:marLeft w:val="0"/>
      <w:marRight w:val="0"/>
      <w:marTop w:val="0"/>
      <w:marBottom w:val="0"/>
      <w:divBdr>
        <w:top w:val="none" w:sz="0" w:space="0" w:color="auto"/>
        <w:left w:val="none" w:sz="0" w:space="0" w:color="auto"/>
        <w:bottom w:val="none" w:sz="0" w:space="0" w:color="auto"/>
        <w:right w:val="none" w:sz="0" w:space="0" w:color="auto"/>
      </w:divBdr>
    </w:div>
    <w:div w:id="1154834739">
      <w:bodyDiv w:val="1"/>
      <w:marLeft w:val="0"/>
      <w:marRight w:val="0"/>
      <w:marTop w:val="0"/>
      <w:marBottom w:val="0"/>
      <w:divBdr>
        <w:top w:val="none" w:sz="0" w:space="0" w:color="auto"/>
        <w:left w:val="none" w:sz="0" w:space="0" w:color="auto"/>
        <w:bottom w:val="none" w:sz="0" w:space="0" w:color="auto"/>
        <w:right w:val="none" w:sz="0" w:space="0" w:color="auto"/>
      </w:divBdr>
    </w:div>
    <w:div w:id="1155029385">
      <w:bodyDiv w:val="1"/>
      <w:marLeft w:val="0"/>
      <w:marRight w:val="0"/>
      <w:marTop w:val="0"/>
      <w:marBottom w:val="0"/>
      <w:divBdr>
        <w:top w:val="none" w:sz="0" w:space="0" w:color="auto"/>
        <w:left w:val="none" w:sz="0" w:space="0" w:color="auto"/>
        <w:bottom w:val="none" w:sz="0" w:space="0" w:color="auto"/>
        <w:right w:val="none" w:sz="0" w:space="0" w:color="auto"/>
      </w:divBdr>
    </w:div>
    <w:div w:id="1156143798">
      <w:bodyDiv w:val="1"/>
      <w:marLeft w:val="0"/>
      <w:marRight w:val="0"/>
      <w:marTop w:val="0"/>
      <w:marBottom w:val="0"/>
      <w:divBdr>
        <w:top w:val="none" w:sz="0" w:space="0" w:color="auto"/>
        <w:left w:val="none" w:sz="0" w:space="0" w:color="auto"/>
        <w:bottom w:val="none" w:sz="0" w:space="0" w:color="auto"/>
        <w:right w:val="none" w:sz="0" w:space="0" w:color="auto"/>
      </w:divBdr>
    </w:div>
    <w:div w:id="1156343189">
      <w:bodyDiv w:val="1"/>
      <w:marLeft w:val="0"/>
      <w:marRight w:val="0"/>
      <w:marTop w:val="0"/>
      <w:marBottom w:val="0"/>
      <w:divBdr>
        <w:top w:val="none" w:sz="0" w:space="0" w:color="auto"/>
        <w:left w:val="none" w:sz="0" w:space="0" w:color="auto"/>
        <w:bottom w:val="none" w:sz="0" w:space="0" w:color="auto"/>
        <w:right w:val="none" w:sz="0" w:space="0" w:color="auto"/>
      </w:divBdr>
    </w:div>
    <w:div w:id="1158033353">
      <w:bodyDiv w:val="1"/>
      <w:marLeft w:val="0"/>
      <w:marRight w:val="0"/>
      <w:marTop w:val="0"/>
      <w:marBottom w:val="0"/>
      <w:divBdr>
        <w:top w:val="none" w:sz="0" w:space="0" w:color="auto"/>
        <w:left w:val="none" w:sz="0" w:space="0" w:color="auto"/>
        <w:bottom w:val="none" w:sz="0" w:space="0" w:color="auto"/>
        <w:right w:val="none" w:sz="0" w:space="0" w:color="auto"/>
      </w:divBdr>
    </w:div>
    <w:div w:id="1158153742">
      <w:bodyDiv w:val="1"/>
      <w:marLeft w:val="0"/>
      <w:marRight w:val="0"/>
      <w:marTop w:val="0"/>
      <w:marBottom w:val="0"/>
      <w:divBdr>
        <w:top w:val="none" w:sz="0" w:space="0" w:color="auto"/>
        <w:left w:val="none" w:sz="0" w:space="0" w:color="auto"/>
        <w:bottom w:val="none" w:sz="0" w:space="0" w:color="auto"/>
        <w:right w:val="none" w:sz="0" w:space="0" w:color="auto"/>
      </w:divBdr>
    </w:div>
    <w:div w:id="1158419440">
      <w:bodyDiv w:val="1"/>
      <w:marLeft w:val="0"/>
      <w:marRight w:val="0"/>
      <w:marTop w:val="0"/>
      <w:marBottom w:val="0"/>
      <w:divBdr>
        <w:top w:val="none" w:sz="0" w:space="0" w:color="auto"/>
        <w:left w:val="none" w:sz="0" w:space="0" w:color="auto"/>
        <w:bottom w:val="none" w:sz="0" w:space="0" w:color="auto"/>
        <w:right w:val="none" w:sz="0" w:space="0" w:color="auto"/>
      </w:divBdr>
    </w:div>
    <w:div w:id="1158423169">
      <w:bodyDiv w:val="1"/>
      <w:marLeft w:val="0"/>
      <w:marRight w:val="0"/>
      <w:marTop w:val="0"/>
      <w:marBottom w:val="0"/>
      <w:divBdr>
        <w:top w:val="none" w:sz="0" w:space="0" w:color="auto"/>
        <w:left w:val="none" w:sz="0" w:space="0" w:color="auto"/>
        <w:bottom w:val="none" w:sz="0" w:space="0" w:color="auto"/>
        <w:right w:val="none" w:sz="0" w:space="0" w:color="auto"/>
      </w:divBdr>
    </w:div>
    <w:div w:id="1158495226">
      <w:bodyDiv w:val="1"/>
      <w:marLeft w:val="0"/>
      <w:marRight w:val="0"/>
      <w:marTop w:val="0"/>
      <w:marBottom w:val="0"/>
      <w:divBdr>
        <w:top w:val="none" w:sz="0" w:space="0" w:color="auto"/>
        <w:left w:val="none" w:sz="0" w:space="0" w:color="auto"/>
        <w:bottom w:val="none" w:sz="0" w:space="0" w:color="auto"/>
        <w:right w:val="none" w:sz="0" w:space="0" w:color="auto"/>
      </w:divBdr>
    </w:div>
    <w:div w:id="1159036710">
      <w:bodyDiv w:val="1"/>
      <w:marLeft w:val="0"/>
      <w:marRight w:val="0"/>
      <w:marTop w:val="0"/>
      <w:marBottom w:val="0"/>
      <w:divBdr>
        <w:top w:val="none" w:sz="0" w:space="0" w:color="auto"/>
        <w:left w:val="none" w:sz="0" w:space="0" w:color="auto"/>
        <w:bottom w:val="none" w:sz="0" w:space="0" w:color="auto"/>
        <w:right w:val="none" w:sz="0" w:space="0" w:color="auto"/>
      </w:divBdr>
    </w:div>
    <w:div w:id="1159542298">
      <w:bodyDiv w:val="1"/>
      <w:marLeft w:val="0"/>
      <w:marRight w:val="0"/>
      <w:marTop w:val="0"/>
      <w:marBottom w:val="0"/>
      <w:divBdr>
        <w:top w:val="none" w:sz="0" w:space="0" w:color="auto"/>
        <w:left w:val="none" w:sz="0" w:space="0" w:color="auto"/>
        <w:bottom w:val="none" w:sz="0" w:space="0" w:color="auto"/>
        <w:right w:val="none" w:sz="0" w:space="0" w:color="auto"/>
      </w:divBdr>
    </w:div>
    <w:div w:id="1159690773">
      <w:bodyDiv w:val="1"/>
      <w:marLeft w:val="0"/>
      <w:marRight w:val="0"/>
      <w:marTop w:val="0"/>
      <w:marBottom w:val="0"/>
      <w:divBdr>
        <w:top w:val="none" w:sz="0" w:space="0" w:color="auto"/>
        <w:left w:val="none" w:sz="0" w:space="0" w:color="auto"/>
        <w:bottom w:val="none" w:sz="0" w:space="0" w:color="auto"/>
        <w:right w:val="none" w:sz="0" w:space="0" w:color="auto"/>
      </w:divBdr>
    </w:div>
    <w:div w:id="1161120211">
      <w:bodyDiv w:val="1"/>
      <w:marLeft w:val="0"/>
      <w:marRight w:val="0"/>
      <w:marTop w:val="0"/>
      <w:marBottom w:val="0"/>
      <w:divBdr>
        <w:top w:val="none" w:sz="0" w:space="0" w:color="auto"/>
        <w:left w:val="none" w:sz="0" w:space="0" w:color="auto"/>
        <w:bottom w:val="none" w:sz="0" w:space="0" w:color="auto"/>
        <w:right w:val="none" w:sz="0" w:space="0" w:color="auto"/>
      </w:divBdr>
    </w:div>
    <w:div w:id="1161508379">
      <w:bodyDiv w:val="1"/>
      <w:marLeft w:val="0"/>
      <w:marRight w:val="0"/>
      <w:marTop w:val="0"/>
      <w:marBottom w:val="0"/>
      <w:divBdr>
        <w:top w:val="none" w:sz="0" w:space="0" w:color="auto"/>
        <w:left w:val="none" w:sz="0" w:space="0" w:color="auto"/>
        <w:bottom w:val="none" w:sz="0" w:space="0" w:color="auto"/>
        <w:right w:val="none" w:sz="0" w:space="0" w:color="auto"/>
      </w:divBdr>
    </w:div>
    <w:div w:id="1161778331">
      <w:bodyDiv w:val="1"/>
      <w:marLeft w:val="0"/>
      <w:marRight w:val="0"/>
      <w:marTop w:val="0"/>
      <w:marBottom w:val="0"/>
      <w:divBdr>
        <w:top w:val="none" w:sz="0" w:space="0" w:color="auto"/>
        <w:left w:val="none" w:sz="0" w:space="0" w:color="auto"/>
        <w:bottom w:val="none" w:sz="0" w:space="0" w:color="auto"/>
        <w:right w:val="none" w:sz="0" w:space="0" w:color="auto"/>
      </w:divBdr>
    </w:div>
    <w:div w:id="1162234218">
      <w:bodyDiv w:val="1"/>
      <w:marLeft w:val="0"/>
      <w:marRight w:val="0"/>
      <w:marTop w:val="0"/>
      <w:marBottom w:val="0"/>
      <w:divBdr>
        <w:top w:val="none" w:sz="0" w:space="0" w:color="auto"/>
        <w:left w:val="none" w:sz="0" w:space="0" w:color="auto"/>
        <w:bottom w:val="none" w:sz="0" w:space="0" w:color="auto"/>
        <w:right w:val="none" w:sz="0" w:space="0" w:color="auto"/>
      </w:divBdr>
    </w:div>
    <w:div w:id="1163816111">
      <w:bodyDiv w:val="1"/>
      <w:marLeft w:val="0"/>
      <w:marRight w:val="0"/>
      <w:marTop w:val="0"/>
      <w:marBottom w:val="0"/>
      <w:divBdr>
        <w:top w:val="none" w:sz="0" w:space="0" w:color="auto"/>
        <w:left w:val="none" w:sz="0" w:space="0" w:color="auto"/>
        <w:bottom w:val="none" w:sz="0" w:space="0" w:color="auto"/>
        <w:right w:val="none" w:sz="0" w:space="0" w:color="auto"/>
      </w:divBdr>
    </w:div>
    <w:div w:id="1164005988">
      <w:bodyDiv w:val="1"/>
      <w:marLeft w:val="0"/>
      <w:marRight w:val="0"/>
      <w:marTop w:val="0"/>
      <w:marBottom w:val="0"/>
      <w:divBdr>
        <w:top w:val="none" w:sz="0" w:space="0" w:color="auto"/>
        <w:left w:val="none" w:sz="0" w:space="0" w:color="auto"/>
        <w:bottom w:val="none" w:sz="0" w:space="0" w:color="auto"/>
        <w:right w:val="none" w:sz="0" w:space="0" w:color="auto"/>
      </w:divBdr>
    </w:div>
    <w:div w:id="1164055835">
      <w:bodyDiv w:val="1"/>
      <w:marLeft w:val="0"/>
      <w:marRight w:val="0"/>
      <w:marTop w:val="0"/>
      <w:marBottom w:val="0"/>
      <w:divBdr>
        <w:top w:val="none" w:sz="0" w:space="0" w:color="auto"/>
        <w:left w:val="none" w:sz="0" w:space="0" w:color="auto"/>
        <w:bottom w:val="none" w:sz="0" w:space="0" w:color="auto"/>
        <w:right w:val="none" w:sz="0" w:space="0" w:color="auto"/>
      </w:divBdr>
    </w:div>
    <w:div w:id="1164274788">
      <w:bodyDiv w:val="1"/>
      <w:marLeft w:val="0"/>
      <w:marRight w:val="0"/>
      <w:marTop w:val="0"/>
      <w:marBottom w:val="0"/>
      <w:divBdr>
        <w:top w:val="none" w:sz="0" w:space="0" w:color="auto"/>
        <w:left w:val="none" w:sz="0" w:space="0" w:color="auto"/>
        <w:bottom w:val="none" w:sz="0" w:space="0" w:color="auto"/>
        <w:right w:val="none" w:sz="0" w:space="0" w:color="auto"/>
      </w:divBdr>
    </w:div>
    <w:div w:id="1164391244">
      <w:bodyDiv w:val="1"/>
      <w:marLeft w:val="0"/>
      <w:marRight w:val="0"/>
      <w:marTop w:val="0"/>
      <w:marBottom w:val="0"/>
      <w:divBdr>
        <w:top w:val="none" w:sz="0" w:space="0" w:color="auto"/>
        <w:left w:val="none" w:sz="0" w:space="0" w:color="auto"/>
        <w:bottom w:val="none" w:sz="0" w:space="0" w:color="auto"/>
        <w:right w:val="none" w:sz="0" w:space="0" w:color="auto"/>
      </w:divBdr>
    </w:div>
    <w:div w:id="1164584032">
      <w:bodyDiv w:val="1"/>
      <w:marLeft w:val="0"/>
      <w:marRight w:val="0"/>
      <w:marTop w:val="0"/>
      <w:marBottom w:val="0"/>
      <w:divBdr>
        <w:top w:val="none" w:sz="0" w:space="0" w:color="auto"/>
        <w:left w:val="none" w:sz="0" w:space="0" w:color="auto"/>
        <w:bottom w:val="none" w:sz="0" w:space="0" w:color="auto"/>
        <w:right w:val="none" w:sz="0" w:space="0" w:color="auto"/>
      </w:divBdr>
    </w:div>
    <w:div w:id="1164903989">
      <w:bodyDiv w:val="1"/>
      <w:marLeft w:val="0"/>
      <w:marRight w:val="0"/>
      <w:marTop w:val="0"/>
      <w:marBottom w:val="0"/>
      <w:divBdr>
        <w:top w:val="none" w:sz="0" w:space="0" w:color="auto"/>
        <w:left w:val="none" w:sz="0" w:space="0" w:color="auto"/>
        <w:bottom w:val="none" w:sz="0" w:space="0" w:color="auto"/>
        <w:right w:val="none" w:sz="0" w:space="0" w:color="auto"/>
      </w:divBdr>
    </w:div>
    <w:div w:id="1164971218">
      <w:bodyDiv w:val="1"/>
      <w:marLeft w:val="0"/>
      <w:marRight w:val="0"/>
      <w:marTop w:val="0"/>
      <w:marBottom w:val="0"/>
      <w:divBdr>
        <w:top w:val="none" w:sz="0" w:space="0" w:color="auto"/>
        <w:left w:val="none" w:sz="0" w:space="0" w:color="auto"/>
        <w:bottom w:val="none" w:sz="0" w:space="0" w:color="auto"/>
        <w:right w:val="none" w:sz="0" w:space="0" w:color="auto"/>
      </w:divBdr>
    </w:div>
    <w:div w:id="1164979759">
      <w:bodyDiv w:val="1"/>
      <w:marLeft w:val="0"/>
      <w:marRight w:val="0"/>
      <w:marTop w:val="0"/>
      <w:marBottom w:val="0"/>
      <w:divBdr>
        <w:top w:val="none" w:sz="0" w:space="0" w:color="auto"/>
        <w:left w:val="none" w:sz="0" w:space="0" w:color="auto"/>
        <w:bottom w:val="none" w:sz="0" w:space="0" w:color="auto"/>
        <w:right w:val="none" w:sz="0" w:space="0" w:color="auto"/>
      </w:divBdr>
    </w:div>
    <w:div w:id="1165510451">
      <w:bodyDiv w:val="1"/>
      <w:marLeft w:val="0"/>
      <w:marRight w:val="0"/>
      <w:marTop w:val="0"/>
      <w:marBottom w:val="0"/>
      <w:divBdr>
        <w:top w:val="none" w:sz="0" w:space="0" w:color="auto"/>
        <w:left w:val="none" w:sz="0" w:space="0" w:color="auto"/>
        <w:bottom w:val="none" w:sz="0" w:space="0" w:color="auto"/>
        <w:right w:val="none" w:sz="0" w:space="0" w:color="auto"/>
      </w:divBdr>
    </w:div>
    <w:div w:id="1165631089">
      <w:bodyDiv w:val="1"/>
      <w:marLeft w:val="0"/>
      <w:marRight w:val="0"/>
      <w:marTop w:val="0"/>
      <w:marBottom w:val="0"/>
      <w:divBdr>
        <w:top w:val="none" w:sz="0" w:space="0" w:color="auto"/>
        <w:left w:val="none" w:sz="0" w:space="0" w:color="auto"/>
        <w:bottom w:val="none" w:sz="0" w:space="0" w:color="auto"/>
        <w:right w:val="none" w:sz="0" w:space="0" w:color="auto"/>
      </w:divBdr>
    </w:div>
    <w:div w:id="1165852245">
      <w:bodyDiv w:val="1"/>
      <w:marLeft w:val="0"/>
      <w:marRight w:val="0"/>
      <w:marTop w:val="0"/>
      <w:marBottom w:val="0"/>
      <w:divBdr>
        <w:top w:val="none" w:sz="0" w:space="0" w:color="auto"/>
        <w:left w:val="none" w:sz="0" w:space="0" w:color="auto"/>
        <w:bottom w:val="none" w:sz="0" w:space="0" w:color="auto"/>
        <w:right w:val="none" w:sz="0" w:space="0" w:color="auto"/>
      </w:divBdr>
    </w:div>
    <w:div w:id="1165894823">
      <w:bodyDiv w:val="1"/>
      <w:marLeft w:val="0"/>
      <w:marRight w:val="0"/>
      <w:marTop w:val="0"/>
      <w:marBottom w:val="0"/>
      <w:divBdr>
        <w:top w:val="none" w:sz="0" w:space="0" w:color="auto"/>
        <w:left w:val="none" w:sz="0" w:space="0" w:color="auto"/>
        <w:bottom w:val="none" w:sz="0" w:space="0" w:color="auto"/>
        <w:right w:val="none" w:sz="0" w:space="0" w:color="auto"/>
      </w:divBdr>
    </w:div>
    <w:div w:id="1166899107">
      <w:bodyDiv w:val="1"/>
      <w:marLeft w:val="0"/>
      <w:marRight w:val="0"/>
      <w:marTop w:val="0"/>
      <w:marBottom w:val="0"/>
      <w:divBdr>
        <w:top w:val="none" w:sz="0" w:space="0" w:color="auto"/>
        <w:left w:val="none" w:sz="0" w:space="0" w:color="auto"/>
        <w:bottom w:val="none" w:sz="0" w:space="0" w:color="auto"/>
        <w:right w:val="none" w:sz="0" w:space="0" w:color="auto"/>
      </w:divBdr>
    </w:div>
    <w:div w:id="1167207137">
      <w:bodyDiv w:val="1"/>
      <w:marLeft w:val="0"/>
      <w:marRight w:val="0"/>
      <w:marTop w:val="0"/>
      <w:marBottom w:val="0"/>
      <w:divBdr>
        <w:top w:val="none" w:sz="0" w:space="0" w:color="auto"/>
        <w:left w:val="none" w:sz="0" w:space="0" w:color="auto"/>
        <w:bottom w:val="none" w:sz="0" w:space="0" w:color="auto"/>
        <w:right w:val="none" w:sz="0" w:space="0" w:color="auto"/>
      </w:divBdr>
    </w:div>
    <w:div w:id="1167399635">
      <w:bodyDiv w:val="1"/>
      <w:marLeft w:val="0"/>
      <w:marRight w:val="0"/>
      <w:marTop w:val="0"/>
      <w:marBottom w:val="0"/>
      <w:divBdr>
        <w:top w:val="none" w:sz="0" w:space="0" w:color="auto"/>
        <w:left w:val="none" w:sz="0" w:space="0" w:color="auto"/>
        <w:bottom w:val="none" w:sz="0" w:space="0" w:color="auto"/>
        <w:right w:val="none" w:sz="0" w:space="0" w:color="auto"/>
      </w:divBdr>
    </w:div>
    <w:div w:id="1167402447">
      <w:bodyDiv w:val="1"/>
      <w:marLeft w:val="0"/>
      <w:marRight w:val="0"/>
      <w:marTop w:val="0"/>
      <w:marBottom w:val="0"/>
      <w:divBdr>
        <w:top w:val="none" w:sz="0" w:space="0" w:color="auto"/>
        <w:left w:val="none" w:sz="0" w:space="0" w:color="auto"/>
        <w:bottom w:val="none" w:sz="0" w:space="0" w:color="auto"/>
        <w:right w:val="none" w:sz="0" w:space="0" w:color="auto"/>
      </w:divBdr>
    </w:div>
    <w:div w:id="1167984175">
      <w:bodyDiv w:val="1"/>
      <w:marLeft w:val="0"/>
      <w:marRight w:val="0"/>
      <w:marTop w:val="0"/>
      <w:marBottom w:val="0"/>
      <w:divBdr>
        <w:top w:val="none" w:sz="0" w:space="0" w:color="auto"/>
        <w:left w:val="none" w:sz="0" w:space="0" w:color="auto"/>
        <w:bottom w:val="none" w:sz="0" w:space="0" w:color="auto"/>
        <w:right w:val="none" w:sz="0" w:space="0" w:color="auto"/>
      </w:divBdr>
    </w:div>
    <w:div w:id="1168904559">
      <w:bodyDiv w:val="1"/>
      <w:marLeft w:val="0"/>
      <w:marRight w:val="0"/>
      <w:marTop w:val="0"/>
      <w:marBottom w:val="0"/>
      <w:divBdr>
        <w:top w:val="none" w:sz="0" w:space="0" w:color="auto"/>
        <w:left w:val="none" w:sz="0" w:space="0" w:color="auto"/>
        <w:bottom w:val="none" w:sz="0" w:space="0" w:color="auto"/>
        <w:right w:val="none" w:sz="0" w:space="0" w:color="auto"/>
      </w:divBdr>
    </w:div>
    <w:div w:id="1169173788">
      <w:bodyDiv w:val="1"/>
      <w:marLeft w:val="0"/>
      <w:marRight w:val="0"/>
      <w:marTop w:val="0"/>
      <w:marBottom w:val="0"/>
      <w:divBdr>
        <w:top w:val="none" w:sz="0" w:space="0" w:color="auto"/>
        <w:left w:val="none" w:sz="0" w:space="0" w:color="auto"/>
        <w:bottom w:val="none" w:sz="0" w:space="0" w:color="auto"/>
        <w:right w:val="none" w:sz="0" w:space="0" w:color="auto"/>
      </w:divBdr>
    </w:div>
    <w:div w:id="1169641441">
      <w:bodyDiv w:val="1"/>
      <w:marLeft w:val="0"/>
      <w:marRight w:val="0"/>
      <w:marTop w:val="0"/>
      <w:marBottom w:val="0"/>
      <w:divBdr>
        <w:top w:val="none" w:sz="0" w:space="0" w:color="auto"/>
        <w:left w:val="none" w:sz="0" w:space="0" w:color="auto"/>
        <w:bottom w:val="none" w:sz="0" w:space="0" w:color="auto"/>
        <w:right w:val="none" w:sz="0" w:space="0" w:color="auto"/>
      </w:divBdr>
    </w:div>
    <w:div w:id="1170028151">
      <w:bodyDiv w:val="1"/>
      <w:marLeft w:val="0"/>
      <w:marRight w:val="0"/>
      <w:marTop w:val="0"/>
      <w:marBottom w:val="0"/>
      <w:divBdr>
        <w:top w:val="none" w:sz="0" w:space="0" w:color="auto"/>
        <w:left w:val="none" w:sz="0" w:space="0" w:color="auto"/>
        <w:bottom w:val="none" w:sz="0" w:space="0" w:color="auto"/>
        <w:right w:val="none" w:sz="0" w:space="0" w:color="auto"/>
      </w:divBdr>
    </w:div>
    <w:div w:id="1170176910">
      <w:bodyDiv w:val="1"/>
      <w:marLeft w:val="0"/>
      <w:marRight w:val="0"/>
      <w:marTop w:val="0"/>
      <w:marBottom w:val="0"/>
      <w:divBdr>
        <w:top w:val="none" w:sz="0" w:space="0" w:color="auto"/>
        <w:left w:val="none" w:sz="0" w:space="0" w:color="auto"/>
        <w:bottom w:val="none" w:sz="0" w:space="0" w:color="auto"/>
        <w:right w:val="none" w:sz="0" w:space="0" w:color="auto"/>
      </w:divBdr>
    </w:div>
    <w:div w:id="1170750819">
      <w:bodyDiv w:val="1"/>
      <w:marLeft w:val="0"/>
      <w:marRight w:val="0"/>
      <w:marTop w:val="0"/>
      <w:marBottom w:val="0"/>
      <w:divBdr>
        <w:top w:val="none" w:sz="0" w:space="0" w:color="auto"/>
        <w:left w:val="none" w:sz="0" w:space="0" w:color="auto"/>
        <w:bottom w:val="none" w:sz="0" w:space="0" w:color="auto"/>
        <w:right w:val="none" w:sz="0" w:space="0" w:color="auto"/>
      </w:divBdr>
    </w:div>
    <w:div w:id="1171336508">
      <w:bodyDiv w:val="1"/>
      <w:marLeft w:val="0"/>
      <w:marRight w:val="0"/>
      <w:marTop w:val="0"/>
      <w:marBottom w:val="0"/>
      <w:divBdr>
        <w:top w:val="none" w:sz="0" w:space="0" w:color="auto"/>
        <w:left w:val="none" w:sz="0" w:space="0" w:color="auto"/>
        <w:bottom w:val="none" w:sz="0" w:space="0" w:color="auto"/>
        <w:right w:val="none" w:sz="0" w:space="0" w:color="auto"/>
      </w:divBdr>
    </w:div>
    <w:div w:id="1171602439">
      <w:bodyDiv w:val="1"/>
      <w:marLeft w:val="0"/>
      <w:marRight w:val="0"/>
      <w:marTop w:val="0"/>
      <w:marBottom w:val="0"/>
      <w:divBdr>
        <w:top w:val="none" w:sz="0" w:space="0" w:color="auto"/>
        <w:left w:val="none" w:sz="0" w:space="0" w:color="auto"/>
        <w:bottom w:val="none" w:sz="0" w:space="0" w:color="auto"/>
        <w:right w:val="none" w:sz="0" w:space="0" w:color="auto"/>
      </w:divBdr>
    </w:div>
    <w:div w:id="1172523972">
      <w:bodyDiv w:val="1"/>
      <w:marLeft w:val="0"/>
      <w:marRight w:val="0"/>
      <w:marTop w:val="0"/>
      <w:marBottom w:val="0"/>
      <w:divBdr>
        <w:top w:val="none" w:sz="0" w:space="0" w:color="auto"/>
        <w:left w:val="none" w:sz="0" w:space="0" w:color="auto"/>
        <w:bottom w:val="none" w:sz="0" w:space="0" w:color="auto"/>
        <w:right w:val="none" w:sz="0" w:space="0" w:color="auto"/>
      </w:divBdr>
    </w:div>
    <w:div w:id="1172794634">
      <w:bodyDiv w:val="1"/>
      <w:marLeft w:val="0"/>
      <w:marRight w:val="0"/>
      <w:marTop w:val="0"/>
      <w:marBottom w:val="0"/>
      <w:divBdr>
        <w:top w:val="none" w:sz="0" w:space="0" w:color="auto"/>
        <w:left w:val="none" w:sz="0" w:space="0" w:color="auto"/>
        <w:bottom w:val="none" w:sz="0" w:space="0" w:color="auto"/>
        <w:right w:val="none" w:sz="0" w:space="0" w:color="auto"/>
      </w:divBdr>
    </w:div>
    <w:div w:id="1173296815">
      <w:bodyDiv w:val="1"/>
      <w:marLeft w:val="0"/>
      <w:marRight w:val="0"/>
      <w:marTop w:val="0"/>
      <w:marBottom w:val="0"/>
      <w:divBdr>
        <w:top w:val="none" w:sz="0" w:space="0" w:color="auto"/>
        <w:left w:val="none" w:sz="0" w:space="0" w:color="auto"/>
        <w:bottom w:val="none" w:sz="0" w:space="0" w:color="auto"/>
        <w:right w:val="none" w:sz="0" w:space="0" w:color="auto"/>
      </w:divBdr>
    </w:div>
    <w:div w:id="1173451264">
      <w:bodyDiv w:val="1"/>
      <w:marLeft w:val="0"/>
      <w:marRight w:val="0"/>
      <w:marTop w:val="0"/>
      <w:marBottom w:val="0"/>
      <w:divBdr>
        <w:top w:val="none" w:sz="0" w:space="0" w:color="auto"/>
        <w:left w:val="none" w:sz="0" w:space="0" w:color="auto"/>
        <w:bottom w:val="none" w:sz="0" w:space="0" w:color="auto"/>
        <w:right w:val="none" w:sz="0" w:space="0" w:color="auto"/>
      </w:divBdr>
    </w:div>
    <w:div w:id="1173692003">
      <w:bodyDiv w:val="1"/>
      <w:marLeft w:val="0"/>
      <w:marRight w:val="0"/>
      <w:marTop w:val="0"/>
      <w:marBottom w:val="0"/>
      <w:divBdr>
        <w:top w:val="none" w:sz="0" w:space="0" w:color="auto"/>
        <w:left w:val="none" w:sz="0" w:space="0" w:color="auto"/>
        <w:bottom w:val="none" w:sz="0" w:space="0" w:color="auto"/>
        <w:right w:val="none" w:sz="0" w:space="0" w:color="auto"/>
      </w:divBdr>
    </w:div>
    <w:div w:id="1174152181">
      <w:bodyDiv w:val="1"/>
      <w:marLeft w:val="0"/>
      <w:marRight w:val="0"/>
      <w:marTop w:val="0"/>
      <w:marBottom w:val="0"/>
      <w:divBdr>
        <w:top w:val="none" w:sz="0" w:space="0" w:color="auto"/>
        <w:left w:val="none" w:sz="0" w:space="0" w:color="auto"/>
        <w:bottom w:val="none" w:sz="0" w:space="0" w:color="auto"/>
        <w:right w:val="none" w:sz="0" w:space="0" w:color="auto"/>
      </w:divBdr>
    </w:div>
    <w:div w:id="1174298814">
      <w:bodyDiv w:val="1"/>
      <w:marLeft w:val="0"/>
      <w:marRight w:val="0"/>
      <w:marTop w:val="0"/>
      <w:marBottom w:val="0"/>
      <w:divBdr>
        <w:top w:val="none" w:sz="0" w:space="0" w:color="auto"/>
        <w:left w:val="none" w:sz="0" w:space="0" w:color="auto"/>
        <w:bottom w:val="none" w:sz="0" w:space="0" w:color="auto"/>
        <w:right w:val="none" w:sz="0" w:space="0" w:color="auto"/>
      </w:divBdr>
    </w:div>
    <w:div w:id="1174954130">
      <w:bodyDiv w:val="1"/>
      <w:marLeft w:val="0"/>
      <w:marRight w:val="0"/>
      <w:marTop w:val="0"/>
      <w:marBottom w:val="0"/>
      <w:divBdr>
        <w:top w:val="none" w:sz="0" w:space="0" w:color="auto"/>
        <w:left w:val="none" w:sz="0" w:space="0" w:color="auto"/>
        <w:bottom w:val="none" w:sz="0" w:space="0" w:color="auto"/>
        <w:right w:val="none" w:sz="0" w:space="0" w:color="auto"/>
      </w:divBdr>
    </w:div>
    <w:div w:id="1174996592">
      <w:bodyDiv w:val="1"/>
      <w:marLeft w:val="0"/>
      <w:marRight w:val="0"/>
      <w:marTop w:val="0"/>
      <w:marBottom w:val="0"/>
      <w:divBdr>
        <w:top w:val="none" w:sz="0" w:space="0" w:color="auto"/>
        <w:left w:val="none" w:sz="0" w:space="0" w:color="auto"/>
        <w:bottom w:val="none" w:sz="0" w:space="0" w:color="auto"/>
        <w:right w:val="none" w:sz="0" w:space="0" w:color="auto"/>
      </w:divBdr>
    </w:div>
    <w:div w:id="1175413398">
      <w:bodyDiv w:val="1"/>
      <w:marLeft w:val="0"/>
      <w:marRight w:val="0"/>
      <w:marTop w:val="0"/>
      <w:marBottom w:val="0"/>
      <w:divBdr>
        <w:top w:val="none" w:sz="0" w:space="0" w:color="auto"/>
        <w:left w:val="none" w:sz="0" w:space="0" w:color="auto"/>
        <w:bottom w:val="none" w:sz="0" w:space="0" w:color="auto"/>
        <w:right w:val="none" w:sz="0" w:space="0" w:color="auto"/>
      </w:divBdr>
    </w:div>
    <w:div w:id="1175415019">
      <w:bodyDiv w:val="1"/>
      <w:marLeft w:val="0"/>
      <w:marRight w:val="0"/>
      <w:marTop w:val="0"/>
      <w:marBottom w:val="0"/>
      <w:divBdr>
        <w:top w:val="none" w:sz="0" w:space="0" w:color="auto"/>
        <w:left w:val="none" w:sz="0" w:space="0" w:color="auto"/>
        <w:bottom w:val="none" w:sz="0" w:space="0" w:color="auto"/>
        <w:right w:val="none" w:sz="0" w:space="0" w:color="auto"/>
      </w:divBdr>
    </w:div>
    <w:div w:id="1176993293">
      <w:bodyDiv w:val="1"/>
      <w:marLeft w:val="0"/>
      <w:marRight w:val="0"/>
      <w:marTop w:val="0"/>
      <w:marBottom w:val="0"/>
      <w:divBdr>
        <w:top w:val="none" w:sz="0" w:space="0" w:color="auto"/>
        <w:left w:val="none" w:sz="0" w:space="0" w:color="auto"/>
        <w:bottom w:val="none" w:sz="0" w:space="0" w:color="auto"/>
        <w:right w:val="none" w:sz="0" w:space="0" w:color="auto"/>
      </w:divBdr>
    </w:div>
    <w:div w:id="1177429469">
      <w:bodyDiv w:val="1"/>
      <w:marLeft w:val="0"/>
      <w:marRight w:val="0"/>
      <w:marTop w:val="0"/>
      <w:marBottom w:val="0"/>
      <w:divBdr>
        <w:top w:val="none" w:sz="0" w:space="0" w:color="auto"/>
        <w:left w:val="none" w:sz="0" w:space="0" w:color="auto"/>
        <w:bottom w:val="none" w:sz="0" w:space="0" w:color="auto"/>
        <w:right w:val="none" w:sz="0" w:space="0" w:color="auto"/>
      </w:divBdr>
    </w:div>
    <w:div w:id="1177505275">
      <w:bodyDiv w:val="1"/>
      <w:marLeft w:val="0"/>
      <w:marRight w:val="0"/>
      <w:marTop w:val="0"/>
      <w:marBottom w:val="0"/>
      <w:divBdr>
        <w:top w:val="none" w:sz="0" w:space="0" w:color="auto"/>
        <w:left w:val="none" w:sz="0" w:space="0" w:color="auto"/>
        <w:bottom w:val="none" w:sz="0" w:space="0" w:color="auto"/>
        <w:right w:val="none" w:sz="0" w:space="0" w:color="auto"/>
      </w:divBdr>
    </w:div>
    <w:div w:id="1177957920">
      <w:bodyDiv w:val="1"/>
      <w:marLeft w:val="0"/>
      <w:marRight w:val="0"/>
      <w:marTop w:val="0"/>
      <w:marBottom w:val="0"/>
      <w:divBdr>
        <w:top w:val="none" w:sz="0" w:space="0" w:color="auto"/>
        <w:left w:val="none" w:sz="0" w:space="0" w:color="auto"/>
        <w:bottom w:val="none" w:sz="0" w:space="0" w:color="auto"/>
        <w:right w:val="none" w:sz="0" w:space="0" w:color="auto"/>
      </w:divBdr>
    </w:div>
    <w:div w:id="1178159419">
      <w:bodyDiv w:val="1"/>
      <w:marLeft w:val="0"/>
      <w:marRight w:val="0"/>
      <w:marTop w:val="0"/>
      <w:marBottom w:val="0"/>
      <w:divBdr>
        <w:top w:val="none" w:sz="0" w:space="0" w:color="auto"/>
        <w:left w:val="none" w:sz="0" w:space="0" w:color="auto"/>
        <w:bottom w:val="none" w:sz="0" w:space="0" w:color="auto"/>
        <w:right w:val="none" w:sz="0" w:space="0" w:color="auto"/>
      </w:divBdr>
    </w:div>
    <w:div w:id="1178696617">
      <w:bodyDiv w:val="1"/>
      <w:marLeft w:val="0"/>
      <w:marRight w:val="0"/>
      <w:marTop w:val="0"/>
      <w:marBottom w:val="0"/>
      <w:divBdr>
        <w:top w:val="none" w:sz="0" w:space="0" w:color="auto"/>
        <w:left w:val="none" w:sz="0" w:space="0" w:color="auto"/>
        <w:bottom w:val="none" w:sz="0" w:space="0" w:color="auto"/>
        <w:right w:val="none" w:sz="0" w:space="0" w:color="auto"/>
      </w:divBdr>
    </w:div>
    <w:div w:id="1178732658">
      <w:bodyDiv w:val="1"/>
      <w:marLeft w:val="0"/>
      <w:marRight w:val="0"/>
      <w:marTop w:val="0"/>
      <w:marBottom w:val="0"/>
      <w:divBdr>
        <w:top w:val="none" w:sz="0" w:space="0" w:color="auto"/>
        <w:left w:val="none" w:sz="0" w:space="0" w:color="auto"/>
        <w:bottom w:val="none" w:sz="0" w:space="0" w:color="auto"/>
        <w:right w:val="none" w:sz="0" w:space="0" w:color="auto"/>
      </w:divBdr>
    </w:div>
    <w:div w:id="1179125827">
      <w:bodyDiv w:val="1"/>
      <w:marLeft w:val="0"/>
      <w:marRight w:val="0"/>
      <w:marTop w:val="0"/>
      <w:marBottom w:val="0"/>
      <w:divBdr>
        <w:top w:val="none" w:sz="0" w:space="0" w:color="auto"/>
        <w:left w:val="none" w:sz="0" w:space="0" w:color="auto"/>
        <w:bottom w:val="none" w:sz="0" w:space="0" w:color="auto"/>
        <w:right w:val="none" w:sz="0" w:space="0" w:color="auto"/>
      </w:divBdr>
    </w:div>
    <w:div w:id="1179197656">
      <w:bodyDiv w:val="1"/>
      <w:marLeft w:val="0"/>
      <w:marRight w:val="0"/>
      <w:marTop w:val="0"/>
      <w:marBottom w:val="0"/>
      <w:divBdr>
        <w:top w:val="none" w:sz="0" w:space="0" w:color="auto"/>
        <w:left w:val="none" w:sz="0" w:space="0" w:color="auto"/>
        <w:bottom w:val="none" w:sz="0" w:space="0" w:color="auto"/>
        <w:right w:val="none" w:sz="0" w:space="0" w:color="auto"/>
      </w:divBdr>
    </w:div>
    <w:div w:id="1179345301">
      <w:bodyDiv w:val="1"/>
      <w:marLeft w:val="0"/>
      <w:marRight w:val="0"/>
      <w:marTop w:val="0"/>
      <w:marBottom w:val="0"/>
      <w:divBdr>
        <w:top w:val="none" w:sz="0" w:space="0" w:color="auto"/>
        <w:left w:val="none" w:sz="0" w:space="0" w:color="auto"/>
        <w:bottom w:val="none" w:sz="0" w:space="0" w:color="auto"/>
        <w:right w:val="none" w:sz="0" w:space="0" w:color="auto"/>
      </w:divBdr>
    </w:div>
    <w:div w:id="1179810301">
      <w:bodyDiv w:val="1"/>
      <w:marLeft w:val="0"/>
      <w:marRight w:val="0"/>
      <w:marTop w:val="0"/>
      <w:marBottom w:val="0"/>
      <w:divBdr>
        <w:top w:val="none" w:sz="0" w:space="0" w:color="auto"/>
        <w:left w:val="none" w:sz="0" w:space="0" w:color="auto"/>
        <w:bottom w:val="none" w:sz="0" w:space="0" w:color="auto"/>
        <w:right w:val="none" w:sz="0" w:space="0" w:color="auto"/>
      </w:divBdr>
    </w:div>
    <w:div w:id="1180580304">
      <w:bodyDiv w:val="1"/>
      <w:marLeft w:val="0"/>
      <w:marRight w:val="0"/>
      <w:marTop w:val="0"/>
      <w:marBottom w:val="0"/>
      <w:divBdr>
        <w:top w:val="none" w:sz="0" w:space="0" w:color="auto"/>
        <w:left w:val="none" w:sz="0" w:space="0" w:color="auto"/>
        <w:bottom w:val="none" w:sz="0" w:space="0" w:color="auto"/>
        <w:right w:val="none" w:sz="0" w:space="0" w:color="auto"/>
      </w:divBdr>
    </w:div>
    <w:div w:id="1180973107">
      <w:bodyDiv w:val="1"/>
      <w:marLeft w:val="0"/>
      <w:marRight w:val="0"/>
      <w:marTop w:val="0"/>
      <w:marBottom w:val="0"/>
      <w:divBdr>
        <w:top w:val="none" w:sz="0" w:space="0" w:color="auto"/>
        <w:left w:val="none" w:sz="0" w:space="0" w:color="auto"/>
        <w:bottom w:val="none" w:sz="0" w:space="0" w:color="auto"/>
        <w:right w:val="none" w:sz="0" w:space="0" w:color="auto"/>
      </w:divBdr>
    </w:div>
    <w:div w:id="1180974577">
      <w:bodyDiv w:val="1"/>
      <w:marLeft w:val="0"/>
      <w:marRight w:val="0"/>
      <w:marTop w:val="0"/>
      <w:marBottom w:val="0"/>
      <w:divBdr>
        <w:top w:val="none" w:sz="0" w:space="0" w:color="auto"/>
        <w:left w:val="none" w:sz="0" w:space="0" w:color="auto"/>
        <w:bottom w:val="none" w:sz="0" w:space="0" w:color="auto"/>
        <w:right w:val="none" w:sz="0" w:space="0" w:color="auto"/>
      </w:divBdr>
    </w:div>
    <w:div w:id="1181118010">
      <w:bodyDiv w:val="1"/>
      <w:marLeft w:val="0"/>
      <w:marRight w:val="0"/>
      <w:marTop w:val="0"/>
      <w:marBottom w:val="0"/>
      <w:divBdr>
        <w:top w:val="none" w:sz="0" w:space="0" w:color="auto"/>
        <w:left w:val="none" w:sz="0" w:space="0" w:color="auto"/>
        <w:bottom w:val="none" w:sz="0" w:space="0" w:color="auto"/>
        <w:right w:val="none" w:sz="0" w:space="0" w:color="auto"/>
      </w:divBdr>
    </w:div>
    <w:div w:id="1181161018">
      <w:bodyDiv w:val="1"/>
      <w:marLeft w:val="0"/>
      <w:marRight w:val="0"/>
      <w:marTop w:val="0"/>
      <w:marBottom w:val="0"/>
      <w:divBdr>
        <w:top w:val="none" w:sz="0" w:space="0" w:color="auto"/>
        <w:left w:val="none" w:sz="0" w:space="0" w:color="auto"/>
        <w:bottom w:val="none" w:sz="0" w:space="0" w:color="auto"/>
        <w:right w:val="none" w:sz="0" w:space="0" w:color="auto"/>
      </w:divBdr>
    </w:div>
    <w:div w:id="1181309973">
      <w:bodyDiv w:val="1"/>
      <w:marLeft w:val="0"/>
      <w:marRight w:val="0"/>
      <w:marTop w:val="0"/>
      <w:marBottom w:val="0"/>
      <w:divBdr>
        <w:top w:val="none" w:sz="0" w:space="0" w:color="auto"/>
        <w:left w:val="none" w:sz="0" w:space="0" w:color="auto"/>
        <w:bottom w:val="none" w:sz="0" w:space="0" w:color="auto"/>
        <w:right w:val="none" w:sz="0" w:space="0" w:color="auto"/>
      </w:divBdr>
    </w:div>
    <w:div w:id="1181817624">
      <w:bodyDiv w:val="1"/>
      <w:marLeft w:val="0"/>
      <w:marRight w:val="0"/>
      <w:marTop w:val="0"/>
      <w:marBottom w:val="0"/>
      <w:divBdr>
        <w:top w:val="none" w:sz="0" w:space="0" w:color="auto"/>
        <w:left w:val="none" w:sz="0" w:space="0" w:color="auto"/>
        <w:bottom w:val="none" w:sz="0" w:space="0" w:color="auto"/>
        <w:right w:val="none" w:sz="0" w:space="0" w:color="auto"/>
      </w:divBdr>
    </w:div>
    <w:div w:id="1181966451">
      <w:bodyDiv w:val="1"/>
      <w:marLeft w:val="0"/>
      <w:marRight w:val="0"/>
      <w:marTop w:val="0"/>
      <w:marBottom w:val="0"/>
      <w:divBdr>
        <w:top w:val="none" w:sz="0" w:space="0" w:color="auto"/>
        <w:left w:val="none" w:sz="0" w:space="0" w:color="auto"/>
        <w:bottom w:val="none" w:sz="0" w:space="0" w:color="auto"/>
        <w:right w:val="none" w:sz="0" w:space="0" w:color="auto"/>
      </w:divBdr>
    </w:div>
    <w:div w:id="1182359485">
      <w:bodyDiv w:val="1"/>
      <w:marLeft w:val="0"/>
      <w:marRight w:val="0"/>
      <w:marTop w:val="0"/>
      <w:marBottom w:val="0"/>
      <w:divBdr>
        <w:top w:val="none" w:sz="0" w:space="0" w:color="auto"/>
        <w:left w:val="none" w:sz="0" w:space="0" w:color="auto"/>
        <w:bottom w:val="none" w:sz="0" w:space="0" w:color="auto"/>
        <w:right w:val="none" w:sz="0" w:space="0" w:color="auto"/>
      </w:divBdr>
    </w:div>
    <w:div w:id="1182548365">
      <w:bodyDiv w:val="1"/>
      <w:marLeft w:val="0"/>
      <w:marRight w:val="0"/>
      <w:marTop w:val="0"/>
      <w:marBottom w:val="0"/>
      <w:divBdr>
        <w:top w:val="none" w:sz="0" w:space="0" w:color="auto"/>
        <w:left w:val="none" w:sz="0" w:space="0" w:color="auto"/>
        <w:bottom w:val="none" w:sz="0" w:space="0" w:color="auto"/>
        <w:right w:val="none" w:sz="0" w:space="0" w:color="auto"/>
      </w:divBdr>
    </w:div>
    <w:div w:id="1182552360">
      <w:bodyDiv w:val="1"/>
      <w:marLeft w:val="0"/>
      <w:marRight w:val="0"/>
      <w:marTop w:val="0"/>
      <w:marBottom w:val="0"/>
      <w:divBdr>
        <w:top w:val="none" w:sz="0" w:space="0" w:color="auto"/>
        <w:left w:val="none" w:sz="0" w:space="0" w:color="auto"/>
        <w:bottom w:val="none" w:sz="0" w:space="0" w:color="auto"/>
        <w:right w:val="none" w:sz="0" w:space="0" w:color="auto"/>
      </w:divBdr>
    </w:div>
    <w:div w:id="1183322308">
      <w:bodyDiv w:val="1"/>
      <w:marLeft w:val="0"/>
      <w:marRight w:val="0"/>
      <w:marTop w:val="0"/>
      <w:marBottom w:val="0"/>
      <w:divBdr>
        <w:top w:val="none" w:sz="0" w:space="0" w:color="auto"/>
        <w:left w:val="none" w:sz="0" w:space="0" w:color="auto"/>
        <w:bottom w:val="none" w:sz="0" w:space="0" w:color="auto"/>
        <w:right w:val="none" w:sz="0" w:space="0" w:color="auto"/>
      </w:divBdr>
    </w:div>
    <w:div w:id="1183470059">
      <w:bodyDiv w:val="1"/>
      <w:marLeft w:val="0"/>
      <w:marRight w:val="0"/>
      <w:marTop w:val="0"/>
      <w:marBottom w:val="0"/>
      <w:divBdr>
        <w:top w:val="none" w:sz="0" w:space="0" w:color="auto"/>
        <w:left w:val="none" w:sz="0" w:space="0" w:color="auto"/>
        <w:bottom w:val="none" w:sz="0" w:space="0" w:color="auto"/>
        <w:right w:val="none" w:sz="0" w:space="0" w:color="auto"/>
      </w:divBdr>
    </w:div>
    <w:div w:id="1183780254">
      <w:bodyDiv w:val="1"/>
      <w:marLeft w:val="0"/>
      <w:marRight w:val="0"/>
      <w:marTop w:val="0"/>
      <w:marBottom w:val="0"/>
      <w:divBdr>
        <w:top w:val="none" w:sz="0" w:space="0" w:color="auto"/>
        <w:left w:val="none" w:sz="0" w:space="0" w:color="auto"/>
        <w:bottom w:val="none" w:sz="0" w:space="0" w:color="auto"/>
        <w:right w:val="none" w:sz="0" w:space="0" w:color="auto"/>
      </w:divBdr>
    </w:div>
    <w:div w:id="1184049297">
      <w:bodyDiv w:val="1"/>
      <w:marLeft w:val="0"/>
      <w:marRight w:val="0"/>
      <w:marTop w:val="0"/>
      <w:marBottom w:val="0"/>
      <w:divBdr>
        <w:top w:val="none" w:sz="0" w:space="0" w:color="auto"/>
        <w:left w:val="none" w:sz="0" w:space="0" w:color="auto"/>
        <w:bottom w:val="none" w:sz="0" w:space="0" w:color="auto"/>
        <w:right w:val="none" w:sz="0" w:space="0" w:color="auto"/>
      </w:divBdr>
    </w:div>
    <w:div w:id="1184515552">
      <w:bodyDiv w:val="1"/>
      <w:marLeft w:val="0"/>
      <w:marRight w:val="0"/>
      <w:marTop w:val="0"/>
      <w:marBottom w:val="0"/>
      <w:divBdr>
        <w:top w:val="none" w:sz="0" w:space="0" w:color="auto"/>
        <w:left w:val="none" w:sz="0" w:space="0" w:color="auto"/>
        <w:bottom w:val="none" w:sz="0" w:space="0" w:color="auto"/>
        <w:right w:val="none" w:sz="0" w:space="0" w:color="auto"/>
      </w:divBdr>
    </w:div>
    <w:div w:id="1184589400">
      <w:bodyDiv w:val="1"/>
      <w:marLeft w:val="0"/>
      <w:marRight w:val="0"/>
      <w:marTop w:val="0"/>
      <w:marBottom w:val="0"/>
      <w:divBdr>
        <w:top w:val="none" w:sz="0" w:space="0" w:color="auto"/>
        <w:left w:val="none" w:sz="0" w:space="0" w:color="auto"/>
        <w:bottom w:val="none" w:sz="0" w:space="0" w:color="auto"/>
        <w:right w:val="none" w:sz="0" w:space="0" w:color="auto"/>
      </w:divBdr>
    </w:div>
    <w:div w:id="1184595191">
      <w:bodyDiv w:val="1"/>
      <w:marLeft w:val="0"/>
      <w:marRight w:val="0"/>
      <w:marTop w:val="0"/>
      <w:marBottom w:val="0"/>
      <w:divBdr>
        <w:top w:val="none" w:sz="0" w:space="0" w:color="auto"/>
        <w:left w:val="none" w:sz="0" w:space="0" w:color="auto"/>
        <w:bottom w:val="none" w:sz="0" w:space="0" w:color="auto"/>
        <w:right w:val="none" w:sz="0" w:space="0" w:color="auto"/>
      </w:divBdr>
    </w:div>
    <w:div w:id="1184709906">
      <w:bodyDiv w:val="1"/>
      <w:marLeft w:val="0"/>
      <w:marRight w:val="0"/>
      <w:marTop w:val="0"/>
      <w:marBottom w:val="0"/>
      <w:divBdr>
        <w:top w:val="none" w:sz="0" w:space="0" w:color="auto"/>
        <w:left w:val="none" w:sz="0" w:space="0" w:color="auto"/>
        <w:bottom w:val="none" w:sz="0" w:space="0" w:color="auto"/>
        <w:right w:val="none" w:sz="0" w:space="0" w:color="auto"/>
      </w:divBdr>
    </w:div>
    <w:div w:id="1186092353">
      <w:bodyDiv w:val="1"/>
      <w:marLeft w:val="0"/>
      <w:marRight w:val="0"/>
      <w:marTop w:val="0"/>
      <w:marBottom w:val="0"/>
      <w:divBdr>
        <w:top w:val="none" w:sz="0" w:space="0" w:color="auto"/>
        <w:left w:val="none" w:sz="0" w:space="0" w:color="auto"/>
        <w:bottom w:val="none" w:sz="0" w:space="0" w:color="auto"/>
        <w:right w:val="none" w:sz="0" w:space="0" w:color="auto"/>
      </w:divBdr>
    </w:div>
    <w:div w:id="1186943782">
      <w:bodyDiv w:val="1"/>
      <w:marLeft w:val="0"/>
      <w:marRight w:val="0"/>
      <w:marTop w:val="0"/>
      <w:marBottom w:val="0"/>
      <w:divBdr>
        <w:top w:val="none" w:sz="0" w:space="0" w:color="auto"/>
        <w:left w:val="none" w:sz="0" w:space="0" w:color="auto"/>
        <w:bottom w:val="none" w:sz="0" w:space="0" w:color="auto"/>
        <w:right w:val="none" w:sz="0" w:space="0" w:color="auto"/>
      </w:divBdr>
    </w:div>
    <w:div w:id="1187256045">
      <w:bodyDiv w:val="1"/>
      <w:marLeft w:val="0"/>
      <w:marRight w:val="0"/>
      <w:marTop w:val="0"/>
      <w:marBottom w:val="0"/>
      <w:divBdr>
        <w:top w:val="none" w:sz="0" w:space="0" w:color="auto"/>
        <w:left w:val="none" w:sz="0" w:space="0" w:color="auto"/>
        <w:bottom w:val="none" w:sz="0" w:space="0" w:color="auto"/>
        <w:right w:val="none" w:sz="0" w:space="0" w:color="auto"/>
      </w:divBdr>
    </w:div>
    <w:div w:id="1187983561">
      <w:bodyDiv w:val="1"/>
      <w:marLeft w:val="0"/>
      <w:marRight w:val="0"/>
      <w:marTop w:val="0"/>
      <w:marBottom w:val="0"/>
      <w:divBdr>
        <w:top w:val="none" w:sz="0" w:space="0" w:color="auto"/>
        <w:left w:val="none" w:sz="0" w:space="0" w:color="auto"/>
        <w:bottom w:val="none" w:sz="0" w:space="0" w:color="auto"/>
        <w:right w:val="none" w:sz="0" w:space="0" w:color="auto"/>
      </w:divBdr>
    </w:div>
    <w:div w:id="1188443873">
      <w:bodyDiv w:val="1"/>
      <w:marLeft w:val="0"/>
      <w:marRight w:val="0"/>
      <w:marTop w:val="0"/>
      <w:marBottom w:val="0"/>
      <w:divBdr>
        <w:top w:val="none" w:sz="0" w:space="0" w:color="auto"/>
        <w:left w:val="none" w:sz="0" w:space="0" w:color="auto"/>
        <w:bottom w:val="none" w:sz="0" w:space="0" w:color="auto"/>
        <w:right w:val="none" w:sz="0" w:space="0" w:color="auto"/>
      </w:divBdr>
    </w:div>
    <w:div w:id="1189753193">
      <w:bodyDiv w:val="1"/>
      <w:marLeft w:val="0"/>
      <w:marRight w:val="0"/>
      <w:marTop w:val="0"/>
      <w:marBottom w:val="0"/>
      <w:divBdr>
        <w:top w:val="none" w:sz="0" w:space="0" w:color="auto"/>
        <w:left w:val="none" w:sz="0" w:space="0" w:color="auto"/>
        <w:bottom w:val="none" w:sz="0" w:space="0" w:color="auto"/>
        <w:right w:val="none" w:sz="0" w:space="0" w:color="auto"/>
      </w:divBdr>
    </w:div>
    <w:div w:id="1189949610">
      <w:bodyDiv w:val="1"/>
      <w:marLeft w:val="0"/>
      <w:marRight w:val="0"/>
      <w:marTop w:val="0"/>
      <w:marBottom w:val="0"/>
      <w:divBdr>
        <w:top w:val="none" w:sz="0" w:space="0" w:color="auto"/>
        <w:left w:val="none" w:sz="0" w:space="0" w:color="auto"/>
        <w:bottom w:val="none" w:sz="0" w:space="0" w:color="auto"/>
        <w:right w:val="none" w:sz="0" w:space="0" w:color="auto"/>
      </w:divBdr>
    </w:div>
    <w:div w:id="1190029448">
      <w:bodyDiv w:val="1"/>
      <w:marLeft w:val="0"/>
      <w:marRight w:val="0"/>
      <w:marTop w:val="0"/>
      <w:marBottom w:val="0"/>
      <w:divBdr>
        <w:top w:val="none" w:sz="0" w:space="0" w:color="auto"/>
        <w:left w:val="none" w:sz="0" w:space="0" w:color="auto"/>
        <w:bottom w:val="none" w:sz="0" w:space="0" w:color="auto"/>
        <w:right w:val="none" w:sz="0" w:space="0" w:color="auto"/>
      </w:divBdr>
    </w:div>
    <w:div w:id="1190294051">
      <w:bodyDiv w:val="1"/>
      <w:marLeft w:val="0"/>
      <w:marRight w:val="0"/>
      <w:marTop w:val="0"/>
      <w:marBottom w:val="0"/>
      <w:divBdr>
        <w:top w:val="none" w:sz="0" w:space="0" w:color="auto"/>
        <w:left w:val="none" w:sz="0" w:space="0" w:color="auto"/>
        <w:bottom w:val="none" w:sz="0" w:space="0" w:color="auto"/>
        <w:right w:val="none" w:sz="0" w:space="0" w:color="auto"/>
      </w:divBdr>
    </w:div>
    <w:div w:id="1190723638">
      <w:bodyDiv w:val="1"/>
      <w:marLeft w:val="0"/>
      <w:marRight w:val="0"/>
      <w:marTop w:val="0"/>
      <w:marBottom w:val="0"/>
      <w:divBdr>
        <w:top w:val="none" w:sz="0" w:space="0" w:color="auto"/>
        <w:left w:val="none" w:sz="0" w:space="0" w:color="auto"/>
        <w:bottom w:val="none" w:sz="0" w:space="0" w:color="auto"/>
        <w:right w:val="none" w:sz="0" w:space="0" w:color="auto"/>
      </w:divBdr>
    </w:div>
    <w:div w:id="1190992270">
      <w:bodyDiv w:val="1"/>
      <w:marLeft w:val="0"/>
      <w:marRight w:val="0"/>
      <w:marTop w:val="0"/>
      <w:marBottom w:val="0"/>
      <w:divBdr>
        <w:top w:val="none" w:sz="0" w:space="0" w:color="auto"/>
        <w:left w:val="none" w:sz="0" w:space="0" w:color="auto"/>
        <w:bottom w:val="none" w:sz="0" w:space="0" w:color="auto"/>
        <w:right w:val="none" w:sz="0" w:space="0" w:color="auto"/>
      </w:divBdr>
    </w:div>
    <w:div w:id="1191067433">
      <w:bodyDiv w:val="1"/>
      <w:marLeft w:val="0"/>
      <w:marRight w:val="0"/>
      <w:marTop w:val="0"/>
      <w:marBottom w:val="0"/>
      <w:divBdr>
        <w:top w:val="none" w:sz="0" w:space="0" w:color="auto"/>
        <w:left w:val="none" w:sz="0" w:space="0" w:color="auto"/>
        <w:bottom w:val="none" w:sz="0" w:space="0" w:color="auto"/>
        <w:right w:val="none" w:sz="0" w:space="0" w:color="auto"/>
      </w:divBdr>
    </w:div>
    <w:div w:id="1191381412">
      <w:bodyDiv w:val="1"/>
      <w:marLeft w:val="0"/>
      <w:marRight w:val="0"/>
      <w:marTop w:val="0"/>
      <w:marBottom w:val="0"/>
      <w:divBdr>
        <w:top w:val="none" w:sz="0" w:space="0" w:color="auto"/>
        <w:left w:val="none" w:sz="0" w:space="0" w:color="auto"/>
        <w:bottom w:val="none" w:sz="0" w:space="0" w:color="auto"/>
        <w:right w:val="none" w:sz="0" w:space="0" w:color="auto"/>
      </w:divBdr>
    </w:div>
    <w:div w:id="1191839213">
      <w:bodyDiv w:val="1"/>
      <w:marLeft w:val="0"/>
      <w:marRight w:val="0"/>
      <w:marTop w:val="0"/>
      <w:marBottom w:val="0"/>
      <w:divBdr>
        <w:top w:val="none" w:sz="0" w:space="0" w:color="auto"/>
        <w:left w:val="none" w:sz="0" w:space="0" w:color="auto"/>
        <w:bottom w:val="none" w:sz="0" w:space="0" w:color="auto"/>
        <w:right w:val="none" w:sz="0" w:space="0" w:color="auto"/>
      </w:divBdr>
    </w:div>
    <w:div w:id="1192114464">
      <w:bodyDiv w:val="1"/>
      <w:marLeft w:val="0"/>
      <w:marRight w:val="0"/>
      <w:marTop w:val="0"/>
      <w:marBottom w:val="0"/>
      <w:divBdr>
        <w:top w:val="none" w:sz="0" w:space="0" w:color="auto"/>
        <w:left w:val="none" w:sz="0" w:space="0" w:color="auto"/>
        <w:bottom w:val="none" w:sz="0" w:space="0" w:color="auto"/>
        <w:right w:val="none" w:sz="0" w:space="0" w:color="auto"/>
      </w:divBdr>
    </w:div>
    <w:div w:id="1192912286">
      <w:bodyDiv w:val="1"/>
      <w:marLeft w:val="0"/>
      <w:marRight w:val="0"/>
      <w:marTop w:val="0"/>
      <w:marBottom w:val="0"/>
      <w:divBdr>
        <w:top w:val="none" w:sz="0" w:space="0" w:color="auto"/>
        <w:left w:val="none" w:sz="0" w:space="0" w:color="auto"/>
        <w:bottom w:val="none" w:sz="0" w:space="0" w:color="auto"/>
        <w:right w:val="none" w:sz="0" w:space="0" w:color="auto"/>
      </w:divBdr>
    </w:div>
    <w:div w:id="1193572536">
      <w:bodyDiv w:val="1"/>
      <w:marLeft w:val="0"/>
      <w:marRight w:val="0"/>
      <w:marTop w:val="0"/>
      <w:marBottom w:val="0"/>
      <w:divBdr>
        <w:top w:val="none" w:sz="0" w:space="0" w:color="auto"/>
        <w:left w:val="none" w:sz="0" w:space="0" w:color="auto"/>
        <w:bottom w:val="none" w:sz="0" w:space="0" w:color="auto"/>
        <w:right w:val="none" w:sz="0" w:space="0" w:color="auto"/>
      </w:divBdr>
    </w:div>
    <w:div w:id="1193614208">
      <w:bodyDiv w:val="1"/>
      <w:marLeft w:val="0"/>
      <w:marRight w:val="0"/>
      <w:marTop w:val="0"/>
      <w:marBottom w:val="0"/>
      <w:divBdr>
        <w:top w:val="none" w:sz="0" w:space="0" w:color="auto"/>
        <w:left w:val="none" w:sz="0" w:space="0" w:color="auto"/>
        <w:bottom w:val="none" w:sz="0" w:space="0" w:color="auto"/>
        <w:right w:val="none" w:sz="0" w:space="0" w:color="auto"/>
      </w:divBdr>
    </w:div>
    <w:div w:id="1194459250">
      <w:bodyDiv w:val="1"/>
      <w:marLeft w:val="0"/>
      <w:marRight w:val="0"/>
      <w:marTop w:val="0"/>
      <w:marBottom w:val="0"/>
      <w:divBdr>
        <w:top w:val="none" w:sz="0" w:space="0" w:color="auto"/>
        <w:left w:val="none" w:sz="0" w:space="0" w:color="auto"/>
        <w:bottom w:val="none" w:sz="0" w:space="0" w:color="auto"/>
        <w:right w:val="none" w:sz="0" w:space="0" w:color="auto"/>
      </w:divBdr>
    </w:div>
    <w:div w:id="1194535237">
      <w:bodyDiv w:val="1"/>
      <w:marLeft w:val="0"/>
      <w:marRight w:val="0"/>
      <w:marTop w:val="0"/>
      <w:marBottom w:val="0"/>
      <w:divBdr>
        <w:top w:val="none" w:sz="0" w:space="0" w:color="auto"/>
        <w:left w:val="none" w:sz="0" w:space="0" w:color="auto"/>
        <w:bottom w:val="none" w:sz="0" w:space="0" w:color="auto"/>
        <w:right w:val="none" w:sz="0" w:space="0" w:color="auto"/>
      </w:divBdr>
    </w:div>
    <w:div w:id="1194728450">
      <w:bodyDiv w:val="1"/>
      <w:marLeft w:val="0"/>
      <w:marRight w:val="0"/>
      <w:marTop w:val="0"/>
      <w:marBottom w:val="0"/>
      <w:divBdr>
        <w:top w:val="none" w:sz="0" w:space="0" w:color="auto"/>
        <w:left w:val="none" w:sz="0" w:space="0" w:color="auto"/>
        <w:bottom w:val="none" w:sz="0" w:space="0" w:color="auto"/>
        <w:right w:val="none" w:sz="0" w:space="0" w:color="auto"/>
      </w:divBdr>
    </w:div>
    <w:div w:id="1195726262">
      <w:bodyDiv w:val="1"/>
      <w:marLeft w:val="0"/>
      <w:marRight w:val="0"/>
      <w:marTop w:val="0"/>
      <w:marBottom w:val="0"/>
      <w:divBdr>
        <w:top w:val="none" w:sz="0" w:space="0" w:color="auto"/>
        <w:left w:val="none" w:sz="0" w:space="0" w:color="auto"/>
        <w:bottom w:val="none" w:sz="0" w:space="0" w:color="auto"/>
        <w:right w:val="none" w:sz="0" w:space="0" w:color="auto"/>
      </w:divBdr>
    </w:div>
    <w:div w:id="1197229490">
      <w:bodyDiv w:val="1"/>
      <w:marLeft w:val="0"/>
      <w:marRight w:val="0"/>
      <w:marTop w:val="0"/>
      <w:marBottom w:val="0"/>
      <w:divBdr>
        <w:top w:val="none" w:sz="0" w:space="0" w:color="auto"/>
        <w:left w:val="none" w:sz="0" w:space="0" w:color="auto"/>
        <w:bottom w:val="none" w:sz="0" w:space="0" w:color="auto"/>
        <w:right w:val="none" w:sz="0" w:space="0" w:color="auto"/>
      </w:divBdr>
    </w:div>
    <w:div w:id="1197304691">
      <w:bodyDiv w:val="1"/>
      <w:marLeft w:val="0"/>
      <w:marRight w:val="0"/>
      <w:marTop w:val="0"/>
      <w:marBottom w:val="0"/>
      <w:divBdr>
        <w:top w:val="none" w:sz="0" w:space="0" w:color="auto"/>
        <w:left w:val="none" w:sz="0" w:space="0" w:color="auto"/>
        <w:bottom w:val="none" w:sz="0" w:space="0" w:color="auto"/>
        <w:right w:val="none" w:sz="0" w:space="0" w:color="auto"/>
      </w:divBdr>
    </w:div>
    <w:div w:id="1197891529">
      <w:bodyDiv w:val="1"/>
      <w:marLeft w:val="0"/>
      <w:marRight w:val="0"/>
      <w:marTop w:val="0"/>
      <w:marBottom w:val="0"/>
      <w:divBdr>
        <w:top w:val="none" w:sz="0" w:space="0" w:color="auto"/>
        <w:left w:val="none" w:sz="0" w:space="0" w:color="auto"/>
        <w:bottom w:val="none" w:sz="0" w:space="0" w:color="auto"/>
        <w:right w:val="none" w:sz="0" w:space="0" w:color="auto"/>
      </w:divBdr>
    </w:div>
    <w:div w:id="1197894287">
      <w:bodyDiv w:val="1"/>
      <w:marLeft w:val="0"/>
      <w:marRight w:val="0"/>
      <w:marTop w:val="0"/>
      <w:marBottom w:val="0"/>
      <w:divBdr>
        <w:top w:val="none" w:sz="0" w:space="0" w:color="auto"/>
        <w:left w:val="none" w:sz="0" w:space="0" w:color="auto"/>
        <w:bottom w:val="none" w:sz="0" w:space="0" w:color="auto"/>
        <w:right w:val="none" w:sz="0" w:space="0" w:color="auto"/>
      </w:divBdr>
    </w:div>
    <w:div w:id="1198469919">
      <w:bodyDiv w:val="1"/>
      <w:marLeft w:val="0"/>
      <w:marRight w:val="0"/>
      <w:marTop w:val="0"/>
      <w:marBottom w:val="0"/>
      <w:divBdr>
        <w:top w:val="none" w:sz="0" w:space="0" w:color="auto"/>
        <w:left w:val="none" w:sz="0" w:space="0" w:color="auto"/>
        <w:bottom w:val="none" w:sz="0" w:space="0" w:color="auto"/>
        <w:right w:val="none" w:sz="0" w:space="0" w:color="auto"/>
      </w:divBdr>
    </w:div>
    <w:div w:id="1198785098">
      <w:bodyDiv w:val="1"/>
      <w:marLeft w:val="0"/>
      <w:marRight w:val="0"/>
      <w:marTop w:val="0"/>
      <w:marBottom w:val="0"/>
      <w:divBdr>
        <w:top w:val="none" w:sz="0" w:space="0" w:color="auto"/>
        <w:left w:val="none" w:sz="0" w:space="0" w:color="auto"/>
        <w:bottom w:val="none" w:sz="0" w:space="0" w:color="auto"/>
        <w:right w:val="none" w:sz="0" w:space="0" w:color="auto"/>
      </w:divBdr>
    </w:div>
    <w:div w:id="1199129099">
      <w:bodyDiv w:val="1"/>
      <w:marLeft w:val="0"/>
      <w:marRight w:val="0"/>
      <w:marTop w:val="0"/>
      <w:marBottom w:val="0"/>
      <w:divBdr>
        <w:top w:val="none" w:sz="0" w:space="0" w:color="auto"/>
        <w:left w:val="none" w:sz="0" w:space="0" w:color="auto"/>
        <w:bottom w:val="none" w:sz="0" w:space="0" w:color="auto"/>
        <w:right w:val="none" w:sz="0" w:space="0" w:color="auto"/>
      </w:divBdr>
    </w:div>
    <w:div w:id="1200121760">
      <w:bodyDiv w:val="1"/>
      <w:marLeft w:val="0"/>
      <w:marRight w:val="0"/>
      <w:marTop w:val="0"/>
      <w:marBottom w:val="0"/>
      <w:divBdr>
        <w:top w:val="none" w:sz="0" w:space="0" w:color="auto"/>
        <w:left w:val="none" w:sz="0" w:space="0" w:color="auto"/>
        <w:bottom w:val="none" w:sz="0" w:space="0" w:color="auto"/>
        <w:right w:val="none" w:sz="0" w:space="0" w:color="auto"/>
      </w:divBdr>
    </w:div>
    <w:div w:id="1200313312">
      <w:bodyDiv w:val="1"/>
      <w:marLeft w:val="0"/>
      <w:marRight w:val="0"/>
      <w:marTop w:val="0"/>
      <w:marBottom w:val="0"/>
      <w:divBdr>
        <w:top w:val="none" w:sz="0" w:space="0" w:color="auto"/>
        <w:left w:val="none" w:sz="0" w:space="0" w:color="auto"/>
        <w:bottom w:val="none" w:sz="0" w:space="0" w:color="auto"/>
        <w:right w:val="none" w:sz="0" w:space="0" w:color="auto"/>
      </w:divBdr>
    </w:div>
    <w:div w:id="1200436946">
      <w:bodyDiv w:val="1"/>
      <w:marLeft w:val="0"/>
      <w:marRight w:val="0"/>
      <w:marTop w:val="0"/>
      <w:marBottom w:val="0"/>
      <w:divBdr>
        <w:top w:val="none" w:sz="0" w:space="0" w:color="auto"/>
        <w:left w:val="none" w:sz="0" w:space="0" w:color="auto"/>
        <w:bottom w:val="none" w:sz="0" w:space="0" w:color="auto"/>
        <w:right w:val="none" w:sz="0" w:space="0" w:color="auto"/>
      </w:divBdr>
    </w:div>
    <w:div w:id="1200511263">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1627904">
      <w:bodyDiv w:val="1"/>
      <w:marLeft w:val="0"/>
      <w:marRight w:val="0"/>
      <w:marTop w:val="0"/>
      <w:marBottom w:val="0"/>
      <w:divBdr>
        <w:top w:val="none" w:sz="0" w:space="0" w:color="auto"/>
        <w:left w:val="none" w:sz="0" w:space="0" w:color="auto"/>
        <w:bottom w:val="none" w:sz="0" w:space="0" w:color="auto"/>
        <w:right w:val="none" w:sz="0" w:space="0" w:color="auto"/>
      </w:divBdr>
    </w:div>
    <w:div w:id="1201820867">
      <w:bodyDiv w:val="1"/>
      <w:marLeft w:val="0"/>
      <w:marRight w:val="0"/>
      <w:marTop w:val="0"/>
      <w:marBottom w:val="0"/>
      <w:divBdr>
        <w:top w:val="none" w:sz="0" w:space="0" w:color="auto"/>
        <w:left w:val="none" w:sz="0" w:space="0" w:color="auto"/>
        <w:bottom w:val="none" w:sz="0" w:space="0" w:color="auto"/>
        <w:right w:val="none" w:sz="0" w:space="0" w:color="auto"/>
      </w:divBdr>
    </w:div>
    <w:div w:id="1202130270">
      <w:bodyDiv w:val="1"/>
      <w:marLeft w:val="0"/>
      <w:marRight w:val="0"/>
      <w:marTop w:val="0"/>
      <w:marBottom w:val="0"/>
      <w:divBdr>
        <w:top w:val="none" w:sz="0" w:space="0" w:color="auto"/>
        <w:left w:val="none" w:sz="0" w:space="0" w:color="auto"/>
        <w:bottom w:val="none" w:sz="0" w:space="0" w:color="auto"/>
        <w:right w:val="none" w:sz="0" w:space="0" w:color="auto"/>
      </w:divBdr>
    </w:div>
    <w:div w:id="1202355231">
      <w:bodyDiv w:val="1"/>
      <w:marLeft w:val="0"/>
      <w:marRight w:val="0"/>
      <w:marTop w:val="0"/>
      <w:marBottom w:val="0"/>
      <w:divBdr>
        <w:top w:val="none" w:sz="0" w:space="0" w:color="auto"/>
        <w:left w:val="none" w:sz="0" w:space="0" w:color="auto"/>
        <w:bottom w:val="none" w:sz="0" w:space="0" w:color="auto"/>
        <w:right w:val="none" w:sz="0" w:space="0" w:color="auto"/>
      </w:divBdr>
    </w:div>
    <w:div w:id="1202398348">
      <w:bodyDiv w:val="1"/>
      <w:marLeft w:val="0"/>
      <w:marRight w:val="0"/>
      <w:marTop w:val="0"/>
      <w:marBottom w:val="0"/>
      <w:divBdr>
        <w:top w:val="none" w:sz="0" w:space="0" w:color="auto"/>
        <w:left w:val="none" w:sz="0" w:space="0" w:color="auto"/>
        <w:bottom w:val="none" w:sz="0" w:space="0" w:color="auto"/>
        <w:right w:val="none" w:sz="0" w:space="0" w:color="auto"/>
      </w:divBdr>
    </w:div>
    <w:div w:id="1202589469">
      <w:bodyDiv w:val="1"/>
      <w:marLeft w:val="0"/>
      <w:marRight w:val="0"/>
      <w:marTop w:val="0"/>
      <w:marBottom w:val="0"/>
      <w:divBdr>
        <w:top w:val="none" w:sz="0" w:space="0" w:color="auto"/>
        <w:left w:val="none" w:sz="0" w:space="0" w:color="auto"/>
        <w:bottom w:val="none" w:sz="0" w:space="0" w:color="auto"/>
        <w:right w:val="none" w:sz="0" w:space="0" w:color="auto"/>
      </w:divBdr>
    </w:div>
    <w:div w:id="1202789190">
      <w:bodyDiv w:val="1"/>
      <w:marLeft w:val="0"/>
      <w:marRight w:val="0"/>
      <w:marTop w:val="0"/>
      <w:marBottom w:val="0"/>
      <w:divBdr>
        <w:top w:val="none" w:sz="0" w:space="0" w:color="auto"/>
        <w:left w:val="none" w:sz="0" w:space="0" w:color="auto"/>
        <w:bottom w:val="none" w:sz="0" w:space="0" w:color="auto"/>
        <w:right w:val="none" w:sz="0" w:space="0" w:color="auto"/>
      </w:divBdr>
    </w:div>
    <w:div w:id="1202862369">
      <w:bodyDiv w:val="1"/>
      <w:marLeft w:val="0"/>
      <w:marRight w:val="0"/>
      <w:marTop w:val="0"/>
      <w:marBottom w:val="0"/>
      <w:divBdr>
        <w:top w:val="none" w:sz="0" w:space="0" w:color="auto"/>
        <w:left w:val="none" w:sz="0" w:space="0" w:color="auto"/>
        <w:bottom w:val="none" w:sz="0" w:space="0" w:color="auto"/>
        <w:right w:val="none" w:sz="0" w:space="0" w:color="auto"/>
      </w:divBdr>
    </w:div>
    <w:div w:id="1202863118">
      <w:bodyDiv w:val="1"/>
      <w:marLeft w:val="0"/>
      <w:marRight w:val="0"/>
      <w:marTop w:val="0"/>
      <w:marBottom w:val="0"/>
      <w:divBdr>
        <w:top w:val="none" w:sz="0" w:space="0" w:color="auto"/>
        <w:left w:val="none" w:sz="0" w:space="0" w:color="auto"/>
        <w:bottom w:val="none" w:sz="0" w:space="0" w:color="auto"/>
        <w:right w:val="none" w:sz="0" w:space="0" w:color="auto"/>
      </w:divBdr>
    </w:div>
    <w:div w:id="1203056394">
      <w:bodyDiv w:val="1"/>
      <w:marLeft w:val="0"/>
      <w:marRight w:val="0"/>
      <w:marTop w:val="0"/>
      <w:marBottom w:val="0"/>
      <w:divBdr>
        <w:top w:val="none" w:sz="0" w:space="0" w:color="auto"/>
        <w:left w:val="none" w:sz="0" w:space="0" w:color="auto"/>
        <w:bottom w:val="none" w:sz="0" w:space="0" w:color="auto"/>
        <w:right w:val="none" w:sz="0" w:space="0" w:color="auto"/>
      </w:divBdr>
    </w:div>
    <w:div w:id="1203323702">
      <w:bodyDiv w:val="1"/>
      <w:marLeft w:val="0"/>
      <w:marRight w:val="0"/>
      <w:marTop w:val="0"/>
      <w:marBottom w:val="0"/>
      <w:divBdr>
        <w:top w:val="none" w:sz="0" w:space="0" w:color="auto"/>
        <w:left w:val="none" w:sz="0" w:space="0" w:color="auto"/>
        <w:bottom w:val="none" w:sz="0" w:space="0" w:color="auto"/>
        <w:right w:val="none" w:sz="0" w:space="0" w:color="auto"/>
      </w:divBdr>
    </w:div>
    <w:div w:id="1203861406">
      <w:bodyDiv w:val="1"/>
      <w:marLeft w:val="0"/>
      <w:marRight w:val="0"/>
      <w:marTop w:val="0"/>
      <w:marBottom w:val="0"/>
      <w:divBdr>
        <w:top w:val="none" w:sz="0" w:space="0" w:color="auto"/>
        <w:left w:val="none" w:sz="0" w:space="0" w:color="auto"/>
        <w:bottom w:val="none" w:sz="0" w:space="0" w:color="auto"/>
        <w:right w:val="none" w:sz="0" w:space="0" w:color="auto"/>
      </w:divBdr>
    </w:div>
    <w:div w:id="1204055867">
      <w:bodyDiv w:val="1"/>
      <w:marLeft w:val="0"/>
      <w:marRight w:val="0"/>
      <w:marTop w:val="0"/>
      <w:marBottom w:val="0"/>
      <w:divBdr>
        <w:top w:val="none" w:sz="0" w:space="0" w:color="auto"/>
        <w:left w:val="none" w:sz="0" w:space="0" w:color="auto"/>
        <w:bottom w:val="none" w:sz="0" w:space="0" w:color="auto"/>
        <w:right w:val="none" w:sz="0" w:space="0" w:color="auto"/>
      </w:divBdr>
    </w:div>
    <w:div w:id="1204825445">
      <w:bodyDiv w:val="1"/>
      <w:marLeft w:val="0"/>
      <w:marRight w:val="0"/>
      <w:marTop w:val="0"/>
      <w:marBottom w:val="0"/>
      <w:divBdr>
        <w:top w:val="none" w:sz="0" w:space="0" w:color="auto"/>
        <w:left w:val="none" w:sz="0" w:space="0" w:color="auto"/>
        <w:bottom w:val="none" w:sz="0" w:space="0" w:color="auto"/>
        <w:right w:val="none" w:sz="0" w:space="0" w:color="auto"/>
      </w:divBdr>
    </w:div>
    <w:div w:id="1205216688">
      <w:bodyDiv w:val="1"/>
      <w:marLeft w:val="0"/>
      <w:marRight w:val="0"/>
      <w:marTop w:val="0"/>
      <w:marBottom w:val="0"/>
      <w:divBdr>
        <w:top w:val="none" w:sz="0" w:space="0" w:color="auto"/>
        <w:left w:val="none" w:sz="0" w:space="0" w:color="auto"/>
        <w:bottom w:val="none" w:sz="0" w:space="0" w:color="auto"/>
        <w:right w:val="none" w:sz="0" w:space="0" w:color="auto"/>
      </w:divBdr>
    </w:div>
    <w:div w:id="1205678327">
      <w:bodyDiv w:val="1"/>
      <w:marLeft w:val="0"/>
      <w:marRight w:val="0"/>
      <w:marTop w:val="0"/>
      <w:marBottom w:val="0"/>
      <w:divBdr>
        <w:top w:val="none" w:sz="0" w:space="0" w:color="auto"/>
        <w:left w:val="none" w:sz="0" w:space="0" w:color="auto"/>
        <w:bottom w:val="none" w:sz="0" w:space="0" w:color="auto"/>
        <w:right w:val="none" w:sz="0" w:space="0" w:color="auto"/>
      </w:divBdr>
    </w:div>
    <w:div w:id="1206335341">
      <w:bodyDiv w:val="1"/>
      <w:marLeft w:val="0"/>
      <w:marRight w:val="0"/>
      <w:marTop w:val="0"/>
      <w:marBottom w:val="0"/>
      <w:divBdr>
        <w:top w:val="none" w:sz="0" w:space="0" w:color="auto"/>
        <w:left w:val="none" w:sz="0" w:space="0" w:color="auto"/>
        <w:bottom w:val="none" w:sz="0" w:space="0" w:color="auto"/>
        <w:right w:val="none" w:sz="0" w:space="0" w:color="auto"/>
      </w:divBdr>
    </w:div>
    <w:div w:id="1206600599">
      <w:bodyDiv w:val="1"/>
      <w:marLeft w:val="0"/>
      <w:marRight w:val="0"/>
      <w:marTop w:val="0"/>
      <w:marBottom w:val="0"/>
      <w:divBdr>
        <w:top w:val="none" w:sz="0" w:space="0" w:color="auto"/>
        <w:left w:val="none" w:sz="0" w:space="0" w:color="auto"/>
        <w:bottom w:val="none" w:sz="0" w:space="0" w:color="auto"/>
        <w:right w:val="none" w:sz="0" w:space="0" w:color="auto"/>
      </w:divBdr>
    </w:div>
    <w:div w:id="1207332740">
      <w:bodyDiv w:val="1"/>
      <w:marLeft w:val="0"/>
      <w:marRight w:val="0"/>
      <w:marTop w:val="0"/>
      <w:marBottom w:val="0"/>
      <w:divBdr>
        <w:top w:val="none" w:sz="0" w:space="0" w:color="auto"/>
        <w:left w:val="none" w:sz="0" w:space="0" w:color="auto"/>
        <w:bottom w:val="none" w:sz="0" w:space="0" w:color="auto"/>
        <w:right w:val="none" w:sz="0" w:space="0" w:color="auto"/>
      </w:divBdr>
    </w:div>
    <w:div w:id="1207840631">
      <w:bodyDiv w:val="1"/>
      <w:marLeft w:val="0"/>
      <w:marRight w:val="0"/>
      <w:marTop w:val="0"/>
      <w:marBottom w:val="0"/>
      <w:divBdr>
        <w:top w:val="none" w:sz="0" w:space="0" w:color="auto"/>
        <w:left w:val="none" w:sz="0" w:space="0" w:color="auto"/>
        <w:bottom w:val="none" w:sz="0" w:space="0" w:color="auto"/>
        <w:right w:val="none" w:sz="0" w:space="0" w:color="auto"/>
      </w:divBdr>
    </w:div>
    <w:div w:id="1208225600">
      <w:bodyDiv w:val="1"/>
      <w:marLeft w:val="0"/>
      <w:marRight w:val="0"/>
      <w:marTop w:val="0"/>
      <w:marBottom w:val="0"/>
      <w:divBdr>
        <w:top w:val="none" w:sz="0" w:space="0" w:color="auto"/>
        <w:left w:val="none" w:sz="0" w:space="0" w:color="auto"/>
        <w:bottom w:val="none" w:sz="0" w:space="0" w:color="auto"/>
        <w:right w:val="none" w:sz="0" w:space="0" w:color="auto"/>
      </w:divBdr>
    </w:div>
    <w:div w:id="1208955507">
      <w:bodyDiv w:val="1"/>
      <w:marLeft w:val="0"/>
      <w:marRight w:val="0"/>
      <w:marTop w:val="0"/>
      <w:marBottom w:val="0"/>
      <w:divBdr>
        <w:top w:val="none" w:sz="0" w:space="0" w:color="auto"/>
        <w:left w:val="none" w:sz="0" w:space="0" w:color="auto"/>
        <w:bottom w:val="none" w:sz="0" w:space="0" w:color="auto"/>
        <w:right w:val="none" w:sz="0" w:space="0" w:color="auto"/>
      </w:divBdr>
    </w:div>
    <w:div w:id="1209368419">
      <w:bodyDiv w:val="1"/>
      <w:marLeft w:val="0"/>
      <w:marRight w:val="0"/>
      <w:marTop w:val="0"/>
      <w:marBottom w:val="0"/>
      <w:divBdr>
        <w:top w:val="none" w:sz="0" w:space="0" w:color="auto"/>
        <w:left w:val="none" w:sz="0" w:space="0" w:color="auto"/>
        <w:bottom w:val="none" w:sz="0" w:space="0" w:color="auto"/>
        <w:right w:val="none" w:sz="0" w:space="0" w:color="auto"/>
      </w:divBdr>
    </w:div>
    <w:div w:id="1210460779">
      <w:bodyDiv w:val="1"/>
      <w:marLeft w:val="0"/>
      <w:marRight w:val="0"/>
      <w:marTop w:val="0"/>
      <w:marBottom w:val="0"/>
      <w:divBdr>
        <w:top w:val="none" w:sz="0" w:space="0" w:color="auto"/>
        <w:left w:val="none" w:sz="0" w:space="0" w:color="auto"/>
        <w:bottom w:val="none" w:sz="0" w:space="0" w:color="auto"/>
        <w:right w:val="none" w:sz="0" w:space="0" w:color="auto"/>
      </w:divBdr>
    </w:div>
    <w:div w:id="1211117062">
      <w:bodyDiv w:val="1"/>
      <w:marLeft w:val="0"/>
      <w:marRight w:val="0"/>
      <w:marTop w:val="0"/>
      <w:marBottom w:val="0"/>
      <w:divBdr>
        <w:top w:val="none" w:sz="0" w:space="0" w:color="auto"/>
        <w:left w:val="none" w:sz="0" w:space="0" w:color="auto"/>
        <w:bottom w:val="none" w:sz="0" w:space="0" w:color="auto"/>
        <w:right w:val="none" w:sz="0" w:space="0" w:color="auto"/>
      </w:divBdr>
    </w:div>
    <w:div w:id="1211574540">
      <w:bodyDiv w:val="1"/>
      <w:marLeft w:val="0"/>
      <w:marRight w:val="0"/>
      <w:marTop w:val="0"/>
      <w:marBottom w:val="0"/>
      <w:divBdr>
        <w:top w:val="none" w:sz="0" w:space="0" w:color="auto"/>
        <w:left w:val="none" w:sz="0" w:space="0" w:color="auto"/>
        <w:bottom w:val="none" w:sz="0" w:space="0" w:color="auto"/>
        <w:right w:val="none" w:sz="0" w:space="0" w:color="auto"/>
      </w:divBdr>
    </w:div>
    <w:div w:id="1211722366">
      <w:bodyDiv w:val="1"/>
      <w:marLeft w:val="0"/>
      <w:marRight w:val="0"/>
      <w:marTop w:val="0"/>
      <w:marBottom w:val="0"/>
      <w:divBdr>
        <w:top w:val="none" w:sz="0" w:space="0" w:color="auto"/>
        <w:left w:val="none" w:sz="0" w:space="0" w:color="auto"/>
        <w:bottom w:val="none" w:sz="0" w:space="0" w:color="auto"/>
        <w:right w:val="none" w:sz="0" w:space="0" w:color="auto"/>
      </w:divBdr>
    </w:div>
    <w:div w:id="1212772014">
      <w:bodyDiv w:val="1"/>
      <w:marLeft w:val="0"/>
      <w:marRight w:val="0"/>
      <w:marTop w:val="0"/>
      <w:marBottom w:val="0"/>
      <w:divBdr>
        <w:top w:val="none" w:sz="0" w:space="0" w:color="auto"/>
        <w:left w:val="none" w:sz="0" w:space="0" w:color="auto"/>
        <w:bottom w:val="none" w:sz="0" w:space="0" w:color="auto"/>
        <w:right w:val="none" w:sz="0" w:space="0" w:color="auto"/>
      </w:divBdr>
    </w:div>
    <w:div w:id="1212888473">
      <w:bodyDiv w:val="1"/>
      <w:marLeft w:val="0"/>
      <w:marRight w:val="0"/>
      <w:marTop w:val="0"/>
      <w:marBottom w:val="0"/>
      <w:divBdr>
        <w:top w:val="none" w:sz="0" w:space="0" w:color="auto"/>
        <w:left w:val="none" w:sz="0" w:space="0" w:color="auto"/>
        <w:bottom w:val="none" w:sz="0" w:space="0" w:color="auto"/>
        <w:right w:val="none" w:sz="0" w:space="0" w:color="auto"/>
      </w:divBdr>
    </w:div>
    <w:div w:id="1213036587">
      <w:bodyDiv w:val="1"/>
      <w:marLeft w:val="0"/>
      <w:marRight w:val="0"/>
      <w:marTop w:val="0"/>
      <w:marBottom w:val="0"/>
      <w:divBdr>
        <w:top w:val="none" w:sz="0" w:space="0" w:color="auto"/>
        <w:left w:val="none" w:sz="0" w:space="0" w:color="auto"/>
        <w:bottom w:val="none" w:sz="0" w:space="0" w:color="auto"/>
        <w:right w:val="none" w:sz="0" w:space="0" w:color="auto"/>
      </w:divBdr>
    </w:div>
    <w:div w:id="1214073145">
      <w:bodyDiv w:val="1"/>
      <w:marLeft w:val="0"/>
      <w:marRight w:val="0"/>
      <w:marTop w:val="0"/>
      <w:marBottom w:val="0"/>
      <w:divBdr>
        <w:top w:val="none" w:sz="0" w:space="0" w:color="auto"/>
        <w:left w:val="none" w:sz="0" w:space="0" w:color="auto"/>
        <w:bottom w:val="none" w:sz="0" w:space="0" w:color="auto"/>
        <w:right w:val="none" w:sz="0" w:space="0" w:color="auto"/>
      </w:divBdr>
    </w:div>
    <w:div w:id="1214461260">
      <w:bodyDiv w:val="1"/>
      <w:marLeft w:val="0"/>
      <w:marRight w:val="0"/>
      <w:marTop w:val="0"/>
      <w:marBottom w:val="0"/>
      <w:divBdr>
        <w:top w:val="none" w:sz="0" w:space="0" w:color="auto"/>
        <w:left w:val="none" w:sz="0" w:space="0" w:color="auto"/>
        <w:bottom w:val="none" w:sz="0" w:space="0" w:color="auto"/>
        <w:right w:val="none" w:sz="0" w:space="0" w:color="auto"/>
      </w:divBdr>
    </w:div>
    <w:div w:id="1214923672">
      <w:bodyDiv w:val="1"/>
      <w:marLeft w:val="0"/>
      <w:marRight w:val="0"/>
      <w:marTop w:val="0"/>
      <w:marBottom w:val="0"/>
      <w:divBdr>
        <w:top w:val="none" w:sz="0" w:space="0" w:color="auto"/>
        <w:left w:val="none" w:sz="0" w:space="0" w:color="auto"/>
        <w:bottom w:val="none" w:sz="0" w:space="0" w:color="auto"/>
        <w:right w:val="none" w:sz="0" w:space="0" w:color="auto"/>
      </w:divBdr>
    </w:div>
    <w:div w:id="1215124078">
      <w:bodyDiv w:val="1"/>
      <w:marLeft w:val="0"/>
      <w:marRight w:val="0"/>
      <w:marTop w:val="0"/>
      <w:marBottom w:val="0"/>
      <w:divBdr>
        <w:top w:val="none" w:sz="0" w:space="0" w:color="auto"/>
        <w:left w:val="none" w:sz="0" w:space="0" w:color="auto"/>
        <w:bottom w:val="none" w:sz="0" w:space="0" w:color="auto"/>
        <w:right w:val="none" w:sz="0" w:space="0" w:color="auto"/>
      </w:divBdr>
    </w:div>
    <w:div w:id="1215654554">
      <w:bodyDiv w:val="1"/>
      <w:marLeft w:val="0"/>
      <w:marRight w:val="0"/>
      <w:marTop w:val="0"/>
      <w:marBottom w:val="0"/>
      <w:divBdr>
        <w:top w:val="none" w:sz="0" w:space="0" w:color="auto"/>
        <w:left w:val="none" w:sz="0" w:space="0" w:color="auto"/>
        <w:bottom w:val="none" w:sz="0" w:space="0" w:color="auto"/>
        <w:right w:val="none" w:sz="0" w:space="0" w:color="auto"/>
      </w:divBdr>
    </w:div>
    <w:div w:id="1215697676">
      <w:bodyDiv w:val="1"/>
      <w:marLeft w:val="0"/>
      <w:marRight w:val="0"/>
      <w:marTop w:val="0"/>
      <w:marBottom w:val="0"/>
      <w:divBdr>
        <w:top w:val="none" w:sz="0" w:space="0" w:color="auto"/>
        <w:left w:val="none" w:sz="0" w:space="0" w:color="auto"/>
        <w:bottom w:val="none" w:sz="0" w:space="0" w:color="auto"/>
        <w:right w:val="none" w:sz="0" w:space="0" w:color="auto"/>
      </w:divBdr>
    </w:div>
    <w:div w:id="1216233840">
      <w:bodyDiv w:val="1"/>
      <w:marLeft w:val="0"/>
      <w:marRight w:val="0"/>
      <w:marTop w:val="0"/>
      <w:marBottom w:val="0"/>
      <w:divBdr>
        <w:top w:val="none" w:sz="0" w:space="0" w:color="auto"/>
        <w:left w:val="none" w:sz="0" w:space="0" w:color="auto"/>
        <w:bottom w:val="none" w:sz="0" w:space="0" w:color="auto"/>
        <w:right w:val="none" w:sz="0" w:space="0" w:color="auto"/>
      </w:divBdr>
    </w:div>
    <w:div w:id="1216237069">
      <w:bodyDiv w:val="1"/>
      <w:marLeft w:val="0"/>
      <w:marRight w:val="0"/>
      <w:marTop w:val="0"/>
      <w:marBottom w:val="0"/>
      <w:divBdr>
        <w:top w:val="none" w:sz="0" w:space="0" w:color="auto"/>
        <w:left w:val="none" w:sz="0" w:space="0" w:color="auto"/>
        <w:bottom w:val="none" w:sz="0" w:space="0" w:color="auto"/>
        <w:right w:val="none" w:sz="0" w:space="0" w:color="auto"/>
      </w:divBdr>
    </w:div>
    <w:div w:id="1216551603">
      <w:bodyDiv w:val="1"/>
      <w:marLeft w:val="0"/>
      <w:marRight w:val="0"/>
      <w:marTop w:val="0"/>
      <w:marBottom w:val="0"/>
      <w:divBdr>
        <w:top w:val="none" w:sz="0" w:space="0" w:color="auto"/>
        <w:left w:val="none" w:sz="0" w:space="0" w:color="auto"/>
        <w:bottom w:val="none" w:sz="0" w:space="0" w:color="auto"/>
        <w:right w:val="none" w:sz="0" w:space="0" w:color="auto"/>
      </w:divBdr>
    </w:div>
    <w:div w:id="1217163572">
      <w:bodyDiv w:val="1"/>
      <w:marLeft w:val="0"/>
      <w:marRight w:val="0"/>
      <w:marTop w:val="0"/>
      <w:marBottom w:val="0"/>
      <w:divBdr>
        <w:top w:val="none" w:sz="0" w:space="0" w:color="auto"/>
        <w:left w:val="none" w:sz="0" w:space="0" w:color="auto"/>
        <w:bottom w:val="none" w:sz="0" w:space="0" w:color="auto"/>
        <w:right w:val="none" w:sz="0" w:space="0" w:color="auto"/>
      </w:divBdr>
    </w:div>
    <w:div w:id="1217278987">
      <w:bodyDiv w:val="1"/>
      <w:marLeft w:val="0"/>
      <w:marRight w:val="0"/>
      <w:marTop w:val="0"/>
      <w:marBottom w:val="0"/>
      <w:divBdr>
        <w:top w:val="none" w:sz="0" w:space="0" w:color="auto"/>
        <w:left w:val="none" w:sz="0" w:space="0" w:color="auto"/>
        <w:bottom w:val="none" w:sz="0" w:space="0" w:color="auto"/>
        <w:right w:val="none" w:sz="0" w:space="0" w:color="auto"/>
      </w:divBdr>
    </w:div>
    <w:div w:id="1217668974">
      <w:bodyDiv w:val="1"/>
      <w:marLeft w:val="0"/>
      <w:marRight w:val="0"/>
      <w:marTop w:val="0"/>
      <w:marBottom w:val="0"/>
      <w:divBdr>
        <w:top w:val="none" w:sz="0" w:space="0" w:color="auto"/>
        <w:left w:val="none" w:sz="0" w:space="0" w:color="auto"/>
        <w:bottom w:val="none" w:sz="0" w:space="0" w:color="auto"/>
        <w:right w:val="none" w:sz="0" w:space="0" w:color="auto"/>
      </w:divBdr>
    </w:div>
    <w:div w:id="1218667240">
      <w:bodyDiv w:val="1"/>
      <w:marLeft w:val="0"/>
      <w:marRight w:val="0"/>
      <w:marTop w:val="0"/>
      <w:marBottom w:val="0"/>
      <w:divBdr>
        <w:top w:val="none" w:sz="0" w:space="0" w:color="auto"/>
        <w:left w:val="none" w:sz="0" w:space="0" w:color="auto"/>
        <w:bottom w:val="none" w:sz="0" w:space="0" w:color="auto"/>
        <w:right w:val="none" w:sz="0" w:space="0" w:color="auto"/>
      </w:divBdr>
    </w:div>
    <w:div w:id="1218783646">
      <w:bodyDiv w:val="1"/>
      <w:marLeft w:val="0"/>
      <w:marRight w:val="0"/>
      <w:marTop w:val="0"/>
      <w:marBottom w:val="0"/>
      <w:divBdr>
        <w:top w:val="none" w:sz="0" w:space="0" w:color="auto"/>
        <w:left w:val="none" w:sz="0" w:space="0" w:color="auto"/>
        <w:bottom w:val="none" w:sz="0" w:space="0" w:color="auto"/>
        <w:right w:val="none" w:sz="0" w:space="0" w:color="auto"/>
      </w:divBdr>
    </w:div>
    <w:div w:id="1219129624">
      <w:bodyDiv w:val="1"/>
      <w:marLeft w:val="0"/>
      <w:marRight w:val="0"/>
      <w:marTop w:val="0"/>
      <w:marBottom w:val="0"/>
      <w:divBdr>
        <w:top w:val="none" w:sz="0" w:space="0" w:color="auto"/>
        <w:left w:val="none" w:sz="0" w:space="0" w:color="auto"/>
        <w:bottom w:val="none" w:sz="0" w:space="0" w:color="auto"/>
        <w:right w:val="none" w:sz="0" w:space="0" w:color="auto"/>
      </w:divBdr>
    </w:div>
    <w:div w:id="1219169397">
      <w:bodyDiv w:val="1"/>
      <w:marLeft w:val="0"/>
      <w:marRight w:val="0"/>
      <w:marTop w:val="0"/>
      <w:marBottom w:val="0"/>
      <w:divBdr>
        <w:top w:val="none" w:sz="0" w:space="0" w:color="auto"/>
        <w:left w:val="none" w:sz="0" w:space="0" w:color="auto"/>
        <w:bottom w:val="none" w:sz="0" w:space="0" w:color="auto"/>
        <w:right w:val="none" w:sz="0" w:space="0" w:color="auto"/>
      </w:divBdr>
    </w:div>
    <w:div w:id="1219249450">
      <w:bodyDiv w:val="1"/>
      <w:marLeft w:val="0"/>
      <w:marRight w:val="0"/>
      <w:marTop w:val="0"/>
      <w:marBottom w:val="0"/>
      <w:divBdr>
        <w:top w:val="none" w:sz="0" w:space="0" w:color="auto"/>
        <w:left w:val="none" w:sz="0" w:space="0" w:color="auto"/>
        <w:bottom w:val="none" w:sz="0" w:space="0" w:color="auto"/>
        <w:right w:val="none" w:sz="0" w:space="0" w:color="auto"/>
      </w:divBdr>
    </w:div>
    <w:div w:id="1219320497">
      <w:bodyDiv w:val="1"/>
      <w:marLeft w:val="0"/>
      <w:marRight w:val="0"/>
      <w:marTop w:val="0"/>
      <w:marBottom w:val="0"/>
      <w:divBdr>
        <w:top w:val="none" w:sz="0" w:space="0" w:color="auto"/>
        <w:left w:val="none" w:sz="0" w:space="0" w:color="auto"/>
        <w:bottom w:val="none" w:sz="0" w:space="0" w:color="auto"/>
        <w:right w:val="none" w:sz="0" w:space="0" w:color="auto"/>
      </w:divBdr>
    </w:div>
    <w:div w:id="1219904556">
      <w:bodyDiv w:val="1"/>
      <w:marLeft w:val="0"/>
      <w:marRight w:val="0"/>
      <w:marTop w:val="0"/>
      <w:marBottom w:val="0"/>
      <w:divBdr>
        <w:top w:val="none" w:sz="0" w:space="0" w:color="auto"/>
        <w:left w:val="none" w:sz="0" w:space="0" w:color="auto"/>
        <w:bottom w:val="none" w:sz="0" w:space="0" w:color="auto"/>
        <w:right w:val="none" w:sz="0" w:space="0" w:color="auto"/>
      </w:divBdr>
    </w:div>
    <w:div w:id="1220439409">
      <w:bodyDiv w:val="1"/>
      <w:marLeft w:val="0"/>
      <w:marRight w:val="0"/>
      <w:marTop w:val="0"/>
      <w:marBottom w:val="0"/>
      <w:divBdr>
        <w:top w:val="none" w:sz="0" w:space="0" w:color="auto"/>
        <w:left w:val="none" w:sz="0" w:space="0" w:color="auto"/>
        <w:bottom w:val="none" w:sz="0" w:space="0" w:color="auto"/>
        <w:right w:val="none" w:sz="0" w:space="0" w:color="auto"/>
      </w:divBdr>
    </w:div>
    <w:div w:id="1220635392">
      <w:bodyDiv w:val="1"/>
      <w:marLeft w:val="0"/>
      <w:marRight w:val="0"/>
      <w:marTop w:val="0"/>
      <w:marBottom w:val="0"/>
      <w:divBdr>
        <w:top w:val="none" w:sz="0" w:space="0" w:color="auto"/>
        <w:left w:val="none" w:sz="0" w:space="0" w:color="auto"/>
        <w:bottom w:val="none" w:sz="0" w:space="0" w:color="auto"/>
        <w:right w:val="none" w:sz="0" w:space="0" w:color="auto"/>
      </w:divBdr>
    </w:div>
    <w:div w:id="1220822415">
      <w:bodyDiv w:val="1"/>
      <w:marLeft w:val="0"/>
      <w:marRight w:val="0"/>
      <w:marTop w:val="0"/>
      <w:marBottom w:val="0"/>
      <w:divBdr>
        <w:top w:val="none" w:sz="0" w:space="0" w:color="auto"/>
        <w:left w:val="none" w:sz="0" w:space="0" w:color="auto"/>
        <w:bottom w:val="none" w:sz="0" w:space="0" w:color="auto"/>
        <w:right w:val="none" w:sz="0" w:space="0" w:color="auto"/>
      </w:divBdr>
    </w:div>
    <w:div w:id="1221478165">
      <w:bodyDiv w:val="1"/>
      <w:marLeft w:val="0"/>
      <w:marRight w:val="0"/>
      <w:marTop w:val="0"/>
      <w:marBottom w:val="0"/>
      <w:divBdr>
        <w:top w:val="none" w:sz="0" w:space="0" w:color="auto"/>
        <w:left w:val="none" w:sz="0" w:space="0" w:color="auto"/>
        <w:bottom w:val="none" w:sz="0" w:space="0" w:color="auto"/>
        <w:right w:val="none" w:sz="0" w:space="0" w:color="auto"/>
      </w:divBdr>
    </w:div>
    <w:div w:id="1222205863">
      <w:bodyDiv w:val="1"/>
      <w:marLeft w:val="0"/>
      <w:marRight w:val="0"/>
      <w:marTop w:val="0"/>
      <w:marBottom w:val="0"/>
      <w:divBdr>
        <w:top w:val="none" w:sz="0" w:space="0" w:color="auto"/>
        <w:left w:val="none" w:sz="0" w:space="0" w:color="auto"/>
        <w:bottom w:val="none" w:sz="0" w:space="0" w:color="auto"/>
        <w:right w:val="none" w:sz="0" w:space="0" w:color="auto"/>
      </w:divBdr>
    </w:div>
    <w:div w:id="1222641777">
      <w:bodyDiv w:val="1"/>
      <w:marLeft w:val="0"/>
      <w:marRight w:val="0"/>
      <w:marTop w:val="0"/>
      <w:marBottom w:val="0"/>
      <w:divBdr>
        <w:top w:val="none" w:sz="0" w:space="0" w:color="auto"/>
        <w:left w:val="none" w:sz="0" w:space="0" w:color="auto"/>
        <w:bottom w:val="none" w:sz="0" w:space="0" w:color="auto"/>
        <w:right w:val="none" w:sz="0" w:space="0" w:color="auto"/>
      </w:divBdr>
    </w:div>
    <w:div w:id="1222787830">
      <w:bodyDiv w:val="1"/>
      <w:marLeft w:val="0"/>
      <w:marRight w:val="0"/>
      <w:marTop w:val="0"/>
      <w:marBottom w:val="0"/>
      <w:divBdr>
        <w:top w:val="none" w:sz="0" w:space="0" w:color="auto"/>
        <w:left w:val="none" w:sz="0" w:space="0" w:color="auto"/>
        <w:bottom w:val="none" w:sz="0" w:space="0" w:color="auto"/>
        <w:right w:val="none" w:sz="0" w:space="0" w:color="auto"/>
      </w:divBdr>
    </w:div>
    <w:div w:id="1223637377">
      <w:bodyDiv w:val="1"/>
      <w:marLeft w:val="0"/>
      <w:marRight w:val="0"/>
      <w:marTop w:val="0"/>
      <w:marBottom w:val="0"/>
      <w:divBdr>
        <w:top w:val="none" w:sz="0" w:space="0" w:color="auto"/>
        <w:left w:val="none" w:sz="0" w:space="0" w:color="auto"/>
        <w:bottom w:val="none" w:sz="0" w:space="0" w:color="auto"/>
        <w:right w:val="none" w:sz="0" w:space="0" w:color="auto"/>
      </w:divBdr>
    </w:div>
    <w:div w:id="1223641773">
      <w:bodyDiv w:val="1"/>
      <w:marLeft w:val="0"/>
      <w:marRight w:val="0"/>
      <w:marTop w:val="0"/>
      <w:marBottom w:val="0"/>
      <w:divBdr>
        <w:top w:val="none" w:sz="0" w:space="0" w:color="auto"/>
        <w:left w:val="none" w:sz="0" w:space="0" w:color="auto"/>
        <w:bottom w:val="none" w:sz="0" w:space="0" w:color="auto"/>
        <w:right w:val="none" w:sz="0" w:space="0" w:color="auto"/>
      </w:divBdr>
    </w:div>
    <w:div w:id="1223951402">
      <w:bodyDiv w:val="1"/>
      <w:marLeft w:val="0"/>
      <w:marRight w:val="0"/>
      <w:marTop w:val="0"/>
      <w:marBottom w:val="0"/>
      <w:divBdr>
        <w:top w:val="none" w:sz="0" w:space="0" w:color="auto"/>
        <w:left w:val="none" w:sz="0" w:space="0" w:color="auto"/>
        <w:bottom w:val="none" w:sz="0" w:space="0" w:color="auto"/>
        <w:right w:val="none" w:sz="0" w:space="0" w:color="auto"/>
      </w:divBdr>
    </w:div>
    <w:div w:id="1224103236">
      <w:bodyDiv w:val="1"/>
      <w:marLeft w:val="0"/>
      <w:marRight w:val="0"/>
      <w:marTop w:val="0"/>
      <w:marBottom w:val="0"/>
      <w:divBdr>
        <w:top w:val="none" w:sz="0" w:space="0" w:color="auto"/>
        <w:left w:val="none" w:sz="0" w:space="0" w:color="auto"/>
        <w:bottom w:val="none" w:sz="0" w:space="0" w:color="auto"/>
        <w:right w:val="none" w:sz="0" w:space="0" w:color="auto"/>
      </w:divBdr>
    </w:div>
    <w:div w:id="1224636935">
      <w:bodyDiv w:val="1"/>
      <w:marLeft w:val="0"/>
      <w:marRight w:val="0"/>
      <w:marTop w:val="0"/>
      <w:marBottom w:val="0"/>
      <w:divBdr>
        <w:top w:val="none" w:sz="0" w:space="0" w:color="auto"/>
        <w:left w:val="none" w:sz="0" w:space="0" w:color="auto"/>
        <w:bottom w:val="none" w:sz="0" w:space="0" w:color="auto"/>
        <w:right w:val="none" w:sz="0" w:space="0" w:color="auto"/>
      </w:divBdr>
    </w:div>
    <w:div w:id="1225262308">
      <w:bodyDiv w:val="1"/>
      <w:marLeft w:val="0"/>
      <w:marRight w:val="0"/>
      <w:marTop w:val="0"/>
      <w:marBottom w:val="0"/>
      <w:divBdr>
        <w:top w:val="none" w:sz="0" w:space="0" w:color="auto"/>
        <w:left w:val="none" w:sz="0" w:space="0" w:color="auto"/>
        <w:bottom w:val="none" w:sz="0" w:space="0" w:color="auto"/>
        <w:right w:val="none" w:sz="0" w:space="0" w:color="auto"/>
      </w:divBdr>
    </w:div>
    <w:div w:id="1225723921">
      <w:bodyDiv w:val="1"/>
      <w:marLeft w:val="0"/>
      <w:marRight w:val="0"/>
      <w:marTop w:val="0"/>
      <w:marBottom w:val="0"/>
      <w:divBdr>
        <w:top w:val="none" w:sz="0" w:space="0" w:color="auto"/>
        <w:left w:val="none" w:sz="0" w:space="0" w:color="auto"/>
        <w:bottom w:val="none" w:sz="0" w:space="0" w:color="auto"/>
        <w:right w:val="none" w:sz="0" w:space="0" w:color="auto"/>
      </w:divBdr>
    </w:div>
    <w:div w:id="1226066732">
      <w:bodyDiv w:val="1"/>
      <w:marLeft w:val="0"/>
      <w:marRight w:val="0"/>
      <w:marTop w:val="0"/>
      <w:marBottom w:val="0"/>
      <w:divBdr>
        <w:top w:val="none" w:sz="0" w:space="0" w:color="auto"/>
        <w:left w:val="none" w:sz="0" w:space="0" w:color="auto"/>
        <w:bottom w:val="none" w:sz="0" w:space="0" w:color="auto"/>
        <w:right w:val="none" w:sz="0" w:space="0" w:color="auto"/>
      </w:divBdr>
    </w:div>
    <w:div w:id="1226139093">
      <w:bodyDiv w:val="1"/>
      <w:marLeft w:val="0"/>
      <w:marRight w:val="0"/>
      <w:marTop w:val="0"/>
      <w:marBottom w:val="0"/>
      <w:divBdr>
        <w:top w:val="none" w:sz="0" w:space="0" w:color="auto"/>
        <w:left w:val="none" w:sz="0" w:space="0" w:color="auto"/>
        <w:bottom w:val="none" w:sz="0" w:space="0" w:color="auto"/>
        <w:right w:val="none" w:sz="0" w:space="0" w:color="auto"/>
      </w:divBdr>
    </w:div>
    <w:div w:id="1226145708">
      <w:bodyDiv w:val="1"/>
      <w:marLeft w:val="0"/>
      <w:marRight w:val="0"/>
      <w:marTop w:val="0"/>
      <w:marBottom w:val="0"/>
      <w:divBdr>
        <w:top w:val="none" w:sz="0" w:space="0" w:color="auto"/>
        <w:left w:val="none" w:sz="0" w:space="0" w:color="auto"/>
        <w:bottom w:val="none" w:sz="0" w:space="0" w:color="auto"/>
        <w:right w:val="none" w:sz="0" w:space="0" w:color="auto"/>
      </w:divBdr>
    </w:div>
    <w:div w:id="1226800426">
      <w:bodyDiv w:val="1"/>
      <w:marLeft w:val="0"/>
      <w:marRight w:val="0"/>
      <w:marTop w:val="0"/>
      <w:marBottom w:val="0"/>
      <w:divBdr>
        <w:top w:val="none" w:sz="0" w:space="0" w:color="auto"/>
        <w:left w:val="none" w:sz="0" w:space="0" w:color="auto"/>
        <w:bottom w:val="none" w:sz="0" w:space="0" w:color="auto"/>
        <w:right w:val="none" w:sz="0" w:space="0" w:color="auto"/>
      </w:divBdr>
    </w:div>
    <w:div w:id="1227108667">
      <w:bodyDiv w:val="1"/>
      <w:marLeft w:val="0"/>
      <w:marRight w:val="0"/>
      <w:marTop w:val="0"/>
      <w:marBottom w:val="0"/>
      <w:divBdr>
        <w:top w:val="none" w:sz="0" w:space="0" w:color="auto"/>
        <w:left w:val="none" w:sz="0" w:space="0" w:color="auto"/>
        <w:bottom w:val="none" w:sz="0" w:space="0" w:color="auto"/>
        <w:right w:val="none" w:sz="0" w:space="0" w:color="auto"/>
      </w:divBdr>
    </w:div>
    <w:div w:id="1227111303">
      <w:bodyDiv w:val="1"/>
      <w:marLeft w:val="0"/>
      <w:marRight w:val="0"/>
      <w:marTop w:val="0"/>
      <w:marBottom w:val="0"/>
      <w:divBdr>
        <w:top w:val="none" w:sz="0" w:space="0" w:color="auto"/>
        <w:left w:val="none" w:sz="0" w:space="0" w:color="auto"/>
        <w:bottom w:val="none" w:sz="0" w:space="0" w:color="auto"/>
        <w:right w:val="none" w:sz="0" w:space="0" w:color="auto"/>
      </w:divBdr>
    </w:div>
    <w:div w:id="1227183140">
      <w:bodyDiv w:val="1"/>
      <w:marLeft w:val="0"/>
      <w:marRight w:val="0"/>
      <w:marTop w:val="0"/>
      <w:marBottom w:val="0"/>
      <w:divBdr>
        <w:top w:val="none" w:sz="0" w:space="0" w:color="auto"/>
        <w:left w:val="none" w:sz="0" w:space="0" w:color="auto"/>
        <w:bottom w:val="none" w:sz="0" w:space="0" w:color="auto"/>
        <w:right w:val="none" w:sz="0" w:space="0" w:color="auto"/>
      </w:divBdr>
    </w:div>
    <w:div w:id="1227183523">
      <w:bodyDiv w:val="1"/>
      <w:marLeft w:val="0"/>
      <w:marRight w:val="0"/>
      <w:marTop w:val="0"/>
      <w:marBottom w:val="0"/>
      <w:divBdr>
        <w:top w:val="none" w:sz="0" w:space="0" w:color="auto"/>
        <w:left w:val="none" w:sz="0" w:space="0" w:color="auto"/>
        <w:bottom w:val="none" w:sz="0" w:space="0" w:color="auto"/>
        <w:right w:val="none" w:sz="0" w:space="0" w:color="auto"/>
      </w:divBdr>
    </w:div>
    <w:div w:id="1227258075">
      <w:bodyDiv w:val="1"/>
      <w:marLeft w:val="0"/>
      <w:marRight w:val="0"/>
      <w:marTop w:val="0"/>
      <w:marBottom w:val="0"/>
      <w:divBdr>
        <w:top w:val="none" w:sz="0" w:space="0" w:color="auto"/>
        <w:left w:val="none" w:sz="0" w:space="0" w:color="auto"/>
        <w:bottom w:val="none" w:sz="0" w:space="0" w:color="auto"/>
        <w:right w:val="none" w:sz="0" w:space="0" w:color="auto"/>
      </w:divBdr>
    </w:div>
    <w:div w:id="1227448932">
      <w:bodyDiv w:val="1"/>
      <w:marLeft w:val="0"/>
      <w:marRight w:val="0"/>
      <w:marTop w:val="0"/>
      <w:marBottom w:val="0"/>
      <w:divBdr>
        <w:top w:val="none" w:sz="0" w:space="0" w:color="auto"/>
        <w:left w:val="none" w:sz="0" w:space="0" w:color="auto"/>
        <w:bottom w:val="none" w:sz="0" w:space="0" w:color="auto"/>
        <w:right w:val="none" w:sz="0" w:space="0" w:color="auto"/>
      </w:divBdr>
    </w:div>
    <w:div w:id="1229148190">
      <w:bodyDiv w:val="1"/>
      <w:marLeft w:val="0"/>
      <w:marRight w:val="0"/>
      <w:marTop w:val="0"/>
      <w:marBottom w:val="0"/>
      <w:divBdr>
        <w:top w:val="none" w:sz="0" w:space="0" w:color="auto"/>
        <w:left w:val="none" w:sz="0" w:space="0" w:color="auto"/>
        <w:bottom w:val="none" w:sz="0" w:space="0" w:color="auto"/>
        <w:right w:val="none" w:sz="0" w:space="0" w:color="auto"/>
      </w:divBdr>
    </w:div>
    <w:div w:id="1229195071">
      <w:bodyDiv w:val="1"/>
      <w:marLeft w:val="0"/>
      <w:marRight w:val="0"/>
      <w:marTop w:val="0"/>
      <w:marBottom w:val="0"/>
      <w:divBdr>
        <w:top w:val="none" w:sz="0" w:space="0" w:color="auto"/>
        <w:left w:val="none" w:sz="0" w:space="0" w:color="auto"/>
        <w:bottom w:val="none" w:sz="0" w:space="0" w:color="auto"/>
        <w:right w:val="none" w:sz="0" w:space="0" w:color="auto"/>
      </w:divBdr>
    </w:div>
    <w:div w:id="1229220040">
      <w:bodyDiv w:val="1"/>
      <w:marLeft w:val="0"/>
      <w:marRight w:val="0"/>
      <w:marTop w:val="0"/>
      <w:marBottom w:val="0"/>
      <w:divBdr>
        <w:top w:val="none" w:sz="0" w:space="0" w:color="auto"/>
        <w:left w:val="none" w:sz="0" w:space="0" w:color="auto"/>
        <w:bottom w:val="none" w:sz="0" w:space="0" w:color="auto"/>
        <w:right w:val="none" w:sz="0" w:space="0" w:color="auto"/>
      </w:divBdr>
    </w:div>
    <w:div w:id="1229535119">
      <w:bodyDiv w:val="1"/>
      <w:marLeft w:val="0"/>
      <w:marRight w:val="0"/>
      <w:marTop w:val="0"/>
      <w:marBottom w:val="0"/>
      <w:divBdr>
        <w:top w:val="none" w:sz="0" w:space="0" w:color="auto"/>
        <w:left w:val="none" w:sz="0" w:space="0" w:color="auto"/>
        <w:bottom w:val="none" w:sz="0" w:space="0" w:color="auto"/>
        <w:right w:val="none" w:sz="0" w:space="0" w:color="auto"/>
      </w:divBdr>
    </w:div>
    <w:div w:id="1230116091">
      <w:bodyDiv w:val="1"/>
      <w:marLeft w:val="0"/>
      <w:marRight w:val="0"/>
      <w:marTop w:val="0"/>
      <w:marBottom w:val="0"/>
      <w:divBdr>
        <w:top w:val="none" w:sz="0" w:space="0" w:color="auto"/>
        <w:left w:val="none" w:sz="0" w:space="0" w:color="auto"/>
        <w:bottom w:val="none" w:sz="0" w:space="0" w:color="auto"/>
        <w:right w:val="none" w:sz="0" w:space="0" w:color="auto"/>
      </w:divBdr>
    </w:div>
    <w:div w:id="1230580303">
      <w:bodyDiv w:val="1"/>
      <w:marLeft w:val="0"/>
      <w:marRight w:val="0"/>
      <w:marTop w:val="0"/>
      <w:marBottom w:val="0"/>
      <w:divBdr>
        <w:top w:val="none" w:sz="0" w:space="0" w:color="auto"/>
        <w:left w:val="none" w:sz="0" w:space="0" w:color="auto"/>
        <w:bottom w:val="none" w:sz="0" w:space="0" w:color="auto"/>
        <w:right w:val="none" w:sz="0" w:space="0" w:color="auto"/>
      </w:divBdr>
    </w:div>
    <w:div w:id="1231303653">
      <w:bodyDiv w:val="1"/>
      <w:marLeft w:val="0"/>
      <w:marRight w:val="0"/>
      <w:marTop w:val="0"/>
      <w:marBottom w:val="0"/>
      <w:divBdr>
        <w:top w:val="none" w:sz="0" w:space="0" w:color="auto"/>
        <w:left w:val="none" w:sz="0" w:space="0" w:color="auto"/>
        <w:bottom w:val="none" w:sz="0" w:space="0" w:color="auto"/>
        <w:right w:val="none" w:sz="0" w:space="0" w:color="auto"/>
      </w:divBdr>
    </w:div>
    <w:div w:id="1231576777">
      <w:bodyDiv w:val="1"/>
      <w:marLeft w:val="0"/>
      <w:marRight w:val="0"/>
      <w:marTop w:val="0"/>
      <w:marBottom w:val="0"/>
      <w:divBdr>
        <w:top w:val="none" w:sz="0" w:space="0" w:color="auto"/>
        <w:left w:val="none" w:sz="0" w:space="0" w:color="auto"/>
        <w:bottom w:val="none" w:sz="0" w:space="0" w:color="auto"/>
        <w:right w:val="none" w:sz="0" w:space="0" w:color="auto"/>
      </w:divBdr>
    </w:div>
    <w:div w:id="1231579146">
      <w:bodyDiv w:val="1"/>
      <w:marLeft w:val="0"/>
      <w:marRight w:val="0"/>
      <w:marTop w:val="0"/>
      <w:marBottom w:val="0"/>
      <w:divBdr>
        <w:top w:val="none" w:sz="0" w:space="0" w:color="auto"/>
        <w:left w:val="none" w:sz="0" w:space="0" w:color="auto"/>
        <w:bottom w:val="none" w:sz="0" w:space="0" w:color="auto"/>
        <w:right w:val="none" w:sz="0" w:space="0" w:color="auto"/>
      </w:divBdr>
    </w:div>
    <w:div w:id="1231698777">
      <w:bodyDiv w:val="1"/>
      <w:marLeft w:val="0"/>
      <w:marRight w:val="0"/>
      <w:marTop w:val="0"/>
      <w:marBottom w:val="0"/>
      <w:divBdr>
        <w:top w:val="none" w:sz="0" w:space="0" w:color="auto"/>
        <w:left w:val="none" w:sz="0" w:space="0" w:color="auto"/>
        <w:bottom w:val="none" w:sz="0" w:space="0" w:color="auto"/>
        <w:right w:val="none" w:sz="0" w:space="0" w:color="auto"/>
      </w:divBdr>
    </w:div>
    <w:div w:id="1233391412">
      <w:bodyDiv w:val="1"/>
      <w:marLeft w:val="0"/>
      <w:marRight w:val="0"/>
      <w:marTop w:val="0"/>
      <w:marBottom w:val="0"/>
      <w:divBdr>
        <w:top w:val="none" w:sz="0" w:space="0" w:color="auto"/>
        <w:left w:val="none" w:sz="0" w:space="0" w:color="auto"/>
        <w:bottom w:val="none" w:sz="0" w:space="0" w:color="auto"/>
        <w:right w:val="none" w:sz="0" w:space="0" w:color="auto"/>
      </w:divBdr>
    </w:div>
    <w:div w:id="1234008023">
      <w:bodyDiv w:val="1"/>
      <w:marLeft w:val="0"/>
      <w:marRight w:val="0"/>
      <w:marTop w:val="0"/>
      <w:marBottom w:val="0"/>
      <w:divBdr>
        <w:top w:val="none" w:sz="0" w:space="0" w:color="auto"/>
        <w:left w:val="none" w:sz="0" w:space="0" w:color="auto"/>
        <w:bottom w:val="none" w:sz="0" w:space="0" w:color="auto"/>
        <w:right w:val="none" w:sz="0" w:space="0" w:color="auto"/>
      </w:divBdr>
    </w:div>
    <w:div w:id="1234051264">
      <w:bodyDiv w:val="1"/>
      <w:marLeft w:val="0"/>
      <w:marRight w:val="0"/>
      <w:marTop w:val="0"/>
      <w:marBottom w:val="0"/>
      <w:divBdr>
        <w:top w:val="none" w:sz="0" w:space="0" w:color="auto"/>
        <w:left w:val="none" w:sz="0" w:space="0" w:color="auto"/>
        <w:bottom w:val="none" w:sz="0" w:space="0" w:color="auto"/>
        <w:right w:val="none" w:sz="0" w:space="0" w:color="auto"/>
      </w:divBdr>
    </w:div>
    <w:div w:id="1234388655">
      <w:bodyDiv w:val="1"/>
      <w:marLeft w:val="0"/>
      <w:marRight w:val="0"/>
      <w:marTop w:val="0"/>
      <w:marBottom w:val="0"/>
      <w:divBdr>
        <w:top w:val="none" w:sz="0" w:space="0" w:color="auto"/>
        <w:left w:val="none" w:sz="0" w:space="0" w:color="auto"/>
        <w:bottom w:val="none" w:sz="0" w:space="0" w:color="auto"/>
        <w:right w:val="none" w:sz="0" w:space="0" w:color="auto"/>
      </w:divBdr>
    </w:div>
    <w:div w:id="1234438395">
      <w:bodyDiv w:val="1"/>
      <w:marLeft w:val="0"/>
      <w:marRight w:val="0"/>
      <w:marTop w:val="0"/>
      <w:marBottom w:val="0"/>
      <w:divBdr>
        <w:top w:val="none" w:sz="0" w:space="0" w:color="auto"/>
        <w:left w:val="none" w:sz="0" w:space="0" w:color="auto"/>
        <w:bottom w:val="none" w:sz="0" w:space="0" w:color="auto"/>
        <w:right w:val="none" w:sz="0" w:space="0" w:color="auto"/>
      </w:divBdr>
    </w:div>
    <w:div w:id="1234780533">
      <w:bodyDiv w:val="1"/>
      <w:marLeft w:val="0"/>
      <w:marRight w:val="0"/>
      <w:marTop w:val="0"/>
      <w:marBottom w:val="0"/>
      <w:divBdr>
        <w:top w:val="none" w:sz="0" w:space="0" w:color="auto"/>
        <w:left w:val="none" w:sz="0" w:space="0" w:color="auto"/>
        <w:bottom w:val="none" w:sz="0" w:space="0" w:color="auto"/>
        <w:right w:val="none" w:sz="0" w:space="0" w:color="auto"/>
      </w:divBdr>
    </w:div>
    <w:div w:id="1237863434">
      <w:bodyDiv w:val="1"/>
      <w:marLeft w:val="0"/>
      <w:marRight w:val="0"/>
      <w:marTop w:val="0"/>
      <w:marBottom w:val="0"/>
      <w:divBdr>
        <w:top w:val="none" w:sz="0" w:space="0" w:color="auto"/>
        <w:left w:val="none" w:sz="0" w:space="0" w:color="auto"/>
        <w:bottom w:val="none" w:sz="0" w:space="0" w:color="auto"/>
        <w:right w:val="none" w:sz="0" w:space="0" w:color="auto"/>
      </w:divBdr>
    </w:div>
    <w:div w:id="1238243862">
      <w:bodyDiv w:val="1"/>
      <w:marLeft w:val="0"/>
      <w:marRight w:val="0"/>
      <w:marTop w:val="0"/>
      <w:marBottom w:val="0"/>
      <w:divBdr>
        <w:top w:val="none" w:sz="0" w:space="0" w:color="auto"/>
        <w:left w:val="none" w:sz="0" w:space="0" w:color="auto"/>
        <w:bottom w:val="none" w:sz="0" w:space="0" w:color="auto"/>
        <w:right w:val="none" w:sz="0" w:space="0" w:color="auto"/>
      </w:divBdr>
    </w:div>
    <w:div w:id="1239093283">
      <w:bodyDiv w:val="1"/>
      <w:marLeft w:val="0"/>
      <w:marRight w:val="0"/>
      <w:marTop w:val="0"/>
      <w:marBottom w:val="0"/>
      <w:divBdr>
        <w:top w:val="none" w:sz="0" w:space="0" w:color="auto"/>
        <w:left w:val="none" w:sz="0" w:space="0" w:color="auto"/>
        <w:bottom w:val="none" w:sz="0" w:space="0" w:color="auto"/>
        <w:right w:val="none" w:sz="0" w:space="0" w:color="auto"/>
      </w:divBdr>
    </w:div>
    <w:div w:id="1239487437">
      <w:bodyDiv w:val="1"/>
      <w:marLeft w:val="0"/>
      <w:marRight w:val="0"/>
      <w:marTop w:val="0"/>
      <w:marBottom w:val="0"/>
      <w:divBdr>
        <w:top w:val="none" w:sz="0" w:space="0" w:color="auto"/>
        <w:left w:val="none" w:sz="0" w:space="0" w:color="auto"/>
        <w:bottom w:val="none" w:sz="0" w:space="0" w:color="auto"/>
        <w:right w:val="none" w:sz="0" w:space="0" w:color="auto"/>
      </w:divBdr>
    </w:div>
    <w:div w:id="1239943328">
      <w:bodyDiv w:val="1"/>
      <w:marLeft w:val="0"/>
      <w:marRight w:val="0"/>
      <w:marTop w:val="0"/>
      <w:marBottom w:val="0"/>
      <w:divBdr>
        <w:top w:val="none" w:sz="0" w:space="0" w:color="auto"/>
        <w:left w:val="none" w:sz="0" w:space="0" w:color="auto"/>
        <w:bottom w:val="none" w:sz="0" w:space="0" w:color="auto"/>
        <w:right w:val="none" w:sz="0" w:space="0" w:color="auto"/>
      </w:divBdr>
    </w:div>
    <w:div w:id="1240168161">
      <w:bodyDiv w:val="1"/>
      <w:marLeft w:val="0"/>
      <w:marRight w:val="0"/>
      <w:marTop w:val="0"/>
      <w:marBottom w:val="0"/>
      <w:divBdr>
        <w:top w:val="none" w:sz="0" w:space="0" w:color="auto"/>
        <w:left w:val="none" w:sz="0" w:space="0" w:color="auto"/>
        <w:bottom w:val="none" w:sz="0" w:space="0" w:color="auto"/>
        <w:right w:val="none" w:sz="0" w:space="0" w:color="auto"/>
      </w:divBdr>
    </w:div>
    <w:div w:id="1241058407">
      <w:bodyDiv w:val="1"/>
      <w:marLeft w:val="0"/>
      <w:marRight w:val="0"/>
      <w:marTop w:val="0"/>
      <w:marBottom w:val="0"/>
      <w:divBdr>
        <w:top w:val="none" w:sz="0" w:space="0" w:color="auto"/>
        <w:left w:val="none" w:sz="0" w:space="0" w:color="auto"/>
        <w:bottom w:val="none" w:sz="0" w:space="0" w:color="auto"/>
        <w:right w:val="none" w:sz="0" w:space="0" w:color="auto"/>
      </w:divBdr>
    </w:div>
    <w:div w:id="1241258454">
      <w:bodyDiv w:val="1"/>
      <w:marLeft w:val="0"/>
      <w:marRight w:val="0"/>
      <w:marTop w:val="0"/>
      <w:marBottom w:val="0"/>
      <w:divBdr>
        <w:top w:val="none" w:sz="0" w:space="0" w:color="auto"/>
        <w:left w:val="none" w:sz="0" w:space="0" w:color="auto"/>
        <w:bottom w:val="none" w:sz="0" w:space="0" w:color="auto"/>
        <w:right w:val="none" w:sz="0" w:space="0" w:color="auto"/>
      </w:divBdr>
    </w:div>
    <w:div w:id="1241327791">
      <w:bodyDiv w:val="1"/>
      <w:marLeft w:val="0"/>
      <w:marRight w:val="0"/>
      <w:marTop w:val="0"/>
      <w:marBottom w:val="0"/>
      <w:divBdr>
        <w:top w:val="none" w:sz="0" w:space="0" w:color="auto"/>
        <w:left w:val="none" w:sz="0" w:space="0" w:color="auto"/>
        <w:bottom w:val="none" w:sz="0" w:space="0" w:color="auto"/>
        <w:right w:val="none" w:sz="0" w:space="0" w:color="auto"/>
      </w:divBdr>
    </w:div>
    <w:div w:id="1241404886">
      <w:bodyDiv w:val="1"/>
      <w:marLeft w:val="0"/>
      <w:marRight w:val="0"/>
      <w:marTop w:val="0"/>
      <w:marBottom w:val="0"/>
      <w:divBdr>
        <w:top w:val="none" w:sz="0" w:space="0" w:color="auto"/>
        <w:left w:val="none" w:sz="0" w:space="0" w:color="auto"/>
        <w:bottom w:val="none" w:sz="0" w:space="0" w:color="auto"/>
        <w:right w:val="none" w:sz="0" w:space="0" w:color="auto"/>
      </w:divBdr>
    </w:div>
    <w:div w:id="1241409175">
      <w:bodyDiv w:val="1"/>
      <w:marLeft w:val="0"/>
      <w:marRight w:val="0"/>
      <w:marTop w:val="0"/>
      <w:marBottom w:val="0"/>
      <w:divBdr>
        <w:top w:val="none" w:sz="0" w:space="0" w:color="auto"/>
        <w:left w:val="none" w:sz="0" w:space="0" w:color="auto"/>
        <w:bottom w:val="none" w:sz="0" w:space="0" w:color="auto"/>
        <w:right w:val="none" w:sz="0" w:space="0" w:color="auto"/>
      </w:divBdr>
    </w:div>
    <w:div w:id="1242258292">
      <w:bodyDiv w:val="1"/>
      <w:marLeft w:val="0"/>
      <w:marRight w:val="0"/>
      <w:marTop w:val="0"/>
      <w:marBottom w:val="0"/>
      <w:divBdr>
        <w:top w:val="none" w:sz="0" w:space="0" w:color="auto"/>
        <w:left w:val="none" w:sz="0" w:space="0" w:color="auto"/>
        <w:bottom w:val="none" w:sz="0" w:space="0" w:color="auto"/>
        <w:right w:val="none" w:sz="0" w:space="0" w:color="auto"/>
      </w:divBdr>
    </w:div>
    <w:div w:id="1242832878">
      <w:bodyDiv w:val="1"/>
      <w:marLeft w:val="0"/>
      <w:marRight w:val="0"/>
      <w:marTop w:val="0"/>
      <w:marBottom w:val="0"/>
      <w:divBdr>
        <w:top w:val="none" w:sz="0" w:space="0" w:color="auto"/>
        <w:left w:val="none" w:sz="0" w:space="0" w:color="auto"/>
        <w:bottom w:val="none" w:sz="0" w:space="0" w:color="auto"/>
        <w:right w:val="none" w:sz="0" w:space="0" w:color="auto"/>
      </w:divBdr>
    </w:div>
    <w:div w:id="1242911710">
      <w:bodyDiv w:val="1"/>
      <w:marLeft w:val="0"/>
      <w:marRight w:val="0"/>
      <w:marTop w:val="0"/>
      <w:marBottom w:val="0"/>
      <w:divBdr>
        <w:top w:val="none" w:sz="0" w:space="0" w:color="auto"/>
        <w:left w:val="none" w:sz="0" w:space="0" w:color="auto"/>
        <w:bottom w:val="none" w:sz="0" w:space="0" w:color="auto"/>
        <w:right w:val="none" w:sz="0" w:space="0" w:color="auto"/>
      </w:divBdr>
    </w:div>
    <w:div w:id="1243636781">
      <w:bodyDiv w:val="1"/>
      <w:marLeft w:val="0"/>
      <w:marRight w:val="0"/>
      <w:marTop w:val="0"/>
      <w:marBottom w:val="0"/>
      <w:divBdr>
        <w:top w:val="none" w:sz="0" w:space="0" w:color="auto"/>
        <w:left w:val="none" w:sz="0" w:space="0" w:color="auto"/>
        <w:bottom w:val="none" w:sz="0" w:space="0" w:color="auto"/>
        <w:right w:val="none" w:sz="0" w:space="0" w:color="auto"/>
      </w:divBdr>
    </w:div>
    <w:div w:id="1243762283">
      <w:bodyDiv w:val="1"/>
      <w:marLeft w:val="0"/>
      <w:marRight w:val="0"/>
      <w:marTop w:val="0"/>
      <w:marBottom w:val="0"/>
      <w:divBdr>
        <w:top w:val="none" w:sz="0" w:space="0" w:color="auto"/>
        <w:left w:val="none" w:sz="0" w:space="0" w:color="auto"/>
        <w:bottom w:val="none" w:sz="0" w:space="0" w:color="auto"/>
        <w:right w:val="none" w:sz="0" w:space="0" w:color="auto"/>
      </w:divBdr>
    </w:div>
    <w:div w:id="1243953544">
      <w:bodyDiv w:val="1"/>
      <w:marLeft w:val="0"/>
      <w:marRight w:val="0"/>
      <w:marTop w:val="0"/>
      <w:marBottom w:val="0"/>
      <w:divBdr>
        <w:top w:val="none" w:sz="0" w:space="0" w:color="auto"/>
        <w:left w:val="none" w:sz="0" w:space="0" w:color="auto"/>
        <w:bottom w:val="none" w:sz="0" w:space="0" w:color="auto"/>
        <w:right w:val="none" w:sz="0" w:space="0" w:color="auto"/>
      </w:divBdr>
    </w:div>
    <w:div w:id="1243954076">
      <w:bodyDiv w:val="1"/>
      <w:marLeft w:val="0"/>
      <w:marRight w:val="0"/>
      <w:marTop w:val="0"/>
      <w:marBottom w:val="0"/>
      <w:divBdr>
        <w:top w:val="none" w:sz="0" w:space="0" w:color="auto"/>
        <w:left w:val="none" w:sz="0" w:space="0" w:color="auto"/>
        <w:bottom w:val="none" w:sz="0" w:space="0" w:color="auto"/>
        <w:right w:val="none" w:sz="0" w:space="0" w:color="auto"/>
      </w:divBdr>
    </w:div>
    <w:div w:id="1244493409">
      <w:bodyDiv w:val="1"/>
      <w:marLeft w:val="0"/>
      <w:marRight w:val="0"/>
      <w:marTop w:val="0"/>
      <w:marBottom w:val="0"/>
      <w:divBdr>
        <w:top w:val="none" w:sz="0" w:space="0" w:color="auto"/>
        <w:left w:val="none" w:sz="0" w:space="0" w:color="auto"/>
        <w:bottom w:val="none" w:sz="0" w:space="0" w:color="auto"/>
        <w:right w:val="none" w:sz="0" w:space="0" w:color="auto"/>
      </w:divBdr>
    </w:div>
    <w:div w:id="1245140587">
      <w:bodyDiv w:val="1"/>
      <w:marLeft w:val="0"/>
      <w:marRight w:val="0"/>
      <w:marTop w:val="0"/>
      <w:marBottom w:val="0"/>
      <w:divBdr>
        <w:top w:val="none" w:sz="0" w:space="0" w:color="auto"/>
        <w:left w:val="none" w:sz="0" w:space="0" w:color="auto"/>
        <w:bottom w:val="none" w:sz="0" w:space="0" w:color="auto"/>
        <w:right w:val="none" w:sz="0" w:space="0" w:color="auto"/>
      </w:divBdr>
    </w:div>
    <w:div w:id="1245338857">
      <w:bodyDiv w:val="1"/>
      <w:marLeft w:val="0"/>
      <w:marRight w:val="0"/>
      <w:marTop w:val="0"/>
      <w:marBottom w:val="0"/>
      <w:divBdr>
        <w:top w:val="none" w:sz="0" w:space="0" w:color="auto"/>
        <w:left w:val="none" w:sz="0" w:space="0" w:color="auto"/>
        <w:bottom w:val="none" w:sz="0" w:space="0" w:color="auto"/>
        <w:right w:val="none" w:sz="0" w:space="0" w:color="auto"/>
      </w:divBdr>
    </w:div>
    <w:div w:id="1245648996">
      <w:bodyDiv w:val="1"/>
      <w:marLeft w:val="0"/>
      <w:marRight w:val="0"/>
      <w:marTop w:val="0"/>
      <w:marBottom w:val="0"/>
      <w:divBdr>
        <w:top w:val="none" w:sz="0" w:space="0" w:color="auto"/>
        <w:left w:val="none" w:sz="0" w:space="0" w:color="auto"/>
        <w:bottom w:val="none" w:sz="0" w:space="0" w:color="auto"/>
        <w:right w:val="none" w:sz="0" w:space="0" w:color="auto"/>
      </w:divBdr>
    </w:div>
    <w:div w:id="1246185288">
      <w:bodyDiv w:val="1"/>
      <w:marLeft w:val="0"/>
      <w:marRight w:val="0"/>
      <w:marTop w:val="0"/>
      <w:marBottom w:val="0"/>
      <w:divBdr>
        <w:top w:val="none" w:sz="0" w:space="0" w:color="auto"/>
        <w:left w:val="none" w:sz="0" w:space="0" w:color="auto"/>
        <w:bottom w:val="none" w:sz="0" w:space="0" w:color="auto"/>
        <w:right w:val="none" w:sz="0" w:space="0" w:color="auto"/>
      </w:divBdr>
    </w:div>
    <w:div w:id="1246187981">
      <w:bodyDiv w:val="1"/>
      <w:marLeft w:val="0"/>
      <w:marRight w:val="0"/>
      <w:marTop w:val="0"/>
      <w:marBottom w:val="0"/>
      <w:divBdr>
        <w:top w:val="none" w:sz="0" w:space="0" w:color="auto"/>
        <w:left w:val="none" w:sz="0" w:space="0" w:color="auto"/>
        <w:bottom w:val="none" w:sz="0" w:space="0" w:color="auto"/>
        <w:right w:val="none" w:sz="0" w:space="0" w:color="auto"/>
      </w:divBdr>
    </w:div>
    <w:div w:id="1247152418">
      <w:bodyDiv w:val="1"/>
      <w:marLeft w:val="0"/>
      <w:marRight w:val="0"/>
      <w:marTop w:val="0"/>
      <w:marBottom w:val="0"/>
      <w:divBdr>
        <w:top w:val="none" w:sz="0" w:space="0" w:color="auto"/>
        <w:left w:val="none" w:sz="0" w:space="0" w:color="auto"/>
        <w:bottom w:val="none" w:sz="0" w:space="0" w:color="auto"/>
        <w:right w:val="none" w:sz="0" w:space="0" w:color="auto"/>
      </w:divBdr>
    </w:div>
    <w:div w:id="1247156895">
      <w:bodyDiv w:val="1"/>
      <w:marLeft w:val="0"/>
      <w:marRight w:val="0"/>
      <w:marTop w:val="0"/>
      <w:marBottom w:val="0"/>
      <w:divBdr>
        <w:top w:val="none" w:sz="0" w:space="0" w:color="auto"/>
        <w:left w:val="none" w:sz="0" w:space="0" w:color="auto"/>
        <w:bottom w:val="none" w:sz="0" w:space="0" w:color="auto"/>
        <w:right w:val="none" w:sz="0" w:space="0" w:color="auto"/>
      </w:divBdr>
    </w:div>
    <w:div w:id="1247304671">
      <w:bodyDiv w:val="1"/>
      <w:marLeft w:val="0"/>
      <w:marRight w:val="0"/>
      <w:marTop w:val="0"/>
      <w:marBottom w:val="0"/>
      <w:divBdr>
        <w:top w:val="none" w:sz="0" w:space="0" w:color="auto"/>
        <w:left w:val="none" w:sz="0" w:space="0" w:color="auto"/>
        <w:bottom w:val="none" w:sz="0" w:space="0" w:color="auto"/>
        <w:right w:val="none" w:sz="0" w:space="0" w:color="auto"/>
      </w:divBdr>
    </w:div>
    <w:div w:id="1247761100">
      <w:bodyDiv w:val="1"/>
      <w:marLeft w:val="0"/>
      <w:marRight w:val="0"/>
      <w:marTop w:val="0"/>
      <w:marBottom w:val="0"/>
      <w:divBdr>
        <w:top w:val="none" w:sz="0" w:space="0" w:color="auto"/>
        <w:left w:val="none" w:sz="0" w:space="0" w:color="auto"/>
        <w:bottom w:val="none" w:sz="0" w:space="0" w:color="auto"/>
        <w:right w:val="none" w:sz="0" w:space="0" w:color="auto"/>
      </w:divBdr>
    </w:div>
    <w:div w:id="1248685120">
      <w:bodyDiv w:val="1"/>
      <w:marLeft w:val="0"/>
      <w:marRight w:val="0"/>
      <w:marTop w:val="0"/>
      <w:marBottom w:val="0"/>
      <w:divBdr>
        <w:top w:val="none" w:sz="0" w:space="0" w:color="auto"/>
        <w:left w:val="none" w:sz="0" w:space="0" w:color="auto"/>
        <w:bottom w:val="none" w:sz="0" w:space="0" w:color="auto"/>
        <w:right w:val="none" w:sz="0" w:space="0" w:color="auto"/>
      </w:divBdr>
    </w:div>
    <w:div w:id="1248811384">
      <w:bodyDiv w:val="1"/>
      <w:marLeft w:val="0"/>
      <w:marRight w:val="0"/>
      <w:marTop w:val="0"/>
      <w:marBottom w:val="0"/>
      <w:divBdr>
        <w:top w:val="none" w:sz="0" w:space="0" w:color="auto"/>
        <w:left w:val="none" w:sz="0" w:space="0" w:color="auto"/>
        <w:bottom w:val="none" w:sz="0" w:space="0" w:color="auto"/>
        <w:right w:val="none" w:sz="0" w:space="0" w:color="auto"/>
      </w:divBdr>
    </w:div>
    <w:div w:id="1249389590">
      <w:bodyDiv w:val="1"/>
      <w:marLeft w:val="0"/>
      <w:marRight w:val="0"/>
      <w:marTop w:val="0"/>
      <w:marBottom w:val="0"/>
      <w:divBdr>
        <w:top w:val="none" w:sz="0" w:space="0" w:color="auto"/>
        <w:left w:val="none" w:sz="0" w:space="0" w:color="auto"/>
        <w:bottom w:val="none" w:sz="0" w:space="0" w:color="auto"/>
        <w:right w:val="none" w:sz="0" w:space="0" w:color="auto"/>
      </w:divBdr>
    </w:div>
    <w:div w:id="1249577049">
      <w:bodyDiv w:val="1"/>
      <w:marLeft w:val="0"/>
      <w:marRight w:val="0"/>
      <w:marTop w:val="0"/>
      <w:marBottom w:val="0"/>
      <w:divBdr>
        <w:top w:val="none" w:sz="0" w:space="0" w:color="auto"/>
        <w:left w:val="none" w:sz="0" w:space="0" w:color="auto"/>
        <w:bottom w:val="none" w:sz="0" w:space="0" w:color="auto"/>
        <w:right w:val="none" w:sz="0" w:space="0" w:color="auto"/>
      </w:divBdr>
    </w:div>
    <w:div w:id="1249920526">
      <w:bodyDiv w:val="1"/>
      <w:marLeft w:val="0"/>
      <w:marRight w:val="0"/>
      <w:marTop w:val="0"/>
      <w:marBottom w:val="0"/>
      <w:divBdr>
        <w:top w:val="none" w:sz="0" w:space="0" w:color="auto"/>
        <w:left w:val="none" w:sz="0" w:space="0" w:color="auto"/>
        <w:bottom w:val="none" w:sz="0" w:space="0" w:color="auto"/>
        <w:right w:val="none" w:sz="0" w:space="0" w:color="auto"/>
      </w:divBdr>
    </w:div>
    <w:div w:id="1250112860">
      <w:bodyDiv w:val="1"/>
      <w:marLeft w:val="0"/>
      <w:marRight w:val="0"/>
      <w:marTop w:val="0"/>
      <w:marBottom w:val="0"/>
      <w:divBdr>
        <w:top w:val="none" w:sz="0" w:space="0" w:color="auto"/>
        <w:left w:val="none" w:sz="0" w:space="0" w:color="auto"/>
        <w:bottom w:val="none" w:sz="0" w:space="0" w:color="auto"/>
        <w:right w:val="none" w:sz="0" w:space="0" w:color="auto"/>
      </w:divBdr>
    </w:div>
    <w:div w:id="1250114188">
      <w:bodyDiv w:val="1"/>
      <w:marLeft w:val="0"/>
      <w:marRight w:val="0"/>
      <w:marTop w:val="0"/>
      <w:marBottom w:val="0"/>
      <w:divBdr>
        <w:top w:val="none" w:sz="0" w:space="0" w:color="auto"/>
        <w:left w:val="none" w:sz="0" w:space="0" w:color="auto"/>
        <w:bottom w:val="none" w:sz="0" w:space="0" w:color="auto"/>
        <w:right w:val="none" w:sz="0" w:space="0" w:color="auto"/>
      </w:divBdr>
    </w:div>
    <w:div w:id="1250846678">
      <w:bodyDiv w:val="1"/>
      <w:marLeft w:val="0"/>
      <w:marRight w:val="0"/>
      <w:marTop w:val="0"/>
      <w:marBottom w:val="0"/>
      <w:divBdr>
        <w:top w:val="none" w:sz="0" w:space="0" w:color="auto"/>
        <w:left w:val="none" w:sz="0" w:space="0" w:color="auto"/>
        <w:bottom w:val="none" w:sz="0" w:space="0" w:color="auto"/>
        <w:right w:val="none" w:sz="0" w:space="0" w:color="auto"/>
      </w:divBdr>
    </w:div>
    <w:div w:id="1251038916">
      <w:bodyDiv w:val="1"/>
      <w:marLeft w:val="0"/>
      <w:marRight w:val="0"/>
      <w:marTop w:val="0"/>
      <w:marBottom w:val="0"/>
      <w:divBdr>
        <w:top w:val="none" w:sz="0" w:space="0" w:color="auto"/>
        <w:left w:val="none" w:sz="0" w:space="0" w:color="auto"/>
        <w:bottom w:val="none" w:sz="0" w:space="0" w:color="auto"/>
        <w:right w:val="none" w:sz="0" w:space="0" w:color="auto"/>
      </w:divBdr>
    </w:div>
    <w:div w:id="1251086683">
      <w:bodyDiv w:val="1"/>
      <w:marLeft w:val="0"/>
      <w:marRight w:val="0"/>
      <w:marTop w:val="0"/>
      <w:marBottom w:val="0"/>
      <w:divBdr>
        <w:top w:val="none" w:sz="0" w:space="0" w:color="auto"/>
        <w:left w:val="none" w:sz="0" w:space="0" w:color="auto"/>
        <w:bottom w:val="none" w:sz="0" w:space="0" w:color="auto"/>
        <w:right w:val="none" w:sz="0" w:space="0" w:color="auto"/>
      </w:divBdr>
    </w:div>
    <w:div w:id="1251162513">
      <w:bodyDiv w:val="1"/>
      <w:marLeft w:val="0"/>
      <w:marRight w:val="0"/>
      <w:marTop w:val="0"/>
      <w:marBottom w:val="0"/>
      <w:divBdr>
        <w:top w:val="none" w:sz="0" w:space="0" w:color="auto"/>
        <w:left w:val="none" w:sz="0" w:space="0" w:color="auto"/>
        <w:bottom w:val="none" w:sz="0" w:space="0" w:color="auto"/>
        <w:right w:val="none" w:sz="0" w:space="0" w:color="auto"/>
      </w:divBdr>
    </w:div>
    <w:div w:id="1251810376">
      <w:bodyDiv w:val="1"/>
      <w:marLeft w:val="0"/>
      <w:marRight w:val="0"/>
      <w:marTop w:val="0"/>
      <w:marBottom w:val="0"/>
      <w:divBdr>
        <w:top w:val="none" w:sz="0" w:space="0" w:color="auto"/>
        <w:left w:val="none" w:sz="0" w:space="0" w:color="auto"/>
        <w:bottom w:val="none" w:sz="0" w:space="0" w:color="auto"/>
        <w:right w:val="none" w:sz="0" w:space="0" w:color="auto"/>
      </w:divBdr>
    </w:div>
    <w:div w:id="1252932748">
      <w:bodyDiv w:val="1"/>
      <w:marLeft w:val="0"/>
      <w:marRight w:val="0"/>
      <w:marTop w:val="0"/>
      <w:marBottom w:val="0"/>
      <w:divBdr>
        <w:top w:val="none" w:sz="0" w:space="0" w:color="auto"/>
        <w:left w:val="none" w:sz="0" w:space="0" w:color="auto"/>
        <w:bottom w:val="none" w:sz="0" w:space="0" w:color="auto"/>
        <w:right w:val="none" w:sz="0" w:space="0" w:color="auto"/>
      </w:divBdr>
    </w:div>
    <w:div w:id="1253245213">
      <w:bodyDiv w:val="1"/>
      <w:marLeft w:val="0"/>
      <w:marRight w:val="0"/>
      <w:marTop w:val="0"/>
      <w:marBottom w:val="0"/>
      <w:divBdr>
        <w:top w:val="none" w:sz="0" w:space="0" w:color="auto"/>
        <w:left w:val="none" w:sz="0" w:space="0" w:color="auto"/>
        <w:bottom w:val="none" w:sz="0" w:space="0" w:color="auto"/>
        <w:right w:val="none" w:sz="0" w:space="0" w:color="auto"/>
      </w:divBdr>
    </w:div>
    <w:div w:id="1253508528">
      <w:bodyDiv w:val="1"/>
      <w:marLeft w:val="0"/>
      <w:marRight w:val="0"/>
      <w:marTop w:val="0"/>
      <w:marBottom w:val="0"/>
      <w:divBdr>
        <w:top w:val="none" w:sz="0" w:space="0" w:color="auto"/>
        <w:left w:val="none" w:sz="0" w:space="0" w:color="auto"/>
        <w:bottom w:val="none" w:sz="0" w:space="0" w:color="auto"/>
        <w:right w:val="none" w:sz="0" w:space="0" w:color="auto"/>
      </w:divBdr>
    </w:div>
    <w:div w:id="1253516438">
      <w:bodyDiv w:val="1"/>
      <w:marLeft w:val="0"/>
      <w:marRight w:val="0"/>
      <w:marTop w:val="0"/>
      <w:marBottom w:val="0"/>
      <w:divBdr>
        <w:top w:val="none" w:sz="0" w:space="0" w:color="auto"/>
        <w:left w:val="none" w:sz="0" w:space="0" w:color="auto"/>
        <w:bottom w:val="none" w:sz="0" w:space="0" w:color="auto"/>
        <w:right w:val="none" w:sz="0" w:space="0" w:color="auto"/>
      </w:divBdr>
    </w:div>
    <w:div w:id="1254044692">
      <w:bodyDiv w:val="1"/>
      <w:marLeft w:val="0"/>
      <w:marRight w:val="0"/>
      <w:marTop w:val="0"/>
      <w:marBottom w:val="0"/>
      <w:divBdr>
        <w:top w:val="none" w:sz="0" w:space="0" w:color="auto"/>
        <w:left w:val="none" w:sz="0" w:space="0" w:color="auto"/>
        <w:bottom w:val="none" w:sz="0" w:space="0" w:color="auto"/>
        <w:right w:val="none" w:sz="0" w:space="0" w:color="auto"/>
      </w:divBdr>
    </w:div>
    <w:div w:id="1254313352">
      <w:bodyDiv w:val="1"/>
      <w:marLeft w:val="0"/>
      <w:marRight w:val="0"/>
      <w:marTop w:val="0"/>
      <w:marBottom w:val="0"/>
      <w:divBdr>
        <w:top w:val="none" w:sz="0" w:space="0" w:color="auto"/>
        <w:left w:val="none" w:sz="0" w:space="0" w:color="auto"/>
        <w:bottom w:val="none" w:sz="0" w:space="0" w:color="auto"/>
        <w:right w:val="none" w:sz="0" w:space="0" w:color="auto"/>
      </w:divBdr>
    </w:div>
    <w:div w:id="1254514397">
      <w:bodyDiv w:val="1"/>
      <w:marLeft w:val="0"/>
      <w:marRight w:val="0"/>
      <w:marTop w:val="0"/>
      <w:marBottom w:val="0"/>
      <w:divBdr>
        <w:top w:val="none" w:sz="0" w:space="0" w:color="auto"/>
        <w:left w:val="none" w:sz="0" w:space="0" w:color="auto"/>
        <w:bottom w:val="none" w:sz="0" w:space="0" w:color="auto"/>
        <w:right w:val="none" w:sz="0" w:space="0" w:color="auto"/>
      </w:divBdr>
    </w:div>
    <w:div w:id="1254972843">
      <w:bodyDiv w:val="1"/>
      <w:marLeft w:val="0"/>
      <w:marRight w:val="0"/>
      <w:marTop w:val="0"/>
      <w:marBottom w:val="0"/>
      <w:divBdr>
        <w:top w:val="none" w:sz="0" w:space="0" w:color="auto"/>
        <w:left w:val="none" w:sz="0" w:space="0" w:color="auto"/>
        <w:bottom w:val="none" w:sz="0" w:space="0" w:color="auto"/>
        <w:right w:val="none" w:sz="0" w:space="0" w:color="auto"/>
      </w:divBdr>
    </w:div>
    <w:div w:id="1255163177">
      <w:bodyDiv w:val="1"/>
      <w:marLeft w:val="0"/>
      <w:marRight w:val="0"/>
      <w:marTop w:val="0"/>
      <w:marBottom w:val="0"/>
      <w:divBdr>
        <w:top w:val="none" w:sz="0" w:space="0" w:color="auto"/>
        <w:left w:val="none" w:sz="0" w:space="0" w:color="auto"/>
        <w:bottom w:val="none" w:sz="0" w:space="0" w:color="auto"/>
        <w:right w:val="none" w:sz="0" w:space="0" w:color="auto"/>
      </w:divBdr>
    </w:div>
    <w:div w:id="1255478753">
      <w:bodyDiv w:val="1"/>
      <w:marLeft w:val="0"/>
      <w:marRight w:val="0"/>
      <w:marTop w:val="0"/>
      <w:marBottom w:val="0"/>
      <w:divBdr>
        <w:top w:val="none" w:sz="0" w:space="0" w:color="auto"/>
        <w:left w:val="none" w:sz="0" w:space="0" w:color="auto"/>
        <w:bottom w:val="none" w:sz="0" w:space="0" w:color="auto"/>
        <w:right w:val="none" w:sz="0" w:space="0" w:color="auto"/>
      </w:divBdr>
    </w:div>
    <w:div w:id="1255821851">
      <w:bodyDiv w:val="1"/>
      <w:marLeft w:val="0"/>
      <w:marRight w:val="0"/>
      <w:marTop w:val="0"/>
      <w:marBottom w:val="0"/>
      <w:divBdr>
        <w:top w:val="none" w:sz="0" w:space="0" w:color="auto"/>
        <w:left w:val="none" w:sz="0" w:space="0" w:color="auto"/>
        <w:bottom w:val="none" w:sz="0" w:space="0" w:color="auto"/>
        <w:right w:val="none" w:sz="0" w:space="0" w:color="auto"/>
      </w:divBdr>
    </w:div>
    <w:div w:id="1257321971">
      <w:bodyDiv w:val="1"/>
      <w:marLeft w:val="0"/>
      <w:marRight w:val="0"/>
      <w:marTop w:val="0"/>
      <w:marBottom w:val="0"/>
      <w:divBdr>
        <w:top w:val="none" w:sz="0" w:space="0" w:color="auto"/>
        <w:left w:val="none" w:sz="0" w:space="0" w:color="auto"/>
        <w:bottom w:val="none" w:sz="0" w:space="0" w:color="auto"/>
        <w:right w:val="none" w:sz="0" w:space="0" w:color="auto"/>
      </w:divBdr>
    </w:div>
    <w:div w:id="1257399797">
      <w:bodyDiv w:val="1"/>
      <w:marLeft w:val="0"/>
      <w:marRight w:val="0"/>
      <w:marTop w:val="0"/>
      <w:marBottom w:val="0"/>
      <w:divBdr>
        <w:top w:val="none" w:sz="0" w:space="0" w:color="auto"/>
        <w:left w:val="none" w:sz="0" w:space="0" w:color="auto"/>
        <w:bottom w:val="none" w:sz="0" w:space="0" w:color="auto"/>
        <w:right w:val="none" w:sz="0" w:space="0" w:color="auto"/>
      </w:divBdr>
    </w:div>
    <w:div w:id="1257712448">
      <w:bodyDiv w:val="1"/>
      <w:marLeft w:val="0"/>
      <w:marRight w:val="0"/>
      <w:marTop w:val="0"/>
      <w:marBottom w:val="0"/>
      <w:divBdr>
        <w:top w:val="none" w:sz="0" w:space="0" w:color="auto"/>
        <w:left w:val="none" w:sz="0" w:space="0" w:color="auto"/>
        <w:bottom w:val="none" w:sz="0" w:space="0" w:color="auto"/>
        <w:right w:val="none" w:sz="0" w:space="0" w:color="auto"/>
      </w:divBdr>
    </w:div>
    <w:div w:id="1258053657">
      <w:bodyDiv w:val="1"/>
      <w:marLeft w:val="0"/>
      <w:marRight w:val="0"/>
      <w:marTop w:val="0"/>
      <w:marBottom w:val="0"/>
      <w:divBdr>
        <w:top w:val="none" w:sz="0" w:space="0" w:color="auto"/>
        <w:left w:val="none" w:sz="0" w:space="0" w:color="auto"/>
        <w:bottom w:val="none" w:sz="0" w:space="0" w:color="auto"/>
        <w:right w:val="none" w:sz="0" w:space="0" w:color="auto"/>
      </w:divBdr>
    </w:div>
    <w:div w:id="1258519860">
      <w:bodyDiv w:val="1"/>
      <w:marLeft w:val="0"/>
      <w:marRight w:val="0"/>
      <w:marTop w:val="0"/>
      <w:marBottom w:val="0"/>
      <w:divBdr>
        <w:top w:val="none" w:sz="0" w:space="0" w:color="auto"/>
        <w:left w:val="none" w:sz="0" w:space="0" w:color="auto"/>
        <w:bottom w:val="none" w:sz="0" w:space="0" w:color="auto"/>
        <w:right w:val="none" w:sz="0" w:space="0" w:color="auto"/>
      </w:divBdr>
    </w:div>
    <w:div w:id="1258907752">
      <w:bodyDiv w:val="1"/>
      <w:marLeft w:val="0"/>
      <w:marRight w:val="0"/>
      <w:marTop w:val="0"/>
      <w:marBottom w:val="0"/>
      <w:divBdr>
        <w:top w:val="none" w:sz="0" w:space="0" w:color="auto"/>
        <w:left w:val="none" w:sz="0" w:space="0" w:color="auto"/>
        <w:bottom w:val="none" w:sz="0" w:space="0" w:color="auto"/>
        <w:right w:val="none" w:sz="0" w:space="0" w:color="auto"/>
      </w:divBdr>
    </w:div>
    <w:div w:id="1259102492">
      <w:bodyDiv w:val="1"/>
      <w:marLeft w:val="0"/>
      <w:marRight w:val="0"/>
      <w:marTop w:val="0"/>
      <w:marBottom w:val="0"/>
      <w:divBdr>
        <w:top w:val="none" w:sz="0" w:space="0" w:color="auto"/>
        <w:left w:val="none" w:sz="0" w:space="0" w:color="auto"/>
        <w:bottom w:val="none" w:sz="0" w:space="0" w:color="auto"/>
        <w:right w:val="none" w:sz="0" w:space="0" w:color="auto"/>
      </w:divBdr>
    </w:div>
    <w:div w:id="1259218595">
      <w:bodyDiv w:val="1"/>
      <w:marLeft w:val="0"/>
      <w:marRight w:val="0"/>
      <w:marTop w:val="0"/>
      <w:marBottom w:val="0"/>
      <w:divBdr>
        <w:top w:val="none" w:sz="0" w:space="0" w:color="auto"/>
        <w:left w:val="none" w:sz="0" w:space="0" w:color="auto"/>
        <w:bottom w:val="none" w:sz="0" w:space="0" w:color="auto"/>
        <w:right w:val="none" w:sz="0" w:space="0" w:color="auto"/>
      </w:divBdr>
    </w:div>
    <w:div w:id="1259753874">
      <w:bodyDiv w:val="1"/>
      <w:marLeft w:val="0"/>
      <w:marRight w:val="0"/>
      <w:marTop w:val="0"/>
      <w:marBottom w:val="0"/>
      <w:divBdr>
        <w:top w:val="none" w:sz="0" w:space="0" w:color="auto"/>
        <w:left w:val="none" w:sz="0" w:space="0" w:color="auto"/>
        <w:bottom w:val="none" w:sz="0" w:space="0" w:color="auto"/>
        <w:right w:val="none" w:sz="0" w:space="0" w:color="auto"/>
      </w:divBdr>
    </w:div>
    <w:div w:id="1259754921">
      <w:bodyDiv w:val="1"/>
      <w:marLeft w:val="0"/>
      <w:marRight w:val="0"/>
      <w:marTop w:val="0"/>
      <w:marBottom w:val="0"/>
      <w:divBdr>
        <w:top w:val="none" w:sz="0" w:space="0" w:color="auto"/>
        <w:left w:val="none" w:sz="0" w:space="0" w:color="auto"/>
        <w:bottom w:val="none" w:sz="0" w:space="0" w:color="auto"/>
        <w:right w:val="none" w:sz="0" w:space="0" w:color="auto"/>
      </w:divBdr>
    </w:div>
    <w:div w:id="1260067884">
      <w:bodyDiv w:val="1"/>
      <w:marLeft w:val="0"/>
      <w:marRight w:val="0"/>
      <w:marTop w:val="0"/>
      <w:marBottom w:val="0"/>
      <w:divBdr>
        <w:top w:val="none" w:sz="0" w:space="0" w:color="auto"/>
        <w:left w:val="none" w:sz="0" w:space="0" w:color="auto"/>
        <w:bottom w:val="none" w:sz="0" w:space="0" w:color="auto"/>
        <w:right w:val="none" w:sz="0" w:space="0" w:color="auto"/>
      </w:divBdr>
    </w:div>
    <w:div w:id="1260287387">
      <w:bodyDiv w:val="1"/>
      <w:marLeft w:val="0"/>
      <w:marRight w:val="0"/>
      <w:marTop w:val="0"/>
      <w:marBottom w:val="0"/>
      <w:divBdr>
        <w:top w:val="none" w:sz="0" w:space="0" w:color="auto"/>
        <w:left w:val="none" w:sz="0" w:space="0" w:color="auto"/>
        <w:bottom w:val="none" w:sz="0" w:space="0" w:color="auto"/>
        <w:right w:val="none" w:sz="0" w:space="0" w:color="auto"/>
      </w:divBdr>
    </w:div>
    <w:div w:id="1260406874">
      <w:bodyDiv w:val="1"/>
      <w:marLeft w:val="0"/>
      <w:marRight w:val="0"/>
      <w:marTop w:val="0"/>
      <w:marBottom w:val="0"/>
      <w:divBdr>
        <w:top w:val="none" w:sz="0" w:space="0" w:color="auto"/>
        <w:left w:val="none" w:sz="0" w:space="0" w:color="auto"/>
        <w:bottom w:val="none" w:sz="0" w:space="0" w:color="auto"/>
        <w:right w:val="none" w:sz="0" w:space="0" w:color="auto"/>
      </w:divBdr>
    </w:div>
    <w:div w:id="1260455949">
      <w:bodyDiv w:val="1"/>
      <w:marLeft w:val="0"/>
      <w:marRight w:val="0"/>
      <w:marTop w:val="0"/>
      <w:marBottom w:val="0"/>
      <w:divBdr>
        <w:top w:val="none" w:sz="0" w:space="0" w:color="auto"/>
        <w:left w:val="none" w:sz="0" w:space="0" w:color="auto"/>
        <w:bottom w:val="none" w:sz="0" w:space="0" w:color="auto"/>
        <w:right w:val="none" w:sz="0" w:space="0" w:color="auto"/>
      </w:divBdr>
    </w:div>
    <w:div w:id="1260673605">
      <w:bodyDiv w:val="1"/>
      <w:marLeft w:val="0"/>
      <w:marRight w:val="0"/>
      <w:marTop w:val="0"/>
      <w:marBottom w:val="0"/>
      <w:divBdr>
        <w:top w:val="none" w:sz="0" w:space="0" w:color="auto"/>
        <w:left w:val="none" w:sz="0" w:space="0" w:color="auto"/>
        <w:bottom w:val="none" w:sz="0" w:space="0" w:color="auto"/>
        <w:right w:val="none" w:sz="0" w:space="0" w:color="auto"/>
      </w:divBdr>
    </w:div>
    <w:div w:id="1261178712">
      <w:bodyDiv w:val="1"/>
      <w:marLeft w:val="0"/>
      <w:marRight w:val="0"/>
      <w:marTop w:val="0"/>
      <w:marBottom w:val="0"/>
      <w:divBdr>
        <w:top w:val="none" w:sz="0" w:space="0" w:color="auto"/>
        <w:left w:val="none" w:sz="0" w:space="0" w:color="auto"/>
        <w:bottom w:val="none" w:sz="0" w:space="0" w:color="auto"/>
        <w:right w:val="none" w:sz="0" w:space="0" w:color="auto"/>
      </w:divBdr>
    </w:div>
    <w:div w:id="1261569234">
      <w:bodyDiv w:val="1"/>
      <w:marLeft w:val="0"/>
      <w:marRight w:val="0"/>
      <w:marTop w:val="0"/>
      <w:marBottom w:val="0"/>
      <w:divBdr>
        <w:top w:val="none" w:sz="0" w:space="0" w:color="auto"/>
        <w:left w:val="none" w:sz="0" w:space="0" w:color="auto"/>
        <w:bottom w:val="none" w:sz="0" w:space="0" w:color="auto"/>
        <w:right w:val="none" w:sz="0" w:space="0" w:color="auto"/>
      </w:divBdr>
    </w:div>
    <w:div w:id="1261719970">
      <w:bodyDiv w:val="1"/>
      <w:marLeft w:val="0"/>
      <w:marRight w:val="0"/>
      <w:marTop w:val="0"/>
      <w:marBottom w:val="0"/>
      <w:divBdr>
        <w:top w:val="none" w:sz="0" w:space="0" w:color="auto"/>
        <w:left w:val="none" w:sz="0" w:space="0" w:color="auto"/>
        <w:bottom w:val="none" w:sz="0" w:space="0" w:color="auto"/>
        <w:right w:val="none" w:sz="0" w:space="0" w:color="auto"/>
      </w:divBdr>
    </w:div>
    <w:div w:id="1261840743">
      <w:bodyDiv w:val="1"/>
      <w:marLeft w:val="0"/>
      <w:marRight w:val="0"/>
      <w:marTop w:val="0"/>
      <w:marBottom w:val="0"/>
      <w:divBdr>
        <w:top w:val="none" w:sz="0" w:space="0" w:color="auto"/>
        <w:left w:val="none" w:sz="0" w:space="0" w:color="auto"/>
        <w:bottom w:val="none" w:sz="0" w:space="0" w:color="auto"/>
        <w:right w:val="none" w:sz="0" w:space="0" w:color="auto"/>
      </w:divBdr>
    </w:div>
    <w:div w:id="1262177024">
      <w:bodyDiv w:val="1"/>
      <w:marLeft w:val="0"/>
      <w:marRight w:val="0"/>
      <w:marTop w:val="0"/>
      <w:marBottom w:val="0"/>
      <w:divBdr>
        <w:top w:val="none" w:sz="0" w:space="0" w:color="auto"/>
        <w:left w:val="none" w:sz="0" w:space="0" w:color="auto"/>
        <w:bottom w:val="none" w:sz="0" w:space="0" w:color="auto"/>
        <w:right w:val="none" w:sz="0" w:space="0" w:color="auto"/>
      </w:divBdr>
    </w:div>
    <w:div w:id="1262226533">
      <w:bodyDiv w:val="1"/>
      <w:marLeft w:val="0"/>
      <w:marRight w:val="0"/>
      <w:marTop w:val="0"/>
      <w:marBottom w:val="0"/>
      <w:divBdr>
        <w:top w:val="none" w:sz="0" w:space="0" w:color="auto"/>
        <w:left w:val="none" w:sz="0" w:space="0" w:color="auto"/>
        <w:bottom w:val="none" w:sz="0" w:space="0" w:color="auto"/>
        <w:right w:val="none" w:sz="0" w:space="0" w:color="auto"/>
      </w:divBdr>
    </w:div>
    <w:div w:id="1262569598">
      <w:bodyDiv w:val="1"/>
      <w:marLeft w:val="0"/>
      <w:marRight w:val="0"/>
      <w:marTop w:val="0"/>
      <w:marBottom w:val="0"/>
      <w:divBdr>
        <w:top w:val="none" w:sz="0" w:space="0" w:color="auto"/>
        <w:left w:val="none" w:sz="0" w:space="0" w:color="auto"/>
        <w:bottom w:val="none" w:sz="0" w:space="0" w:color="auto"/>
        <w:right w:val="none" w:sz="0" w:space="0" w:color="auto"/>
      </w:divBdr>
    </w:div>
    <w:div w:id="1262761247">
      <w:bodyDiv w:val="1"/>
      <w:marLeft w:val="0"/>
      <w:marRight w:val="0"/>
      <w:marTop w:val="0"/>
      <w:marBottom w:val="0"/>
      <w:divBdr>
        <w:top w:val="none" w:sz="0" w:space="0" w:color="auto"/>
        <w:left w:val="none" w:sz="0" w:space="0" w:color="auto"/>
        <w:bottom w:val="none" w:sz="0" w:space="0" w:color="auto"/>
        <w:right w:val="none" w:sz="0" w:space="0" w:color="auto"/>
      </w:divBdr>
    </w:div>
    <w:div w:id="1262841129">
      <w:bodyDiv w:val="1"/>
      <w:marLeft w:val="0"/>
      <w:marRight w:val="0"/>
      <w:marTop w:val="0"/>
      <w:marBottom w:val="0"/>
      <w:divBdr>
        <w:top w:val="none" w:sz="0" w:space="0" w:color="auto"/>
        <w:left w:val="none" w:sz="0" w:space="0" w:color="auto"/>
        <w:bottom w:val="none" w:sz="0" w:space="0" w:color="auto"/>
        <w:right w:val="none" w:sz="0" w:space="0" w:color="auto"/>
      </w:divBdr>
    </w:div>
    <w:div w:id="1262907649">
      <w:bodyDiv w:val="1"/>
      <w:marLeft w:val="0"/>
      <w:marRight w:val="0"/>
      <w:marTop w:val="0"/>
      <w:marBottom w:val="0"/>
      <w:divBdr>
        <w:top w:val="none" w:sz="0" w:space="0" w:color="auto"/>
        <w:left w:val="none" w:sz="0" w:space="0" w:color="auto"/>
        <w:bottom w:val="none" w:sz="0" w:space="0" w:color="auto"/>
        <w:right w:val="none" w:sz="0" w:space="0" w:color="auto"/>
      </w:divBdr>
    </w:div>
    <w:div w:id="1263152045">
      <w:bodyDiv w:val="1"/>
      <w:marLeft w:val="0"/>
      <w:marRight w:val="0"/>
      <w:marTop w:val="0"/>
      <w:marBottom w:val="0"/>
      <w:divBdr>
        <w:top w:val="none" w:sz="0" w:space="0" w:color="auto"/>
        <w:left w:val="none" w:sz="0" w:space="0" w:color="auto"/>
        <w:bottom w:val="none" w:sz="0" w:space="0" w:color="auto"/>
        <w:right w:val="none" w:sz="0" w:space="0" w:color="auto"/>
      </w:divBdr>
    </w:div>
    <w:div w:id="1263225930">
      <w:bodyDiv w:val="1"/>
      <w:marLeft w:val="0"/>
      <w:marRight w:val="0"/>
      <w:marTop w:val="0"/>
      <w:marBottom w:val="0"/>
      <w:divBdr>
        <w:top w:val="none" w:sz="0" w:space="0" w:color="auto"/>
        <w:left w:val="none" w:sz="0" w:space="0" w:color="auto"/>
        <w:bottom w:val="none" w:sz="0" w:space="0" w:color="auto"/>
        <w:right w:val="none" w:sz="0" w:space="0" w:color="auto"/>
      </w:divBdr>
    </w:div>
    <w:div w:id="1264339327">
      <w:bodyDiv w:val="1"/>
      <w:marLeft w:val="0"/>
      <w:marRight w:val="0"/>
      <w:marTop w:val="0"/>
      <w:marBottom w:val="0"/>
      <w:divBdr>
        <w:top w:val="none" w:sz="0" w:space="0" w:color="auto"/>
        <w:left w:val="none" w:sz="0" w:space="0" w:color="auto"/>
        <w:bottom w:val="none" w:sz="0" w:space="0" w:color="auto"/>
        <w:right w:val="none" w:sz="0" w:space="0" w:color="auto"/>
      </w:divBdr>
    </w:div>
    <w:div w:id="1264648760">
      <w:bodyDiv w:val="1"/>
      <w:marLeft w:val="0"/>
      <w:marRight w:val="0"/>
      <w:marTop w:val="0"/>
      <w:marBottom w:val="0"/>
      <w:divBdr>
        <w:top w:val="none" w:sz="0" w:space="0" w:color="auto"/>
        <w:left w:val="none" w:sz="0" w:space="0" w:color="auto"/>
        <w:bottom w:val="none" w:sz="0" w:space="0" w:color="auto"/>
        <w:right w:val="none" w:sz="0" w:space="0" w:color="auto"/>
      </w:divBdr>
    </w:div>
    <w:div w:id="1264723309">
      <w:bodyDiv w:val="1"/>
      <w:marLeft w:val="0"/>
      <w:marRight w:val="0"/>
      <w:marTop w:val="0"/>
      <w:marBottom w:val="0"/>
      <w:divBdr>
        <w:top w:val="none" w:sz="0" w:space="0" w:color="auto"/>
        <w:left w:val="none" w:sz="0" w:space="0" w:color="auto"/>
        <w:bottom w:val="none" w:sz="0" w:space="0" w:color="auto"/>
        <w:right w:val="none" w:sz="0" w:space="0" w:color="auto"/>
      </w:divBdr>
    </w:div>
    <w:div w:id="1264799531">
      <w:bodyDiv w:val="1"/>
      <w:marLeft w:val="0"/>
      <w:marRight w:val="0"/>
      <w:marTop w:val="0"/>
      <w:marBottom w:val="0"/>
      <w:divBdr>
        <w:top w:val="none" w:sz="0" w:space="0" w:color="auto"/>
        <w:left w:val="none" w:sz="0" w:space="0" w:color="auto"/>
        <w:bottom w:val="none" w:sz="0" w:space="0" w:color="auto"/>
        <w:right w:val="none" w:sz="0" w:space="0" w:color="auto"/>
      </w:divBdr>
    </w:div>
    <w:div w:id="1264999594">
      <w:bodyDiv w:val="1"/>
      <w:marLeft w:val="0"/>
      <w:marRight w:val="0"/>
      <w:marTop w:val="0"/>
      <w:marBottom w:val="0"/>
      <w:divBdr>
        <w:top w:val="none" w:sz="0" w:space="0" w:color="auto"/>
        <w:left w:val="none" w:sz="0" w:space="0" w:color="auto"/>
        <w:bottom w:val="none" w:sz="0" w:space="0" w:color="auto"/>
        <w:right w:val="none" w:sz="0" w:space="0" w:color="auto"/>
      </w:divBdr>
    </w:div>
    <w:div w:id="1265311089">
      <w:bodyDiv w:val="1"/>
      <w:marLeft w:val="0"/>
      <w:marRight w:val="0"/>
      <w:marTop w:val="0"/>
      <w:marBottom w:val="0"/>
      <w:divBdr>
        <w:top w:val="none" w:sz="0" w:space="0" w:color="auto"/>
        <w:left w:val="none" w:sz="0" w:space="0" w:color="auto"/>
        <w:bottom w:val="none" w:sz="0" w:space="0" w:color="auto"/>
        <w:right w:val="none" w:sz="0" w:space="0" w:color="auto"/>
      </w:divBdr>
    </w:div>
    <w:div w:id="1265335924">
      <w:bodyDiv w:val="1"/>
      <w:marLeft w:val="0"/>
      <w:marRight w:val="0"/>
      <w:marTop w:val="0"/>
      <w:marBottom w:val="0"/>
      <w:divBdr>
        <w:top w:val="none" w:sz="0" w:space="0" w:color="auto"/>
        <w:left w:val="none" w:sz="0" w:space="0" w:color="auto"/>
        <w:bottom w:val="none" w:sz="0" w:space="0" w:color="auto"/>
        <w:right w:val="none" w:sz="0" w:space="0" w:color="auto"/>
      </w:divBdr>
    </w:div>
    <w:div w:id="1265379349">
      <w:bodyDiv w:val="1"/>
      <w:marLeft w:val="0"/>
      <w:marRight w:val="0"/>
      <w:marTop w:val="0"/>
      <w:marBottom w:val="0"/>
      <w:divBdr>
        <w:top w:val="none" w:sz="0" w:space="0" w:color="auto"/>
        <w:left w:val="none" w:sz="0" w:space="0" w:color="auto"/>
        <w:bottom w:val="none" w:sz="0" w:space="0" w:color="auto"/>
        <w:right w:val="none" w:sz="0" w:space="0" w:color="auto"/>
      </w:divBdr>
    </w:div>
    <w:div w:id="1265845873">
      <w:bodyDiv w:val="1"/>
      <w:marLeft w:val="0"/>
      <w:marRight w:val="0"/>
      <w:marTop w:val="0"/>
      <w:marBottom w:val="0"/>
      <w:divBdr>
        <w:top w:val="none" w:sz="0" w:space="0" w:color="auto"/>
        <w:left w:val="none" w:sz="0" w:space="0" w:color="auto"/>
        <w:bottom w:val="none" w:sz="0" w:space="0" w:color="auto"/>
        <w:right w:val="none" w:sz="0" w:space="0" w:color="auto"/>
      </w:divBdr>
    </w:div>
    <w:div w:id="1265991198">
      <w:bodyDiv w:val="1"/>
      <w:marLeft w:val="0"/>
      <w:marRight w:val="0"/>
      <w:marTop w:val="0"/>
      <w:marBottom w:val="0"/>
      <w:divBdr>
        <w:top w:val="none" w:sz="0" w:space="0" w:color="auto"/>
        <w:left w:val="none" w:sz="0" w:space="0" w:color="auto"/>
        <w:bottom w:val="none" w:sz="0" w:space="0" w:color="auto"/>
        <w:right w:val="none" w:sz="0" w:space="0" w:color="auto"/>
      </w:divBdr>
    </w:div>
    <w:div w:id="1266033239">
      <w:bodyDiv w:val="1"/>
      <w:marLeft w:val="0"/>
      <w:marRight w:val="0"/>
      <w:marTop w:val="0"/>
      <w:marBottom w:val="0"/>
      <w:divBdr>
        <w:top w:val="none" w:sz="0" w:space="0" w:color="auto"/>
        <w:left w:val="none" w:sz="0" w:space="0" w:color="auto"/>
        <w:bottom w:val="none" w:sz="0" w:space="0" w:color="auto"/>
        <w:right w:val="none" w:sz="0" w:space="0" w:color="auto"/>
      </w:divBdr>
    </w:div>
    <w:div w:id="1266886685">
      <w:bodyDiv w:val="1"/>
      <w:marLeft w:val="0"/>
      <w:marRight w:val="0"/>
      <w:marTop w:val="0"/>
      <w:marBottom w:val="0"/>
      <w:divBdr>
        <w:top w:val="none" w:sz="0" w:space="0" w:color="auto"/>
        <w:left w:val="none" w:sz="0" w:space="0" w:color="auto"/>
        <w:bottom w:val="none" w:sz="0" w:space="0" w:color="auto"/>
        <w:right w:val="none" w:sz="0" w:space="0" w:color="auto"/>
      </w:divBdr>
    </w:div>
    <w:div w:id="1267038098">
      <w:bodyDiv w:val="1"/>
      <w:marLeft w:val="0"/>
      <w:marRight w:val="0"/>
      <w:marTop w:val="0"/>
      <w:marBottom w:val="0"/>
      <w:divBdr>
        <w:top w:val="none" w:sz="0" w:space="0" w:color="auto"/>
        <w:left w:val="none" w:sz="0" w:space="0" w:color="auto"/>
        <w:bottom w:val="none" w:sz="0" w:space="0" w:color="auto"/>
        <w:right w:val="none" w:sz="0" w:space="0" w:color="auto"/>
      </w:divBdr>
    </w:div>
    <w:div w:id="1267813537">
      <w:bodyDiv w:val="1"/>
      <w:marLeft w:val="0"/>
      <w:marRight w:val="0"/>
      <w:marTop w:val="0"/>
      <w:marBottom w:val="0"/>
      <w:divBdr>
        <w:top w:val="none" w:sz="0" w:space="0" w:color="auto"/>
        <w:left w:val="none" w:sz="0" w:space="0" w:color="auto"/>
        <w:bottom w:val="none" w:sz="0" w:space="0" w:color="auto"/>
        <w:right w:val="none" w:sz="0" w:space="0" w:color="auto"/>
      </w:divBdr>
    </w:div>
    <w:div w:id="1267927706">
      <w:bodyDiv w:val="1"/>
      <w:marLeft w:val="0"/>
      <w:marRight w:val="0"/>
      <w:marTop w:val="0"/>
      <w:marBottom w:val="0"/>
      <w:divBdr>
        <w:top w:val="none" w:sz="0" w:space="0" w:color="auto"/>
        <w:left w:val="none" w:sz="0" w:space="0" w:color="auto"/>
        <w:bottom w:val="none" w:sz="0" w:space="0" w:color="auto"/>
        <w:right w:val="none" w:sz="0" w:space="0" w:color="auto"/>
      </w:divBdr>
    </w:div>
    <w:div w:id="1268343311">
      <w:bodyDiv w:val="1"/>
      <w:marLeft w:val="0"/>
      <w:marRight w:val="0"/>
      <w:marTop w:val="0"/>
      <w:marBottom w:val="0"/>
      <w:divBdr>
        <w:top w:val="none" w:sz="0" w:space="0" w:color="auto"/>
        <w:left w:val="none" w:sz="0" w:space="0" w:color="auto"/>
        <w:bottom w:val="none" w:sz="0" w:space="0" w:color="auto"/>
        <w:right w:val="none" w:sz="0" w:space="0" w:color="auto"/>
      </w:divBdr>
    </w:div>
    <w:div w:id="1268780837">
      <w:bodyDiv w:val="1"/>
      <w:marLeft w:val="0"/>
      <w:marRight w:val="0"/>
      <w:marTop w:val="0"/>
      <w:marBottom w:val="0"/>
      <w:divBdr>
        <w:top w:val="none" w:sz="0" w:space="0" w:color="auto"/>
        <w:left w:val="none" w:sz="0" w:space="0" w:color="auto"/>
        <w:bottom w:val="none" w:sz="0" w:space="0" w:color="auto"/>
        <w:right w:val="none" w:sz="0" w:space="0" w:color="auto"/>
      </w:divBdr>
    </w:div>
    <w:div w:id="1269315180">
      <w:bodyDiv w:val="1"/>
      <w:marLeft w:val="0"/>
      <w:marRight w:val="0"/>
      <w:marTop w:val="0"/>
      <w:marBottom w:val="0"/>
      <w:divBdr>
        <w:top w:val="none" w:sz="0" w:space="0" w:color="auto"/>
        <w:left w:val="none" w:sz="0" w:space="0" w:color="auto"/>
        <w:bottom w:val="none" w:sz="0" w:space="0" w:color="auto"/>
        <w:right w:val="none" w:sz="0" w:space="0" w:color="auto"/>
      </w:divBdr>
    </w:div>
    <w:div w:id="1269778748">
      <w:bodyDiv w:val="1"/>
      <w:marLeft w:val="0"/>
      <w:marRight w:val="0"/>
      <w:marTop w:val="0"/>
      <w:marBottom w:val="0"/>
      <w:divBdr>
        <w:top w:val="none" w:sz="0" w:space="0" w:color="auto"/>
        <w:left w:val="none" w:sz="0" w:space="0" w:color="auto"/>
        <w:bottom w:val="none" w:sz="0" w:space="0" w:color="auto"/>
        <w:right w:val="none" w:sz="0" w:space="0" w:color="auto"/>
      </w:divBdr>
    </w:div>
    <w:div w:id="1269848764">
      <w:bodyDiv w:val="1"/>
      <w:marLeft w:val="0"/>
      <w:marRight w:val="0"/>
      <w:marTop w:val="0"/>
      <w:marBottom w:val="0"/>
      <w:divBdr>
        <w:top w:val="none" w:sz="0" w:space="0" w:color="auto"/>
        <w:left w:val="none" w:sz="0" w:space="0" w:color="auto"/>
        <w:bottom w:val="none" w:sz="0" w:space="0" w:color="auto"/>
        <w:right w:val="none" w:sz="0" w:space="0" w:color="auto"/>
      </w:divBdr>
    </w:div>
    <w:div w:id="1269854955">
      <w:bodyDiv w:val="1"/>
      <w:marLeft w:val="0"/>
      <w:marRight w:val="0"/>
      <w:marTop w:val="0"/>
      <w:marBottom w:val="0"/>
      <w:divBdr>
        <w:top w:val="none" w:sz="0" w:space="0" w:color="auto"/>
        <w:left w:val="none" w:sz="0" w:space="0" w:color="auto"/>
        <w:bottom w:val="none" w:sz="0" w:space="0" w:color="auto"/>
        <w:right w:val="none" w:sz="0" w:space="0" w:color="auto"/>
      </w:divBdr>
    </w:div>
    <w:div w:id="1270621917">
      <w:bodyDiv w:val="1"/>
      <w:marLeft w:val="0"/>
      <w:marRight w:val="0"/>
      <w:marTop w:val="0"/>
      <w:marBottom w:val="0"/>
      <w:divBdr>
        <w:top w:val="none" w:sz="0" w:space="0" w:color="auto"/>
        <w:left w:val="none" w:sz="0" w:space="0" w:color="auto"/>
        <w:bottom w:val="none" w:sz="0" w:space="0" w:color="auto"/>
        <w:right w:val="none" w:sz="0" w:space="0" w:color="auto"/>
      </w:divBdr>
    </w:div>
    <w:div w:id="1270964266">
      <w:bodyDiv w:val="1"/>
      <w:marLeft w:val="0"/>
      <w:marRight w:val="0"/>
      <w:marTop w:val="0"/>
      <w:marBottom w:val="0"/>
      <w:divBdr>
        <w:top w:val="none" w:sz="0" w:space="0" w:color="auto"/>
        <w:left w:val="none" w:sz="0" w:space="0" w:color="auto"/>
        <w:bottom w:val="none" w:sz="0" w:space="0" w:color="auto"/>
        <w:right w:val="none" w:sz="0" w:space="0" w:color="auto"/>
      </w:divBdr>
    </w:div>
    <w:div w:id="1271015813">
      <w:bodyDiv w:val="1"/>
      <w:marLeft w:val="0"/>
      <w:marRight w:val="0"/>
      <w:marTop w:val="0"/>
      <w:marBottom w:val="0"/>
      <w:divBdr>
        <w:top w:val="none" w:sz="0" w:space="0" w:color="auto"/>
        <w:left w:val="none" w:sz="0" w:space="0" w:color="auto"/>
        <w:bottom w:val="none" w:sz="0" w:space="0" w:color="auto"/>
        <w:right w:val="none" w:sz="0" w:space="0" w:color="auto"/>
      </w:divBdr>
    </w:div>
    <w:div w:id="1271400179">
      <w:bodyDiv w:val="1"/>
      <w:marLeft w:val="0"/>
      <w:marRight w:val="0"/>
      <w:marTop w:val="0"/>
      <w:marBottom w:val="0"/>
      <w:divBdr>
        <w:top w:val="none" w:sz="0" w:space="0" w:color="auto"/>
        <w:left w:val="none" w:sz="0" w:space="0" w:color="auto"/>
        <w:bottom w:val="none" w:sz="0" w:space="0" w:color="auto"/>
        <w:right w:val="none" w:sz="0" w:space="0" w:color="auto"/>
      </w:divBdr>
    </w:div>
    <w:div w:id="1271619529">
      <w:bodyDiv w:val="1"/>
      <w:marLeft w:val="0"/>
      <w:marRight w:val="0"/>
      <w:marTop w:val="0"/>
      <w:marBottom w:val="0"/>
      <w:divBdr>
        <w:top w:val="none" w:sz="0" w:space="0" w:color="auto"/>
        <w:left w:val="none" w:sz="0" w:space="0" w:color="auto"/>
        <w:bottom w:val="none" w:sz="0" w:space="0" w:color="auto"/>
        <w:right w:val="none" w:sz="0" w:space="0" w:color="auto"/>
      </w:divBdr>
    </w:div>
    <w:div w:id="1271939733">
      <w:bodyDiv w:val="1"/>
      <w:marLeft w:val="0"/>
      <w:marRight w:val="0"/>
      <w:marTop w:val="0"/>
      <w:marBottom w:val="0"/>
      <w:divBdr>
        <w:top w:val="none" w:sz="0" w:space="0" w:color="auto"/>
        <w:left w:val="none" w:sz="0" w:space="0" w:color="auto"/>
        <w:bottom w:val="none" w:sz="0" w:space="0" w:color="auto"/>
        <w:right w:val="none" w:sz="0" w:space="0" w:color="auto"/>
      </w:divBdr>
    </w:div>
    <w:div w:id="1272014411">
      <w:bodyDiv w:val="1"/>
      <w:marLeft w:val="0"/>
      <w:marRight w:val="0"/>
      <w:marTop w:val="0"/>
      <w:marBottom w:val="0"/>
      <w:divBdr>
        <w:top w:val="none" w:sz="0" w:space="0" w:color="auto"/>
        <w:left w:val="none" w:sz="0" w:space="0" w:color="auto"/>
        <w:bottom w:val="none" w:sz="0" w:space="0" w:color="auto"/>
        <w:right w:val="none" w:sz="0" w:space="0" w:color="auto"/>
      </w:divBdr>
    </w:div>
    <w:div w:id="1272393037">
      <w:bodyDiv w:val="1"/>
      <w:marLeft w:val="0"/>
      <w:marRight w:val="0"/>
      <w:marTop w:val="0"/>
      <w:marBottom w:val="0"/>
      <w:divBdr>
        <w:top w:val="none" w:sz="0" w:space="0" w:color="auto"/>
        <w:left w:val="none" w:sz="0" w:space="0" w:color="auto"/>
        <w:bottom w:val="none" w:sz="0" w:space="0" w:color="auto"/>
        <w:right w:val="none" w:sz="0" w:space="0" w:color="auto"/>
      </w:divBdr>
    </w:div>
    <w:div w:id="1272467431">
      <w:bodyDiv w:val="1"/>
      <w:marLeft w:val="0"/>
      <w:marRight w:val="0"/>
      <w:marTop w:val="0"/>
      <w:marBottom w:val="0"/>
      <w:divBdr>
        <w:top w:val="none" w:sz="0" w:space="0" w:color="auto"/>
        <w:left w:val="none" w:sz="0" w:space="0" w:color="auto"/>
        <w:bottom w:val="none" w:sz="0" w:space="0" w:color="auto"/>
        <w:right w:val="none" w:sz="0" w:space="0" w:color="auto"/>
      </w:divBdr>
    </w:div>
    <w:div w:id="1272975674">
      <w:bodyDiv w:val="1"/>
      <w:marLeft w:val="0"/>
      <w:marRight w:val="0"/>
      <w:marTop w:val="0"/>
      <w:marBottom w:val="0"/>
      <w:divBdr>
        <w:top w:val="none" w:sz="0" w:space="0" w:color="auto"/>
        <w:left w:val="none" w:sz="0" w:space="0" w:color="auto"/>
        <w:bottom w:val="none" w:sz="0" w:space="0" w:color="auto"/>
        <w:right w:val="none" w:sz="0" w:space="0" w:color="auto"/>
      </w:divBdr>
    </w:div>
    <w:div w:id="1273127285">
      <w:bodyDiv w:val="1"/>
      <w:marLeft w:val="0"/>
      <w:marRight w:val="0"/>
      <w:marTop w:val="0"/>
      <w:marBottom w:val="0"/>
      <w:divBdr>
        <w:top w:val="none" w:sz="0" w:space="0" w:color="auto"/>
        <w:left w:val="none" w:sz="0" w:space="0" w:color="auto"/>
        <w:bottom w:val="none" w:sz="0" w:space="0" w:color="auto"/>
        <w:right w:val="none" w:sz="0" w:space="0" w:color="auto"/>
      </w:divBdr>
    </w:div>
    <w:div w:id="1273433939">
      <w:bodyDiv w:val="1"/>
      <w:marLeft w:val="0"/>
      <w:marRight w:val="0"/>
      <w:marTop w:val="0"/>
      <w:marBottom w:val="0"/>
      <w:divBdr>
        <w:top w:val="none" w:sz="0" w:space="0" w:color="auto"/>
        <w:left w:val="none" w:sz="0" w:space="0" w:color="auto"/>
        <w:bottom w:val="none" w:sz="0" w:space="0" w:color="auto"/>
        <w:right w:val="none" w:sz="0" w:space="0" w:color="auto"/>
      </w:divBdr>
    </w:div>
    <w:div w:id="1273903577">
      <w:bodyDiv w:val="1"/>
      <w:marLeft w:val="0"/>
      <w:marRight w:val="0"/>
      <w:marTop w:val="0"/>
      <w:marBottom w:val="0"/>
      <w:divBdr>
        <w:top w:val="none" w:sz="0" w:space="0" w:color="auto"/>
        <w:left w:val="none" w:sz="0" w:space="0" w:color="auto"/>
        <w:bottom w:val="none" w:sz="0" w:space="0" w:color="auto"/>
        <w:right w:val="none" w:sz="0" w:space="0" w:color="auto"/>
      </w:divBdr>
    </w:div>
    <w:div w:id="1274677740">
      <w:bodyDiv w:val="1"/>
      <w:marLeft w:val="0"/>
      <w:marRight w:val="0"/>
      <w:marTop w:val="0"/>
      <w:marBottom w:val="0"/>
      <w:divBdr>
        <w:top w:val="none" w:sz="0" w:space="0" w:color="auto"/>
        <w:left w:val="none" w:sz="0" w:space="0" w:color="auto"/>
        <w:bottom w:val="none" w:sz="0" w:space="0" w:color="auto"/>
        <w:right w:val="none" w:sz="0" w:space="0" w:color="auto"/>
      </w:divBdr>
    </w:div>
    <w:div w:id="1275139418">
      <w:bodyDiv w:val="1"/>
      <w:marLeft w:val="0"/>
      <w:marRight w:val="0"/>
      <w:marTop w:val="0"/>
      <w:marBottom w:val="0"/>
      <w:divBdr>
        <w:top w:val="none" w:sz="0" w:space="0" w:color="auto"/>
        <w:left w:val="none" w:sz="0" w:space="0" w:color="auto"/>
        <w:bottom w:val="none" w:sz="0" w:space="0" w:color="auto"/>
        <w:right w:val="none" w:sz="0" w:space="0" w:color="auto"/>
      </w:divBdr>
    </w:div>
    <w:div w:id="1275361423">
      <w:bodyDiv w:val="1"/>
      <w:marLeft w:val="0"/>
      <w:marRight w:val="0"/>
      <w:marTop w:val="0"/>
      <w:marBottom w:val="0"/>
      <w:divBdr>
        <w:top w:val="none" w:sz="0" w:space="0" w:color="auto"/>
        <w:left w:val="none" w:sz="0" w:space="0" w:color="auto"/>
        <w:bottom w:val="none" w:sz="0" w:space="0" w:color="auto"/>
        <w:right w:val="none" w:sz="0" w:space="0" w:color="auto"/>
      </w:divBdr>
    </w:div>
    <w:div w:id="1275401618">
      <w:bodyDiv w:val="1"/>
      <w:marLeft w:val="0"/>
      <w:marRight w:val="0"/>
      <w:marTop w:val="0"/>
      <w:marBottom w:val="0"/>
      <w:divBdr>
        <w:top w:val="none" w:sz="0" w:space="0" w:color="auto"/>
        <w:left w:val="none" w:sz="0" w:space="0" w:color="auto"/>
        <w:bottom w:val="none" w:sz="0" w:space="0" w:color="auto"/>
        <w:right w:val="none" w:sz="0" w:space="0" w:color="auto"/>
      </w:divBdr>
    </w:div>
    <w:div w:id="1275404624">
      <w:bodyDiv w:val="1"/>
      <w:marLeft w:val="0"/>
      <w:marRight w:val="0"/>
      <w:marTop w:val="0"/>
      <w:marBottom w:val="0"/>
      <w:divBdr>
        <w:top w:val="none" w:sz="0" w:space="0" w:color="auto"/>
        <w:left w:val="none" w:sz="0" w:space="0" w:color="auto"/>
        <w:bottom w:val="none" w:sz="0" w:space="0" w:color="auto"/>
        <w:right w:val="none" w:sz="0" w:space="0" w:color="auto"/>
      </w:divBdr>
    </w:div>
    <w:div w:id="1275553752">
      <w:bodyDiv w:val="1"/>
      <w:marLeft w:val="0"/>
      <w:marRight w:val="0"/>
      <w:marTop w:val="0"/>
      <w:marBottom w:val="0"/>
      <w:divBdr>
        <w:top w:val="none" w:sz="0" w:space="0" w:color="auto"/>
        <w:left w:val="none" w:sz="0" w:space="0" w:color="auto"/>
        <w:bottom w:val="none" w:sz="0" w:space="0" w:color="auto"/>
        <w:right w:val="none" w:sz="0" w:space="0" w:color="auto"/>
      </w:divBdr>
    </w:div>
    <w:div w:id="1276668522">
      <w:bodyDiv w:val="1"/>
      <w:marLeft w:val="0"/>
      <w:marRight w:val="0"/>
      <w:marTop w:val="0"/>
      <w:marBottom w:val="0"/>
      <w:divBdr>
        <w:top w:val="none" w:sz="0" w:space="0" w:color="auto"/>
        <w:left w:val="none" w:sz="0" w:space="0" w:color="auto"/>
        <w:bottom w:val="none" w:sz="0" w:space="0" w:color="auto"/>
        <w:right w:val="none" w:sz="0" w:space="0" w:color="auto"/>
      </w:divBdr>
    </w:div>
    <w:div w:id="1276912760">
      <w:bodyDiv w:val="1"/>
      <w:marLeft w:val="0"/>
      <w:marRight w:val="0"/>
      <w:marTop w:val="0"/>
      <w:marBottom w:val="0"/>
      <w:divBdr>
        <w:top w:val="none" w:sz="0" w:space="0" w:color="auto"/>
        <w:left w:val="none" w:sz="0" w:space="0" w:color="auto"/>
        <w:bottom w:val="none" w:sz="0" w:space="0" w:color="auto"/>
        <w:right w:val="none" w:sz="0" w:space="0" w:color="auto"/>
      </w:divBdr>
    </w:div>
    <w:div w:id="1277180623">
      <w:bodyDiv w:val="1"/>
      <w:marLeft w:val="0"/>
      <w:marRight w:val="0"/>
      <w:marTop w:val="0"/>
      <w:marBottom w:val="0"/>
      <w:divBdr>
        <w:top w:val="none" w:sz="0" w:space="0" w:color="auto"/>
        <w:left w:val="none" w:sz="0" w:space="0" w:color="auto"/>
        <w:bottom w:val="none" w:sz="0" w:space="0" w:color="auto"/>
        <w:right w:val="none" w:sz="0" w:space="0" w:color="auto"/>
      </w:divBdr>
    </w:div>
    <w:div w:id="1277520269">
      <w:bodyDiv w:val="1"/>
      <w:marLeft w:val="0"/>
      <w:marRight w:val="0"/>
      <w:marTop w:val="0"/>
      <w:marBottom w:val="0"/>
      <w:divBdr>
        <w:top w:val="none" w:sz="0" w:space="0" w:color="auto"/>
        <w:left w:val="none" w:sz="0" w:space="0" w:color="auto"/>
        <w:bottom w:val="none" w:sz="0" w:space="0" w:color="auto"/>
        <w:right w:val="none" w:sz="0" w:space="0" w:color="auto"/>
      </w:divBdr>
    </w:div>
    <w:div w:id="1278024712">
      <w:bodyDiv w:val="1"/>
      <w:marLeft w:val="0"/>
      <w:marRight w:val="0"/>
      <w:marTop w:val="0"/>
      <w:marBottom w:val="0"/>
      <w:divBdr>
        <w:top w:val="none" w:sz="0" w:space="0" w:color="auto"/>
        <w:left w:val="none" w:sz="0" w:space="0" w:color="auto"/>
        <w:bottom w:val="none" w:sz="0" w:space="0" w:color="auto"/>
        <w:right w:val="none" w:sz="0" w:space="0" w:color="auto"/>
      </w:divBdr>
    </w:div>
    <w:div w:id="1278098378">
      <w:bodyDiv w:val="1"/>
      <w:marLeft w:val="0"/>
      <w:marRight w:val="0"/>
      <w:marTop w:val="0"/>
      <w:marBottom w:val="0"/>
      <w:divBdr>
        <w:top w:val="none" w:sz="0" w:space="0" w:color="auto"/>
        <w:left w:val="none" w:sz="0" w:space="0" w:color="auto"/>
        <w:bottom w:val="none" w:sz="0" w:space="0" w:color="auto"/>
        <w:right w:val="none" w:sz="0" w:space="0" w:color="auto"/>
      </w:divBdr>
    </w:div>
    <w:div w:id="1278098525">
      <w:bodyDiv w:val="1"/>
      <w:marLeft w:val="0"/>
      <w:marRight w:val="0"/>
      <w:marTop w:val="0"/>
      <w:marBottom w:val="0"/>
      <w:divBdr>
        <w:top w:val="none" w:sz="0" w:space="0" w:color="auto"/>
        <w:left w:val="none" w:sz="0" w:space="0" w:color="auto"/>
        <w:bottom w:val="none" w:sz="0" w:space="0" w:color="auto"/>
        <w:right w:val="none" w:sz="0" w:space="0" w:color="auto"/>
      </w:divBdr>
    </w:div>
    <w:div w:id="1278100476">
      <w:bodyDiv w:val="1"/>
      <w:marLeft w:val="0"/>
      <w:marRight w:val="0"/>
      <w:marTop w:val="0"/>
      <w:marBottom w:val="0"/>
      <w:divBdr>
        <w:top w:val="none" w:sz="0" w:space="0" w:color="auto"/>
        <w:left w:val="none" w:sz="0" w:space="0" w:color="auto"/>
        <w:bottom w:val="none" w:sz="0" w:space="0" w:color="auto"/>
        <w:right w:val="none" w:sz="0" w:space="0" w:color="auto"/>
      </w:divBdr>
    </w:div>
    <w:div w:id="1278175980">
      <w:bodyDiv w:val="1"/>
      <w:marLeft w:val="0"/>
      <w:marRight w:val="0"/>
      <w:marTop w:val="0"/>
      <w:marBottom w:val="0"/>
      <w:divBdr>
        <w:top w:val="none" w:sz="0" w:space="0" w:color="auto"/>
        <w:left w:val="none" w:sz="0" w:space="0" w:color="auto"/>
        <w:bottom w:val="none" w:sz="0" w:space="0" w:color="auto"/>
        <w:right w:val="none" w:sz="0" w:space="0" w:color="auto"/>
      </w:divBdr>
    </w:div>
    <w:div w:id="1278215801">
      <w:bodyDiv w:val="1"/>
      <w:marLeft w:val="0"/>
      <w:marRight w:val="0"/>
      <w:marTop w:val="0"/>
      <w:marBottom w:val="0"/>
      <w:divBdr>
        <w:top w:val="none" w:sz="0" w:space="0" w:color="auto"/>
        <w:left w:val="none" w:sz="0" w:space="0" w:color="auto"/>
        <w:bottom w:val="none" w:sz="0" w:space="0" w:color="auto"/>
        <w:right w:val="none" w:sz="0" w:space="0" w:color="auto"/>
      </w:divBdr>
    </w:div>
    <w:div w:id="1278373813">
      <w:bodyDiv w:val="1"/>
      <w:marLeft w:val="0"/>
      <w:marRight w:val="0"/>
      <w:marTop w:val="0"/>
      <w:marBottom w:val="0"/>
      <w:divBdr>
        <w:top w:val="none" w:sz="0" w:space="0" w:color="auto"/>
        <w:left w:val="none" w:sz="0" w:space="0" w:color="auto"/>
        <w:bottom w:val="none" w:sz="0" w:space="0" w:color="auto"/>
        <w:right w:val="none" w:sz="0" w:space="0" w:color="auto"/>
      </w:divBdr>
    </w:div>
    <w:div w:id="1278490822">
      <w:bodyDiv w:val="1"/>
      <w:marLeft w:val="0"/>
      <w:marRight w:val="0"/>
      <w:marTop w:val="0"/>
      <w:marBottom w:val="0"/>
      <w:divBdr>
        <w:top w:val="none" w:sz="0" w:space="0" w:color="auto"/>
        <w:left w:val="none" w:sz="0" w:space="0" w:color="auto"/>
        <w:bottom w:val="none" w:sz="0" w:space="0" w:color="auto"/>
        <w:right w:val="none" w:sz="0" w:space="0" w:color="auto"/>
      </w:divBdr>
    </w:div>
    <w:div w:id="1278946733">
      <w:bodyDiv w:val="1"/>
      <w:marLeft w:val="0"/>
      <w:marRight w:val="0"/>
      <w:marTop w:val="0"/>
      <w:marBottom w:val="0"/>
      <w:divBdr>
        <w:top w:val="none" w:sz="0" w:space="0" w:color="auto"/>
        <w:left w:val="none" w:sz="0" w:space="0" w:color="auto"/>
        <w:bottom w:val="none" w:sz="0" w:space="0" w:color="auto"/>
        <w:right w:val="none" w:sz="0" w:space="0" w:color="auto"/>
      </w:divBdr>
    </w:div>
    <w:div w:id="1279680247">
      <w:bodyDiv w:val="1"/>
      <w:marLeft w:val="0"/>
      <w:marRight w:val="0"/>
      <w:marTop w:val="0"/>
      <w:marBottom w:val="0"/>
      <w:divBdr>
        <w:top w:val="none" w:sz="0" w:space="0" w:color="auto"/>
        <w:left w:val="none" w:sz="0" w:space="0" w:color="auto"/>
        <w:bottom w:val="none" w:sz="0" w:space="0" w:color="auto"/>
        <w:right w:val="none" w:sz="0" w:space="0" w:color="auto"/>
      </w:divBdr>
    </w:div>
    <w:div w:id="1279876632">
      <w:bodyDiv w:val="1"/>
      <w:marLeft w:val="0"/>
      <w:marRight w:val="0"/>
      <w:marTop w:val="0"/>
      <w:marBottom w:val="0"/>
      <w:divBdr>
        <w:top w:val="none" w:sz="0" w:space="0" w:color="auto"/>
        <w:left w:val="none" w:sz="0" w:space="0" w:color="auto"/>
        <w:bottom w:val="none" w:sz="0" w:space="0" w:color="auto"/>
        <w:right w:val="none" w:sz="0" w:space="0" w:color="auto"/>
      </w:divBdr>
    </w:div>
    <w:div w:id="1280066945">
      <w:bodyDiv w:val="1"/>
      <w:marLeft w:val="0"/>
      <w:marRight w:val="0"/>
      <w:marTop w:val="0"/>
      <w:marBottom w:val="0"/>
      <w:divBdr>
        <w:top w:val="none" w:sz="0" w:space="0" w:color="auto"/>
        <w:left w:val="none" w:sz="0" w:space="0" w:color="auto"/>
        <w:bottom w:val="none" w:sz="0" w:space="0" w:color="auto"/>
        <w:right w:val="none" w:sz="0" w:space="0" w:color="auto"/>
      </w:divBdr>
    </w:div>
    <w:div w:id="1280263586">
      <w:bodyDiv w:val="1"/>
      <w:marLeft w:val="0"/>
      <w:marRight w:val="0"/>
      <w:marTop w:val="0"/>
      <w:marBottom w:val="0"/>
      <w:divBdr>
        <w:top w:val="none" w:sz="0" w:space="0" w:color="auto"/>
        <w:left w:val="none" w:sz="0" w:space="0" w:color="auto"/>
        <w:bottom w:val="none" w:sz="0" w:space="0" w:color="auto"/>
        <w:right w:val="none" w:sz="0" w:space="0" w:color="auto"/>
      </w:divBdr>
    </w:div>
    <w:div w:id="1281498648">
      <w:bodyDiv w:val="1"/>
      <w:marLeft w:val="0"/>
      <w:marRight w:val="0"/>
      <w:marTop w:val="0"/>
      <w:marBottom w:val="0"/>
      <w:divBdr>
        <w:top w:val="none" w:sz="0" w:space="0" w:color="auto"/>
        <w:left w:val="none" w:sz="0" w:space="0" w:color="auto"/>
        <w:bottom w:val="none" w:sz="0" w:space="0" w:color="auto"/>
        <w:right w:val="none" w:sz="0" w:space="0" w:color="auto"/>
      </w:divBdr>
    </w:div>
    <w:div w:id="1281646783">
      <w:bodyDiv w:val="1"/>
      <w:marLeft w:val="0"/>
      <w:marRight w:val="0"/>
      <w:marTop w:val="0"/>
      <w:marBottom w:val="0"/>
      <w:divBdr>
        <w:top w:val="none" w:sz="0" w:space="0" w:color="auto"/>
        <w:left w:val="none" w:sz="0" w:space="0" w:color="auto"/>
        <w:bottom w:val="none" w:sz="0" w:space="0" w:color="auto"/>
        <w:right w:val="none" w:sz="0" w:space="0" w:color="auto"/>
      </w:divBdr>
    </w:div>
    <w:div w:id="1281910982">
      <w:bodyDiv w:val="1"/>
      <w:marLeft w:val="0"/>
      <w:marRight w:val="0"/>
      <w:marTop w:val="0"/>
      <w:marBottom w:val="0"/>
      <w:divBdr>
        <w:top w:val="none" w:sz="0" w:space="0" w:color="auto"/>
        <w:left w:val="none" w:sz="0" w:space="0" w:color="auto"/>
        <w:bottom w:val="none" w:sz="0" w:space="0" w:color="auto"/>
        <w:right w:val="none" w:sz="0" w:space="0" w:color="auto"/>
      </w:divBdr>
    </w:div>
    <w:div w:id="1282345817">
      <w:bodyDiv w:val="1"/>
      <w:marLeft w:val="0"/>
      <w:marRight w:val="0"/>
      <w:marTop w:val="0"/>
      <w:marBottom w:val="0"/>
      <w:divBdr>
        <w:top w:val="none" w:sz="0" w:space="0" w:color="auto"/>
        <w:left w:val="none" w:sz="0" w:space="0" w:color="auto"/>
        <w:bottom w:val="none" w:sz="0" w:space="0" w:color="auto"/>
        <w:right w:val="none" w:sz="0" w:space="0" w:color="auto"/>
      </w:divBdr>
    </w:div>
    <w:div w:id="1282347222">
      <w:bodyDiv w:val="1"/>
      <w:marLeft w:val="0"/>
      <w:marRight w:val="0"/>
      <w:marTop w:val="0"/>
      <w:marBottom w:val="0"/>
      <w:divBdr>
        <w:top w:val="none" w:sz="0" w:space="0" w:color="auto"/>
        <w:left w:val="none" w:sz="0" w:space="0" w:color="auto"/>
        <w:bottom w:val="none" w:sz="0" w:space="0" w:color="auto"/>
        <w:right w:val="none" w:sz="0" w:space="0" w:color="auto"/>
      </w:divBdr>
    </w:div>
    <w:div w:id="1282568627">
      <w:bodyDiv w:val="1"/>
      <w:marLeft w:val="0"/>
      <w:marRight w:val="0"/>
      <w:marTop w:val="0"/>
      <w:marBottom w:val="0"/>
      <w:divBdr>
        <w:top w:val="none" w:sz="0" w:space="0" w:color="auto"/>
        <w:left w:val="none" w:sz="0" w:space="0" w:color="auto"/>
        <w:bottom w:val="none" w:sz="0" w:space="0" w:color="auto"/>
        <w:right w:val="none" w:sz="0" w:space="0" w:color="auto"/>
      </w:divBdr>
    </w:div>
    <w:div w:id="1283879875">
      <w:bodyDiv w:val="1"/>
      <w:marLeft w:val="0"/>
      <w:marRight w:val="0"/>
      <w:marTop w:val="0"/>
      <w:marBottom w:val="0"/>
      <w:divBdr>
        <w:top w:val="none" w:sz="0" w:space="0" w:color="auto"/>
        <w:left w:val="none" w:sz="0" w:space="0" w:color="auto"/>
        <w:bottom w:val="none" w:sz="0" w:space="0" w:color="auto"/>
        <w:right w:val="none" w:sz="0" w:space="0" w:color="auto"/>
      </w:divBdr>
    </w:div>
    <w:div w:id="1283927823">
      <w:bodyDiv w:val="1"/>
      <w:marLeft w:val="0"/>
      <w:marRight w:val="0"/>
      <w:marTop w:val="0"/>
      <w:marBottom w:val="0"/>
      <w:divBdr>
        <w:top w:val="none" w:sz="0" w:space="0" w:color="auto"/>
        <w:left w:val="none" w:sz="0" w:space="0" w:color="auto"/>
        <w:bottom w:val="none" w:sz="0" w:space="0" w:color="auto"/>
        <w:right w:val="none" w:sz="0" w:space="0" w:color="auto"/>
      </w:divBdr>
    </w:div>
    <w:div w:id="1284337771">
      <w:bodyDiv w:val="1"/>
      <w:marLeft w:val="0"/>
      <w:marRight w:val="0"/>
      <w:marTop w:val="0"/>
      <w:marBottom w:val="0"/>
      <w:divBdr>
        <w:top w:val="none" w:sz="0" w:space="0" w:color="auto"/>
        <w:left w:val="none" w:sz="0" w:space="0" w:color="auto"/>
        <w:bottom w:val="none" w:sz="0" w:space="0" w:color="auto"/>
        <w:right w:val="none" w:sz="0" w:space="0" w:color="auto"/>
      </w:divBdr>
    </w:div>
    <w:div w:id="1284579698">
      <w:bodyDiv w:val="1"/>
      <w:marLeft w:val="0"/>
      <w:marRight w:val="0"/>
      <w:marTop w:val="0"/>
      <w:marBottom w:val="0"/>
      <w:divBdr>
        <w:top w:val="none" w:sz="0" w:space="0" w:color="auto"/>
        <w:left w:val="none" w:sz="0" w:space="0" w:color="auto"/>
        <w:bottom w:val="none" w:sz="0" w:space="0" w:color="auto"/>
        <w:right w:val="none" w:sz="0" w:space="0" w:color="auto"/>
      </w:divBdr>
    </w:div>
    <w:div w:id="1286042706">
      <w:bodyDiv w:val="1"/>
      <w:marLeft w:val="0"/>
      <w:marRight w:val="0"/>
      <w:marTop w:val="0"/>
      <w:marBottom w:val="0"/>
      <w:divBdr>
        <w:top w:val="none" w:sz="0" w:space="0" w:color="auto"/>
        <w:left w:val="none" w:sz="0" w:space="0" w:color="auto"/>
        <w:bottom w:val="none" w:sz="0" w:space="0" w:color="auto"/>
        <w:right w:val="none" w:sz="0" w:space="0" w:color="auto"/>
      </w:divBdr>
    </w:div>
    <w:div w:id="1287081760">
      <w:bodyDiv w:val="1"/>
      <w:marLeft w:val="0"/>
      <w:marRight w:val="0"/>
      <w:marTop w:val="0"/>
      <w:marBottom w:val="0"/>
      <w:divBdr>
        <w:top w:val="none" w:sz="0" w:space="0" w:color="auto"/>
        <w:left w:val="none" w:sz="0" w:space="0" w:color="auto"/>
        <w:bottom w:val="none" w:sz="0" w:space="0" w:color="auto"/>
        <w:right w:val="none" w:sz="0" w:space="0" w:color="auto"/>
      </w:divBdr>
    </w:div>
    <w:div w:id="1288243206">
      <w:bodyDiv w:val="1"/>
      <w:marLeft w:val="0"/>
      <w:marRight w:val="0"/>
      <w:marTop w:val="0"/>
      <w:marBottom w:val="0"/>
      <w:divBdr>
        <w:top w:val="none" w:sz="0" w:space="0" w:color="auto"/>
        <w:left w:val="none" w:sz="0" w:space="0" w:color="auto"/>
        <w:bottom w:val="none" w:sz="0" w:space="0" w:color="auto"/>
        <w:right w:val="none" w:sz="0" w:space="0" w:color="auto"/>
      </w:divBdr>
    </w:div>
    <w:div w:id="1289042918">
      <w:bodyDiv w:val="1"/>
      <w:marLeft w:val="0"/>
      <w:marRight w:val="0"/>
      <w:marTop w:val="0"/>
      <w:marBottom w:val="0"/>
      <w:divBdr>
        <w:top w:val="none" w:sz="0" w:space="0" w:color="auto"/>
        <w:left w:val="none" w:sz="0" w:space="0" w:color="auto"/>
        <w:bottom w:val="none" w:sz="0" w:space="0" w:color="auto"/>
        <w:right w:val="none" w:sz="0" w:space="0" w:color="auto"/>
      </w:divBdr>
    </w:div>
    <w:div w:id="1289438633">
      <w:bodyDiv w:val="1"/>
      <w:marLeft w:val="0"/>
      <w:marRight w:val="0"/>
      <w:marTop w:val="0"/>
      <w:marBottom w:val="0"/>
      <w:divBdr>
        <w:top w:val="none" w:sz="0" w:space="0" w:color="auto"/>
        <w:left w:val="none" w:sz="0" w:space="0" w:color="auto"/>
        <w:bottom w:val="none" w:sz="0" w:space="0" w:color="auto"/>
        <w:right w:val="none" w:sz="0" w:space="0" w:color="auto"/>
      </w:divBdr>
    </w:div>
    <w:div w:id="1289624997">
      <w:bodyDiv w:val="1"/>
      <w:marLeft w:val="0"/>
      <w:marRight w:val="0"/>
      <w:marTop w:val="0"/>
      <w:marBottom w:val="0"/>
      <w:divBdr>
        <w:top w:val="none" w:sz="0" w:space="0" w:color="auto"/>
        <w:left w:val="none" w:sz="0" w:space="0" w:color="auto"/>
        <w:bottom w:val="none" w:sz="0" w:space="0" w:color="auto"/>
        <w:right w:val="none" w:sz="0" w:space="0" w:color="auto"/>
      </w:divBdr>
    </w:div>
    <w:div w:id="1290554614">
      <w:bodyDiv w:val="1"/>
      <w:marLeft w:val="0"/>
      <w:marRight w:val="0"/>
      <w:marTop w:val="0"/>
      <w:marBottom w:val="0"/>
      <w:divBdr>
        <w:top w:val="none" w:sz="0" w:space="0" w:color="auto"/>
        <w:left w:val="none" w:sz="0" w:space="0" w:color="auto"/>
        <w:bottom w:val="none" w:sz="0" w:space="0" w:color="auto"/>
        <w:right w:val="none" w:sz="0" w:space="0" w:color="auto"/>
      </w:divBdr>
    </w:div>
    <w:div w:id="1291282672">
      <w:bodyDiv w:val="1"/>
      <w:marLeft w:val="0"/>
      <w:marRight w:val="0"/>
      <w:marTop w:val="0"/>
      <w:marBottom w:val="0"/>
      <w:divBdr>
        <w:top w:val="none" w:sz="0" w:space="0" w:color="auto"/>
        <w:left w:val="none" w:sz="0" w:space="0" w:color="auto"/>
        <w:bottom w:val="none" w:sz="0" w:space="0" w:color="auto"/>
        <w:right w:val="none" w:sz="0" w:space="0" w:color="auto"/>
      </w:divBdr>
    </w:div>
    <w:div w:id="1291352977">
      <w:bodyDiv w:val="1"/>
      <w:marLeft w:val="0"/>
      <w:marRight w:val="0"/>
      <w:marTop w:val="0"/>
      <w:marBottom w:val="0"/>
      <w:divBdr>
        <w:top w:val="none" w:sz="0" w:space="0" w:color="auto"/>
        <w:left w:val="none" w:sz="0" w:space="0" w:color="auto"/>
        <w:bottom w:val="none" w:sz="0" w:space="0" w:color="auto"/>
        <w:right w:val="none" w:sz="0" w:space="0" w:color="auto"/>
      </w:divBdr>
    </w:div>
    <w:div w:id="1291353527">
      <w:bodyDiv w:val="1"/>
      <w:marLeft w:val="0"/>
      <w:marRight w:val="0"/>
      <w:marTop w:val="0"/>
      <w:marBottom w:val="0"/>
      <w:divBdr>
        <w:top w:val="none" w:sz="0" w:space="0" w:color="auto"/>
        <w:left w:val="none" w:sz="0" w:space="0" w:color="auto"/>
        <w:bottom w:val="none" w:sz="0" w:space="0" w:color="auto"/>
        <w:right w:val="none" w:sz="0" w:space="0" w:color="auto"/>
      </w:divBdr>
    </w:div>
    <w:div w:id="1291398049">
      <w:bodyDiv w:val="1"/>
      <w:marLeft w:val="0"/>
      <w:marRight w:val="0"/>
      <w:marTop w:val="0"/>
      <w:marBottom w:val="0"/>
      <w:divBdr>
        <w:top w:val="none" w:sz="0" w:space="0" w:color="auto"/>
        <w:left w:val="none" w:sz="0" w:space="0" w:color="auto"/>
        <w:bottom w:val="none" w:sz="0" w:space="0" w:color="auto"/>
        <w:right w:val="none" w:sz="0" w:space="0" w:color="auto"/>
      </w:divBdr>
    </w:div>
    <w:div w:id="1291596860">
      <w:bodyDiv w:val="1"/>
      <w:marLeft w:val="0"/>
      <w:marRight w:val="0"/>
      <w:marTop w:val="0"/>
      <w:marBottom w:val="0"/>
      <w:divBdr>
        <w:top w:val="none" w:sz="0" w:space="0" w:color="auto"/>
        <w:left w:val="none" w:sz="0" w:space="0" w:color="auto"/>
        <w:bottom w:val="none" w:sz="0" w:space="0" w:color="auto"/>
        <w:right w:val="none" w:sz="0" w:space="0" w:color="auto"/>
      </w:divBdr>
    </w:div>
    <w:div w:id="1291934634">
      <w:bodyDiv w:val="1"/>
      <w:marLeft w:val="0"/>
      <w:marRight w:val="0"/>
      <w:marTop w:val="0"/>
      <w:marBottom w:val="0"/>
      <w:divBdr>
        <w:top w:val="none" w:sz="0" w:space="0" w:color="auto"/>
        <w:left w:val="none" w:sz="0" w:space="0" w:color="auto"/>
        <w:bottom w:val="none" w:sz="0" w:space="0" w:color="auto"/>
        <w:right w:val="none" w:sz="0" w:space="0" w:color="auto"/>
      </w:divBdr>
    </w:div>
    <w:div w:id="1292059426">
      <w:bodyDiv w:val="1"/>
      <w:marLeft w:val="0"/>
      <w:marRight w:val="0"/>
      <w:marTop w:val="0"/>
      <w:marBottom w:val="0"/>
      <w:divBdr>
        <w:top w:val="none" w:sz="0" w:space="0" w:color="auto"/>
        <w:left w:val="none" w:sz="0" w:space="0" w:color="auto"/>
        <w:bottom w:val="none" w:sz="0" w:space="0" w:color="auto"/>
        <w:right w:val="none" w:sz="0" w:space="0" w:color="auto"/>
      </w:divBdr>
    </w:div>
    <w:div w:id="1292788507">
      <w:bodyDiv w:val="1"/>
      <w:marLeft w:val="0"/>
      <w:marRight w:val="0"/>
      <w:marTop w:val="0"/>
      <w:marBottom w:val="0"/>
      <w:divBdr>
        <w:top w:val="none" w:sz="0" w:space="0" w:color="auto"/>
        <w:left w:val="none" w:sz="0" w:space="0" w:color="auto"/>
        <w:bottom w:val="none" w:sz="0" w:space="0" w:color="auto"/>
        <w:right w:val="none" w:sz="0" w:space="0" w:color="auto"/>
      </w:divBdr>
    </w:div>
    <w:div w:id="1292899300">
      <w:bodyDiv w:val="1"/>
      <w:marLeft w:val="0"/>
      <w:marRight w:val="0"/>
      <w:marTop w:val="0"/>
      <w:marBottom w:val="0"/>
      <w:divBdr>
        <w:top w:val="none" w:sz="0" w:space="0" w:color="auto"/>
        <w:left w:val="none" w:sz="0" w:space="0" w:color="auto"/>
        <w:bottom w:val="none" w:sz="0" w:space="0" w:color="auto"/>
        <w:right w:val="none" w:sz="0" w:space="0" w:color="auto"/>
      </w:divBdr>
    </w:div>
    <w:div w:id="1292899402">
      <w:bodyDiv w:val="1"/>
      <w:marLeft w:val="0"/>
      <w:marRight w:val="0"/>
      <w:marTop w:val="0"/>
      <w:marBottom w:val="0"/>
      <w:divBdr>
        <w:top w:val="none" w:sz="0" w:space="0" w:color="auto"/>
        <w:left w:val="none" w:sz="0" w:space="0" w:color="auto"/>
        <w:bottom w:val="none" w:sz="0" w:space="0" w:color="auto"/>
        <w:right w:val="none" w:sz="0" w:space="0" w:color="auto"/>
      </w:divBdr>
    </w:div>
    <w:div w:id="1293439462">
      <w:bodyDiv w:val="1"/>
      <w:marLeft w:val="0"/>
      <w:marRight w:val="0"/>
      <w:marTop w:val="0"/>
      <w:marBottom w:val="0"/>
      <w:divBdr>
        <w:top w:val="none" w:sz="0" w:space="0" w:color="auto"/>
        <w:left w:val="none" w:sz="0" w:space="0" w:color="auto"/>
        <w:bottom w:val="none" w:sz="0" w:space="0" w:color="auto"/>
        <w:right w:val="none" w:sz="0" w:space="0" w:color="auto"/>
      </w:divBdr>
    </w:div>
    <w:div w:id="1293750214">
      <w:bodyDiv w:val="1"/>
      <w:marLeft w:val="0"/>
      <w:marRight w:val="0"/>
      <w:marTop w:val="0"/>
      <w:marBottom w:val="0"/>
      <w:divBdr>
        <w:top w:val="none" w:sz="0" w:space="0" w:color="auto"/>
        <w:left w:val="none" w:sz="0" w:space="0" w:color="auto"/>
        <w:bottom w:val="none" w:sz="0" w:space="0" w:color="auto"/>
        <w:right w:val="none" w:sz="0" w:space="0" w:color="auto"/>
      </w:divBdr>
    </w:div>
    <w:div w:id="1294483473">
      <w:bodyDiv w:val="1"/>
      <w:marLeft w:val="0"/>
      <w:marRight w:val="0"/>
      <w:marTop w:val="0"/>
      <w:marBottom w:val="0"/>
      <w:divBdr>
        <w:top w:val="none" w:sz="0" w:space="0" w:color="auto"/>
        <w:left w:val="none" w:sz="0" w:space="0" w:color="auto"/>
        <w:bottom w:val="none" w:sz="0" w:space="0" w:color="auto"/>
        <w:right w:val="none" w:sz="0" w:space="0" w:color="auto"/>
      </w:divBdr>
    </w:div>
    <w:div w:id="1294604595">
      <w:bodyDiv w:val="1"/>
      <w:marLeft w:val="0"/>
      <w:marRight w:val="0"/>
      <w:marTop w:val="0"/>
      <w:marBottom w:val="0"/>
      <w:divBdr>
        <w:top w:val="none" w:sz="0" w:space="0" w:color="auto"/>
        <w:left w:val="none" w:sz="0" w:space="0" w:color="auto"/>
        <w:bottom w:val="none" w:sz="0" w:space="0" w:color="auto"/>
        <w:right w:val="none" w:sz="0" w:space="0" w:color="auto"/>
      </w:divBdr>
    </w:div>
    <w:div w:id="1294675968">
      <w:bodyDiv w:val="1"/>
      <w:marLeft w:val="0"/>
      <w:marRight w:val="0"/>
      <w:marTop w:val="0"/>
      <w:marBottom w:val="0"/>
      <w:divBdr>
        <w:top w:val="none" w:sz="0" w:space="0" w:color="auto"/>
        <w:left w:val="none" w:sz="0" w:space="0" w:color="auto"/>
        <w:bottom w:val="none" w:sz="0" w:space="0" w:color="auto"/>
        <w:right w:val="none" w:sz="0" w:space="0" w:color="auto"/>
      </w:divBdr>
    </w:div>
    <w:div w:id="1294754862">
      <w:bodyDiv w:val="1"/>
      <w:marLeft w:val="0"/>
      <w:marRight w:val="0"/>
      <w:marTop w:val="0"/>
      <w:marBottom w:val="0"/>
      <w:divBdr>
        <w:top w:val="none" w:sz="0" w:space="0" w:color="auto"/>
        <w:left w:val="none" w:sz="0" w:space="0" w:color="auto"/>
        <w:bottom w:val="none" w:sz="0" w:space="0" w:color="auto"/>
        <w:right w:val="none" w:sz="0" w:space="0" w:color="auto"/>
      </w:divBdr>
    </w:div>
    <w:div w:id="1295141373">
      <w:bodyDiv w:val="1"/>
      <w:marLeft w:val="0"/>
      <w:marRight w:val="0"/>
      <w:marTop w:val="0"/>
      <w:marBottom w:val="0"/>
      <w:divBdr>
        <w:top w:val="none" w:sz="0" w:space="0" w:color="auto"/>
        <w:left w:val="none" w:sz="0" w:space="0" w:color="auto"/>
        <w:bottom w:val="none" w:sz="0" w:space="0" w:color="auto"/>
        <w:right w:val="none" w:sz="0" w:space="0" w:color="auto"/>
      </w:divBdr>
    </w:div>
    <w:div w:id="1295402316">
      <w:bodyDiv w:val="1"/>
      <w:marLeft w:val="0"/>
      <w:marRight w:val="0"/>
      <w:marTop w:val="0"/>
      <w:marBottom w:val="0"/>
      <w:divBdr>
        <w:top w:val="none" w:sz="0" w:space="0" w:color="auto"/>
        <w:left w:val="none" w:sz="0" w:space="0" w:color="auto"/>
        <w:bottom w:val="none" w:sz="0" w:space="0" w:color="auto"/>
        <w:right w:val="none" w:sz="0" w:space="0" w:color="auto"/>
      </w:divBdr>
    </w:div>
    <w:div w:id="1295872261">
      <w:bodyDiv w:val="1"/>
      <w:marLeft w:val="0"/>
      <w:marRight w:val="0"/>
      <w:marTop w:val="0"/>
      <w:marBottom w:val="0"/>
      <w:divBdr>
        <w:top w:val="none" w:sz="0" w:space="0" w:color="auto"/>
        <w:left w:val="none" w:sz="0" w:space="0" w:color="auto"/>
        <w:bottom w:val="none" w:sz="0" w:space="0" w:color="auto"/>
        <w:right w:val="none" w:sz="0" w:space="0" w:color="auto"/>
      </w:divBdr>
    </w:div>
    <w:div w:id="1296062321">
      <w:bodyDiv w:val="1"/>
      <w:marLeft w:val="0"/>
      <w:marRight w:val="0"/>
      <w:marTop w:val="0"/>
      <w:marBottom w:val="0"/>
      <w:divBdr>
        <w:top w:val="none" w:sz="0" w:space="0" w:color="auto"/>
        <w:left w:val="none" w:sz="0" w:space="0" w:color="auto"/>
        <w:bottom w:val="none" w:sz="0" w:space="0" w:color="auto"/>
        <w:right w:val="none" w:sz="0" w:space="0" w:color="auto"/>
      </w:divBdr>
    </w:div>
    <w:div w:id="1298029114">
      <w:bodyDiv w:val="1"/>
      <w:marLeft w:val="0"/>
      <w:marRight w:val="0"/>
      <w:marTop w:val="0"/>
      <w:marBottom w:val="0"/>
      <w:divBdr>
        <w:top w:val="none" w:sz="0" w:space="0" w:color="auto"/>
        <w:left w:val="none" w:sz="0" w:space="0" w:color="auto"/>
        <w:bottom w:val="none" w:sz="0" w:space="0" w:color="auto"/>
        <w:right w:val="none" w:sz="0" w:space="0" w:color="auto"/>
      </w:divBdr>
    </w:div>
    <w:div w:id="1298102473">
      <w:bodyDiv w:val="1"/>
      <w:marLeft w:val="0"/>
      <w:marRight w:val="0"/>
      <w:marTop w:val="0"/>
      <w:marBottom w:val="0"/>
      <w:divBdr>
        <w:top w:val="none" w:sz="0" w:space="0" w:color="auto"/>
        <w:left w:val="none" w:sz="0" w:space="0" w:color="auto"/>
        <w:bottom w:val="none" w:sz="0" w:space="0" w:color="auto"/>
        <w:right w:val="none" w:sz="0" w:space="0" w:color="auto"/>
      </w:divBdr>
    </w:div>
    <w:div w:id="1298299279">
      <w:bodyDiv w:val="1"/>
      <w:marLeft w:val="0"/>
      <w:marRight w:val="0"/>
      <w:marTop w:val="0"/>
      <w:marBottom w:val="0"/>
      <w:divBdr>
        <w:top w:val="none" w:sz="0" w:space="0" w:color="auto"/>
        <w:left w:val="none" w:sz="0" w:space="0" w:color="auto"/>
        <w:bottom w:val="none" w:sz="0" w:space="0" w:color="auto"/>
        <w:right w:val="none" w:sz="0" w:space="0" w:color="auto"/>
      </w:divBdr>
    </w:div>
    <w:div w:id="1298417896">
      <w:bodyDiv w:val="1"/>
      <w:marLeft w:val="0"/>
      <w:marRight w:val="0"/>
      <w:marTop w:val="0"/>
      <w:marBottom w:val="0"/>
      <w:divBdr>
        <w:top w:val="none" w:sz="0" w:space="0" w:color="auto"/>
        <w:left w:val="none" w:sz="0" w:space="0" w:color="auto"/>
        <w:bottom w:val="none" w:sz="0" w:space="0" w:color="auto"/>
        <w:right w:val="none" w:sz="0" w:space="0" w:color="auto"/>
      </w:divBdr>
    </w:div>
    <w:div w:id="1298488334">
      <w:bodyDiv w:val="1"/>
      <w:marLeft w:val="0"/>
      <w:marRight w:val="0"/>
      <w:marTop w:val="0"/>
      <w:marBottom w:val="0"/>
      <w:divBdr>
        <w:top w:val="none" w:sz="0" w:space="0" w:color="auto"/>
        <w:left w:val="none" w:sz="0" w:space="0" w:color="auto"/>
        <w:bottom w:val="none" w:sz="0" w:space="0" w:color="auto"/>
        <w:right w:val="none" w:sz="0" w:space="0" w:color="auto"/>
      </w:divBdr>
    </w:div>
    <w:div w:id="1299215430">
      <w:bodyDiv w:val="1"/>
      <w:marLeft w:val="0"/>
      <w:marRight w:val="0"/>
      <w:marTop w:val="0"/>
      <w:marBottom w:val="0"/>
      <w:divBdr>
        <w:top w:val="none" w:sz="0" w:space="0" w:color="auto"/>
        <w:left w:val="none" w:sz="0" w:space="0" w:color="auto"/>
        <w:bottom w:val="none" w:sz="0" w:space="0" w:color="auto"/>
        <w:right w:val="none" w:sz="0" w:space="0" w:color="auto"/>
      </w:divBdr>
    </w:div>
    <w:div w:id="1300186814">
      <w:bodyDiv w:val="1"/>
      <w:marLeft w:val="0"/>
      <w:marRight w:val="0"/>
      <w:marTop w:val="0"/>
      <w:marBottom w:val="0"/>
      <w:divBdr>
        <w:top w:val="none" w:sz="0" w:space="0" w:color="auto"/>
        <w:left w:val="none" w:sz="0" w:space="0" w:color="auto"/>
        <w:bottom w:val="none" w:sz="0" w:space="0" w:color="auto"/>
        <w:right w:val="none" w:sz="0" w:space="0" w:color="auto"/>
      </w:divBdr>
    </w:div>
    <w:div w:id="1300305672">
      <w:bodyDiv w:val="1"/>
      <w:marLeft w:val="0"/>
      <w:marRight w:val="0"/>
      <w:marTop w:val="0"/>
      <w:marBottom w:val="0"/>
      <w:divBdr>
        <w:top w:val="none" w:sz="0" w:space="0" w:color="auto"/>
        <w:left w:val="none" w:sz="0" w:space="0" w:color="auto"/>
        <w:bottom w:val="none" w:sz="0" w:space="0" w:color="auto"/>
        <w:right w:val="none" w:sz="0" w:space="0" w:color="auto"/>
      </w:divBdr>
    </w:div>
    <w:div w:id="1301693660">
      <w:bodyDiv w:val="1"/>
      <w:marLeft w:val="0"/>
      <w:marRight w:val="0"/>
      <w:marTop w:val="0"/>
      <w:marBottom w:val="0"/>
      <w:divBdr>
        <w:top w:val="none" w:sz="0" w:space="0" w:color="auto"/>
        <w:left w:val="none" w:sz="0" w:space="0" w:color="auto"/>
        <w:bottom w:val="none" w:sz="0" w:space="0" w:color="auto"/>
        <w:right w:val="none" w:sz="0" w:space="0" w:color="auto"/>
      </w:divBdr>
    </w:div>
    <w:div w:id="1302463802">
      <w:bodyDiv w:val="1"/>
      <w:marLeft w:val="0"/>
      <w:marRight w:val="0"/>
      <w:marTop w:val="0"/>
      <w:marBottom w:val="0"/>
      <w:divBdr>
        <w:top w:val="none" w:sz="0" w:space="0" w:color="auto"/>
        <w:left w:val="none" w:sz="0" w:space="0" w:color="auto"/>
        <w:bottom w:val="none" w:sz="0" w:space="0" w:color="auto"/>
        <w:right w:val="none" w:sz="0" w:space="0" w:color="auto"/>
      </w:divBdr>
    </w:div>
    <w:div w:id="1302887722">
      <w:bodyDiv w:val="1"/>
      <w:marLeft w:val="0"/>
      <w:marRight w:val="0"/>
      <w:marTop w:val="0"/>
      <w:marBottom w:val="0"/>
      <w:divBdr>
        <w:top w:val="none" w:sz="0" w:space="0" w:color="auto"/>
        <w:left w:val="none" w:sz="0" w:space="0" w:color="auto"/>
        <w:bottom w:val="none" w:sz="0" w:space="0" w:color="auto"/>
        <w:right w:val="none" w:sz="0" w:space="0" w:color="auto"/>
      </w:divBdr>
    </w:div>
    <w:div w:id="1303074828">
      <w:bodyDiv w:val="1"/>
      <w:marLeft w:val="0"/>
      <w:marRight w:val="0"/>
      <w:marTop w:val="0"/>
      <w:marBottom w:val="0"/>
      <w:divBdr>
        <w:top w:val="none" w:sz="0" w:space="0" w:color="auto"/>
        <w:left w:val="none" w:sz="0" w:space="0" w:color="auto"/>
        <w:bottom w:val="none" w:sz="0" w:space="0" w:color="auto"/>
        <w:right w:val="none" w:sz="0" w:space="0" w:color="auto"/>
      </w:divBdr>
    </w:div>
    <w:div w:id="1303190842">
      <w:bodyDiv w:val="1"/>
      <w:marLeft w:val="0"/>
      <w:marRight w:val="0"/>
      <w:marTop w:val="0"/>
      <w:marBottom w:val="0"/>
      <w:divBdr>
        <w:top w:val="none" w:sz="0" w:space="0" w:color="auto"/>
        <w:left w:val="none" w:sz="0" w:space="0" w:color="auto"/>
        <w:bottom w:val="none" w:sz="0" w:space="0" w:color="auto"/>
        <w:right w:val="none" w:sz="0" w:space="0" w:color="auto"/>
      </w:divBdr>
    </w:div>
    <w:div w:id="1303654439">
      <w:bodyDiv w:val="1"/>
      <w:marLeft w:val="0"/>
      <w:marRight w:val="0"/>
      <w:marTop w:val="0"/>
      <w:marBottom w:val="0"/>
      <w:divBdr>
        <w:top w:val="none" w:sz="0" w:space="0" w:color="auto"/>
        <w:left w:val="none" w:sz="0" w:space="0" w:color="auto"/>
        <w:bottom w:val="none" w:sz="0" w:space="0" w:color="auto"/>
        <w:right w:val="none" w:sz="0" w:space="0" w:color="auto"/>
      </w:divBdr>
    </w:div>
    <w:div w:id="1303779064">
      <w:bodyDiv w:val="1"/>
      <w:marLeft w:val="0"/>
      <w:marRight w:val="0"/>
      <w:marTop w:val="0"/>
      <w:marBottom w:val="0"/>
      <w:divBdr>
        <w:top w:val="none" w:sz="0" w:space="0" w:color="auto"/>
        <w:left w:val="none" w:sz="0" w:space="0" w:color="auto"/>
        <w:bottom w:val="none" w:sz="0" w:space="0" w:color="auto"/>
        <w:right w:val="none" w:sz="0" w:space="0" w:color="auto"/>
      </w:divBdr>
    </w:div>
    <w:div w:id="1303850707">
      <w:bodyDiv w:val="1"/>
      <w:marLeft w:val="0"/>
      <w:marRight w:val="0"/>
      <w:marTop w:val="0"/>
      <w:marBottom w:val="0"/>
      <w:divBdr>
        <w:top w:val="none" w:sz="0" w:space="0" w:color="auto"/>
        <w:left w:val="none" w:sz="0" w:space="0" w:color="auto"/>
        <w:bottom w:val="none" w:sz="0" w:space="0" w:color="auto"/>
        <w:right w:val="none" w:sz="0" w:space="0" w:color="auto"/>
      </w:divBdr>
    </w:div>
    <w:div w:id="1304042645">
      <w:bodyDiv w:val="1"/>
      <w:marLeft w:val="0"/>
      <w:marRight w:val="0"/>
      <w:marTop w:val="0"/>
      <w:marBottom w:val="0"/>
      <w:divBdr>
        <w:top w:val="none" w:sz="0" w:space="0" w:color="auto"/>
        <w:left w:val="none" w:sz="0" w:space="0" w:color="auto"/>
        <w:bottom w:val="none" w:sz="0" w:space="0" w:color="auto"/>
        <w:right w:val="none" w:sz="0" w:space="0" w:color="auto"/>
      </w:divBdr>
    </w:div>
    <w:div w:id="1304116171">
      <w:bodyDiv w:val="1"/>
      <w:marLeft w:val="0"/>
      <w:marRight w:val="0"/>
      <w:marTop w:val="0"/>
      <w:marBottom w:val="0"/>
      <w:divBdr>
        <w:top w:val="none" w:sz="0" w:space="0" w:color="auto"/>
        <w:left w:val="none" w:sz="0" w:space="0" w:color="auto"/>
        <w:bottom w:val="none" w:sz="0" w:space="0" w:color="auto"/>
        <w:right w:val="none" w:sz="0" w:space="0" w:color="auto"/>
      </w:divBdr>
    </w:div>
    <w:div w:id="1304120349">
      <w:bodyDiv w:val="1"/>
      <w:marLeft w:val="0"/>
      <w:marRight w:val="0"/>
      <w:marTop w:val="0"/>
      <w:marBottom w:val="0"/>
      <w:divBdr>
        <w:top w:val="none" w:sz="0" w:space="0" w:color="auto"/>
        <w:left w:val="none" w:sz="0" w:space="0" w:color="auto"/>
        <w:bottom w:val="none" w:sz="0" w:space="0" w:color="auto"/>
        <w:right w:val="none" w:sz="0" w:space="0" w:color="auto"/>
      </w:divBdr>
    </w:div>
    <w:div w:id="1304774086">
      <w:bodyDiv w:val="1"/>
      <w:marLeft w:val="0"/>
      <w:marRight w:val="0"/>
      <w:marTop w:val="0"/>
      <w:marBottom w:val="0"/>
      <w:divBdr>
        <w:top w:val="none" w:sz="0" w:space="0" w:color="auto"/>
        <w:left w:val="none" w:sz="0" w:space="0" w:color="auto"/>
        <w:bottom w:val="none" w:sz="0" w:space="0" w:color="auto"/>
        <w:right w:val="none" w:sz="0" w:space="0" w:color="auto"/>
      </w:divBdr>
    </w:div>
    <w:div w:id="1304776810">
      <w:bodyDiv w:val="1"/>
      <w:marLeft w:val="0"/>
      <w:marRight w:val="0"/>
      <w:marTop w:val="0"/>
      <w:marBottom w:val="0"/>
      <w:divBdr>
        <w:top w:val="none" w:sz="0" w:space="0" w:color="auto"/>
        <w:left w:val="none" w:sz="0" w:space="0" w:color="auto"/>
        <w:bottom w:val="none" w:sz="0" w:space="0" w:color="auto"/>
        <w:right w:val="none" w:sz="0" w:space="0" w:color="auto"/>
      </w:divBdr>
    </w:div>
    <w:div w:id="1305040985">
      <w:bodyDiv w:val="1"/>
      <w:marLeft w:val="0"/>
      <w:marRight w:val="0"/>
      <w:marTop w:val="0"/>
      <w:marBottom w:val="0"/>
      <w:divBdr>
        <w:top w:val="none" w:sz="0" w:space="0" w:color="auto"/>
        <w:left w:val="none" w:sz="0" w:space="0" w:color="auto"/>
        <w:bottom w:val="none" w:sz="0" w:space="0" w:color="auto"/>
        <w:right w:val="none" w:sz="0" w:space="0" w:color="auto"/>
      </w:divBdr>
    </w:div>
    <w:div w:id="1305353027">
      <w:bodyDiv w:val="1"/>
      <w:marLeft w:val="0"/>
      <w:marRight w:val="0"/>
      <w:marTop w:val="0"/>
      <w:marBottom w:val="0"/>
      <w:divBdr>
        <w:top w:val="none" w:sz="0" w:space="0" w:color="auto"/>
        <w:left w:val="none" w:sz="0" w:space="0" w:color="auto"/>
        <w:bottom w:val="none" w:sz="0" w:space="0" w:color="auto"/>
        <w:right w:val="none" w:sz="0" w:space="0" w:color="auto"/>
      </w:divBdr>
    </w:div>
    <w:div w:id="1305887380">
      <w:bodyDiv w:val="1"/>
      <w:marLeft w:val="0"/>
      <w:marRight w:val="0"/>
      <w:marTop w:val="0"/>
      <w:marBottom w:val="0"/>
      <w:divBdr>
        <w:top w:val="none" w:sz="0" w:space="0" w:color="auto"/>
        <w:left w:val="none" w:sz="0" w:space="0" w:color="auto"/>
        <w:bottom w:val="none" w:sz="0" w:space="0" w:color="auto"/>
        <w:right w:val="none" w:sz="0" w:space="0" w:color="auto"/>
      </w:divBdr>
    </w:div>
    <w:div w:id="1305888141">
      <w:bodyDiv w:val="1"/>
      <w:marLeft w:val="0"/>
      <w:marRight w:val="0"/>
      <w:marTop w:val="0"/>
      <w:marBottom w:val="0"/>
      <w:divBdr>
        <w:top w:val="none" w:sz="0" w:space="0" w:color="auto"/>
        <w:left w:val="none" w:sz="0" w:space="0" w:color="auto"/>
        <w:bottom w:val="none" w:sz="0" w:space="0" w:color="auto"/>
        <w:right w:val="none" w:sz="0" w:space="0" w:color="auto"/>
      </w:divBdr>
    </w:div>
    <w:div w:id="1305966533">
      <w:bodyDiv w:val="1"/>
      <w:marLeft w:val="0"/>
      <w:marRight w:val="0"/>
      <w:marTop w:val="0"/>
      <w:marBottom w:val="0"/>
      <w:divBdr>
        <w:top w:val="none" w:sz="0" w:space="0" w:color="auto"/>
        <w:left w:val="none" w:sz="0" w:space="0" w:color="auto"/>
        <w:bottom w:val="none" w:sz="0" w:space="0" w:color="auto"/>
        <w:right w:val="none" w:sz="0" w:space="0" w:color="auto"/>
      </w:divBdr>
    </w:div>
    <w:div w:id="1306012233">
      <w:bodyDiv w:val="1"/>
      <w:marLeft w:val="0"/>
      <w:marRight w:val="0"/>
      <w:marTop w:val="0"/>
      <w:marBottom w:val="0"/>
      <w:divBdr>
        <w:top w:val="none" w:sz="0" w:space="0" w:color="auto"/>
        <w:left w:val="none" w:sz="0" w:space="0" w:color="auto"/>
        <w:bottom w:val="none" w:sz="0" w:space="0" w:color="auto"/>
        <w:right w:val="none" w:sz="0" w:space="0" w:color="auto"/>
      </w:divBdr>
    </w:div>
    <w:div w:id="1306542796">
      <w:bodyDiv w:val="1"/>
      <w:marLeft w:val="0"/>
      <w:marRight w:val="0"/>
      <w:marTop w:val="0"/>
      <w:marBottom w:val="0"/>
      <w:divBdr>
        <w:top w:val="none" w:sz="0" w:space="0" w:color="auto"/>
        <w:left w:val="none" w:sz="0" w:space="0" w:color="auto"/>
        <w:bottom w:val="none" w:sz="0" w:space="0" w:color="auto"/>
        <w:right w:val="none" w:sz="0" w:space="0" w:color="auto"/>
      </w:divBdr>
    </w:div>
    <w:div w:id="1306818110">
      <w:bodyDiv w:val="1"/>
      <w:marLeft w:val="0"/>
      <w:marRight w:val="0"/>
      <w:marTop w:val="0"/>
      <w:marBottom w:val="0"/>
      <w:divBdr>
        <w:top w:val="none" w:sz="0" w:space="0" w:color="auto"/>
        <w:left w:val="none" w:sz="0" w:space="0" w:color="auto"/>
        <w:bottom w:val="none" w:sz="0" w:space="0" w:color="auto"/>
        <w:right w:val="none" w:sz="0" w:space="0" w:color="auto"/>
      </w:divBdr>
    </w:div>
    <w:div w:id="1306928520">
      <w:bodyDiv w:val="1"/>
      <w:marLeft w:val="0"/>
      <w:marRight w:val="0"/>
      <w:marTop w:val="0"/>
      <w:marBottom w:val="0"/>
      <w:divBdr>
        <w:top w:val="none" w:sz="0" w:space="0" w:color="auto"/>
        <w:left w:val="none" w:sz="0" w:space="0" w:color="auto"/>
        <w:bottom w:val="none" w:sz="0" w:space="0" w:color="auto"/>
        <w:right w:val="none" w:sz="0" w:space="0" w:color="auto"/>
      </w:divBdr>
    </w:div>
    <w:div w:id="1307278761">
      <w:bodyDiv w:val="1"/>
      <w:marLeft w:val="0"/>
      <w:marRight w:val="0"/>
      <w:marTop w:val="0"/>
      <w:marBottom w:val="0"/>
      <w:divBdr>
        <w:top w:val="none" w:sz="0" w:space="0" w:color="auto"/>
        <w:left w:val="none" w:sz="0" w:space="0" w:color="auto"/>
        <w:bottom w:val="none" w:sz="0" w:space="0" w:color="auto"/>
        <w:right w:val="none" w:sz="0" w:space="0" w:color="auto"/>
      </w:divBdr>
    </w:div>
    <w:div w:id="1307587758">
      <w:bodyDiv w:val="1"/>
      <w:marLeft w:val="0"/>
      <w:marRight w:val="0"/>
      <w:marTop w:val="0"/>
      <w:marBottom w:val="0"/>
      <w:divBdr>
        <w:top w:val="none" w:sz="0" w:space="0" w:color="auto"/>
        <w:left w:val="none" w:sz="0" w:space="0" w:color="auto"/>
        <w:bottom w:val="none" w:sz="0" w:space="0" w:color="auto"/>
        <w:right w:val="none" w:sz="0" w:space="0" w:color="auto"/>
      </w:divBdr>
    </w:div>
    <w:div w:id="1307780067">
      <w:bodyDiv w:val="1"/>
      <w:marLeft w:val="0"/>
      <w:marRight w:val="0"/>
      <w:marTop w:val="0"/>
      <w:marBottom w:val="0"/>
      <w:divBdr>
        <w:top w:val="none" w:sz="0" w:space="0" w:color="auto"/>
        <w:left w:val="none" w:sz="0" w:space="0" w:color="auto"/>
        <w:bottom w:val="none" w:sz="0" w:space="0" w:color="auto"/>
        <w:right w:val="none" w:sz="0" w:space="0" w:color="auto"/>
      </w:divBdr>
    </w:div>
    <w:div w:id="1308707803">
      <w:bodyDiv w:val="1"/>
      <w:marLeft w:val="0"/>
      <w:marRight w:val="0"/>
      <w:marTop w:val="0"/>
      <w:marBottom w:val="0"/>
      <w:divBdr>
        <w:top w:val="none" w:sz="0" w:space="0" w:color="auto"/>
        <w:left w:val="none" w:sz="0" w:space="0" w:color="auto"/>
        <w:bottom w:val="none" w:sz="0" w:space="0" w:color="auto"/>
        <w:right w:val="none" w:sz="0" w:space="0" w:color="auto"/>
      </w:divBdr>
    </w:div>
    <w:div w:id="1309746747">
      <w:bodyDiv w:val="1"/>
      <w:marLeft w:val="0"/>
      <w:marRight w:val="0"/>
      <w:marTop w:val="0"/>
      <w:marBottom w:val="0"/>
      <w:divBdr>
        <w:top w:val="none" w:sz="0" w:space="0" w:color="auto"/>
        <w:left w:val="none" w:sz="0" w:space="0" w:color="auto"/>
        <w:bottom w:val="none" w:sz="0" w:space="0" w:color="auto"/>
        <w:right w:val="none" w:sz="0" w:space="0" w:color="auto"/>
      </w:divBdr>
    </w:div>
    <w:div w:id="1310091942">
      <w:bodyDiv w:val="1"/>
      <w:marLeft w:val="0"/>
      <w:marRight w:val="0"/>
      <w:marTop w:val="0"/>
      <w:marBottom w:val="0"/>
      <w:divBdr>
        <w:top w:val="none" w:sz="0" w:space="0" w:color="auto"/>
        <w:left w:val="none" w:sz="0" w:space="0" w:color="auto"/>
        <w:bottom w:val="none" w:sz="0" w:space="0" w:color="auto"/>
        <w:right w:val="none" w:sz="0" w:space="0" w:color="auto"/>
      </w:divBdr>
    </w:div>
    <w:div w:id="1310212475">
      <w:bodyDiv w:val="1"/>
      <w:marLeft w:val="0"/>
      <w:marRight w:val="0"/>
      <w:marTop w:val="0"/>
      <w:marBottom w:val="0"/>
      <w:divBdr>
        <w:top w:val="none" w:sz="0" w:space="0" w:color="auto"/>
        <w:left w:val="none" w:sz="0" w:space="0" w:color="auto"/>
        <w:bottom w:val="none" w:sz="0" w:space="0" w:color="auto"/>
        <w:right w:val="none" w:sz="0" w:space="0" w:color="auto"/>
      </w:divBdr>
    </w:div>
    <w:div w:id="1310744113">
      <w:bodyDiv w:val="1"/>
      <w:marLeft w:val="0"/>
      <w:marRight w:val="0"/>
      <w:marTop w:val="0"/>
      <w:marBottom w:val="0"/>
      <w:divBdr>
        <w:top w:val="none" w:sz="0" w:space="0" w:color="auto"/>
        <w:left w:val="none" w:sz="0" w:space="0" w:color="auto"/>
        <w:bottom w:val="none" w:sz="0" w:space="0" w:color="auto"/>
        <w:right w:val="none" w:sz="0" w:space="0" w:color="auto"/>
      </w:divBdr>
    </w:div>
    <w:div w:id="1310748225">
      <w:bodyDiv w:val="1"/>
      <w:marLeft w:val="0"/>
      <w:marRight w:val="0"/>
      <w:marTop w:val="0"/>
      <w:marBottom w:val="0"/>
      <w:divBdr>
        <w:top w:val="none" w:sz="0" w:space="0" w:color="auto"/>
        <w:left w:val="none" w:sz="0" w:space="0" w:color="auto"/>
        <w:bottom w:val="none" w:sz="0" w:space="0" w:color="auto"/>
        <w:right w:val="none" w:sz="0" w:space="0" w:color="auto"/>
      </w:divBdr>
    </w:div>
    <w:div w:id="1311447171">
      <w:bodyDiv w:val="1"/>
      <w:marLeft w:val="0"/>
      <w:marRight w:val="0"/>
      <w:marTop w:val="0"/>
      <w:marBottom w:val="0"/>
      <w:divBdr>
        <w:top w:val="none" w:sz="0" w:space="0" w:color="auto"/>
        <w:left w:val="none" w:sz="0" w:space="0" w:color="auto"/>
        <w:bottom w:val="none" w:sz="0" w:space="0" w:color="auto"/>
        <w:right w:val="none" w:sz="0" w:space="0" w:color="auto"/>
      </w:divBdr>
    </w:div>
    <w:div w:id="1312756450">
      <w:bodyDiv w:val="1"/>
      <w:marLeft w:val="0"/>
      <w:marRight w:val="0"/>
      <w:marTop w:val="0"/>
      <w:marBottom w:val="0"/>
      <w:divBdr>
        <w:top w:val="none" w:sz="0" w:space="0" w:color="auto"/>
        <w:left w:val="none" w:sz="0" w:space="0" w:color="auto"/>
        <w:bottom w:val="none" w:sz="0" w:space="0" w:color="auto"/>
        <w:right w:val="none" w:sz="0" w:space="0" w:color="auto"/>
      </w:divBdr>
    </w:div>
    <w:div w:id="1313682695">
      <w:bodyDiv w:val="1"/>
      <w:marLeft w:val="0"/>
      <w:marRight w:val="0"/>
      <w:marTop w:val="0"/>
      <w:marBottom w:val="0"/>
      <w:divBdr>
        <w:top w:val="none" w:sz="0" w:space="0" w:color="auto"/>
        <w:left w:val="none" w:sz="0" w:space="0" w:color="auto"/>
        <w:bottom w:val="none" w:sz="0" w:space="0" w:color="auto"/>
        <w:right w:val="none" w:sz="0" w:space="0" w:color="auto"/>
      </w:divBdr>
    </w:div>
    <w:div w:id="1314219350">
      <w:bodyDiv w:val="1"/>
      <w:marLeft w:val="0"/>
      <w:marRight w:val="0"/>
      <w:marTop w:val="0"/>
      <w:marBottom w:val="0"/>
      <w:divBdr>
        <w:top w:val="none" w:sz="0" w:space="0" w:color="auto"/>
        <w:left w:val="none" w:sz="0" w:space="0" w:color="auto"/>
        <w:bottom w:val="none" w:sz="0" w:space="0" w:color="auto"/>
        <w:right w:val="none" w:sz="0" w:space="0" w:color="auto"/>
      </w:divBdr>
    </w:div>
    <w:div w:id="1314800149">
      <w:bodyDiv w:val="1"/>
      <w:marLeft w:val="0"/>
      <w:marRight w:val="0"/>
      <w:marTop w:val="0"/>
      <w:marBottom w:val="0"/>
      <w:divBdr>
        <w:top w:val="none" w:sz="0" w:space="0" w:color="auto"/>
        <w:left w:val="none" w:sz="0" w:space="0" w:color="auto"/>
        <w:bottom w:val="none" w:sz="0" w:space="0" w:color="auto"/>
        <w:right w:val="none" w:sz="0" w:space="0" w:color="auto"/>
      </w:divBdr>
    </w:div>
    <w:div w:id="1314916788">
      <w:bodyDiv w:val="1"/>
      <w:marLeft w:val="0"/>
      <w:marRight w:val="0"/>
      <w:marTop w:val="0"/>
      <w:marBottom w:val="0"/>
      <w:divBdr>
        <w:top w:val="none" w:sz="0" w:space="0" w:color="auto"/>
        <w:left w:val="none" w:sz="0" w:space="0" w:color="auto"/>
        <w:bottom w:val="none" w:sz="0" w:space="0" w:color="auto"/>
        <w:right w:val="none" w:sz="0" w:space="0" w:color="auto"/>
      </w:divBdr>
    </w:div>
    <w:div w:id="1314984582">
      <w:bodyDiv w:val="1"/>
      <w:marLeft w:val="0"/>
      <w:marRight w:val="0"/>
      <w:marTop w:val="0"/>
      <w:marBottom w:val="0"/>
      <w:divBdr>
        <w:top w:val="none" w:sz="0" w:space="0" w:color="auto"/>
        <w:left w:val="none" w:sz="0" w:space="0" w:color="auto"/>
        <w:bottom w:val="none" w:sz="0" w:space="0" w:color="auto"/>
        <w:right w:val="none" w:sz="0" w:space="0" w:color="auto"/>
      </w:divBdr>
    </w:div>
    <w:div w:id="1315328606">
      <w:bodyDiv w:val="1"/>
      <w:marLeft w:val="0"/>
      <w:marRight w:val="0"/>
      <w:marTop w:val="0"/>
      <w:marBottom w:val="0"/>
      <w:divBdr>
        <w:top w:val="none" w:sz="0" w:space="0" w:color="auto"/>
        <w:left w:val="none" w:sz="0" w:space="0" w:color="auto"/>
        <w:bottom w:val="none" w:sz="0" w:space="0" w:color="auto"/>
        <w:right w:val="none" w:sz="0" w:space="0" w:color="auto"/>
      </w:divBdr>
    </w:div>
    <w:div w:id="1315446729">
      <w:bodyDiv w:val="1"/>
      <w:marLeft w:val="0"/>
      <w:marRight w:val="0"/>
      <w:marTop w:val="0"/>
      <w:marBottom w:val="0"/>
      <w:divBdr>
        <w:top w:val="none" w:sz="0" w:space="0" w:color="auto"/>
        <w:left w:val="none" w:sz="0" w:space="0" w:color="auto"/>
        <w:bottom w:val="none" w:sz="0" w:space="0" w:color="auto"/>
        <w:right w:val="none" w:sz="0" w:space="0" w:color="auto"/>
      </w:divBdr>
    </w:div>
    <w:div w:id="1316685514">
      <w:bodyDiv w:val="1"/>
      <w:marLeft w:val="0"/>
      <w:marRight w:val="0"/>
      <w:marTop w:val="0"/>
      <w:marBottom w:val="0"/>
      <w:divBdr>
        <w:top w:val="none" w:sz="0" w:space="0" w:color="auto"/>
        <w:left w:val="none" w:sz="0" w:space="0" w:color="auto"/>
        <w:bottom w:val="none" w:sz="0" w:space="0" w:color="auto"/>
        <w:right w:val="none" w:sz="0" w:space="0" w:color="auto"/>
      </w:divBdr>
    </w:div>
    <w:div w:id="1317146338">
      <w:bodyDiv w:val="1"/>
      <w:marLeft w:val="0"/>
      <w:marRight w:val="0"/>
      <w:marTop w:val="0"/>
      <w:marBottom w:val="0"/>
      <w:divBdr>
        <w:top w:val="none" w:sz="0" w:space="0" w:color="auto"/>
        <w:left w:val="none" w:sz="0" w:space="0" w:color="auto"/>
        <w:bottom w:val="none" w:sz="0" w:space="0" w:color="auto"/>
        <w:right w:val="none" w:sz="0" w:space="0" w:color="auto"/>
      </w:divBdr>
    </w:div>
    <w:div w:id="1317807038">
      <w:bodyDiv w:val="1"/>
      <w:marLeft w:val="0"/>
      <w:marRight w:val="0"/>
      <w:marTop w:val="0"/>
      <w:marBottom w:val="0"/>
      <w:divBdr>
        <w:top w:val="none" w:sz="0" w:space="0" w:color="auto"/>
        <w:left w:val="none" w:sz="0" w:space="0" w:color="auto"/>
        <w:bottom w:val="none" w:sz="0" w:space="0" w:color="auto"/>
        <w:right w:val="none" w:sz="0" w:space="0" w:color="auto"/>
      </w:divBdr>
    </w:div>
    <w:div w:id="1318416459">
      <w:bodyDiv w:val="1"/>
      <w:marLeft w:val="0"/>
      <w:marRight w:val="0"/>
      <w:marTop w:val="0"/>
      <w:marBottom w:val="0"/>
      <w:divBdr>
        <w:top w:val="none" w:sz="0" w:space="0" w:color="auto"/>
        <w:left w:val="none" w:sz="0" w:space="0" w:color="auto"/>
        <w:bottom w:val="none" w:sz="0" w:space="0" w:color="auto"/>
        <w:right w:val="none" w:sz="0" w:space="0" w:color="auto"/>
      </w:divBdr>
    </w:div>
    <w:div w:id="1318538552">
      <w:bodyDiv w:val="1"/>
      <w:marLeft w:val="0"/>
      <w:marRight w:val="0"/>
      <w:marTop w:val="0"/>
      <w:marBottom w:val="0"/>
      <w:divBdr>
        <w:top w:val="none" w:sz="0" w:space="0" w:color="auto"/>
        <w:left w:val="none" w:sz="0" w:space="0" w:color="auto"/>
        <w:bottom w:val="none" w:sz="0" w:space="0" w:color="auto"/>
        <w:right w:val="none" w:sz="0" w:space="0" w:color="auto"/>
      </w:divBdr>
    </w:div>
    <w:div w:id="1318608999">
      <w:bodyDiv w:val="1"/>
      <w:marLeft w:val="0"/>
      <w:marRight w:val="0"/>
      <w:marTop w:val="0"/>
      <w:marBottom w:val="0"/>
      <w:divBdr>
        <w:top w:val="none" w:sz="0" w:space="0" w:color="auto"/>
        <w:left w:val="none" w:sz="0" w:space="0" w:color="auto"/>
        <w:bottom w:val="none" w:sz="0" w:space="0" w:color="auto"/>
        <w:right w:val="none" w:sz="0" w:space="0" w:color="auto"/>
      </w:divBdr>
    </w:div>
    <w:div w:id="1318849345">
      <w:bodyDiv w:val="1"/>
      <w:marLeft w:val="0"/>
      <w:marRight w:val="0"/>
      <w:marTop w:val="0"/>
      <w:marBottom w:val="0"/>
      <w:divBdr>
        <w:top w:val="none" w:sz="0" w:space="0" w:color="auto"/>
        <w:left w:val="none" w:sz="0" w:space="0" w:color="auto"/>
        <w:bottom w:val="none" w:sz="0" w:space="0" w:color="auto"/>
        <w:right w:val="none" w:sz="0" w:space="0" w:color="auto"/>
      </w:divBdr>
    </w:div>
    <w:div w:id="1320228746">
      <w:bodyDiv w:val="1"/>
      <w:marLeft w:val="0"/>
      <w:marRight w:val="0"/>
      <w:marTop w:val="0"/>
      <w:marBottom w:val="0"/>
      <w:divBdr>
        <w:top w:val="none" w:sz="0" w:space="0" w:color="auto"/>
        <w:left w:val="none" w:sz="0" w:space="0" w:color="auto"/>
        <w:bottom w:val="none" w:sz="0" w:space="0" w:color="auto"/>
        <w:right w:val="none" w:sz="0" w:space="0" w:color="auto"/>
      </w:divBdr>
    </w:div>
    <w:div w:id="1320231258">
      <w:bodyDiv w:val="1"/>
      <w:marLeft w:val="0"/>
      <w:marRight w:val="0"/>
      <w:marTop w:val="0"/>
      <w:marBottom w:val="0"/>
      <w:divBdr>
        <w:top w:val="none" w:sz="0" w:space="0" w:color="auto"/>
        <w:left w:val="none" w:sz="0" w:space="0" w:color="auto"/>
        <w:bottom w:val="none" w:sz="0" w:space="0" w:color="auto"/>
        <w:right w:val="none" w:sz="0" w:space="0" w:color="auto"/>
      </w:divBdr>
    </w:div>
    <w:div w:id="1320304852">
      <w:bodyDiv w:val="1"/>
      <w:marLeft w:val="0"/>
      <w:marRight w:val="0"/>
      <w:marTop w:val="0"/>
      <w:marBottom w:val="0"/>
      <w:divBdr>
        <w:top w:val="none" w:sz="0" w:space="0" w:color="auto"/>
        <w:left w:val="none" w:sz="0" w:space="0" w:color="auto"/>
        <w:bottom w:val="none" w:sz="0" w:space="0" w:color="auto"/>
        <w:right w:val="none" w:sz="0" w:space="0" w:color="auto"/>
      </w:divBdr>
    </w:div>
    <w:div w:id="1320573853">
      <w:bodyDiv w:val="1"/>
      <w:marLeft w:val="0"/>
      <w:marRight w:val="0"/>
      <w:marTop w:val="0"/>
      <w:marBottom w:val="0"/>
      <w:divBdr>
        <w:top w:val="none" w:sz="0" w:space="0" w:color="auto"/>
        <w:left w:val="none" w:sz="0" w:space="0" w:color="auto"/>
        <w:bottom w:val="none" w:sz="0" w:space="0" w:color="auto"/>
        <w:right w:val="none" w:sz="0" w:space="0" w:color="auto"/>
      </w:divBdr>
    </w:div>
    <w:div w:id="1321346238">
      <w:bodyDiv w:val="1"/>
      <w:marLeft w:val="0"/>
      <w:marRight w:val="0"/>
      <w:marTop w:val="0"/>
      <w:marBottom w:val="0"/>
      <w:divBdr>
        <w:top w:val="none" w:sz="0" w:space="0" w:color="auto"/>
        <w:left w:val="none" w:sz="0" w:space="0" w:color="auto"/>
        <w:bottom w:val="none" w:sz="0" w:space="0" w:color="auto"/>
        <w:right w:val="none" w:sz="0" w:space="0" w:color="auto"/>
      </w:divBdr>
    </w:div>
    <w:div w:id="1321469643">
      <w:bodyDiv w:val="1"/>
      <w:marLeft w:val="0"/>
      <w:marRight w:val="0"/>
      <w:marTop w:val="0"/>
      <w:marBottom w:val="0"/>
      <w:divBdr>
        <w:top w:val="none" w:sz="0" w:space="0" w:color="auto"/>
        <w:left w:val="none" w:sz="0" w:space="0" w:color="auto"/>
        <w:bottom w:val="none" w:sz="0" w:space="0" w:color="auto"/>
        <w:right w:val="none" w:sz="0" w:space="0" w:color="auto"/>
      </w:divBdr>
    </w:div>
    <w:div w:id="1321813528">
      <w:bodyDiv w:val="1"/>
      <w:marLeft w:val="0"/>
      <w:marRight w:val="0"/>
      <w:marTop w:val="0"/>
      <w:marBottom w:val="0"/>
      <w:divBdr>
        <w:top w:val="none" w:sz="0" w:space="0" w:color="auto"/>
        <w:left w:val="none" w:sz="0" w:space="0" w:color="auto"/>
        <w:bottom w:val="none" w:sz="0" w:space="0" w:color="auto"/>
        <w:right w:val="none" w:sz="0" w:space="0" w:color="auto"/>
      </w:divBdr>
    </w:div>
    <w:div w:id="1321957449">
      <w:bodyDiv w:val="1"/>
      <w:marLeft w:val="0"/>
      <w:marRight w:val="0"/>
      <w:marTop w:val="0"/>
      <w:marBottom w:val="0"/>
      <w:divBdr>
        <w:top w:val="none" w:sz="0" w:space="0" w:color="auto"/>
        <w:left w:val="none" w:sz="0" w:space="0" w:color="auto"/>
        <w:bottom w:val="none" w:sz="0" w:space="0" w:color="auto"/>
        <w:right w:val="none" w:sz="0" w:space="0" w:color="auto"/>
      </w:divBdr>
    </w:div>
    <w:div w:id="1322083466">
      <w:bodyDiv w:val="1"/>
      <w:marLeft w:val="0"/>
      <w:marRight w:val="0"/>
      <w:marTop w:val="0"/>
      <w:marBottom w:val="0"/>
      <w:divBdr>
        <w:top w:val="none" w:sz="0" w:space="0" w:color="auto"/>
        <w:left w:val="none" w:sz="0" w:space="0" w:color="auto"/>
        <w:bottom w:val="none" w:sz="0" w:space="0" w:color="auto"/>
        <w:right w:val="none" w:sz="0" w:space="0" w:color="auto"/>
      </w:divBdr>
    </w:div>
    <w:div w:id="1323043146">
      <w:bodyDiv w:val="1"/>
      <w:marLeft w:val="0"/>
      <w:marRight w:val="0"/>
      <w:marTop w:val="0"/>
      <w:marBottom w:val="0"/>
      <w:divBdr>
        <w:top w:val="none" w:sz="0" w:space="0" w:color="auto"/>
        <w:left w:val="none" w:sz="0" w:space="0" w:color="auto"/>
        <w:bottom w:val="none" w:sz="0" w:space="0" w:color="auto"/>
        <w:right w:val="none" w:sz="0" w:space="0" w:color="auto"/>
      </w:divBdr>
    </w:div>
    <w:div w:id="1323241843">
      <w:bodyDiv w:val="1"/>
      <w:marLeft w:val="0"/>
      <w:marRight w:val="0"/>
      <w:marTop w:val="0"/>
      <w:marBottom w:val="0"/>
      <w:divBdr>
        <w:top w:val="none" w:sz="0" w:space="0" w:color="auto"/>
        <w:left w:val="none" w:sz="0" w:space="0" w:color="auto"/>
        <w:bottom w:val="none" w:sz="0" w:space="0" w:color="auto"/>
        <w:right w:val="none" w:sz="0" w:space="0" w:color="auto"/>
      </w:divBdr>
    </w:div>
    <w:div w:id="1323315102">
      <w:bodyDiv w:val="1"/>
      <w:marLeft w:val="0"/>
      <w:marRight w:val="0"/>
      <w:marTop w:val="0"/>
      <w:marBottom w:val="0"/>
      <w:divBdr>
        <w:top w:val="none" w:sz="0" w:space="0" w:color="auto"/>
        <w:left w:val="none" w:sz="0" w:space="0" w:color="auto"/>
        <w:bottom w:val="none" w:sz="0" w:space="0" w:color="auto"/>
        <w:right w:val="none" w:sz="0" w:space="0" w:color="auto"/>
      </w:divBdr>
    </w:div>
    <w:div w:id="1323581018">
      <w:bodyDiv w:val="1"/>
      <w:marLeft w:val="0"/>
      <w:marRight w:val="0"/>
      <w:marTop w:val="0"/>
      <w:marBottom w:val="0"/>
      <w:divBdr>
        <w:top w:val="none" w:sz="0" w:space="0" w:color="auto"/>
        <w:left w:val="none" w:sz="0" w:space="0" w:color="auto"/>
        <w:bottom w:val="none" w:sz="0" w:space="0" w:color="auto"/>
        <w:right w:val="none" w:sz="0" w:space="0" w:color="auto"/>
      </w:divBdr>
    </w:div>
    <w:div w:id="1323923865">
      <w:bodyDiv w:val="1"/>
      <w:marLeft w:val="0"/>
      <w:marRight w:val="0"/>
      <w:marTop w:val="0"/>
      <w:marBottom w:val="0"/>
      <w:divBdr>
        <w:top w:val="none" w:sz="0" w:space="0" w:color="auto"/>
        <w:left w:val="none" w:sz="0" w:space="0" w:color="auto"/>
        <w:bottom w:val="none" w:sz="0" w:space="0" w:color="auto"/>
        <w:right w:val="none" w:sz="0" w:space="0" w:color="auto"/>
      </w:divBdr>
    </w:div>
    <w:div w:id="1324116533">
      <w:bodyDiv w:val="1"/>
      <w:marLeft w:val="0"/>
      <w:marRight w:val="0"/>
      <w:marTop w:val="0"/>
      <w:marBottom w:val="0"/>
      <w:divBdr>
        <w:top w:val="none" w:sz="0" w:space="0" w:color="auto"/>
        <w:left w:val="none" w:sz="0" w:space="0" w:color="auto"/>
        <w:bottom w:val="none" w:sz="0" w:space="0" w:color="auto"/>
        <w:right w:val="none" w:sz="0" w:space="0" w:color="auto"/>
      </w:divBdr>
    </w:div>
    <w:div w:id="1324436463">
      <w:bodyDiv w:val="1"/>
      <w:marLeft w:val="0"/>
      <w:marRight w:val="0"/>
      <w:marTop w:val="0"/>
      <w:marBottom w:val="0"/>
      <w:divBdr>
        <w:top w:val="none" w:sz="0" w:space="0" w:color="auto"/>
        <w:left w:val="none" w:sz="0" w:space="0" w:color="auto"/>
        <w:bottom w:val="none" w:sz="0" w:space="0" w:color="auto"/>
        <w:right w:val="none" w:sz="0" w:space="0" w:color="auto"/>
      </w:divBdr>
    </w:div>
    <w:div w:id="1325206855">
      <w:bodyDiv w:val="1"/>
      <w:marLeft w:val="0"/>
      <w:marRight w:val="0"/>
      <w:marTop w:val="0"/>
      <w:marBottom w:val="0"/>
      <w:divBdr>
        <w:top w:val="none" w:sz="0" w:space="0" w:color="auto"/>
        <w:left w:val="none" w:sz="0" w:space="0" w:color="auto"/>
        <w:bottom w:val="none" w:sz="0" w:space="0" w:color="auto"/>
        <w:right w:val="none" w:sz="0" w:space="0" w:color="auto"/>
      </w:divBdr>
    </w:div>
    <w:div w:id="1325665784">
      <w:bodyDiv w:val="1"/>
      <w:marLeft w:val="0"/>
      <w:marRight w:val="0"/>
      <w:marTop w:val="0"/>
      <w:marBottom w:val="0"/>
      <w:divBdr>
        <w:top w:val="none" w:sz="0" w:space="0" w:color="auto"/>
        <w:left w:val="none" w:sz="0" w:space="0" w:color="auto"/>
        <w:bottom w:val="none" w:sz="0" w:space="0" w:color="auto"/>
        <w:right w:val="none" w:sz="0" w:space="0" w:color="auto"/>
      </w:divBdr>
    </w:div>
    <w:div w:id="1325820058">
      <w:bodyDiv w:val="1"/>
      <w:marLeft w:val="0"/>
      <w:marRight w:val="0"/>
      <w:marTop w:val="0"/>
      <w:marBottom w:val="0"/>
      <w:divBdr>
        <w:top w:val="none" w:sz="0" w:space="0" w:color="auto"/>
        <w:left w:val="none" w:sz="0" w:space="0" w:color="auto"/>
        <w:bottom w:val="none" w:sz="0" w:space="0" w:color="auto"/>
        <w:right w:val="none" w:sz="0" w:space="0" w:color="auto"/>
      </w:divBdr>
    </w:div>
    <w:div w:id="1325860036">
      <w:bodyDiv w:val="1"/>
      <w:marLeft w:val="0"/>
      <w:marRight w:val="0"/>
      <w:marTop w:val="0"/>
      <w:marBottom w:val="0"/>
      <w:divBdr>
        <w:top w:val="none" w:sz="0" w:space="0" w:color="auto"/>
        <w:left w:val="none" w:sz="0" w:space="0" w:color="auto"/>
        <w:bottom w:val="none" w:sz="0" w:space="0" w:color="auto"/>
        <w:right w:val="none" w:sz="0" w:space="0" w:color="auto"/>
      </w:divBdr>
    </w:div>
    <w:div w:id="1326935085">
      <w:bodyDiv w:val="1"/>
      <w:marLeft w:val="0"/>
      <w:marRight w:val="0"/>
      <w:marTop w:val="0"/>
      <w:marBottom w:val="0"/>
      <w:divBdr>
        <w:top w:val="none" w:sz="0" w:space="0" w:color="auto"/>
        <w:left w:val="none" w:sz="0" w:space="0" w:color="auto"/>
        <w:bottom w:val="none" w:sz="0" w:space="0" w:color="auto"/>
        <w:right w:val="none" w:sz="0" w:space="0" w:color="auto"/>
      </w:divBdr>
    </w:div>
    <w:div w:id="1326937239">
      <w:bodyDiv w:val="1"/>
      <w:marLeft w:val="0"/>
      <w:marRight w:val="0"/>
      <w:marTop w:val="0"/>
      <w:marBottom w:val="0"/>
      <w:divBdr>
        <w:top w:val="none" w:sz="0" w:space="0" w:color="auto"/>
        <w:left w:val="none" w:sz="0" w:space="0" w:color="auto"/>
        <w:bottom w:val="none" w:sz="0" w:space="0" w:color="auto"/>
        <w:right w:val="none" w:sz="0" w:space="0" w:color="auto"/>
      </w:divBdr>
    </w:div>
    <w:div w:id="1327171780">
      <w:bodyDiv w:val="1"/>
      <w:marLeft w:val="0"/>
      <w:marRight w:val="0"/>
      <w:marTop w:val="0"/>
      <w:marBottom w:val="0"/>
      <w:divBdr>
        <w:top w:val="none" w:sz="0" w:space="0" w:color="auto"/>
        <w:left w:val="none" w:sz="0" w:space="0" w:color="auto"/>
        <w:bottom w:val="none" w:sz="0" w:space="0" w:color="auto"/>
        <w:right w:val="none" w:sz="0" w:space="0" w:color="auto"/>
      </w:divBdr>
    </w:div>
    <w:div w:id="1327174276">
      <w:bodyDiv w:val="1"/>
      <w:marLeft w:val="0"/>
      <w:marRight w:val="0"/>
      <w:marTop w:val="0"/>
      <w:marBottom w:val="0"/>
      <w:divBdr>
        <w:top w:val="none" w:sz="0" w:space="0" w:color="auto"/>
        <w:left w:val="none" w:sz="0" w:space="0" w:color="auto"/>
        <w:bottom w:val="none" w:sz="0" w:space="0" w:color="auto"/>
        <w:right w:val="none" w:sz="0" w:space="0" w:color="auto"/>
      </w:divBdr>
    </w:div>
    <w:div w:id="1327705528">
      <w:bodyDiv w:val="1"/>
      <w:marLeft w:val="0"/>
      <w:marRight w:val="0"/>
      <w:marTop w:val="0"/>
      <w:marBottom w:val="0"/>
      <w:divBdr>
        <w:top w:val="none" w:sz="0" w:space="0" w:color="auto"/>
        <w:left w:val="none" w:sz="0" w:space="0" w:color="auto"/>
        <w:bottom w:val="none" w:sz="0" w:space="0" w:color="auto"/>
        <w:right w:val="none" w:sz="0" w:space="0" w:color="auto"/>
      </w:divBdr>
    </w:div>
    <w:div w:id="1327904890">
      <w:bodyDiv w:val="1"/>
      <w:marLeft w:val="0"/>
      <w:marRight w:val="0"/>
      <w:marTop w:val="0"/>
      <w:marBottom w:val="0"/>
      <w:divBdr>
        <w:top w:val="none" w:sz="0" w:space="0" w:color="auto"/>
        <w:left w:val="none" w:sz="0" w:space="0" w:color="auto"/>
        <w:bottom w:val="none" w:sz="0" w:space="0" w:color="auto"/>
        <w:right w:val="none" w:sz="0" w:space="0" w:color="auto"/>
      </w:divBdr>
    </w:div>
    <w:div w:id="1329287524">
      <w:bodyDiv w:val="1"/>
      <w:marLeft w:val="0"/>
      <w:marRight w:val="0"/>
      <w:marTop w:val="0"/>
      <w:marBottom w:val="0"/>
      <w:divBdr>
        <w:top w:val="none" w:sz="0" w:space="0" w:color="auto"/>
        <w:left w:val="none" w:sz="0" w:space="0" w:color="auto"/>
        <w:bottom w:val="none" w:sz="0" w:space="0" w:color="auto"/>
        <w:right w:val="none" w:sz="0" w:space="0" w:color="auto"/>
      </w:divBdr>
    </w:div>
    <w:div w:id="1329360237">
      <w:bodyDiv w:val="1"/>
      <w:marLeft w:val="0"/>
      <w:marRight w:val="0"/>
      <w:marTop w:val="0"/>
      <w:marBottom w:val="0"/>
      <w:divBdr>
        <w:top w:val="none" w:sz="0" w:space="0" w:color="auto"/>
        <w:left w:val="none" w:sz="0" w:space="0" w:color="auto"/>
        <w:bottom w:val="none" w:sz="0" w:space="0" w:color="auto"/>
        <w:right w:val="none" w:sz="0" w:space="0" w:color="auto"/>
      </w:divBdr>
    </w:div>
    <w:div w:id="1329404477">
      <w:bodyDiv w:val="1"/>
      <w:marLeft w:val="0"/>
      <w:marRight w:val="0"/>
      <w:marTop w:val="0"/>
      <w:marBottom w:val="0"/>
      <w:divBdr>
        <w:top w:val="none" w:sz="0" w:space="0" w:color="auto"/>
        <w:left w:val="none" w:sz="0" w:space="0" w:color="auto"/>
        <w:bottom w:val="none" w:sz="0" w:space="0" w:color="auto"/>
        <w:right w:val="none" w:sz="0" w:space="0" w:color="auto"/>
      </w:divBdr>
    </w:div>
    <w:div w:id="1329751693">
      <w:bodyDiv w:val="1"/>
      <w:marLeft w:val="0"/>
      <w:marRight w:val="0"/>
      <w:marTop w:val="0"/>
      <w:marBottom w:val="0"/>
      <w:divBdr>
        <w:top w:val="none" w:sz="0" w:space="0" w:color="auto"/>
        <w:left w:val="none" w:sz="0" w:space="0" w:color="auto"/>
        <w:bottom w:val="none" w:sz="0" w:space="0" w:color="auto"/>
        <w:right w:val="none" w:sz="0" w:space="0" w:color="auto"/>
      </w:divBdr>
    </w:div>
    <w:div w:id="1329752161">
      <w:bodyDiv w:val="1"/>
      <w:marLeft w:val="0"/>
      <w:marRight w:val="0"/>
      <w:marTop w:val="0"/>
      <w:marBottom w:val="0"/>
      <w:divBdr>
        <w:top w:val="none" w:sz="0" w:space="0" w:color="auto"/>
        <w:left w:val="none" w:sz="0" w:space="0" w:color="auto"/>
        <w:bottom w:val="none" w:sz="0" w:space="0" w:color="auto"/>
        <w:right w:val="none" w:sz="0" w:space="0" w:color="auto"/>
      </w:divBdr>
    </w:div>
    <w:div w:id="1330251529">
      <w:bodyDiv w:val="1"/>
      <w:marLeft w:val="0"/>
      <w:marRight w:val="0"/>
      <w:marTop w:val="0"/>
      <w:marBottom w:val="0"/>
      <w:divBdr>
        <w:top w:val="none" w:sz="0" w:space="0" w:color="auto"/>
        <w:left w:val="none" w:sz="0" w:space="0" w:color="auto"/>
        <w:bottom w:val="none" w:sz="0" w:space="0" w:color="auto"/>
        <w:right w:val="none" w:sz="0" w:space="0" w:color="auto"/>
      </w:divBdr>
    </w:div>
    <w:div w:id="1330326614">
      <w:bodyDiv w:val="1"/>
      <w:marLeft w:val="0"/>
      <w:marRight w:val="0"/>
      <w:marTop w:val="0"/>
      <w:marBottom w:val="0"/>
      <w:divBdr>
        <w:top w:val="none" w:sz="0" w:space="0" w:color="auto"/>
        <w:left w:val="none" w:sz="0" w:space="0" w:color="auto"/>
        <w:bottom w:val="none" w:sz="0" w:space="0" w:color="auto"/>
        <w:right w:val="none" w:sz="0" w:space="0" w:color="auto"/>
      </w:divBdr>
    </w:div>
    <w:div w:id="1330451789">
      <w:bodyDiv w:val="1"/>
      <w:marLeft w:val="0"/>
      <w:marRight w:val="0"/>
      <w:marTop w:val="0"/>
      <w:marBottom w:val="0"/>
      <w:divBdr>
        <w:top w:val="none" w:sz="0" w:space="0" w:color="auto"/>
        <w:left w:val="none" w:sz="0" w:space="0" w:color="auto"/>
        <w:bottom w:val="none" w:sz="0" w:space="0" w:color="auto"/>
        <w:right w:val="none" w:sz="0" w:space="0" w:color="auto"/>
      </w:divBdr>
    </w:div>
    <w:div w:id="1332639844">
      <w:bodyDiv w:val="1"/>
      <w:marLeft w:val="0"/>
      <w:marRight w:val="0"/>
      <w:marTop w:val="0"/>
      <w:marBottom w:val="0"/>
      <w:divBdr>
        <w:top w:val="none" w:sz="0" w:space="0" w:color="auto"/>
        <w:left w:val="none" w:sz="0" w:space="0" w:color="auto"/>
        <w:bottom w:val="none" w:sz="0" w:space="0" w:color="auto"/>
        <w:right w:val="none" w:sz="0" w:space="0" w:color="auto"/>
      </w:divBdr>
    </w:div>
    <w:div w:id="1332640788">
      <w:bodyDiv w:val="1"/>
      <w:marLeft w:val="0"/>
      <w:marRight w:val="0"/>
      <w:marTop w:val="0"/>
      <w:marBottom w:val="0"/>
      <w:divBdr>
        <w:top w:val="none" w:sz="0" w:space="0" w:color="auto"/>
        <w:left w:val="none" w:sz="0" w:space="0" w:color="auto"/>
        <w:bottom w:val="none" w:sz="0" w:space="0" w:color="auto"/>
        <w:right w:val="none" w:sz="0" w:space="0" w:color="auto"/>
      </w:divBdr>
    </w:div>
    <w:div w:id="1333072431">
      <w:bodyDiv w:val="1"/>
      <w:marLeft w:val="0"/>
      <w:marRight w:val="0"/>
      <w:marTop w:val="0"/>
      <w:marBottom w:val="0"/>
      <w:divBdr>
        <w:top w:val="none" w:sz="0" w:space="0" w:color="auto"/>
        <w:left w:val="none" w:sz="0" w:space="0" w:color="auto"/>
        <w:bottom w:val="none" w:sz="0" w:space="0" w:color="auto"/>
        <w:right w:val="none" w:sz="0" w:space="0" w:color="auto"/>
      </w:divBdr>
    </w:div>
    <w:div w:id="1333138761">
      <w:bodyDiv w:val="1"/>
      <w:marLeft w:val="0"/>
      <w:marRight w:val="0"/>
      <w:marTop w:val="0"/>
      <w:marBottom w:val="0"/>
      <w:divBdr>
        <w:top w:val="none" w:sz="0" w:space="0" w:color="auto"/>
        <w:left w:val="none" w:sz="0" w:space="0" w:color="auto"/>
        <w:bottom w:val="none" w:sz="0" w:space="0" w:color="auto"/>
        <w:right w:val="none" w:sz="0" w:space="0" w:color="auto"/>
      </w:divBdr>
    </w:div>
    <w:div w:id="1333296259">
      <w:bodyDiv w:val="1"/>
      <w:marLeft w:val="0"/>
      <w:marRight w:val="0"/>
      <w:marTop w:val="0"/>
      <w:marBottom w:val="0"/>
      <w:divBdr>
        <w:top w:val="none" w:sz="0" w:space="0" w:color="auto"/>
        <w:left w:val="none" w:sz="0" w:space="0" w:color="auto"/>
        <w:bottom w:val="none" w:sz="0" w:space="0" w:color="auto"/>
        <w:right w:val="none" w:sz="0" w:space="0" w:color="auto"/>
      </w:divBdr>
    </w:div>
    <w:div w:id="1333604401">
      <w:bodyDiv w:val="1"/>
      <w:marLeft w:val="0"/>
      <w:marRight w:val="0"/>
      <w:marTop w:val="0"/>
      <w:marBottom w:val="0"/>
      <w:divBdr>
        <w:top w:val="none" w:sz="0" w:space="0" w:color="auto"/>
        <w:left w:val="none" w:sz="0" w:space="0" w:color="auto"/>
        <w:bottom w:val="none" w:sz="0" w:space="0" w:color="auto"/>
        <w:right w:val="none" w:sz="0" w:space="0" w:color="auto"/>
      </w:divBdr>
    </w:div>
    <w:div w:id="1333677947">
      <w:bodyDiv w:val="1"/>
      <w:marLeft w:val="0"/>
      <w:marRight w:val="0"/>
      <w:marTop w:val="0"/>
      <w:marBottom w:val="0"/>
      <w:divBdr>
        <w:top w:val="none" w:sz="0" w:space="0" w:color="auto"/>
        <w:left w:val="none" w:sz="0" w:space="0" w:color="auto"/>
        <w:bottom w:val="none" w:sz="0" w:space="0" w:color="auto"/>
        <w:right w:val="none" w:sz="0" w:space="0" w:color="auto"/>
      </w:divBdr>
    </w:div>
    <w:div w:id="1333682002">
      <w:bodyDiv w:val="1"/>
      <w:marLeft w:val="0"/>
      <w:marRight w:val="0"/>
      <w:marTop w:val="0"/>
      <w:marBottom w:val="0"/>
      <w:divBdr>
        <w:top w:val="none" w:sz="0" w:space="0" w:color="auto"/>
        <w:left w:val="none" w:sz="0" w:space="0" w:color="auto"/>
        <w:bottom w:val="none" w:sz="0" w:space="0" w:color="auto"/>
        <w:right w:val="none" w:sz="0" w:space="0" w:color="auto"/>
      </w:divBdr>
    </w:div>
    <w:div w:id="1333723536">
      <w:bodyDiv w:val="1"/>
      <w:marLeft w:val="0"/>
      <w:marRight w:val="0"/>
      <w:marTop w:val="0"/>
      <w:marBottom w:val="0"/>
      <w:divBdr>
        <w:top w:val="none" w:sz="0" w:space="0" w:color="auto"/>
        <w:left w:val="none" w:sz="0" w:space="0" w:color="auto"/>
        <w:bottom w:val="none" w:sz="0" w:space="0" w:color="auto"/>
        <w:right w:val="none" w:sz="0" w:space="0" w:color="auto"/>
      </w:divBdr>
    </w:div>
    <w:div w:id="1334072072">
      <w:bodyDiv w:val="1"/>
      <w:marLeft w:val="0"/>
      <w:marRight w:val="0"/>
      <w:marTop w:val="0"/>
      <w:marBottom w:val="0"/>
      <w:divBdr>
        <w:top w:val="none" w:sz="0" w:space="0" w:color="auto"/>
        <w:left w:val="none" w:sz="0" w:space="0" w:color="auto"/>
        <w:bottom w:val="none" w:sz="0" w:space="0" w:color="auto"/>
        <w:right w:val="none" w:sz="0" w:space="0" w:color="auto"/>
      </w:divBdr>
    </w:div>
    <w:div w:id="1334335992">
      <w:bodyDiv w:val="1"/>
      <w:marLeft w:val="0"/>
      <w:marRight w:val="0"/>
      <w:marTop w:val="0"/>
      <w:marBottom w:val="0"/>
      <w:divBdr>
        <w:top w:val="none" w:sz="0" w:space="0" w:color="auto"/>
        <w:left w:val="none" w:sz="0" w:space="0" w:color="auto"/>
        <w:bottom w:val="none" w:sz="0" w:space="0" w:color="auto"/>
        <w:right w:val="none" w:sz="0" w:space="0" w:color="auto"/>
      </w:divBdr>
    </w:div>
    <w:div w:id="1335038451">
      <w:bodyDiv w:val="1"/>
      <w:marLeft w:val="0"/>
      <w:marRight w:val="0"/>
      <w:marTop w:val="0"/>
      <w:marBottom w:val="0"/>
      <w:divBdr>
        <w:top w:val="none" w:sz="0" w:space="0" w:color="auto"/>
        <w:left w:val="none" w:sz="0" w:space="0" w:color="auto"/>
        <w:bottom w:val="none" w:sz="0" w:space="0" w:color="auto"/>
        <w:right w:val="none" w:sz="0" w:space="0" w:color="auto"/>
      </w:divBdr>
    </w:div>
    <w:div w:id="1335298019">
      <w:bodyDiv w:val="1"/>
      <w:marLeft w:val="0"/>
      <w:marRight w:val="0"/>
      <w:marTop w:val="0"/>
      <w:marBottom w:val="0"/>
      <w:divBdr>
        <w:top w:val="none" w:sz="0" w:space="0" w:color="auto"/>
        <w:left w:val="none" w:sz="0" w:space="0" w:color="auto"/>
        <w:bottom w:val="none" w:sz="0" w:space="0" w:color="auto"/>
        <w:right w:val="none" w:sz="0" w:space="0" w:color="auto"/>
      </w:divBdr>
    </w:div>
    <w:div w:id="1335376661">
      <w:bodyDiv w:val="1"/>
      <w:marLeft w:val="0"/>
      <w:marRight w:val="0"/>
      <w:marTop w:val="0"/>
      <w:marBottom w:val="0"/>
      <w:divBdr>
        <w:top w:val="none" w:sz="0" w:space="0" w:color="auto"/>
        <w:left w:val="none" w:sz="0" w:space="0" w:color="auto"/>
        <w:bottom w:val="none" w:sz="0" w:space="0" w:color="auto"/>
        <w:right w:val="none" w:sz="0" w:space="0" w:color="auto"/>
      </w:divBdr>
    </w:div>
    <w:div w:id="1335645347">
      <w:bodyDiv w:val="1"/>
      <w:marLeft w:val="0"/>
      <w:marRight w:val="0"/>
      <w:marTop w:val="0"/>
      <w:marBottom w:val="0"/>
      <w:divBdr>
        <w:top w:val="none" w:sz="0" w:space="0" w:color="auto"/>
        <w:left w:val="none" w:sz="0" w:space="0" w:color="auto"/>
        <w:bottom w:val="none" w:sz="0" w:space="0" w:color="auto"/>
        <w:right w:val="none" w:sz="0" w:space="0" w:color="auto"/>
      </w:divBdr>
    </w:div>
    <w:div w:id="1335835479">
      <w:bodyDiv w:val="1"/>
      <w:marLeft w:val="0"/>
      <w:marRight w:val="0"/>
      <w:marTop w:val="0"/>
      <w:marBottom w:val="0"/>
      <w:divBdr>
        <w:top w:val="none" w:sz="0" w:space="0" w:color="auto"/>
        <w:left w:val="none" w:sz="0" w:space="0" w:color="auto"/>
        <w:bottom w:val="none" w:sz="0" w:space="0" w:color="auto"/>
        <w:right w:val="none" w:sz="0" w:space="0" w:color="auto"/>
      </w:divBdr>
    </w:div>
    <w:div w:id="1336030258">
      <w:bodyDiv w:val="1"/>
      <w:marLeft w:val="0"/>
      <w:marRight w:val="0"/>
      <w:marTop w:val="0"/>
      <w:marBottom w:val="0"/>
      <w:divBdr>
        <w:top w:val="none" w:sz="0" w:space="0" w:color="auto"/>
        <w:left w:val="none" w:sz="0" w:space="0" w:color="auto"/>
        <w:bottom w:val="none" w:sz="0" w:space="0" w:color="auto"/>
        <w:right w:val="none" w:sz="0" w:space="0" w:color="auto"/>
      </w:divBdr>
    </w:div>
    <w:div w:id="1338196386">
      <w:bodyDiv w:val="1"/>
      <w:marLeft w:val="0"/>
      <w:marRight w:val="0"/>
      <w:marTop w:val="0"/>
      <w:marBottom w:val="0"/>
      <w:divBdr>
        <w:top w:val="none" w:sz="0" w:space="0" w:color="auto"/>
        <w:left w:val="none" w:sz="0" w:space="0" w:color="auto"/>
        <w:bottom w:val="none" w:sz="0" w:space="0" w:color="auto"/>
        <w:right w:val="none" w:sz="0" w:space="0" w:color="auto"/>
      </w:divBdr>
    </w:div>
    <w:div w:id="1339042085">
      <w:bodyDiv w:val="1"/>
      <w:marLeft w:val="0"/>
      <w:marRight w:val="0"/>
      <w:marTop w:val="0"/>
      <w:marBottom w:val="0"/>
      <w:divBdr>
        <w:top w:val="none" w:sz="0" w:space="0" w:color="auto"/>
        <w:left w:val="none" w:sz="0" w:space="0" w:color="auto"/>
        <w:bottom w:val="none" w:sz="0" w:space="0" w:color="auto"/>
        <w:right w:val="none" w:sz="0" w:space="0" w:color="auto"/>
      </w:divBdr>
    </w:div>
    <w:div w:id="1339385484">
      <w:bodyDiv w:val="1"/>
      <w:marLeft w:val="0"/>
      <w:marRight w:val="0"/>
      <w:marTop w:val="0"/>
      <w:marBottom w:val="0"/>
      <w:divBdr>
        <w:top w:val="none" w:sz="0" w:space="0" w:color="auto"/>
        <w:left w:val="none" w:sz="0" w:space="0" w:color="auto"/>
        <w:bottom w:val="none" w:sz="0" w:space="0" w:color="auto"/>
        <w:right w:val="none" w:sz="0" w:space="0" w:color="auto"/>
      </w:divBdr>
    </w:div>
    <w:div w:id="1339773404">
      <w:bodyDiv w:val="1"/>
      <w:marLeft w:val="0"/>
      <w:marRight w:val="0"/>
      <w:marTop w:val="0"/>
      <w:marBottom w:val="0"/>
      <w:divBdr>
        <w:top w:val="none" w:sz="0" w:space="0" w:color="auto"/>
        <w:left w:val="none" w:sz="0" w:space="0" w:color="auto"/>
        <w:bottom w:val="none" w:sz="0" w:space="0" w:color="auto"/>
        <w:right w:val="none" w:sz="0" w:space="0" w:color="auto"/>
      </w:divBdr>
    </w:div>
    <w:div w:id="1339968739">
      <w:bodyDiv w:val="1"/>
      <w:marLeft w:val="0"/>
      <w:marRight w:val="0"/>
      <w:marTop w:val="0"/>
      <w:marBottom w:val="0"/>
      <w:divBdr>
        <w:top w:val="none" w:sz="0" w:space="0" w:color="auto"/>
        <w:left w:val="none" w:sz="0" w:space="0" w:color="auto"/>
        <w:bottom w:val="none" w:sz="0" w:space="0" w:color="auto"/>
        <w:right w:val="none" w:sz="0" w:space="0" w:color="auto"/>
      </w:divBdr>
    </w:div>
    <w:div w:id="1340422182">
      <w:bodyDiv w:val="1"/>
      <w:marLeft w:val="0"/>
      <w:marRight w:val="0"/>
      <w:marTop w:val="0"/>
      <w:marBottom w:val="0"/>
      <w:divBdr>
        <w:top w:val="none" w:sz="0" w:space="0" w:color="auto"/>
        <w:left w:val="none" w:sz="0" w:space="0" w:color="auto"/>
        <w:bottom w:val="none" w:sz="0" w:space="0" w:color="auto"/>
        <w:right w:val="none" w:sz="0" w:space="0" w:color="auto"/>
      </w:divBdr>
    </w:div>
    <w:div w:id="1340813968">
      <w:bodyDiv w:val="1"/>
      <w:marLeft w:val="0"/>
      <w:marRight w:val="0"/>
      <w:marTop w:val="0"/>
      <w:marBottom w:val="0"/>
      <w:divBdr>
        <w:top w:val="none" w:sz="0" w:space="0" w:color="auto"/>
        <w:left w:val="none" w:sz="0" w:space="0" w:color="auto"/>
        <w:bottom w:val="none" w:sz="0" w:space="0" w:color="auto"/>
        <w:right w:val="none" w:sz="0" w:space="0" w:color="auto"/>
      </w:divBdr>
    </w:div>
    <w:div w:id="1341395397">
      <w:bodyDiv w:val="1"/>
      <w:marLeft w:val="0"/>
      <w:marRight w:val="0"/>
      <w:marTop w:val="0"/>
      <w:marBottom w:val="0"/>
      <w:divBdr>
        <w:top w:val="none" w:sz="0" w:space="0" w:color="auto"/>
        <w:left w:val="none" w:sz="0" w:space="0" w:color="auto"/>
        <w:bottom w:val="none" w:sz="0" w:space="0" w:color="auto"/>
        <w:right w:val="none" w:sz="0" w:space="0" w:color="auto"/>
      </w:divBdr>
    </w:div>
    <w:div w:id="1341660088">
      <w:bodyDiv w:val="1"/>
      <w:marLeft w:val="0"/>
      <w:marRight w:val="0"/>
      <w:marTop w:val="0"/>
      <w:marBottom w:val="0"/>
      <w:divBdr>
        <w:top w:val="none" w:sz="0" w:space="0" w:color="auto"/>
        <w:left w:val="none" w:sz="0" w:space="0" w:color="auto"/>
        <w:bottom w:val="none" w:sz="0" w:space="0" w:color="auto"/>
        <w:right w:val="none" w:sz="0" w:space="0" w:color="auto"/>
      </w:divBdr>
    </w:div>
    <w:div w:id="1342972923">
      <w:bodyDiv w:val="1"/>
      <w:marLeft w:val="0"/>
      <w:marRight w:val="0"/>
      <w:marTop w:val="0"/>
      <w:marBottom w:val="0"/>
      <w:divBdr>
        <w:top w:val="none" w:sz="0" w:space="0" w:color="auto"/>
        <w:left w:val="none" w:sz="0" w:space="0" w:color="auto"/>
        <w:bottom w:val="none" w:sz="0" w:space="0" w:color="auto"/>
        <w:right w:val="none" w:sz="0" w:space="0" w:color="auto"/>
      </w:divBdr>
    </w:div>
    <w:div w:id="1343168851">
      <w:bodyDiv w:val="1"/>
      <w:marLeft w:val="0"/>
      <w:marRight w:val="0"/>
      <w:marTop w:val="0"/>
      <w:marBottom w:val="0"/>
      <w:divBdr>
        <w:top w:val="none" w:sz="0" w:space="0" w:color="auto"/>
        <w:left w:val="none" w:sz="0" w:space="0" w:color="auto"/>
        <w:bottom w:val="none" w:sz="0" w:space="0" w:color="auto"/>
        <w:right w:val="none" w:sz="0" w:space="0" w:color="auto"/>
      </w:divBdr>
    </w:div>
    <w:div w:id="1343508481">
      <w:bodyDiv w:val="1"/>
      <w:marLeft w:val="0"/>
      <w:marRight w:val="0"/>
      <w:marTop w:val="0"/>
      <w:marBottom w:val="0"/>
      <w:divBdr>
        <w:top w:val="none" w:sz="0" w:space="0" w:color="auto"/>
        <w:left w:val="none" w:sz="0" w:space="0" w:color="auto"/>
        <w:bottom w:val="none" w:sz="0" w:space="0" w:color="auto"/>
        <w:right w:val="none" w:sz="0" w:space="0" w:color="auto"/>
      </w:divBdr>
    </w:div>
    <w:div w:id="1344168884">
      <w:bodyDiv w:val="1"/>
      <w:marLeft w:val="0"/>
      <w:marRight w:val="0"/>
      <w:marTop w:val="0"/>
      <w:marBottom w:val="0"/>
      <w:divBdr>
        <w:top w:val="none" w:sz="0" w:space="0" w:color="auto"/>
        <w:left w:val="none" w:sz="0" w:space="0" w:color="auto"/>
        <w:bottom w:val="none" w:sz="0" w:space="0" w:color="auto"/>
        <w:right w:val="none" w:sz="0" w:space="0" w:color="auto"/>
      </w:divBdr>
    </w:div>
    <w:div w:id="1344240661">
      <w:bodyDiv w:val="1"/>
      <w:marLeft w:val="0"/>
      <w:marRight w:val="0"/>
      <w:marTop w:val="0"/>
      <w:marBottom w:val="0"/>
      <w:divBdr>
        <w:top w:val="none" w:sz="0" w:space="0" w:color="auto"/>
        <w:left w:val="none" w:sz="0" w:space="0" w:color="auto"/>
        <w:bottom w:val="none" w:sz="0" w:space="0" w:color="auto"/>
        <w:right w:val="none" w:sz="0" w:space="0" w:color="auto"/>
      </w:divBdr>
    </w:div>
    <w:div w:id="1344742529">
      <w:bodyDiv w:val="1"/>
      <w:marLeft w:val="0"/>
      <w:marRight w:val="0"/>
      <w:marTop w:val="0"/>
      <w:marBottom w:val="0"/>
      <w:divBdr>
        <w:top w:val="none" w:sz="0" w:space="0" w:color="auto"/>
        <w:left w:val="none" w:sz="0" w:space="0" w:color="auto"/>
        <w:bottom w:val="none" w:sz="0" w:space="0" w:color="auto"/>
        <w:right w:val="none" w:sz="0" w:space="0" w:color="auto"/>
      </w:divBdr>
    </w:div>
    <w:div w:id="1345328277">
      <w:bodyDiv w:val="1"/>
      <w:marLeft w:val="0"/>
      <w:marRight w:val="0"/>
      <w:marTop w:val="0"/>
      <w:marBottom w:val="0"/>
      <w:divBdr>
        <w:top w:val="none" w:sz="0" w:space="0" w:color="auto"/>
        <w:left w:val="none" w:sz="0" w:space="0" w:color="auto"/>
        <w:bottom w:val="none" w:sz="0" w:space="0" w:color="auto"/>
        <w:right w:val="none" w:sz="0" w:space="0" w:color="auto"/>
      </w:divBdr>
    </w:div>
    <w:div w:id="1345933614">
      <w:bodyDiv w:val="1"/>
      <w:marLeft w:val="0"/>
      <w:marRight w:val="0"/>
      <w:marTop w:val="0"/>
      <w:marBottom w:val="0"/>
      <w:divBdr>
        <w:top w:val="none" w:sz="0" w:space="0" w:color="auto"/>
        <w:left w:val="none" w:sz="0" w:space="0" w:color="auto"/>
        <w:bottom w:val="none" w:sz="0" w:space="0" w:color="auto"/>
        <w:right w:val="none" w:sz="0" w:space="0" w:color="auto"/>
      </w:divBdr>
    </w:div>
    <w:div w:id="1346056553">
      <w:bodyDiv w:val="1"/>
      <w:marLeft w:val="0"/>
      <w:marRight w:val="0"/>
      <w:marTop w:val="0"/>
      <w:marBottom w:val="0"/>
      <w:divBdr>
        <w:top w:val="none" w:sz="0" w:space="0" w:color="auto"/>
        <w:left w:val="none" w:sz="0" w:space="0" w:color="auto"/>
        <w:bottom w:val="none" w:sz="0" w:space="0" w:color="auto"/>
        <w:right w:val="none" w:sz="0" w:space="0" w:color="auto"/>
      </w:divBdr>
    </w:div>
    <w:div w:id="1346593036">
      <w:bodyDiv w:val="1"/>
      <w:marLeft w:val="0"/>
      <w:marRight w:val="0"/>
      <w:marTop w:val="0"/>
      <w:marBottom w:val="0"/>
      <w:divBdr>
        <w:top w:val="none" w:sz="0" w:space="0" w:color="auto"/>
        <w:left w:val="none" w:sz="0" w:space="0" w:color="auto"/>
        <w:bottom w:val="none" w:sz="0" w:space="0" w:color="auto"/>
        <w:right w:val="none" w:sz="0" w:space="0" w:color="auto"/>
      </w:divBdr>
    </w:div>
    <w:div w:id="1346978173">
      <w:bodyDiv w:val="1"/>
      <w:marLeft w:val="0"/>
      <w:marRight w:val="0"/>
      <w:marTop w:val="0"/>
      <w:marBottom w:val="0"/>
      <w:divBdr>
        <w:top w:val="none" w:sz="0" w:space="0" w:color="auto"/>
        <w:left w:val="none" w:sz="0" w:space="0" w:color="auto"/>
        <w:bottom w:val="none" w:sz="0" w:space="0" w:color="auto"/>
        <w:right w:val="none" w:sz="0" w:space="0" w:color="auto"/>
      </w:divBdr>
    </w:div>
    <w:div w:id="1348675410">
      <w:bodyDiv w:val="1"/>
      <w:marLeft w:val="0"/>
      <w:marRight w:val="0"/>
      <w:marTop w:val="0"/>
      <w:marBottom w:val="0"/>
      <w:divBdr>
        <w:top w:val="none" w:sz="0" w:space="0" w:color="auto"/>
        <w:left w:val="none" w:sz="0" w:space="0" w:color="auto"/>
        <w:bottom w:val="none" w:sz="0" w:space="0" w:color="auto"/>
        <w:right w:val="none" w:sz="0" w:space="0" w:color="auto"/>
      </w:divBdr>
    </w:div>
    <w:div w:id="1349063149">
      <w:bodyDiv w:val="1"/>
      <w:marLeft w:val="0"/>
      <w:marRight w:val="0"/>
      <w:marTop w:val="0"/>
      <w:marBottom w:val="0"/>
      <w:divBdr>
        <w:top w:val="none" w:sz="0" w:space="0" w:color="auto"/>
        <w:left w:val="none" w:sz="0" w:space="0" w:color="auto"/>
        <w:bottom w:val="none" w:sz="0" w:space="0" w:color="auto"/>
        <w:right w:val="none" w:sz="0" w:space="0" w:color="auto"/>
      </w:divBdr>
    </w:div>
    <w:div w:id="1349210051">
      <w:bodyDiv w:val="1"/>
      <w:marLeft w:val="0"/>
      <w:marRight w:val="0"/>
      <w:marTop w:val="0"/>
      <w:marBottom w:val="0"/>
      <w:divBdr>
        <w:top w:val="none" w:sz="0" w:space="0" w:color="auto"/>
        <w:left w:val="none" w:sz="0" w:space="0" w:color="auto"/>
        <w:bottom w:val="none" w:sz="0" w:space="0" w:color="auto"/>
        <w:right w:val="none" w:sz="0" w:space="0" w:color="auto"/>
      </w:divBdr>
    </w:div>
    <w:div w:id="1349210058">
      <w:bodyDiv w:val="1"/>
      <w:marLeft w:val="0"/>
      <w:marRight w:val="0"/>
      <w:marTop w:val="0"/>
      <w:marBottom w:val="0"/>
      <w:divBdr>
        <w:top w:val="none" w:sz="0" w:space="0" w:color="auto"/>
        <w:left w:val="none" w:sz="0" w:space="0" w:color="auto"/>
        <w:bottom w:val="none" w:sz="0" w:space="0" w:color="auto"/>
        <w:right w:val="none" w:sz="0" w:space="0" w:color="auto"/>
      </w:divBdr>
    </w:div>
    <w:div w:id="1349409607">
      <w:bodyDiv w:val="1"/>
      <w:marLeft w:val="0"/>
      <w:marRight w:val="0"/>
      <w:marTop w:val="0"/>
      <w:marBottom w:val="0"/>
      <w:divBdr>
        <w:top w:val="none" w:sz="0" w:space="0" w:color="auto"/>
        <w:left w:val="none" w:sz="0" w:space="0" w:color="auto"/>
        <w:bottom w:val="none" w:sz="0" w:space="0" w:color="auto"/>
        <w:right w:val="none" w:sz="0" w:space="0" w:color="auto"/>
      </w:divBdr>
    </w:div>
    <w:div w:id="1349481131">
      <w:bodyDiv w:val="1"/>
      <w:marLeft w:val="0"/>
      <w:marRight w:val="0"/>
      <w:marTop w:val="0"/>
      <w:marBottom w:val="0"/>
      <w:divBdr>
        <w:top w:val="none" w:sz="0" w:space="0" w:color="auto"/>
        <w:left w:val="none" w:sz="0" w:space="0" w:color="auto"/>
        <w:bottom w:val="none" w:sz="0" w:space="0" w:color="auto"/>
        <w:right w:val="none" w:sz="0" w:space="0" w:color="auto"/>
      </w:divBdr>
    </w:div>
    <w:div w:id="1349798056">
      <w:bodyDiv w:val="1"/>
      <w:marLeft w:val="0"/>
      <w:marRight w:val="0"/>
      <w:marTop w:val="0"/>
      <w:marBottom w:val="0"/>
      <w:divBdr>
        <w:top w:val="none" w:sz="0" w:space="0" w:color="auto"/>
        <w:left w:val="none" w:sz="0" w:space="0" w:color="auto"/>
        <w:bottom w:val="none" w:sz="0" w:space="0" w:color="auto"/>
        <w:right w:val="none" w:sz="0" w:space="0" w:color="auto"/>
      </w:divBdr>
    </w:div>
    <w:div w:id="1349872889">
      <w:bodyDiv w:val="1"/>
      <w:marLeft w:val="0"/>
      <w:marRight w:val="0"/>
      <w:marTop w:val="0"/>
      <w:marBottom w:val="0"/>
      <w:divBdr>
        <w:top w:val="none" w:sz="0" w:space="0" w:color="auto"/>
        <w:left w:val="none" w:sz="0" w:space="0" w:color="auto"/>
        <w:bottom w:val="none" w:sz="0" w:space="0" w:color="auto"/>
        <w:right w:val="none" w:sz="0" w:space="0" w:color="auto"/>
      </w:divBdr>
    </w:div>
    <w:div w:id="1349942719">
      <w:bodyDiv w:val="1"/>
      <w:marLeft w:val="0"/>
      <w:marRight w:val="0"/>
      <w:marTop w:val="0"/>
      <w:marBottom w:val="0"/>
      <w:divBdr>
        <w:top w:val="none" w:sz="0" w:space="0" w:color="auto"/>
        <w:left w:val="none" w:sz="0" w:space="0" w:color="auto"/>
        <w:bottom w:val="none" w:sz="0" w:space="0" w:color="auto"/>
        <w:right w:val="none" w:sz="0" w:space="0" w:color="auto"/>
      </w:divBdr>
    </w:div>
    <w:div w:id="1350254355">
      <w:bodyDiv w:val="1"/>
      <w:marLeft w:val="0"/>
      <w:marRight w:val="0"/>
      <w:marTop w:val="0"/>
      <w:marBottom w:val="0"/>
      <w:divBdr>
        <w:top w:val="none" w:sz="0" w:space="0" w:color="auto"/>
        <w:left w:val="none" w:sz="0" w:space="0" w:color="auto"/>
        <w:bottom w:val="none" w:sz="0" w:space="0" w:color="auto"/>
        <w:right w:val="none" w:sz="0" w:space="0" w:color="auto"/>
      </w:divBdr>
    </w:div>
    <w:div w:id="1351106813">
      <w:bodyDiv w:val="1"/>
      <w:marLeft w:val="0"/>
      <w:marRight w:val="0"/>
      <w:marTop w:val="0"/>
      <w:marBottom w:val="0"/>
      <w:divBdr>
        <w:top w:val="none" w:sz="0" w:space="0" w:color="auto"/>
        <w:left w:val="none" w:sz="0" w:space="0" w:color="auto"/>
        <w:bottom w:val="none" w:sz="0" w:space="0" w:color="auto"/>
        <w:right w:val="none" w:sz="0" w:space="0" w:color="auto"/>
      </w:divBdr>
    </w:div>
    <w:div w:id="1351447292">
      <w:bodyDiv w:val="1"/>
      <w:marLeft w:val="0"/>
      <w:marRight w:val="0"/>
      <w:marTop w:val="0"/>
      <w:marBottom w:val="0"/>
      <w:divBdr>
        <w:top w:val="none" w:sz="0" w:space="0" w:color="auto"/>
        <w:left w:val="none" w:sz="0" w:space="0" w:color="auto"/>
        <w:bottom w:val="none" w:sz="0" w:space="0" w:color="auto"/>
        <w:right w:val="none" w:sz="0" w:space="0" w:color="auto"/>
      </w:divBdr>
    </w:div>
    <w:div w:id="1351837990">
      <w:bodyDiv w:val="1"/>
      <w:marLeft w:val="0"/>
      <w:marRight w:val="0"/>
      <w:marTop w:val="0"/>
      <w:marBottom w:val="0"/>
      <w:divBdr>
        <w:top w:val="none" w:sz="0" w:space="0" w:color="auto"/>
        <w:left w:val="none" w:sz="0" w:space="0" w:color="auto"/>
        <w:bottom w:val="none" w:sz="0" w:space="0" w:color="auto"/>
        <w:right w:val="none" w:sz="0" w:space="0" w:color="auto"/>
      </w:divBdr>
    </w:div>
    <w:div w:id="1351907847">
      <w:bodyDiv w:val="1"/>
      <w:marLeft w:val="0"/>
      <w:marRight w:val="0"/>
      <w:marTop w:val="0"/>
      <w:marBottom w:val="0"/>
      <w:divBdr>
        <w:top w:val="none" w:sz="0" w:space="0" w:color="auto"/>
        <w:left w:val="none" w:sz="0" w:space="0" w:color="auto"/>
        <w:bottom w:val="none" w:sz="0" w:space="0" w:color="auto"/>
        <w:right w:val="none" w:sz="0" w:space="0" w:color="auto"/>
      </w:divBdr>
    </w:div>
    <w:div w:id="1352219413">
      <w:bodyDiv w:val="1"/>
      <w:marLeft w:val="0"/>
      <w:marRight w:val="0"/>
      <w:marTop w:val="0"/>
      <w:marBottom w:val="0"/>
      <w:divBdr>
        <w:top w:val="none" w:sz="0" w:space="0" w:color="auto"/>
        <w:left w:val="none" w:sz="0" w:space="0" w:color="auto"/>
        <w:bottom w:val="none" w:sz="0" w:space="0" w:color="auto"/>
        <w:right w:val="none" w:sz="0" w:space="0" w:color="auto"/>
      </w:divBdr>
    </w:div>
    <w:div w:id="1352301653">
      <w:bodyDiv w:val="1"/>
      <w:marLeft w:val="0"/>
      <w:marRight w:val="0"/>
      <w:marTop w:val="0"/>
      <w:marBottom w:val="0"/>
      <w:divBdr>
        <w:top w:val="none" w:sz="0" w:space="0" w:color="auto"/>
        <w:left w:val="none" w:sz="0" w:space="0" w:color="auto"/>
        <w:bottom w:val="none" w:sz="0" w:space="0" w:color="auto"/>
        <w:right w:val="none" w:sz="0" w:space="0" w:color="auto"/>
      </w:divBdr>
    </w:div>
    <w:div w:id="1352680443">
      <w:bodyDiv w:val="1"/>
      <w:marLeft w:val="0"/>
      <w:marRight w:val="0"/>
      <w:marTop w:val="0"/>
      <w:marBottom w:val="0"/>
      <w:divBdr>
        <w:top w:val="none" w:sz="0" w:space="0" w:color="auto"/>
        <w:left w:val="none" w:sz="0" w:space="0" w:color="auto"/>
        <w:bottom w:val="none" w:sz="0" w:space="0" w:color="auto"/>
        <w:right w:val="none" w:sz="0" w:space="0" w:color="auto"/>
      </w:divBdr>
    </w:div>
    <w:div w:id="1353068276">
      <w:bodyDiv w:val="1"/>
      <w:marLeft w:val="0"/>
      <w:marRight w:val="0"/>
      <w:marTop w:val="0"/>
      <w:marBottom w:val="0"/>
      <w:divBdr>
        <w:top w:val="none" w:sz="0" w:space="0" w:color="auto"/>
        <w:left w:val="none" w:sz="0" w:space="0" w:color="auto"/>
        <w:bottom w:val="none" w:sz="0" w:space="0" w:color="auto"/>
        <w:right w:val="none" w:sz="0" w:space="0" w:color="auto"/>
      </w:divBdr>
    </w:div>
    <w:div w:id="1354385062">
      <w:bodyDiv w:val="1"/>
      <w:marLeft w:val="0"/>
      <w:marRight w:val="0"/>
      <w:marTop w:val="0"/>
      <w:marBottom w:val="0"/>
      <w:divBdr>
        <w:top w:val="none" w:sz="0" w:space="0" w:color="auto"/>
        <w:left w:val="none" w:sz="0" w:space="0" w:color="auto"/>
        <w:bottom w:val="none" w:sz="0" w:space="0" w:color="auto"/>
        <w:right w:val="none" w:sz="0" w:space="0" w:color="auto"/>
      </w:divBdr>
    </w:div>
    <w:div w:id="1355038078">
      <w:bodyDiv w:val="1"/>
      <w:marLeft w:val="0"/>
      <w:marRight w:val="0"/>
      <w:marTop w:val="0"/>
      <w:marBottom w:val="0"/>
      <w:divBdr>
        <w:top w:val="none" w:sz="0" w:space="0" w:color="auto"/>
        <w:left w:val="none" w:sz="0" w:space="0" w:color="auto"/>
        <w:bottom w:val="none" w:sz="0" w:space="0" w:color="auto"/>
        <w:right w:val="none" w:sz="0" w:space="0" w:color="auto"/>
      </w:divBdr>
    </w:div>
    <w:div w:id="1355420743">
      <w:bodyDiv w:val="1"/>
      <w:marLeft w:val="0"/>
      <w:marRight w:val="0"/>
      <w:marTop w:val="0"/>
      <w:marBottom w:val="0"/>
      <w:divBdr>
        <w:top w:val="none" w:sz="0" w:space="0" w:color="auto"/>
        <w:left w:val="none" w:sz="0" w:space="0" w:color="auto"/>
        <w:bottom w:val="none" w:sz="0" w:space="0" w:color="auto"/>
        <w:right w:val="none" w:sz="0" w:space="0" w:color="auto"/>
      </w:divBdr>
    </w:div>
    <w:div w:id="1355426753">
      <w:bodyDiv w:val="1"/>
      <w:marLeft w:val="0"/>
      <w:marRight w:val="0"/>
      <w:marTop w:val="0"/>
      <w:marBottom w:val="0"/>
      <w:divBdr>
        <w:top w:val="none" w:sz="0" w:space="0" w:color="auto"/>
        <w:left w:val="none" w:sz="0" w:space="0" w:color="auto"/>
        <w:bottom w:val="none" w:sz="0" w:space="0" w:color="auto"/>
        <w:right w:val="none" w:sz="0" w:space="0" w:color="auto"/>
      </w:divBdr>
    </w:div>
    <w:div w:id="1355494269">
      <w:bodyDiv w:val="1"/>
      <w:marLeft w:val="0"/>
      <w:marRight w:val="0"/>
      <w:marTop w:val="0"/>
      <w:marBottom w:val="0"/>
      <w:divBdr>
        <w:top w:val="none" w:sz="0" w:space="0" w:color="auto"/>
        <w:left w:val="none" w:sz="0" w:space="0" w:color="auto"/>
        <w:bottom w:val="none" w:sz="0" w:space="0" w:color="auto"/>
        <w:right w:val="none" w:sz="0" w:space="0" w:color="auto"/>
      </w:divBdr>
    </w:div>
    <w:div w:id="1355496745">
      <w:bodyDiv w:val="1"/>
      <w:marLeft w:val="0"/>
      <w:marRight w:val="0"/>
      <w:marTop w:val="0"/>
      <w:marBottom w:val="0"/>
      <w:divBdr>
        <w:top w:val="none" w:sz="0" w:space="0" w:color="auto"/>
        <w:left w:val="none" w:sz="0" w:space="0" w:color="auto"/>
        <w:bottom w:val="none" w:sz="0" w:space="0" w:color="auto"/>
        <w:right w:val="none" w:sz="0" w:space="0" w:color="auto"/>
      </w:divBdr>
    </w:div>
    <w:div w:id="1355838783">
      <w:bodyDiv w:val="1"/>
      <w:marLeft w:val="0"/>
      <w:marRight w:val="0"/>
      <w:marTop w:val="0"/>
      <w:marBottom w:val="0"/>
      <w:divBdr>
        <w:top w:val="none" w:sz="0" w:space="0" w:color="auto"/>
        <w:left w:val="none" w:sz="0" w:space="0" w:color="auto"/>
        <w:bottom w:val="none" w:sz="0" w:space="0" w:color="auto"/>
        <w:right w:val="none" w:sz="0" w:space="0" w:color="auto"/>
      </w:divBdr>
    </w:div>
    <w:div w:id="1356422663">
      <w:bodyDiv w:val="1"/>
      <w:marLeft w:val="0"/>
      <w:marRight w:val="0"/>
      <w:marTop w:val="0"/>
      <w:marBottom w:val="0"/>
      <w:divBdr>
        <w:top w:val="none" w:sz="0" w:space="0" w:color="auto"/>
        <w:left w:val="none" w:sz="0" w:space="0" w:color="auto"/>
        <w:bottom w:val="none" w:sz="0" w:space="0" w:color="auto"/>
        <w:right w:val="none" w:sz="0" w:space="0" w:color="auto"/>
      </w:divBdr>
    </w:div>
    <w:div w:id="1356465374">
      <w:bodyDiv w:val="1"/>
      <w:marLeft w:val="0"/>
      <w:marRight w:val="0"/>
      <w:marTop w:val="0"/>
      <w:marBottom w:val="0"/>
      <w:divBdr>
        <w:top w:val="none" w:sz="0" w:space="0" w:color="auto"/>
        <w:left w:val="none" w:sz="0" w:space="0" w:color="auto"/>
        <w:bottom w:val="none" w:sz="0" w:space="0" w:color="auto"/>
        <w:right w:val="none" w:sz="0" w:space="0" w:color="auto"/>
      </w:divBdr>
    </w:div>
    <w:div w:id="1356807178">
      <w:bodyDiv w:val="1"/>
      <w:marLeft w:val="0"/>
      <w:marRight w:val="0"/>
      <w:marTop w:val="0"/>
      <w:marBottom w:val="0"/>
      <w:divBdr>
        <w:top w:val="none" w:sz="0" w:space="0" w:color="auto"/>
        <w:left w:val="none" w:sz="0" w:space="0" w:color="auto"/>
        <w:bottom w:val="none" w:sz="0" w:space="0" w:color="auto"/>
        <w:right w:val="none" w:sz="0" w:space="0" w:color="auto"/>
      </w:divBdr>
    </w:div>
    <w:div w:id="1356882487">
      <w:bodyDiv w:val="1"/>
      <w:marLeft w:val="0"/>
      <w:marRight w:val="0"/>
      <w:marTop w:val="0"/>
      <w:marBottom w:val="0"/>
      <w:divBdr>
        <w:top w:val="none" w:sz="0" w:space="0" w:color="auto"/>
        <w:left w:val="none" w:sz="0" w:space="0" w:color="auto"/>
        <w:bottom w:val="none" w:sz="0" w:space="0" w:color="auto"/>
        <w:right w:val="none" w:sz="0" w:space="0" w:color="auto"/>
      </w:divBdr>
    </w:div>
    <w:div w:id="1357152215">
      <w:bodyDiv w:val="1"/>
      <w:marLeft w:val="0"/>
      <w:marRight w:val="0"/>
      <w:marTop w:val="0"/>
      <w:marBottom w:val="0"/>
      <w:divBdr>
        <w:top w:val="none" w:sz="0" w:space="0" w:color="auto"/>
        <w:left w:val="none" w:sz="0" w:space="0" w:color="auto"/>
        <w:bottom w:val="none" w:sz="0" w:space="0" w:color="auto"/>
        <w:right w:val="none" w:sz="0" w:space="0" w:color="auto"/>
      </w:divBdr>
    </w:div>
    <w:div w:id="1358311164">
      <w:bodyDiv w:val="1"/>
      <w:marLeft w:val="0"/>
      <w:marRight w:val="0"/>
      <w:marTop w:val="0"/>
      <w:marBottom w:val="0"/>
      <w:divBdr>
        <w:top w:val="none" w:sz="0" w:space="0" w:color="auto"/>
        <w:left w:val="none" w:sz="0" w:space="0" w:color="auto"/>
        <w:bottom w:val="none" w:sz="0" w:space="0" w:color="auto"/>
        <w:right w:val="none" w:sz="0" w:space="0" w:color="auto"/>
      </w:divBdr>
    </w:div>
    <w:div w:id="1358577037">
      <w:bodyDiv w:val="1"/>
      <w:marLeft w:val="0"/>
      <w:marRight w:val="0"/>
      <w:marTop w:val="0"/>
      <w:marBottom w:val="0"/>
      <w:divBdr>
        <w:top w:val="none" w:sz="0" w:space="0" w:color="auto"/>
        <w:left w:val="none" w:sz="0" w:space="0" w:color="auto"/>
        <w:bottom w:val="none" w:sz="0" w:space="0" w:color="auto"/>
        <w:right w:val="none" w:sz="0" w:space="0" w:color="auto"/>
      </w:divBdr>
    </w:div>
    <w:div w:id="1358963523">
      <w:bodyDiv w:val="1"/>
      <w:marLeft w:val="0"/>
      <w:marRight w:val="0"/>
      <w:marTop w:val="0"/>
      <w:marBottom w:val="0"/>
      <w:divBdr>
        <w:top w:val="none" w:sz="0" w:space="0" w:color="auto"/>
        <w:left w:val="none" w:sz="0" w:space="0" w:color="auto"/>
        <w:bottom w:val="none" w:sz="0" w:space="0" w:color="auto"/>
        <w:right w:val="none" w:sz="0" w:space="0" w:color="auto"/>
      </w:divBdr>
    </w:div>
    <w:div w:id="1359889376">
      <w:bodyDiv w:val="1"/>
      <w:marLeft w:val="0"/>
      <w:marRight w:val="0"/>
      <w:marTop w:val="0"/>
      <w:marBottom w:val="0"/>
      <w:divBdr>
        <w:top w:val="none" w:sz="0" w:space="0" w:color="auto"/>
        <w:left w:val="none" w:sz="0" w:space="0" w:color="auto"/>
        <w:bottom w:val="none" w:sz="0" w:space="0" w:color="auto"/>
        <w:right w:val="none" w:sz="0" w:space="0" w:color="auto"/>
      </w:divBdr>
    </w:div>
    <w:div w:id="1359891264">
      <w:bodyDiv w:val="1"/>
      <w:marLeft w:val="0"/>
      <w:marRight w:val="0"/>
      <w:marTop w:val="0"/>
      <w:marBottom w:val="0"/>
      <w:divBdr>
        <w:top w:val="none" w:sz="0" w:space="0" w:color="auto"/>
        <w:left w:val="none" w:sz="0" w:space="0" w:color="auto"/>
        <w:bottom w:val="none" w:sz="0" w:space="0" w:color="auto"/>
        <w:right w:val="none" w:sz="0" w:space="0" w:color="auto"/>
      </w:divBdr>
    </w:div>
    <w:div w:id="1361466475">
      <w:bodyDiv w:val="1"/>
      <w:marLeft w:val="0"/>
      <w:marRight w:val="0"/>
      <w:marTop w:val="0"/>
      <w:marBottom w:val="0"/>
      <w:divBdr>
        <w:top w:val="none" w:sz="0" w:space="0" w:color="auto"/>
        <w:left w:val="none" w:sz="0" w:space="0" w:color="auto"/>
        <w:bottom w:val="none" w:sz="0" w:space="0" w:color="auto"/>
        <w:right w:val="none" w:sz="0" w:space="0" w:color="auto"/>
      </w:divBdr>
    </w:div>
    <w:div w:id="1361585909">
      <w:bodyDiv w:val="1"/>
      <w:marLeft w:val="0"/>
      <w:marRight w:val="0"/>
      <w:marTop w:val="0"/>
      <w:marBottom w:val="0"/>
      <w:divBdr>
        <w:top w:val="none" w:sz="0" w:space="0" w:color="auto"/>
        <w:left w:val="none" w:sz="0" w:space="0" w:color="auto"/>
        <w:bottom w:val="none" w:sz="0" w:space="0" w:color="auto"/>
        <w:right w:val="none" w:sz="0" w:space="0" w:color="auto"/>
      </w:divBdr>
    </w:div>
    <w:div w:id="1361711129">
      <w:bodyDiv w:val="1"/>
      <w:marLeft w:val="0"/>
      <w:marRight w:val="0"/>
      <w:marTop w:val="0"/>
      <w:marBottom w:val="0"/>
      <w:divBdr>
        <w:top w:val="none" w:sz="0" w:space="0" w:color="auto"/>
        <w:left w:val="none" w:sz="0" w:space="0" w:color="auto"/>
        <w:bottom w:val="none" w:sz="0" w:space="0" w:color="auto"/>
        <w:right w:val="none" w:sz="0" w:space="0" w:color="auto"/>
      </w:divBdr>
    </w:div>
    <w:div w:id="1361854636">
      <w:bodyDiv w:val="1"/>
      <w:marLeft w:val="0"/>
      <w:marRight w:val="0"/>
      <w:marTop w:val="0"/>
      <w:marBottom w:val="0"/>
      <w:divBdr>
        <w:top w:val="none" w:sz="0" w:space="0" w:color="auto"/>
        <w:left w:val="none" w:sz="0" w:space="0" w:color="auto"/>
        <w:bottom w:val="none" w:sz="0" w:space="0" w:color="auto"/>
        <w:right w:val="none" w:sz="0" w:space="0" w:color="auto"/>
      </w:divBdr>
    </w:div>
    <w:div w:id="1362324070">
      <w:bodyDiv w:val="1"/>
      <w:marLeft w:val="0"/>
      <w:marRight w:val="0"/>
      <w:marTop w:val="0"/>
      <w:marBottom w:val="0"/>
      <w:divBdr>
        <w:top w:val="none" w:sz="0" w:space="0" w:color="auto"/>
        <w:left w:val="none" w:sz="0" w:space="0" w:color="auto"/>
        <w:bottom w:val="none" w:sz="0" w:space="0" w:color="auto"/>
        <w:right w:val="none" w:sz="0" w:space="0" w:color="auto"/>
      </w:divBdr>
    </w:div>
    <w:div w:id="1362704572">
      <w:bodyDiv w:val="1"/>
      <w:marLeft w:val="0"/>
      <w:marRight w:val="0"/>
      <w:marTop w:val="0"/>
      <w:marBottom w:val="0"/>
      <w:divBdr>
        <w:top w:val="none" w:sz="0" w:space="0" w:color="auto"/>
        <w:left w:val="none" w:sz="0" w:space="0" w:color="auto"/>
        <w:bottom w:val="none" w:sz="0" w:space="0" w:color="auto"/>
        <w:right w:val="none" w:sz="0" w:space="0" w:color="auto"/>
      </w:divBdr>
    </w:div>
    <w:div w:id="1362899633">
      <w:bodyDiv w:val="1"/>
      <w:marLeft w:val="0"/>
      <w:marRight w:val="0"/>
      <w:marTop w:val="0"/>
      <w:marBottom w:val="0"/>
      <w:divBdr>
        <w:top w:val="none" w:sz="0" w:space="0" w:color="auto"/>
        <w:left w:val="none" w:sz="0" w:space="0" w:color="auto"/>
        <w:bottom w:val="none" w:sz="0" w:space="0" w:color="auto"/>
        <w:right w:val="none" w:sz="0" w:space="0" w:color="auto"/>
      </w:divBdr>
    </w:div>
    <w:div w:id="1363550991">
      <w:bodyDiv w:val="1"/>
      <w:marLeft w:val="0"/>
      <w:marRight w:val="0"/>
      <w:marTop w:val="0"/>
      <w:marBottom w:val="0"/>
      <w:divBdr>
        <w:top w:val="none" w:sz="0" w:space="0" w:color="auto"/>
        <w:left w:val="none" w:sz="0" w:space="0" w:color="auto"/>
        <w:bottom w:val="none" w:sz="0" w:space="0" w:color="auto"/>
        <w:right w:val="none" w:sz="0" w:space="0" w:color="auto"/>
      </w:divBdr>
    </w:div>
    <w:div w:id="1364592173">
      <w:bodyDiv w:val="1"/>
      <w:marLeft w:val="0"/>
      <w:marRight w:val="0"/>
      <w:marTop w:val="0"/>
      <w:marBottom w:val="0"/>
      <w:divBdr>
        <w:top w:val="none" w:sz="0" w:space="0" w:color="auto"/>
        <w:left w:val="none" w:sz="0" w:space="0" w:color="auto"/>
        <w:bottom w:val="none" w:sz="0" w:space="0" w:color="auto"/>
        <w:right w:val="none" w:sz="0" w:space="0" w:color="auto"/>
      </w:divBdr>
    </w:div>
    <w:div w:id="1364673630">
      <w:bodyDiv w:val="1"/>
      <w:marLeft w:val="0"/>
      <w:marRight w:val="0"/>
      <w:marTop w:val="0"/>
      <w:marBottom w:val="0"/>
      <w:divBdr>
        <w:top w:val="none" w:sz="0" w:space="0" w:color="auto"/>
        <w:left w:val="none" w:sz="0" w:space="0" w:color="auto"/>
        <w:bottom w:val="none" w:sz="0" w:space="0" w:color="auto"/>
        <w:right w:val="none" w:sz="0" w:space="0" w:color="auto"/>
      </w:divBdr>
    </w:div>
    <w:div w:id="1365055049">
      <w:bodyDiv w:val="1"/>
      <w:marLeft w:val="0"/>
      <w:marRight w:val="0"/>
      <w:marTop w:val="0"/>
      <w:marBottom w:val="0"/>
      <w:divBdr>
        <w:top w:val="none" w:sz="0" w:space="0" w:color="auto"/>
        <w:left w:val="none" w:sz="0" w:space="0" w:color="auto"/>
        <w:bottom w:val="none" w:sz="0" w:space="0" w:color="auto"/>
        <w:right w:val="none" w:sz="0" w:space="0" w:color="auto"/>
      </w:divBdr>
    </w:div>
    <w:div w:id="1365517714">
      <w:bodyDiv w:val="1"/>
      <w:marLeft w:val="0"/>
      <w:marRight w:val="0"/>
      <w:marTop w:val="0"/>
      <w:marBottom w:val="0"/>
      <w:divBdr>
        <w:top w:val="none" w:sz="0" w:space="0" w:color="auto"/>
        <w:left w:val="none" w:sz="0" w:space="0" w:color="auto"/>
        <w:bottom w:val="none" w:sz="0" w:space="0" w:color="auto"/>
        <w:right w:val="none" w:sz="0" w:space="0" w:color="auto"/>
      </w:divBdr>
    </w:div>
    <w:div w:id="1365787815">
      <w:bodyDiv w:val="1"/>
      <w:marLeft w:val="0"/>
      <w:marRight w:val="0"/>
      <w:marTop w:val="0"/>
      <w:marBottom w:val="0"/>
      <w:divBdr>
        <w:top w:val="none" w:sz="0" w:space="0" w:color="auto"/>
        <w:left w:val="none" w:sz="0" w:space="0" w:color="auto"/>
        <w:bottom w:val="none" w:sz="0" w:space="0" w:color="auto"/>
        <w:right w:val="none" w:sz="0" w:space="0" w:color="auto"/>
      </w:divBdr>
    </w:div>
    <w:div w:id="1366178200">
      <w:bodyDiv w:val="1"/>
      <w:marLeft w:val="0"/>
      <w:marRight w:val="0"/>
      <w:marTop w:val="0"/>
      <w:marBottom w:val="0"/>
      <w:divBdr>
        <w:top w:val="none" w:sz="0" w:space="0" w:color="auto"/>
        <w:left w:val="none" w:sz="0" w:space="0" w:color="auto"/>
        <w:bottom w:val="none" w:sz="0" w:space="0" w:color="auto"/>
        <w:right w:val="none" w:sz="0" w:space="0" w:color="auto"/>
      </w:divBdr>
    </w:div>
    <w:div w:id="1367100534">
      <w:bodyDiv w:val="1"/>
      <w:marLeft w:val="0"/>
      <w:marRight w:val="0"/>
      <w:marTop w:val="0"/>
      <w:marBottom w:val="0"/>
      <w:divBdr>
        <w:top w:val="none" w:sz="0" w:space="0" w:color="auto"/>
        <w:left w:val="none" w:sz="0" w:space="0" w:color="auto"/>
        <w:bottom w:val="none" w:sz="0" w:space="0" w:color="auto"/>
        <w:right w:val="none" w:sz="0" w:space="0" w:color="auto"/>
      </w:divBdr>
    </w:div>
    <w:div w:id="1367220523">
      <w:bodyDiv w:val="1"/>
      <w:marLeft w:val="0"/>
      <w:marRight w:val="0"/>
      <w:marTop w:val="0"/>
      <w:marBottom w:val="0"/>
      <w:divBdr>
        <w:top w:val="none" w:sz="0" w:space="0" w:color="auto"/>
        <w:left w:val="none" w:sz="0" w:space="0" w:color="auto"/>
        <w:bottom w:val="none" w:sz="0" w:space="0" w:color="auto"/>
        <w:right w:val="none" w:sz="0" w:space="0" w:color="auto"/>
      </w:divBdr>
    </w:div>
    <w:div w:id="1367876639">
      <w:bodyDiv w:val="1"/>
      <w:marLeft w:val="0"/>
      <w:marRight w:val="0"/>
      <w:marTop w:val="0"/>
      <w:marBottom w:val="0"/>
      <w:divBdr>
        <w:top w:val="none" w:sz="0" w:space="0" w:color="auto"/>
        <w:left w:val="none" w:sz="0" w:space="0" w:color="auto"/>
        <w:bottom w:val="none" w:sz="0" w:space="0" w:color="auto"/>
        <w:right w:val="none" w:sz="0" w:space="0" w:color="auto"/>
      </w:divBdr>
    </w:div>
    <w:div w:id="1368722730">
      <w:bodyDiv w:val="1"/>
      <w:marLeft w:val="0"/>
      <w:marRight w:val="0"/>
      <w:marTop w:val="0"/>
      <w:marBottom w:val="0"/>
      <w:divBdr>
        <w:top w:val="none" w:sz="0" w:space="0" w:color="auto"/>
        <w:left w:val="none" w:sz="0" w:space="0" w:color="auto"/>
        <w:bottom w:val="none" w:sz="0" w:space="0" w:color="auto"/>
        <w:right w:val="none" w:sz="0" w:space="0" w:color="auto"/>
      </w:divBdr>
    </w:div>
    <w:div w:id="1368988325">
      <w:bodyDiv w:val="1"/>
      <w:marLeft w:val="0"/>
      <w:marRight w:val="0"/>
      <w:marTop w:val="0"/>
      <w:marBottom w:val="0"/>
      <w:divBdr>
        <w:top w:val="none" w:sz="0" w:space="0" w:color="auto"/>
        <w:left w:val="none" w:sz="0" w:space="0" w:color="auto"/>
        <w:bottom w:val="none" w:sz="0" w:space="0" w:color="auto"/>
        <w:right w:val="none" w:sz="0" w:space="0" w:color="auto"/>
      </w:divBdr>
    </w:div>
    <w:div w:id="1369452741">
      <w:bodyDiv w:val="1"/>
      <w:marLeft w:val="0"/>
      <w:marRight w:val="0"/>
      <w:marTop w:val="0"/>
      <w:marBottom w:val="0"/>
      <w:divBdr>
        <w:top w:val="none" w:sz="0" w:space="0" w:color="auto"/>
        <w:left w:val="none" w:sz="0" w:space="0" w:color="auto"/>
        <w:bottom w:val="none" w:sz="0" w:space="0" w:color="auto"/>
        <w:right w:val="none" w:sz="0" w:space="0" w:color="auto"/>
      </w:divBdr>
    </w:div>
    <w:div w:id="1370302356">
      <w:bodyDiv w:val="1"/>
      <w:marLeft w:val="0"/>
      <w:marRight w:val="0"/>
      <w:marTop w:val="0"/>
      <w:marBottom w:val="0"/>
      <w:divBdr>
        <w:top w:val="none" w:sz="0" w:space="0" w:color="auto"/>
        <w:left w:val="none" w:sz="0" w:space="0" w:color="auto"/>
        <w:bottom w:val="none" w:sz="0" w:space="0" w:color="auto"/>
        <w:right w:val="none" w:sz="0" w:space="0" w:color="auto"/>
      </w:divBdr>
    </w:div>
    <w:div w:id="1370496153">
      <w:bodyDiv w:val="1"/>
      <w:marLeft w:val="0"/>
      <w:marRight w:val="0"/>
      <w:marTop w:val="0"/>
      <w:marBottom w:val="0"/>
      <w:divBdr>
        <w:top w:val="none" w:sz="0" w:space="0" w:color="auto"/>
        <w:left w:val="none" w:sz="0" w:space="0" w:color="auto"/>
        <w:bottom w:val="none" w:sz="0" w:space="0" w:color="auto"/>
        <w:right w:val="none" w:sz="0" w:space="0" w:color="auto"/>
      </w:divBdr>
    </w:div>
    <w:div w:id="1370913718">
      <w:bodyDiv w:val="1"/>
      <w:marLeft w:val="0"/>
      <w:marRight w:val="0"/>
      <w:marTop w:val="0"/>
      <w:marBottom w:val="0"/>
      <w:divBdr>
        <w:top w:val="none" w:sz="0" w:space="0" w:color="auto"/>
        <w:left w:val="none" w:sz="0" w:space="0" w:color="auto"/>
        <w:bottom w:val="none" w:sz="0" w:space="0" w:color="auto"/>
        <w:right w:val="none" w:sz="0" w:space="0" w:color="auto"/>
      </w:divBdr>
    </w:div>
    <w:div w:id="1371111148">
      <w:bodyDiv w:val="1"/>
      <w:marLeft w:val="0"/>
      <w:marRight w:val="0"/>
      <w:marTop w:val="0"/>
      <w:marBottom w:val="0"/>
      <w:divBdr>
        <w:top w:val="none" w:sz="0" w:space="0" w:color="auto"/>
        <w:left w:val="none" w:sz="0" w:space="0" w:color="auto"/>
        <w:bottom w:val="none" w:sz="0" w:space="0" w:color="auto"/>
        <w:right w:val="none" w:sz="0" w:space="0" w:color="auto"/>
      </w:divBdr>
    </w:div>
    <w:div w:id="1371759023">
      <w:bodyDiv w:val="1"/>
      <w:marLeft w:val="0"/>
      <w:marRight w:val="0"/>
      <w:marTop w:val="0"/>
      <w:marBottom w:val="0"/>
      <w:divBdr>
        <w:top w:val="none" w:sz="0" w:space="0" w:color="auto"/>
        <w:left w:val="none" w:sz="0" w:space="0" w:color="auto"/>
        <w:bottom w:val="none" w:sz="0" w:space="0" w:color="auto"/>
        <w:right w:val="none" w:sz="0" w:space="0" w:color="auto"/>
      </w:divBdr>
    </w:div>
    <w:div w:id="1372194964">
      <w:bodyDiv w:val="1"/>
      <w:marLeft w:val="0"/>
      <w:marRight w:val="0"/>
      <w:marTop w:val="0"/>
      <w:marBottom w:val="0"/>
      <w:divBdr>
        <w:top w:val="none" w:sz="0" w:space="0" w:color="auto"/>
        <w:left w:val="none" w:sz="0" w:space="0" w:color="auto"/>
        <w:bottom w:val="none" w:sz="0" w:space="0" w:color="auto"/>
        <w:right w:val="none" w:sz="0" w:space="0" w:color="auto"/>
      </w:divBdr>
    </w:div>
    <w:div w:id="1372535648">
      <w:bodyDiv w:val="1"/>
      <w:marLeft w:val="0"/>
      <w:marRight w:val="0"/>
      <w:marTop w:val="0"/>
      <w:marBottom w:val="0"/>
      <w:divBdr>
        <w:top w:val="none" w:sz="0" w:space="0" w:color="auto"/>
        <w:left w:val="none" w:sz="0" w:space="0" w:color="auto"/>
        <w:bottom w:val="none" w:sz="0" w:space="0" w:color="auto"/>
        <w:right w:val="none" w:sz="0" w:space="0" w:color="auto"/>
      </w:divBdr>
    </w:div>
    <w:div w:id="1372724889">
      <w:bodyDiv w:val="1"/>
      <w:marLeft w:val="0"/>
      <w:marRight w:val="0"/>
      <w:marTop w:val="0"/>
      <w:marBottom w:val="0"/>
      <w:divBdr>
        <w:top w:val="none" w:sz="0" w:space="0" w:color="auto"/>
        <w:left w:val="none" w:sz="0" w:space="0" w:color="auto"/>
        <w:bottom w:val="none" w:sz="0" w:space="0" w:color="auto"/>
        <w:right w:val="none" w:sz="0" w:space="0" w:color="auto"/>
      </w:divBdr>
    </w:div>
    <w:div w:id="1373000535">
      <w:bodyDiv w:val="1"/>
      <w:marLeft w:val="0"/>
      <w:marRight w:val="0"/>
      <w:marTop w:val="0"/>
      <w:marBottom w:val="0"/>
      <w:divBdr>
        <w:top w:val="none" w:sz="0" w:space="0" w:color="auto"/>
        <w:left w:val="none" w:sz="0" w:space="0" w:color="auto"/>
        <w:bottom w:val="none" w:sz="0" w:space="0" w:color="auto"/>
        <w:right w:val="none" w:sz="0" w:space="0" w:color="auto"/>
      </w:divBdr>
    </w:div>
    <w:div w:id="1373000902">
      <w:bodyDiv w:val="1"/>
      <w:marLeft w:val="0"/>
      <w:marRight w:val="0"/>
      <w:marTop w:val="0"/>
      <w:marBottom w:val="0"/>
      <w:divBdr>
        <w:top w:val="none" w:sz="0" w:space="0" w:color="auto"/>
        <w:left w:val="none" w:sz="0" w:space="0" w:color="auto"/>
        <w:bottom w:val="none" w:sz="0" w:space="0" w:color="auto"/>
        <w:right w:val="none" w:sz="0" w:space="0" w:color="auto"/>
      </w:divBdr>
    </w:div>
    <w:div w:id="1373118057">
      <w:bodyDiv w:val="1"/>
      <w:marLeft w:val="0"/>
      <w:marRight w:val="0"/>
      <w:marTop w:val="0"/>
      <w:marBottom w:val="0"/>
      <w:divBdr>
        <w:top w:val="none" w:sz="0" w:space="0" w:color="auto"/>
        <w:left w:val="none" w:sz="0" w:space="0" w:color="auto"/>
        <w:bottom w:val="none" w:sz="0" w:space="0" w:color="auto"/>
        <w:right w:val="none" w:sz="0" w:space="0" w:color="auto"/>
      </w:divBdr>
    </w:div>
    <w:div w:id="1373265100">
      <w:bodyDiv w:val="1"/>
      <w:marLeft w:val="0"/>
      <w:marRight w:val="0"/>
      <w:marTop w:val="0"/>
      <w:marBottom w:val="0"/>
      <w:divBdr>
        <w:top w:val="none" w:sz="0" w:space="0" w:color="auto"/>
        <w:left w:val="none" w:sz="0" w:space="0" w:color="auto"/>
        <w:bottom w:val="none" w:sz="0" w:space="0" w:color="auto"/>
        <w:right w:val="none" w:sz="0" w:space="0" w:color="auto"/>
      </w:divBdr>
    </w:div>
    <w:div w:id="1373531076">
      <w:bodyDiv w:val="1"/>
      <w:marLeft w:val="0"/>
      <w:marRight w:val="0"/>
      <w:marTop w:val="0"/>
      <w:marBottom w:val="0"/>
      <w:divBdr>
        <w:top w:val="none" w:sz="0" w:space="0" w:color="auto"/>
        <w:left w:val="none" w:sz="0" w:space="0" w:color="auto"/>
        <w:bottom w:val="none" w:sz="0" w:space="0" w:color="auto"/>
        <w:right w:val="none" w:sz="0" w:space="0" w:color="auto"/>
      </w:divBdr>
    </w:div>
    <w:div w:id="1373992102">
      <w:bodyDiv w:val="1"/>
      <w:marLeft w:val="0"/>
      <w:marRight w:val="0"/>
      <w:marTop w:val="0"/>
      <w:marBottom w:val="0"/>
      <w:divBdr>
        <w:top w:val="none" w:sz="0" w:space="0" w:color="auto"/>
        <w:left w:val="none" w:sz="0" w:space="0" w:color="auto"/>
        <w:bottom w:val="none" w:sz="0" w:space="0" w:color="auto"/>
        <w:right w:val="none" w:sz="0" w:space="0" w:color="auto"/>
      </w:divBdr>
    </w:div>
    <w:div w:id="1374962959">
      <w:bodyDiv w:val="1"/>
      <w:marLeft w:val="0"/>
      <w:marRight w:val="0"/>
      <w:marTop w:val="0"/>
      <w:marBottom w:val="0"/>
      <w:divBdr>
        <w:top w:val="none" w:sz="0" w:space="0" w:color="auto"/>
        <w:left w:val="none" w:sz="0" w:space="0" w:color="auto"/>
        <w:bottom w:val="none" w:sz="0" w:space="0" w:color="auto"/>
        <w:right w:val="none" w:sz="0" w:space="0" w:color="auto"/>
      </w:divBdr>
    </w:div>
    <w:div w:id="1375303190">
      <w:bodyDiv w:val="1"/>
      <w:marLeft w:val="0"/>
      <w:marRight w:val="0"/>
      <w:marTop w:val="0"/>
      <w:marBottom w:val="0"/>
      <w:divBdr>
        <w:top w:val="none" w:sz="0" w:space="0" w:color="auto"/>
        <w:left w:val="none" w:sz="0" w:space="0" w:color="auto"/>
        <w:bottom w:val="none" w:sz="0" w:space="0" w:color="auto"/>
        <w:right w:val="none" w:sz="0" w:space="0" w:color="auto"/>
      </w:divBdr>
    </w:div>
    <w:div w:id="1375540183">
      <w:bodyDiv w:val="1"/>
      <w:marLeft w:val="0"/>
      <w:marRight w:val="0"/>
      <w:marTop w:val="0"/>
      <w:marBottom w:val="0"/>
      <w:divBdr>
        <w:top w:val="none" w:sz="0" w:space="0" w:color="auto"/>
        <w:left w:val="none" w:sz="0" w:space="0" w:color="auto"/>
        <w:bottom w:val="none" w:sz="0" w:space="0" w:color="auto"/>
        <w:right w:val="none" w:sz="0" w:space="0" w:color="auto"/>
      </w:divBdr>
    </w:div>
    <w:div w:id="1375694360">
      <w:bodyDiv w:val="1"/>
      <w:marLeft w:val="0"/>
      <w:marRight w:val="0"/>
      <w:marTop w:val="0"/>
      <w:marBottom w:val="0"/>
      <w:divBdr>
        <w:top w:val="none" w:sz="0" w:space="0" w:color="auto"/>
        <w:left w:val="none" w:sz="0" w:space="0" w:color="auto"/>
        <w:bottom w:val="none" w:sz="0" w:space="0" w:color="auto"/>
        <w:right w:val="none" w:sz="0" w:space="0" w:color="auto"/>
      </w:divBdr>
    </w:div>
    <w:div w:id="1375815005">
      <w:bodyDiv w:val="1"/>
      <w:marLeft w:val="0"/>
      <w:marRight w:val="0"/>
      <w:marTop w:val="0"/>
      <w:marBottom w:val="0"/>
      <w:divBdr>
        <w:top w:val="none" w:sz="0" w:space="0" w:color="auto"/>
        <w:left w:val="none" w:sz="0" w:space="0" w:color="auto"/>
        <w:bottom w:val="none" w:sz="0" w:space="0" w:color="auto"/>
        <w:right w:val="none" w:sz="0" w:space="0" w:color="auto"/>
      </w:divBdr>
    </w:div>
    <w:div w:id="1376076981">
      <w:bodyDiv w:val="1"/>
      <w:marLeft w:val="0"/>
      <w:marRight w:val="0"/>
      <w:marTop w:val="0"/>
      <w:marBottom w:val="0"/>
      <w:divBdr>
        <w:top w:val="none" w:sz="0" w:space="0" w:color="auto"/>
        <w:left w:val="none" w:sz="0" w:space="0" w:color="auto"/>
        <w:bottom w:val="none" w:sz="0" w:space="0" w:color="auto"/>
        <w:right w:val="none" w:sz="0" w:space="0" w:color="auto"/>
      </w:divBdr>
    </w:div>
    <w:div w:id="1376466671">
      <w:bodyDiv w:val="1"/>
      <w:marLeft w:val="0"/>
      <w:marRight w:val="0"/>
      <w:marTop w:val="0"/>
      <w:marBottom w:val="0"/>
      <w:divBdr>
        <w:top w:val="none" w:sz="0" w:space="0" w:color="auto"/>
        <w:left w:val="none" w:sz="0" w:space="0" w:color="auto"/>
        <w:bottom w:val="none" w:sz="0" w:space="0" w:color="auto"/>
        <w:right w:val="none" w:sz="0" w:space="0" w:color="auto"/>
      </w:divBdr>
    </w:div>
    <w:div w:id="1377924695">
      <w:bodyDiv w:val="1"/>
      <w:marLeft w:val="0"/>
      <w:marRight w:val="0"/>
      <w:marTop w:val="0"/>
      <w:marBottom w:val="0"/>
      <w:divBdr>
        <w:top w:val="none" w:sz="0" w:space="0" w:color="auto"/>
        <w:left w:val="none" w:sz="0" w:space="0" w:color="auto"/>
        <w:bottom w:val="none" w:sz="0" w:space="0" w:color="auto"/>
        <w:right w:val="none" w:sz="0" w:space="0" w:color="auto"/>
      </w:divBdr>
    </w:div>
    <w:div w:id="1378243888">
      <w:bodyDiv w:val="1"/>
      <w:marLeft w:val="0"/>
      <w:marRight w:val="0"/>
      <w:marTop w:val="0"/>
      <w:marBottom w:val="0"/>
      <w:divBdr>
        <w:top w:val="none" w:sz="0" w:space="0" w:color="auto"/>
        <w:left w:val="none" w:sz="0" w:space="0" w:color="auto"/>
        <w:bottom w:val="none" w:sz="0" w:space="0" w:color="auto"/>
        <w:right w:val="none" w:sz="0" w:space="0" w:color="auto"/>
      </w:divBdr>
    </w:div>
    <w:div w:id="1378970070">
      <w:bodyDiv w:val="1"/>
      <w:marLeft w:val="0"/>
      <w:marRight w:val="0"/>
      <w:marTop w:val="0"/>
      <w:marBottom w:val="0"/>
      <w:divBdr>
        <w:top w:val="none" w:sz="0" w:space="0" w:color="auto"/>
        <w:left w:val="none" w:sz="0" w:space="0" w:color="auto"/>
        <w:bottom w:val="none" w:sz="0" w:space="0" w:color="auto"/>
        <w:right w:val="none" w:sz="0" w:space="0" w:color="auto"/>
      </w:divBdr>
    </w:div>
    <w:div w:id="1379086605">
      <w:bodyDiv w:val="1"/>
      <w:marLeft w:val="0"/>
      <w:marRight w:val="0"/>
      <w:marTop w:val="0"/>
      <w:marBottom w:val="0"/>
      <w:divBdr>
        <w:top w:val="none" w:sz="0" w:space="0" w:color="auto"/>
        <w:left w:val="none" w:sz="0" w:space="0" w:color="auto"/>
        <w:bottom w:val="none" w:sz="0" w:space="0" w:color="auto"/>
        <w:right w:val="none" w:sz="0" w:space="0" w:color="auto"/>
      </w:divBdr>
    </w:div>
    <w:div w:id="1379357507">
      <w:bodyDiv w:val="1"/>
      <w:marLeft w:val="0"/>
      <w:marRight w:val="0"/>
      <w:marTop w:val="0"/>
      <w:marBottom w:val="0"/>
      <w:divBdr>
        <w:top w:val="none" w:sz="0" w:space="0" w:color="auto"/>
        <w:left w:val="none" w:sz="0" w:space="0" w:color="auto"/>
        <w:bottom w:val="none" w:sz="0" w:space="0" w:color="auto"/>
        <w:right w:val="none" w:sz="0" w:space="0" w:color="auto"/>
      </w:divBdr>
    </w:div>
    <w:div w:id="1379427055">
      <w:bodyDiv w:val="1"/>
      <w:marLeft w:val="0"/>
      <w:marRight w:val="0"/>
      <w:marTop w:val="0"/>
      <w:marBottom w:val="0"/>
      <w:divBdr>
        <w:top w:val="none" w:sz="0" w:space="0" w:color="auto"/>
        <w:left w:val="none" w:sz="0" w:space="0" w:color="auto"/>
        <w:bottom w:val="none" w:sz="0" w:space="0" w:color="auto"/>
        <w:right w:val="none" w:sz="0" w:space="0" w:color="auto"/>
      </w:divBdr>
    </w:div>
    <w:div w:id="1379820522">
      <w:bodyDiv w:val="1"/>
      <w:marLeft w:val="0"/>
      <w:marRight w:val="0"/>
      <w:marTop w:val="0"/>
      <w:marBottom w:val="0"/>
      <w:divBdr>
        <w:top w:val="none" w:sz="0" w:space="0" w:color="auto"/>
        <w:left w:val="none" w:sz="0" w:space="0" w:color="auto"/>
        <w:bottom w:val="none" w:sz="0" w:space="0" w:color="auto"/>
        <w:right w:val="none" w:sz="0" w:space="0" w:color="auto"/>
      </w:divBdr>
    </w:div>
    <w:div w:id="1380127752">
      <w:bodyDiv w:val="1"/>
      <w:marLeft w:val="0"/>
      <w:marRight w:val="0"/>
      <w:marTop w:val="0"/>
      <w:marBottom w:val="0"/>
      <w:divBdr>
        <w:top w:val="none" w:sz="0" w:space="0" w:color="auto"/>
        <w:left w:val="none" w:sz="0" w:space="0" w:color="auto"/>
        <w:bottom w:val="none" w:sz="0" w:space="0" w:color="auto"/>
        <w:right w:val="none" w:sz="0" w:space="0" w:color="auto"/>
      </w:divBdr>
    </w:div>
    <w:div w:id="1380472709">
      <w:bodyDiv w:val="1"/>
      <w:marLeft w:val="0"/>
      <w:marRight w:val="0"/>
      <w:marTop w:val="0"/>
      <w:marBottom w:val="0"/>
      <w:divBdr>
        <w:top w:val="none" w:sz="0" w:space="0" w:color="auto"/>
        <w:left w:val="none" w:sz="0" w:space="0" w:color="auto"/>
        <w:bottom w:val="none" w:sz="0" w:space="0" w:color="auto"/>
        <w:right w:val="none" w:sz="0" w:space="0" w:color="auto"/>
      </w:divBdr>
    </w:div>
    <w:div w:id="1381050005">
      <w:bodyDiv w:val="1"/>
      <w:marLeft w:val="0"/>
      <w:marRight w:val="0"/>
      <w:marTop w:val="0"/>
      <w:marBottom w:val="0"/>
      <w:divBdr>
        <w:top w:val="none" w:sz="0" w:space="0" w:color="auto"/>
        <w:left w:val="none" w:sz="0" w:space="0" w:color="auto"/>
        <w:bottom w:val="none" w:sz="0" w:space="0" w:color="auto"/>
        <w:right w:val="none" w:sz="0" w:space="0" w:color="auto"/>
      </w:divBdr>
    </w:div>
    <w:div w:id="1381323657">
      <w:bodyDiv w:val="1"/>
      <w:marLeft w:val="0"/>
      <w:marRight w:val="0"/>
      <w:marTop w:val="0"/>
      <w:marBottom w:val="0"/>
      <w:divBdr>
        <w:top w:val="none" w:sz="0" w:space="0" w:color="auto"/>
        <w:left w:val="none" w:sz="0" w:space="0" w:color="auto"/>
        <w:bottom w:val="none" w:sz="0" w:space="0" w:color="auto"/>
        <w:right w:val="none" w:sz="0" w:space="0" w:color="auto"/>
      </w:divBdr>
    </w:div>
    <w:div w:id="1382054705">
      <w:bodyDiv w:val="1"/>
      <w:marLeft w:val="0"/>
      <w:marRight w:val="0"/>
      <w:marTop w:val="0"/>
      <w:marBottom w:val="0"/>
      <w:divBdr>
        <w:top w:val="none" w:sz="0" w:space="0" w:color="auto"/>
        <w:left w:val="none" w:sz="0" w:space="0" w:color="auto"/>
        <w:bottom w:val="none" w:sz="0" w:space="0" w:color="auto"/>
        <w:right w:val="none" w:sz="0" w:space="0" w:color="auto"/>
      </w:divBdr>
    </w:div>
    <w:div w:id="1382825428">
      <w:bodyDiv w:val="1"/>
      <w:marLeft w:val="0"/>
      <w:marRight w:val="0"/>
      <w:marTop w:val="0"/>
      <w:marBottom w:val="0"/>
      <w:divBdr>
        <w:top w:val="none" w:sz="0" w:space="0" w:color="auto"/>
        <w:left w:val="none" w:sz="0" w:space="0" w:color="auto"/>
        <w:bottom w:val="none" w:sz="0" w:space="0" w:color="auto"/>
        <w:right w:val="none" w:sz="0" w:space="0" w:color="auto"/>
      </w:divBdr>
    </w:div>
    <w:div w:id="1383141733">
      <w:bodyDiv w:val="1"/>
      <w:marLeft w:val="0"/>
      <w:marRight w:val="0"/>
      <w:marTop w:val="0"/>
      <w:marBottom w:val="0"/>
      <w:divBdr>
        <w:top w:val="none" w:sz="0" w:space="0" w:color="auto"/>
        <w:left w:val="none" w:sz="0" w:space="0" w:color="auto"/>
        <w:bottom w:val="none" w:sz="0" w:space="0" w:color="auto"/>
        <w:right w:val="none" w:sz="0" w:space="0" w:color="auto"/>
      </w:divBdr>
    </w:div>
    <w:div w:id="1383365165">
      <w:bodyDiv w:val="1"/>
      <w:marLeft w:val="0"/>
      <w:marRight w:val="0"/>
      <w:marTop w:val="0"/>
      <w:marBottom w:val="0"/>
      <w:divBdr>
        <w:top w:val="none" w:sz="0" w:space="0" w:color="auto"/>
        <w:left w:val="none" w:sz="0" w:space="0" w:color="auto"/>
        <w:bottom w:val="none" w:sz="0" w:space="0" w:color="auto"/>
        <w:right w:val="none" w:sz="0" w:space="0" w:color="auto"/>
      </w:divBdr>
    </w:div>
    <w:div w:id="1383479215">
      <w:bodyDiv w:val="1"/>
      <w:marLeft w:val="0"/>
      <w:marRight w:val="0"/>
      <w:marTop w:val="0"/>
      <w:marBottom w:val="0"/>
      <w:divBdr>
        <w:top w:val="none" w:sz="0" w:space="0" w:color="auto"/>
        <w:left w:val="none" w:sz="0" w:space="0" w:color="auto"/>
        <w:bottom w:val="none" w:sz="0" w:space="0" w:color="auto"/>
        <w:right w:val="none" w:sz="0" w:space="0" w:color="auto"/>
      </w:divBdr>
    </w:div>
    <w:div w:id="1383599737">
      <w:bodyDiv w:val="1"/>
      <w:marLeft w:val="0"/>
      <w:marRight w:val="0"/>
      <w:marTop w:val="0"/>
      <w:marBottom w:val="0"/>
      <w:divBdr>
        <w:top w:val="none" w:sz="0" w:space="0" w:color="auto"/>
        <w:left w:val="none" w:sz="0" w:space="0" w:color="auto"/>
        <w:bottom w:val="none" w:sz="0" w:space="0" w:color="auto"/>
        <w:right w:val="none" w:sz="0" w:space="0" w:color="auto"/>
      </w:divBdr>
    </w:div>
    <w:div w:id="1384059436">
      <w:bodyDiv w:val="1"/>
      <w:marLeft w:val="0"/>
      <w:marRight w:val="0"/>
      <w:marTop w:val="0"/>
      <w:marBottom w:val="0"/>
      <w:divBdr>
        <w:top w:val="none" w:sz="0" w:space="0" w:color="auto"/>
        <w:left w:val="none" w:sz="0" w:space="0" w:color="auto"/>
        <w:bottom w:val="none" w:sz="0" w:space="0" w:color="auto"/>
        <w:right w:val="none" w:sz="0" w:space="0" w:color="auto"/>
      </w:divBdr>
    </w:div>
    <w:div w:id="1384524945">
      <w:bodyDiv w:val="1"/>
      <w:marLeft w:val="0"/>
      <w:marRight w:val="0"/>
      <w:marTop w:val="0"/>
      <w:marBottom w:val="0"/>
      <w:divBdr>
        <w:top w:val="none" w:sz="0" w:space="0" w:color="auto"/>
        <w:left w:val="none" w:sz="0" w:space="0" w:color="auto"/>
        <w:bottom w:val="none" w:sz="0" w:space="0" w:color="auto"/>
        <w:right w:val="none" w:sz="0" w:space="0" w:color="auto"/>
      </w:divBdr>
    </w:div>
    <w:div w:id="1385173628">
      <w:bodyDiv w:val="1"/>
      <w:marLeft w:val="0"/>
      <w:marRight w:val="0"/>
      <w:marTop w:val="0"/>
      <w:marBottom w:val="0"/>
      <w:divBdr>
        <w:top w:val="none" w:sz="0" w:space="0" w:color="auto"/>
        <w:left w:val="none" w:sz="0" w:space="0" w:color="auto"/>
        <w:bottom w:val="none" w:sz="0" w:space="0" w:color="auto"/>
        <w:right w:val="none" w:sz="0" w:space="0" w:color="auto"/>
      </w:divBdr>
    </w:div>
    <w:div w:id="1385832182">
      <w:bodyDiv w:val="1"/>
      <w:marLeft w:val="0"/>
      <w:marRight w:val="0"/>
      <w:marTop w:val="0"/>
      <w:marBottom w:val="0"/>
      <w:divBdr>
        <w:top w:val="none" w:sz="0" w:space="0" w:color="auto"/>
        <w:left w:val="none" w:sz="0" w:space="0" w:color="auto"/>
        <w:bottom w:val="none" w:sz="0" w:space="0" w:color="auto"/>
        <w:right w:val="none" w:sz="0" w:space="0" w:color="auto"/>
      </w:divBdr>
    </w:div>
    <w:div w:id="1386443403">
      <w:bodyDiv w:val="1"/>
      <w:marLeft w:val="0"/>
      <w:marRight w:val="0"/>
      <w:marTop w:val="0"/>
      <w:marBottom w:val="0"/>
      <w:divBdr>
        <w:top w:val="none" w:sz="0" w:space="0" w:color="auto"/>
        <w:left w:val="none" w:sz="0" w:space="0" w:color="auto"/>
        <w:bottom w:val="none" w:sz="0" w:space="0" w:color="auto"/>
        <w:right w:val="none" w:sz="0" w:space="0" w:color="auto"/>
      </w:divBdr>
    </w:div>
    <w:div w:id="1386488670">
      <w:bodyDiv w:val="1"/>
      <w:marLeft w:val="0"/>
      <w:marRight w:val="0"/>
      <w:marTop w:val="0"/>
      <w:marBottom w:val="0"/>
      <w:divBdr>
        <w:top w:val="none" w:sz="0" w:space="0" w:color="auto"/>
        <w:left w:val="none" w:sz="0" w:space="0" w:color="auto"/>
        <w:bottom w:val="none" w:sz="0" w:space="0" w:color="auto"/>
        <w:right w:val="none" w:sz="0" w:space="0" w:color="auto"/>
      </w:divBdr>
    </w:div>
    <w:div w:id="1386875429">
      <w:bodyDiv w:val="1"/>
      <w:marLeft w:val="0"/>
      <w:marRight w:val="0"/>
      <w:marTop w:val="0"/>
      <w:marBottom w:val="0"/>
      <w:divBdr>
        <w:top w:val="none" w:sz="0" w:space="0" w:color="auto"/>
        <w:left w:val="none" w:sz="0" w:space="0" w:color="auto"/>
        <w:bottom w:val="none" w:sz="0" w:space="0" w:color="auto"/>
        <w:right w:val="none" w:sz="0" w:space="0" w:color="auto"/>
      </w:divBdr>
    </w:div>
    <w:div w:id="1387147920">
      <w:bodyDiv w:val="1"/>
      <w:marLeft w:val="0"/>
      <w:marRight w:val="0"/>
      <w:marTop w:val="0"/>
      <w:marBottom w:val="0"/>
      <w:divBdr>
        <w:top w:val="none" w:sz="0" w:space="0" w:color="auto"/>
        <w:left w:val="none" w:sz="0" w:space="0" w:color="auto"/>
        <w:bottom w:val="none" w:sz="0" w:space="0" w:color="auto"/>
        <w:right w:val="none" w:sz="0" w:space="0" w:color="auto"/>
      </w:divBdr>
    </w:div>
    <w:div w:id="1387218653">
      <w:bodyDiv w:val="1"/>
      <w:marLeft w:val="0"/>
      <w:marRight w:val="0"/>
      <w:marTop w:val="0"/>
      <w:marBottom w:val="0"/>
      <w:divBdr>
        <w:top w:val="none" w:sz="0" w:space="0" w:color="auto"/>
        <w:left w:val="none" w:sz="0" w:space="0" w:color="auto"/>
        <w:bottom w:val="none" w:sz="0" w:space="0" w:color="auto"/>
        <w:right w:val="none" w:sz="0" w:space="0" w:color="auto"/>
      </w:divBdr>
    </w:div>
    <w:div w:id="1387334318">
      <w:bodyDiv w:val="1"/>
      <w:marLeft w:val="0"/>
      <w:marRight w:val="0"/>
      <w:marTop w:val="0"/>
      <w:marBottom w:val="0"/>
      <w:divBdr>
        <w:top w:val="none" w:sz="0" w:space="0" w:color="auto"/>
        <w:left w:val="none" w:sz="0" w:space="0" w:color="auto"/>
        <w:bottom w:val="none" w:sz="0" w:space="0" w:color="auto"/>
        <w:right w:val="none" w:sz="0" w:space="0" w:color="auto"/>
      </w:divBdr>
    </w:div>
    <w:div w:id="1387337219">
      <w:bodyDiv w:val="1"/>
      <w:marLeft w:val="0"/>
      <w:marRight w:val="0"/>
      <w:marTop w:val="0"/>
      <w:marBottom w:val="0"/>
      <w:divBdr>
        <w:top w:val="none" w:sz="0" w:space="0" w:color="auto"/>
        <w:left w:val="none" w:sz="0" w:space="0" w:color="auto"/>
        <w:bottom w:val="none" w:sz="0" w:space="0" w:color="auto"/>
        <w:right w:val="none" w:sz="0" w:space="0" w:color="auto"/>
      </w:divBdr>
    </w:div>
    <w:div w:id="1388916882">
      <w:bodyDiv w:val="1"/>
      <w:marLeft w:val="0"/>
      <w:marRight w:val="0"/>
      <w:marTop w:val="0"/>
      <w:marBottom w:val="0"/>
      <w:divBdr>
        <w:top w:val="none" w:sz="0" w:space="0" w:color="auto"/>
        <w:left w:val="none" w:sz="0" w:space="0" w:color="auto"/>
        <w:bottom w:val="none" w:sz="0" w:space="0" w:color="auto"/>
        <w:right w:val="none" w:sz="0" w:space="0" w:color="auto"/>
      </w:divBdr>
    </w:div>
    <w:div w:id="1389304037">
      <w:bodyDiv w:val="1"/>
      <w:marLeft w:val="0"/>
      <w:marRight w:val="0"/>
      <w:marTop w:val="0"/>
      <w:marBottom w:val="0"/>
      <w:divBdr>
        <w:top w:val="none" w:sz="0" w:space="0" w:color="auto"/>
        <w:left w:val="none" w:sz="0" w:space="0" w:color="auto"/>
        <w:bottom w:val="none" w:sz="0" w:space="0" w:color="auto"/>
        <w:right w:val="none" w:sz="0" w:space="0" w:color="auto"/>
      </w:divBdr>
    </w:div>
    <w:div w:id="1389838500">
      <w:bodyDiv w:val="1"/>
      <w:marLeft w:val="0"/>
      <w:marRight w:val="0"/>
      <w:marTop w:val="0"/>
      <w:marBottom w:val="0"/>
      <w:divBdr>
        <w:top w:val="none" w:sz="0" w:space="0" w:color="auto"/>
        <w:left w:val="none" w:sz="0" w:space="0" w:color="auto"/>
        <w:bottom w:val="none" w:sz="0" w:space="0" w:color="auto"/>
        <w:right w:val="none" w:sz="0" w:space="0" w:color="auto"/>
      </w:divBdr>
    </w:div>
    <w:div w:id="1390500847">
      <w:bodyDiv w:val="1"/>
      <w:marLeft w:val="0"/>
      <w:marRight w:val="0"/>
      <w:marTop w:val="0"/>
      <w:marBottom w:val="0"/>
      <w:divBdr>
        <w:top w:val="none" w:sz="0" w:space="0" w:color="auto"/>
        <w:left w:val="none" w:sz="0" w:space="0" w:color="auto"/>
        <w:bottom w:val="none" w:sz="0" w:space="0" w:color="auto"/>
        <w:right w:val="none" w:sz="0" w:space="0" w:color="auto"/>
      </w:divBdr>
    </w:div>
    <w:div w:id="1390610206">
      <w:bodyDiv w:val="1"/>
      <w:marLeft w:val="0"/>
      <w:marRight w:val="0"/>
      <w:marTop w:val="0"/>
      <w:marBottom w:val="0"/>
      <w:divBdr>
        <w:top w:val="none" w:sz="0" w:space="0" w:color="auto"/>
        <w:left w:val="none" w:sz="0" w:space="0" w:color="auto"/>
        <w:bottom w:val="none" w:sz="0" w:space="0" w:color="auto"/>
        <w:right w:val="none" w:sz="0" w:space="0" w:color="auto"/>
      </w:divBdr>
    </w:div>
    <w:div w:id="1390611196">
      <w:bodyDiv w:val="1"/>
      <w:marLeft w:val="0"/>
      <w:marRight w:val="0"/>
      <w:marTop w:val="0"/>
      <w:marBottom w:val="0"/>
      <w:divBdr>
        <w:top w:val="none" w:sz="0" w:space="0" w:color="auto"/>
        <w:left w:val="none" w:sz="0" w:space="0" w:color="auto"/>
        <w:bottom w:val="none" w:sz="0" w:space="0" w:color="auto"/>
        <w:right w:val="none" w:sz="0" w:space="0" w:color="auto"/>
      </w:divBdr>
    </w:div>
    <w:div w:id="1390687638">
      <w:bodyDiv w:val="1"/>
      <w:marLeft w:val="0"/>
      <w:marRight w:val="0"/>
      <w:marTop w:val="0"/>
      <w:marBottom w:val="0"/>
      <w:divBdr>
        <w:top w:val="none" w:sz="0" w:space="0" w:color="auto"/>
        <w:left w:val="none" w:sz="0" w:space="0" w:color="auto"/>
        <w:bottom w:val="none" w:sz="0" w:space="0" w:color="auto"/>
        <w:right w:val="none" w:sz="0" w:space="0" w:color="auto"/>
      </w:divBdr>
    </w:div>
    <w:div w:id="1391272243">
      <w:bodyDiv w:val="1"/>
      <w:marLeft w:val="0"/>
      <w:marRight w:val="0"/>
      <w:marTop w:val="0"/>
      <w:marBottom w:val="0"/>
      <w:divBdr>
        <w:top w:val="none" w:sz="0" w:space="0" w:color="auto"/>
        <w:left w:val="none" w:sz="0" w:space="0" w:color="auto"/>
        <w:bottom w:val="none" w:sz="0" w:space="0" w:color="auto"/>
        <w:right w:val="none" w:sz="0" w:space="0" w:color="auto"/>
      </w:divBdr>
    </w:div>
    <w:div w:id="1391880472">
      <w:bodyDiv w:val="1"/>
      <w:marLeft w:val="0"/>
      <w:marRight w:val="0"/>
      <w:marTop w:val="0"/>
      <w:marBottom w:val="0"/>
      <w:divBdr>
        <w:top w:val="none" w:sz="0" w:space="0" w:color="auto"/>
        <w:left w:val="none" w:sz="0" w:space="0" w:color="auto"/>
        <w:bottom w:val="none" w:sz="0" w:space="0" w:color="auto"/>
        <w:right w:val="none" w:sz="0" w:space="0" w:color="auto"/>
      </w:divBdr>
    </w:div>
    <w:div w:id="1392459263">
      <w:bodyDiv w:val="1"/>
      <w:marLeft w:val="0"/>
      <w:marRight w:val="0"/>
      <w:marTop w:val="0"/>
      <w:marBottom w:val="0"/>
      <w:divBdr>
        <w:top w:val="none" w:sz="0" w:space="0" w:color="auto"/>
        <w:left w:val="none" w:sz="0" w:space="0" w:color="auto"/>
        <w:bottom w:val="none" w:sz="0" w:space="0" w:color="auto"/>
        <w:right w:val="none" w:sz="0" w:space="0" w:color="auto"/>
      </w:divBdr>
    </w:div>
    <w:div w:id="1392969878">
      <w:bodyDiv w:val="1"/>
      <w:marLeft w:val="0"/>
      <w:marRight w:val="0"/>
      <w:marTop w:val="0"/>
      <w:marBottom w:val="0"/>
      <w:divBdr>
        <w:top w:val="none" w:sz="0" w:space="0" w:color="auto"/>
        <w:left w:val="none" w:sz="0" w:space="0" w:color="auto"/>
        <w:bottom w:val="none" w:sz="0" w:space="0" w:color="auto"/>
        <w:right w:val="none" w:sz="0" w:space="0" w:color="auto"/>
      </w:divBdr>
    </w:div>
    <w:div w:id="1393849291">
      <w:bodyDiv w:val="1"/>
      <w:marLeft w:val="0"/>
      <w:marRight w:val="0"/>
      <w:marTop w:val="0"/>
      <w:marBottom w:val="0"/>
      <w:divBdr>
        <w:top w:val="none" w:sz="0" w:space="0" w:color="auto"/>
        <w:left w:val="none" w:sz="0" w:space="0" w:color="auto"/>
        <w:bottom w:val="none" w:sz="0" w:space="0" w:color="auto"/>
        <w:right w:val="none" w:sz="0" w:space="0" w:color="auto"/>
      </w:divBdr>
    </w:div>
    <w:div w:id="1393970233">
      <w:bodyDiv w:val="1"/>
      <w:marLeft w:val="0"/>
      <w:marRight w:val="0"/>
      <w:marTop w:val="0"/>
      <w:marBottom w:val="0"/>
      <w:divBdr>
        <w:top w:val="none" w:sz="0" w:space="0" w:color="auto"/>
        <w:left w:val="none" w:sz="0" w:space="0" w:color="auto"/>
        <w:bottom w:val="none" w:sz="0" w:space="0" w:color="auto"/>
        <w:right w:val="none" w:sz="0" w:space="0" w:color="auto"/>
      </w:divBdr>
    </w:div>
    <w:div w:id="1394739677">
      <w:bodyDiv w:val="1"/>
      <w:marLeft w:val="0"/>
      <w:marRight w:val="0"/>
      <w:marTop w:val="0"/>
      <w:marBottom w:val="0"/>
      <w:divBdr>
        <w:top w:val="none" w:sz="0" w:space="0" w:color="auto"/>
        <w:left w:val="none" w:sz="0" w:space="0" w:color="auto"/>
        <w:bottom w:val="none" w:sz="0" w:space="0" w:color="auto"/>
        <w:right w:val="none" w:sz="0" w:space="0" w:color="auto"/>
      </w:divBdr>
    </w:div>
    <w:div w:id="1395548089">
      <w:bodyDiv w:val="1"/>
      <w:marLeft w:val="0"/>
      <w:marRight w:val="0"/>
      <w:marTop w:val="0"/>
      <w:marBottom w:val="0"/>
      <w:divBdr>
        <w:top w:val="none" w:sz="0" w:space="0" w:color="auto"/>
        <w:left w:val="none" w:sz="0" w:space="0" w:color="auto"/>
        <w:bottom w:val="none" w:sz="0" w:space="0" w:color="auto"/>
        <w:right w:val="none" w:sz="0" w:space="0" w:color="auto"/>
      </w:divBdr>
    </w:div>
    <w:div w:id="1395860434">
      <w:bodyDiv w:val="1"/>
      <w:marLeft w:val="0"/>
      <w:marRight w:val="0"/>
      <w:marTop w:val="0"/>
      <w:marBottom w:val="0"/>
      <w:divBdr>
        <w:top w:val="none" w:sz="0" w:space="0" w:color="auto"/>
        <w:left w:val="none" w:sz="0" w:space="0" w:color="auto"/>
        <w:bottom w:val="none" w:sz="0" w:space="0" w:color="auto"/>
        <w:right w:val="none" w:sz="0" w:space="0" w:color="auto"/>
      </w:divBdr>
    </w:div>
    <w:div w:id="1395935421">
      <w:bodyDiv w:val="1"/>
      <w:marLeft w:val="0"/>
      <w:marRight w:val="0"/>
      <w:marTop w:val="0"/>
      <w:marBottom w:val="0"/>
      <w:divBdr>
        <w:top w:val="none" w:sz="0" w:space="0" w:color="auto"/>
        <w:left w:val="none" w:sz="0" w:space="0" w:color="auto"/>
        <w:bottom w:val="none" w:sz="0" w:space="0" w:color="auto"/>
        <w:right w:val="none" w:sz="0" w:space="0" w:color="auto"/>
      </w:divBdr>
    </w:div>
    <w:div w:id="1396319834">
      <w:bodyDiv w:val="1"/>
      <w:marLeft w:val="0"/>
      <w:marRight w:val="0"/>
      <w:marTop w:val="0"/>
      <w:marBottom w:val="0"/>
      <w:divBdr>
        <w:top w:val="none" w:sz="0" w:space="0" w:color="auto"/>
        <w:left w:val="none" w:sz="0" w:space="0" w:color="auto"/>
        <w:bottom w:val="none" w:sz="0" w:space="0" w:color="auto"/>
        <w:right w:val="none" w:sz="0" w:space="0" w:color="auto"/>
      </w:divBdr>
    </w:div>
    <w:div w:id="1396781868">
      <w:bodyDiv w:val="1"/>
      <w:marLeft w:val="0"/>
      <w:marRight w:val="0"/>
      <w:marTop w:val="0"/>
      <w:marBottom w:val="0"/>
      <w:divBdr>
        <w:top w:val="none" w:sz="0" w:space="0" w:color="auto"/>
        <w:left w:val="none" w:sz="0" w:space="0" w:color="auto"/>
        <w:bottom w:val="none" w:sz="0" w:space="0" w:color="auto"/>
        <w:right w:val="none" w:sz="0" w:space="0" w:color="auto"/>
      </w:divBdr>
    </w:div>
    <w:div w:id="1397819376">
      <w:bodyDiv w:val="1"/>
      <w:marLeft w:val="0"/>
      <w:marRight w:val="0"/>
      <w:marTop w:val="0"/>
      <w:marBottom w:val="0"/>
      <w:divBdr>
        <w:top w:val="none" w:sz="0" w:space="0" w:color="auto"/>
        <w:left w:val="none" w:sz="0" w:space="0" w:color="auto"/>
        <w:bottom w:val="none" w:sz="0" w:space="0" w:color="auto"/>
        <w:right w:val="none" w:sz="0" w:space="0" w:color="auto"/>
      </w:divBdr>
    </w:div>
    <w:div w:id="1398281006">
      <w:bodyDiv w:val="1"/>
      <w:marLeft w:val="0"/>
      <w:marRight w:val="0"/>
      <w:marTop w:val="0"/>
      <w:marBottom w:val="0"/>
      <w:divBdr>
        <w:top w:val="none" w:sz="0" w:space="0" w:color="auto"/>
        <w:left w:val="none" w:sz="0" w:space="0" w:color="auto"/>
        <w:bottom w:val="none" w:sz="0" w:space="0" w:color="auto"/>
        <w:right w:val="none" w:sz="0" w:space="0" w:color="auto"/>
      </w:divBdr>
    </w:div>
    <w:div w:id="1398672721">
      <w:bodyDiv w:val="1"/>
      <w:marLeft w:val="0"/>
      <w:marRight w:val="0"/>
      <w:marTop w:val="0"/>
      <w:marBottom w:val="0"/>
      <w:divBdr>
        <w:top w:val="none" w:sz="0" w:space="0" w:color="auto"/>
        <w:left w:val="none" w:sz="0" w:space="0" w:color="auto"/>
        <w:bottom w:val="none" w:sz="0" w:space="0" w:color="auto"/>
        <w:right w:val="none" w:sz="0" w:space="0" w:color="auto"/>
      </w:divBdr>
    </w:div>
    <w:div w:id="1399085011">
      <w:bodyDiv w:val="1"/>
      <w:marLeft w:val="0"/>
      <w:marRight w:val="0"/>
      <w:marTop w:val="0"/>
      <w:marBottom w:val="0"/>
      <w:divBdr>
        <w:top w:val="none" w:sz="0" w:space="0" w:color="auto"/>
        <w:left w:val="none" w:sz="0" w:space="0" w:color="auto"/>
        <w:bottom w:val="none" w:sz="0" w:space="0" w:color="auto"/>
        <w:right w:val="none" w:sz="0" w:space="0" w:color="auto"/>
      </w:divBdr>
    </w:div>
    <w:div w:id="1399400709">
      <w:bodyDiv w:val="1"/>
      <w:marLeft w:val="0"/>
      <w:marRight w:val="0"/>
      <w:marTop w:val="0"/>
      <w:marBottom w:val="0"/>
      <w:divBdr>
        <w:top w:val="none" w:sz="0" w:space="0" w:color="auto"/>
        <w:left w:val="none" w:sz="0" w:space="0" w:color="auto"/>
        <w:bottom w:val="none" w:sz="0" w:space="0" w:color="auto"/>
        <w:right w:val="none" w:sz="0" w:space="0" w:color="auto"/>
      </w:divBdr>
    </w:div>
    <w:div w:id="1399594844">
      <w:bodyDiv w:val="1"/>
      <w:marLeft w:val="0"/>
      <w:marRight w:val="0"/>
      <w:marTop w:val="0"/>
      <w:marBottom w:val="0"/>
      <w:divBdr>
        <w:top w:val="none" w:sz="0" w:space="0" w:color="auto"/>
        <w:left w:val="none" w:sz="0" w:space="0" w:color="auto"/>
        <w:bottom w:val="none" w:sz="0" w:space="0" w:color="auto"/>
        <w:right w:val="none" w:sz="0" w:space="0" w:color="auto"/>
      </w:divBdr>
    </w:div>
    <w:div w:id="1399940244">
      <w:bodyDiv w:val="1"/>
      <w:marLeft w:val="0"/>
      <w:marRight w:val="0"/>
      <w:marTop w:val="0"/>
      <w:marBottom w:val="0"/>
      <w:divBdr>
        <w:top w:val="none" w:sz="0" w:space="0" w:color="auto"/>
        <w:left w:val="none" w:sz="0" w:space="0" w:color="auto"/>
        <w:bottom w:val="none" w:sz="0" w:space="0" w:color="auto"/>
        <w:right w:val="none" w:sz="0" w:space="0" w:color="auto"/>
      </w:divBdr>
    </w:div>
    <w:div w:id="1400983053">
      <w:bodyDiv w:val="1"/>
      <w:marLeft w:val="0"/>
      <w:marRight w:val="0"/>
      <w:marTop w:val="0"/>
      <w:marBottom w:val="0"/>
      <w:divBdr>
        <w:top w:val="none" w:sz="0" w:space="0" w:color="auto"/>
        <w:left w:val="none" w:sz="0" w:space="0" w:color="auto"/>
        <w:bottom w:val="none" w:sz="0" w:space="0" w:color="auto"/>
        <w:right w:val="none" w:sz="0" w:space="0" w:color="auto"/>
      </w:divBdr>
    </w:div>
    <w:div w:id="1401097880">
      <w:bodyDiv w:val="1"/>
      <w:marLeft w:val="0"/>
      <w:marRight w:val="0"/>
      <w:marTop w:val="0"/>
      <w:marBottom w:val="0"/>
      <w:divBdr>
        <w:top w:val="none" w:sz="0" w:space="0" w:color="auto"/>
        <w:left w:val="none" w:sz="0" w:space="0" w:color="auto"/>
        <w:bottom w:val="none" w:sz="0" w:space="0" w:color="auto"/>
        <w:right w:val="none" w:sz="0" w:space="0" w:color="auto"/>
      </w:divBdr>
    </w:div>
    <w:div w:id="1401900867">
      <w:bodyDiv w:val="1"/>
      <w:marLeft w:val="0"/>
      <w:marRight w:val="0"/>
      <w:marTop w:val="0"/>
      <w:marBottom w:val="0"/>
      <w:divBdr>
        <w:top w:val="none" w:sz="0" w:space="0" w:color="auto"/>
        <w:left w:val="none" w:sz="0" w:space="0" w:color="auto"/>
        <w:bottom w:val="none" w:sz="0" w:space="0" w:color="auto"/>
        <w:right w:val="none" w:sz="0" w:space="0" w:color="auto"/>
      </w:divBdr>
    </w:div>
    <w:div w:id="1401903143">
      <w:bodyDiv w:val="1"/>
      <w:marLeft w:val="0"/>
      <w:marRight w:val="0"/>
      <w:marTop w:val="0"/>
      <w:marBottom w:val="0"/>
      <w:divBdr>
        <w:top w:val="none" w:sz="0" w:space="0" w:color="auto"/>
        <w:left w:val="none" w:sz="0" w:space="0" w:color="auto"/>
        <w:bottom w:val="none" w:sz="0" w:space="0" w:color="auto"/>
        <w:right w:val="none" w:sz="0" w:space="0" w:color="auto"/>
      </w:divBdr>
    </w:div>
    <w:div w:id="1401903921">
      <w:bodyDiv w:val="1"/>
      <w:marLeft w:val="0"/>
      <w:marRight w:val="0"/>
      <w:marTop w:val="0"/>
      <w:marBottom w:val="0"/>
      <w:divBdr>
        <w:top w:val="none" w:sz="0" w:space="0" w:color="auto"/>
        <w:left w:val="none" w:sz="0" w:space="0" w:color="auto"/>
        <w:bottom w:val="none" w:sz="0" w:space="0" w:color="auto"/>
        <w:right w:val="none" w:sz="0" w:space="0" w:color="auto"/>
      </w:divBdr>
    </w:div>
    <w:div w:id="1401974716">
      <w:bodyDiv w:val="1"/>
      <w:marLeft w:val="0"/>
      <w:marRight w:val="0"/>
      <w:marTop w:val="0"/>
      <w:marBottom w:val="0"/>
      <w:divBdr>
        <w:top w:val="none" w:sz="0" w:space="0" w:color="auto"/>
        <w:left w:val="none" w:sz="0" w:space="0" w:color="auto"/>
        <w:bottom w:val="none" w:sz="0" w:space="0" w:color="auto"/>
        <w:right w:val="none" w:sz="0" w:space="0" w:color="auto"/>
      </w:divBdr>
    </w:div>
    <w:div w:id="1402170141">
      <w:bodyDiv w:val="1"/>
      <w:marLeft w:val="0"/>
      <w:marRight w:val="0"/>
      <w:marTop w:val="0"/>
      <w:marBottom w:val="0"/>
      <w:divBdr>
        <w:top w:val="none" w:sz="0" w:space="0" w:color="auto"/>
        <w:left w:val="none" w:sz="0" w:space="0" w:color="auto"/>
        <w:bottom w:val="none" w:sz="0" w:space="0" w:color="auto"/>
        <w:right w:val="none" w:sz="0" w:space="0" w:color="auto"/>
      </w:divBdr>
    </w:div>
    <w:div w:id="1402602996">
      <w:bodyDiv w:val="1"/>
      <w:marLeft w:val="0"/>
      <w:marRight w:val="0"/>
      <w:marTop w:val="0"/>
      <w:marBottom w:val="0"/>
      <w:divBdr>
        <w:top w:val="none" w:sz="0" w:space="0" w:color="auto"/>
        <w:left w:val="none" w:sz="0" w:space="0" w:color="auto"/>
        <w:bottom w:val="none" w:sz="0" w:space="0" w:color="auto"/>
        <w:right w:val="none" w:sz="0" w:space="0" w:color="auto"/>
      </w:divBdr>
    </w:div>
    <w:div w:id="1402946857">
      <w:bodyDiv w:val="1"/>
      <w:marLeft w:val="0"/>
      <w:marRight w:val="0"/>
      <w:marTop w:val="0"/>
      <w:marBottom w:val="0"/>
      <w:divBdr>
        <w:top w:val="none" w:sz="0" w:space="0" w:color="auto"/>
        <w:left w:val="none" w:sz="0" w:space="0" w:color="auto"/>
        <w:bottom w:val="none" w:sz="0" w:space="0" w:color="auto"/>
        <w:right w:val="none" w:sz="0" w:space="0" w:color="auto"/>
      </w:divBdr>
    </w:div>
    <w:div w:id="1403060976">
      <w:bodyDiv w:val="1"/>
      <w:marLeft w:val="0"/>
      <w:marRight w:val="0"/>
      <w:marTop w:val="0"/>
      <w:marBottom w:val="0"/>
      <w:divBdr>
        <w:top w:val="none" w:sz="0" w:space="0" w:color="auto"/>
        <w:left w:val="none" w:sz="0" w:space="0" w:color="auto"/>
        <w:bottom w:val="none" w:sz="0" w:space="0" w:color="auto"/>
        <w:right w:val="none" w:sz="0" w:space="0" w:color="auto"/>
      </w:divBdr>
    </w:div>
    <w:div w:id="1403331590">
      <w:bodyDiv w:val="1"/>
      <w:marLeft w:val="0"/>
      <w:marRight w:val="0"/>
      <w:marTop w:val="0"/>
      <w:marBottom w:val="0"/>
      <w:divBdr>
        <w:top w:val="none" w:sz="0" w:space="0" w:color="auto"/>
        <w:left w:val="none" w:sz="0" w:space="0" w:color="auto"/>
        <w:bottom w:val="none" w:sz="0" w:space="0" w:color="auto"/>
        <w:right w:val="none" w:sz="0" w:space="0" w:color="auto"/>
      </w:divBdr>
    </w:div>
    <w:div w:id="1403680743">
      <w:bodyDiv w:val="1"/>
      <w:marLeft w:val="0"/>
      <w:marRight w:val="0"/>
      <w:marTop w:val="0"/>
      <w:marBottom w:val="0"/>
      <w:divBdr>
        <w:top w:val="none" w:sz="0" w:space="0" w:color="auto"/>
        <w:left w:val="none" w:sz="0" w:space="0" w:color="auto"/>
        <w:bottom w:val="none" w:sz="0" w:space="0" w:color="auto"/>
        <w:right w:val="none" w:sz="0" w:space="0" w:color="auto"/>
      </w:divBdr>
    </w:div>
    <w:div w:id="1403986394">
      <w:bodyDiv w:val="1"/>
      <w:marLeft w:val="0"/>
      <w:marRight w:val="0"/>
      <w:marTop w:val="0"/>
      <w:marBottom w:val="0"/>
      <w:divBdr>
        <w:top w:val="none" w:sz="0" w:space="0" w:color="auto"/>
        <w:left w:val="none" w:sz="0" w:space="0" w:color="auto"/>
        <w:bottom w:val="none" w:sz="0" w:space="0" w:color="auto"/>
        <w:right w:val="none" w:sz="0" w:space="0" w:color="auto"/>
      </w:divBdr>
    </w:div>
    <w:div w:id="1403990393">
      <w:bodyDiv w:val="1"/>
      <w:marLeft w:val="0"/>
      <w:marRight w:val="0"/>
      <w:marTop w:val="0"/>
      <w:marBottom w:val="0"/>
      <w:divBdr>
        <w:top w:val="none" w:sz="0" w:space="0" w:color="auto"/>
        <w:left w:val="none" w:sz="0" w:space="0" w:color="auto"/>
        <w:bottom w:val="none" w:sz="0" w:space="0" w:color="auto"/>
        <w:right w:val="none" w:sz="0" w:space="0" w:color="auto"/>
      </w:divBdr>
    </w:div>
    <w:div w:id="1404258225">
      <w:bodyDiv w:val="1"/>
      <w:marLeft w:val="0"/>
      <w:marRight w:val="0"/>
      <w:marTop w:val="0"/>
      <w:marBottom w:val="0"/>
      <w:divBdr>
        <w:top w:val="none" w:sz="0" w:space="0" w:color="auto"/>
        <w:left w:val="none" w:sz="0" w:space="0" w:color="auto"/>
        <w:bottom w:val="none" w:sz="0" w:space="0" w:color="auto"/>
        <w:right w:val="none" w:sz="0" w:space="0" w:color="auto"/>
      </w:divBdr>
    </w:div>
    <w:div w:id="1404445796">
      <w:bodyDiv w:val="1"/>
      <w:marLeft w:val="0"/>
      <w:marRight w:val="0"/>
      <w:marTop w:val="0"/>
      <w:marBottom w:val="0"/>
      <w:divBdr>
        <w:top w:val="none" w:sz="0" w:space="0" w:color="auto"/>
        <w:left w:val="none" w:sz="0" w:space="0" w:color="auto"/>
        <w:bottom w:val="none" w:sz="0" w:space="0" w:color="auto"/>
        <w:right w:val="none" w:sz="0" w:space="0" w:color="auto"/>
      </w:divBdr>
    </w:div>
    <w:div w:id="1404984747">
      <w:bodyDiv w:val="1"/>
      <w:marLeft w:val="0"/>
      <w:marRight w:val="0"/>
      <w:marTop w:val="0"/>
      <w:marBottom w:val="0"/>
      <w:divBdr>
        <w:top w:val="none" w:sz="0" w:space="0" w:color="auto"/>
        <w:left w:val="none" w:sz="0" w:space="0" w:color="auto"/>
        <w:bottom w:val="none" w:sz="0" w:space="0" w:color="auto"/>
        <w:right w:val="none" w:sz="0" w:space="0" w:color="auto"/>
      </w:divBdr>
    </w:div>
    <w:div w:id="1406411991">
      <w:bodyDiv w:val="1"/>
      <w:marLeft w:val="0"/>
      <w:marRight w:val="0"/>
      <w:marTop w:val="0"/>
      <w:marBottom w:val="0"/>
      <w:divBdr>
        <w:top w:val="none" w:sz="0" w:space="0" w:color="auto"/>
        <w:left w:val="none" w:sz="0" w:space="0" w:color="auto"/>
        <w:bottom w:val="none" w:sz="0" w:space="0" w:color="auto"/>
        <w:right w:val="none" w:sz="0" w:space="0" w:color="auto"/>
      </w:divBdr>
    </w:div>
    <w:div w:id="1406689094">
      <w:bodyDiv w:val="1"/>
      <w:marLeft w:val="0"/>
      <w:marRight w:val="0"/>
      <w:marTop w:val="0"/>
      <w:marBottom w:val="0"/>
      <w:divBdr>
        <w:top w:val="none" w:sz="0" w:space="0" w:color="auto"/>
        <w:left w:val="none" w:sz="0" w:space="0" w:color="auto"/>
        <w:bottom w:val="none" w:sz="0" w:space="0" w:color="auto"/>
        <w:right w:val="none" w:sz="0" w:space="0" w:color="auto"/>
      </w:divBdr>
    </w:div>
    <w:div w:id="1406956847">
      <w:bodyDiv w:val="1"/>
      <w:marLeft w:val="0"/>
      <w:marRight w:val="0"/>
      <w:marTop w:val="0"/>
      <w:marBottom w:val="0"/>
      <w:divBdr>
        <w:top w:val="none" w:sz="0" w:space="0" w:color="auto"/>
        <w:left w:val="none" w:sz="0" w:space="0" w:color="auto"/>
        <w:bottom w:val="none" w:sz="0" w:space="0" w:color="auto"/>
        <w:right w:val="none" w:sz="0" w:space="0" w:color="auto"/>
      </w:divBdr>
    </w:div>
    <w:div w:id="1408069319">
      <w:bodyDiv w:val="1"/>
      <w:marLeft w:val="0"/>
      <w:marRight w:val="0"/>
      <w:marTop w:val="0"/>
      <w:marBottom w:val="0"/>
      <w:divBdr>
        <w:top w:val="none" w:sz="0" w:space="0" w:color="auto"/>
        <w:left w:val="none" w:sz="0" w:space="0" w:color="auto"/>
        <w:bottom w:val="none" w:sz="0" w:space="0" w:color="auto"/>
        <w:right w:val="none" w:sz="0" w:space="0" w:color="auto"/>
      </w:divBdr>
    </w:div>
    <w:div w:id="1408259295">
      <w:bodyDiv w:val="1"/>
      <w:marLeft w:val="0"/>
      <w:marRight w:val="0"/>
      <w:marTop w:val="0"/>
      <w:marBottom w:val="0"/>
      <w:divBdr>
        <w:top w:val="none" w:sz="0" w:space="0" w:color="auto"/>
        <w:left w:val="none" w:sz="0" w:space="0" w:color="auto"/>
        <w:bottom w:val="none" w:sz="0" w:space="0" w:color="auto"/>
        <w:right w:val="none" w:sz="0" w:space="0" w:color="auto"/>
      </w:divBdr>
    </w:div>
    <w:div w:id="1408649382">
      <w:bodyDiv w:val="1"/>
      <w:marLeft w:val="0"/>
      <w:marRight w:val="0"/>
      <w:marTop w:val="0"/>
      <w:marBottom w:val="0"/>
      <w:divBdr>
        <w:top w:val="none" w:sz="0" w:space="0" w:color="auto"/>
        <w:left w:val="none" w:sz="0" w:space="0" w:color="auto"/>
        <w:bottom w:val="none" w:sz="0" w:space="0" w:color="auto"/>
        <w:right w:val="none" w:sz="0" w:space="0" w:color="auto"/>
      </w:divBdr>
    </w:div>
    <w:div w:id="1408915694">
      <w:bodyDiv w:val="1"/>
      <w:marLeft w:val="0"/>
      <w:marRight w:val="0"/>
      <w:marTop w:val="0"/>
      <w:marBottom w:val="0"/>
      <w:divBdr>
        <w:top w:val="none" w:sz="0" w:space="0" w:color="auto"/>
        <w:left w:val="none" w:sz="0" w:space="0" w:color="auto"/>
        <w:bottom w:val="none" w:sz="0" w:space="0" w:color="auto"/>
        <w:right w:val="none" w:sz="0" w:space="0" w:color="auto"/>
      </w:divBdr>
    </w:div>
    <w:div w:id="1409038075">
      <w:bodyDiv w:val="1"/>
      <w:marLeft w:val="0"/>
      <w:marRight w:val="0"/>
      <w:marTop w:val="0"/>
      <w:marBottom w:val="0"/>
      <w:divBdr>
        <w:top w:val="none" w:sz="0" w:space="0" w:color="auto"/>
        <w:left w:val="none" w:sz="0" w:space="0" w:color="auto"/>
        <w:bottom w:val="none" w:sz="0" w:space="0" w:color="auto"/>
        <w:right w:val="none" w:sz="0" w:space="0" w:color="auto"/>
      </w:divBdr>
    </w:div>
    <w:div w:id="1411267368">
      <w:bodyDiv w:val="1"/>
      <w:marLeft w:val="0"/>
      <w:marRight w:val="0"/>
      <w:marTop w:val="0"/>
      <w:marBottom w:val="0"/>
      <w:divBdr>
        <w:top w:val="none" w:sz="0" w:space="0" w:color="auto"/>
        <w:left w:val="none" w:sz="0" w:space="0" w:color="auto"/>
        <w:bottom w:val="none" w:sz="0" w:space="0" w:color="auto"/>
        <w:right w:val="none" w:sz="0" w:space="0" w:color="auto"/>
      </w:divBdr>
    </w:div>
    <w:div w:id="1411459926">
      <w:bodyDiv w:val="1"/>
      <w:marLeft w:val="0"/>
      <w:marRight w:val="0"/>
      <w:marTop w:val="0"/>
      <w:marBottom w:val="0"/>
      <w:divBdr>
        <w:top w:val="none" w:sz="0" w:space="0" w:color="auto"/>
        <w:left w:val="none" w:sz="0" w:space="0" w:color="auto"/>
        <w:bottom w:val="none" w:sz="0" w:space="0" w:color="auto"/>
        <w:right w:val="none" w:sz="0" w:space="0" w:color="auto"/>
      </w:divBdr>
    </w:div>
    <w:div w:id="1411587201">
      <w:bodyDiv w:val="1"/>
      <w:marLeft w:val="0"/>
      <w:marRight w:val="0"/>
      <w:marTop w:val="0"/>
      <w:marBottom w:val="0"/>
      <w:divBdr>
        <w:top w:val="none" w:sz="0" w:space="0" w:color="auto"/>
        <w:left w:val="none" w:sz="0" w:space="0" w:color="auto"/>
        <w:bottom w:val="none" w:sz="0" w:space="0" w:color="auto"/>
        <w:right w:val="none" w:sz="0" w:space="0" w:color="auto"/>
      </w:divBdr>
    </w:div>
    <w:div w:id="1411611439">
      <w:bodyDiv w:val="1"/>
      <w:marLeft w:val="0"/>
      <w:marRight w:val="0"/>
      <w:marTop w:val="0"/>
      <w:marBottom w:val="0"/>
      <w:divBdr>
        <w:top w:val="none" w:sz="0" w:space="0" w:color="auto"/>
        <w:left w:val="none" w:sz="0" w:space="0" w:color="auto"/>
        <w:bottom w:val="none" w:sz="0" w:space="0" w:color="auto"/>
        <w:right w:val="none" w:sz="0" w:space="0" w:color="auto"/>
      </w:divBdr>
    </w:div>
    <w:div w:id="1412383627">
      <w:bodyDiv w:val="1"/>
      <w:marLeft w:val="0"/>
      <w:marRight w:val="0"/>
      <w:marTop w:val="0"/>
      <w:marBottom w:val="0"/>
      <w:divBdr>
        <w:top w:val="none" w:sz="0" w:space="0" w:color="auto"/>
        <w:left w:val="none" w:sz="0" w:space="0" w:color="auto"/>
        <w:bottom w:val="none" w:sz="0" w:space="0" w:color="auto"/>
        <w:right w:val="none" w:sz="0" w:space="0" w:color="auto"/>
      </w:divBdr>
    </w:div>
    <w:div w:id="1413088965">
      <w:bodyDiv w:val="1"/>
      <w:marLeft w:val="0"/>
      <w:marRight w:val="0"/>
      <w:marTop w:val="0"/>
      <w:marBottom w:val="0"/>
      <w:divBdr>
        <w:top w:val="none" w:sz="0" w:space="0" w:color="auto"/>
        <w:left w:val="none" w:sz="0" w:space="0" w:color="auto"/>
        <w:bottom w:val="none" w:sz="0" w:space="0" w:color="auto"/>
        <w:right w:val="none" w:sz="0" w:space="0" w:color="auto"/>
      </w:divBdr>
    </w:div>
    <w:div w:id="1413309171">
      <w:bodyDiv w:val="1"/>
      <w:marLeft w:val="0"/>
      <w:marRight w:val="0"/>
      <w:marTop w:val="0"/>
      <w:marBottom w:val="0"/>
      <w:divBdr>
        <w:top w:val="none" w:sz="0" w:space="0" w:color="auto"/>
        <w:left w:val="none" w:sz="0" w:space="0" w:color="auto"/>
        <w:bottom w:val="none" w:sz="0" w:space="0" w:color="auto"/>
        <w:right w:val="none" w:sz="0" w:space="0" w:color="auto"/>
      </w:divBdr>
    </w:div>
    <w:div w:id="1414283293">
      <w:bodyDiv w:val="1"/>
      <w:marLeft w:val="0"/>
      <w:marRight w:val="0"/>
      <w:marTop w:val="0"/>
      <w:marBottom w:val="0"/>
      <w:divBdr>
        <w:top w:val="none" w:sz="0" w:space="0" w:color="auto"/>
        <w:left w:val="none" w:sz="0" w:space="0" w:color="auto"/>
        <w:bottom w:val="none" w:sz="0" w:space="0" w:color="auto"/>
        <w:right w:val="none" w:sz="0" w:space="0" w:color="auto"/>
      </w:divBdr>
    </w:div>
    <w:div w:id="1414741358">
      <w:bodyDiv w:val="1"/>
      <w:marLeft w:val="0"/>
      <w:marRight w:val="0"/>
      <w:marTop w:val="0"/>
      <w:marBottom w:val="0"/>
      <w:divBdr>
        <w:top w:val="none" w:sz="0" w:space="0" w:color="auto"/>
        <w:left w:val="none" w:sz="0" w:space="0" w:color="auto"/>
        <w:bottom w:val="none" w:sz="0" w:space="0" w:color="auto"/>
        <w:right w:val="none" w:sz="0" w:space="0" w:color="auto"/>
      </w:divBdr>
    </w:div>
    <w:div w:id="1414816454">
      <w:bodyDiv w:val="1"/>
      <w:marLeft w:val="0"/>
      <w:marRight w:val="0"/>
      <w:marTop w:val="0"/>
      <w:marBottom w:val="0"/>
      <w:divBdr>
        <w:top w:val="none" w:sz="0" w:space="0" w:color="auto"/>
        <w:left w:val="none" w:sz="0" w:space="0" w:color="auto"/>
        <w:bottom w:val="none" w:sz="0" w:space="0" w:color="auto"/>
        <w:right w:val="none" w:sz="0" w:space="0" w:color="auto"/>
      </w:divBdr>
    </w:div>
    <w:div w:id="1415973077">
      <w:bodyDiv w:val="1"/>
      <w:marLeft w:val="0"/>
      <w:marRight w:val="0"/>
      <w:marTop w:val="0"/>
      <w:marBottom w:val="0"/>
      <w:divBdr>
        <w:top w:val="none" w:sz="0" w:space="0" w:color="auto"/>
        <w:left w:val="none" w:sz="0" w:space="0" w:color="auto"/>
        <w:bottom w:val="none" w:sz="0" w:space="0" w:color="auto"/>
        <w:right w:val="none" w:sz="0" w:space="0" w:color="auto"/>
      </w:divBdr>
    </w:div>
    <w:div w:id="1416365768">
      <w:bodyDiv w:val="1"/>
      <w:marLeft w:val="0"/>
      <w:marRight w:val="0"/>
      <w:marTop w:val="0"/>
      <w:marBottom w:val="0"/>
      <w:divBdr>
        <w:top w:val="none" w:sz="0" w:space="0" w:color="auto"/>
        <w:left w:val="none" w:sz="0" w:space="0" w:color="auto"/>
        <w:bottom w:val="none" w:sz="0" w:space="0" w:color="auto"/>
        <w:right w:val="none" w:sz="0" w:space="0" w:color="auto"/>
      </w:divBdr>
    </w:div>
    <w:div w:id="1416436873">
      <w:bodyDiv w:val="1"/>
      <w:marLeft w:val="0"/>
      <w:marRight w:val="0"/>
      <w:marTop w:val="0"/>
      <w:marBottom w:val="0"/>
      <w:divBdr>
        <w:top w:val="none" w:sz="0" w:space="0" w:color="auto"/>
        <w:left w:val="none" w:sz="0" w:space="0" w:color="auto"/>
        <w:bottom w:val="none" w:sz="0" w:space="0" w:color="auto"/>
        <w:right w:val="none" w:sz="0" w:space="0" w:color="auto"/>
      </w:divBdr>
    </w:div>
    <w:div w:id="1416512820">
      <w:bodyDiv w:val="1"/>
      <w:marLeft w:val="0"/>
      <w:marRight w:val="0"/>
      <w:marTop w:val="0"/>
      <w:marBottom w:val="0"/>
      <w:divBdr>
        <w:top w:val="none" w:sz="0" w:space="0" w:color="auto"/>
        <w:left w:val="none" w:sz="0" w:space="0" w:color="auto"/>
        <w:bottom w:val="none" w:sz="0" w:space="0" w:color="auto"/>
        <w:right w:val="none" w:sz="0" w:space="0" w:color="auto"/>
      </w:divBdr>
    </w:div>
    <w:div w:id="1416634310">
      <w:bodyDiv w:val="1"/>
      <w:marLeft w:val="0"/>
      <w:marRight w:val="0"/>
      <w:marTop w:val="0"/>
      <w:marBottom w:val="0"/>
      <w:divBdr>
        <w:top w:val="none" w:sz="0" w:space="0" w:color="auto"/>
        <w:left w:val="none" w:sz="0" w:space="0" w:color="auto"/>
        <w:bottom w:val="none" w:sz="0" w:space="0" w:color="auto"/>
        <w:right w:val="none" w:sz="0" w:space="0" w:color="auto"/>
      </w:divBdr>
    </w:div>
    <w:div w:id="1416977210">
      <w:bodyDiv w:val="1"/>
      <w:marLeft w:val="0"/>
      <w:marRight w:val="0"/>
      <w:marTop w:val="0"/>
      <w:marBottom w:val="0"/>
      <w:divBdr>
        <w:top w:val="none" w:sz="0" w:space="0" w:color="auto"/>
        <w:left w:val="none" w:sz="0" w:space="0" w:color="auto"/>
        <w:bottom w:val="none" w:sz="0" w:space="0" w:color="auto"/>
        <w:right w:val="none" w:sz="0" w:space="0" w:color="auto"/>
      </w:divBdr>
    </w:div>
    <w:div w:id="1417441271">
      <w:bodyDiv w:val="1"/>
      <w:marLeft w:val="0"/>
      <w:marRight w:val="0"/>
      <w:marTop w:val="0"/>
      <w:marBottom w:val="0"/>
      <w:divBdr>
        <w:top w:val="none" w:sz="0" w:space="0" w:color="auto"/>
        <w:left w:val="none" w:sz="0" w:space="0" w:color="auto"/>
        <w:bottom w:val="none" w:sz="0" w:space="0" w:color="auto"/>
        <w:right w:val="none" w:sz="0" w:space="0" w:color="auto"/>
      </w:divBdr>
    </w:div>
    <w:div w:id="1418136242">
      <w:bodyDiv w:val="1"/>
      <w:marLeft w:val="0"/>
      <w:marRight w:val="0"/>
      <w:marTop w:val="0"/>
      <w:marBottom w:val="0"/>
      <w:divBdr>
        <w:top w:val="none" w:sz="0" w:space="0" w:color="auto"/>
        <w:left w:val="none" w:sz="0" w:space="0" w:color="auto"/>
        <w:bottom w:val="none" w:sz="0" w:space="0" w:color="auto"/>
        <w:right w:val="none" w:sz="0" w:space="0" w:color="auto"/>
      </w:divBdr>
    </w:div>
    <w:div w:id="1418285257">
      <w:bodyDiv w:val="1"/>
      <w:marLeft w:val="0"/>
      <w:marRight w:val="0"/>
      <w:marTop w:val="0"/>
      <w:marBottom w:val="0"/>
      <w:divBdr>
        <w:top w:val="none" w:sz="0" w:space="0" w:color="auto"/>
        <w:left w:val="none" w:sz="0" w:space="0" w:color="auto"/>
        <w:bottom w:val="none" w:sz="0" w:space="0" w:color="auto"/>
        <w:right w:val="none" w:sz="0" w:space="0" w:color="auto"/>
      </w:divBdr>
    </w:div>
    <w:div w:id="1418399987">
      <w:bodyDiv w:val="1"/>
      <w:marLeft w:val="0"/>
      <w:marRight w:val="0"/>
      <w:marTop w:val="0"/>
      <w:marBottom w:val="0"/>
      <w:divBdr>
        <w:top w:val="none" w:sz="0" w:space="0" w:color="auto"/>
        <w:left w:val="none" w:sz="0" w:space="0" w:color="auto"/>
        <w:bottom w:val="none" w:sz="0" w:space="0" w:color="auto"/>
        <w:right w:val="none" w:sz="0" w:space="0" w:color="auto"/>
      </w:divBdr>
    </w:div>
    <w:div w:id="1418670323">
      <w:bodyDiv w:val="1"/>
      <w:marLeft w:val="0"/>
      <w:marRight w:val="0"/>
      <w:marTop w:val="0"/>
      <w:marBottom w:val="0"/>
      <w:divBdr>
        <w:top w:val="none" w:sz="0" w:space="0" w:color="auto"/>
        <w:left w:val="none" w:sz="0" w:space="0" w:color="auto"/>
        <w:bottom w:val="none" w:sz="0" w:space="0" w:color="auto"/>
        <w:right w:val="none" w:sz="0" w:space="0" w:color="auto"/>
      </w:divBdr>
    </w:div>
    <w:div w:id="1418988195">
      <w:bodyDiv w:val="1"/>
      <w:marLeft w:val="0"/>
      <w:marRight w:val="0"/>
      <w:marTop w:val="0"/>
      <w:marBottom w:val="0"/>
      <w:divBdr>
        <w:top w:val="none" w:sz="0" w:space="0" w:color="auto"/>
        <w:left w:val="none" w:sz="0" w:space="0" w:color="auto"/>
        <w:bottom w:val="none" w:sz="0" w:space="0" w:color="auto"/>
        <w:right w:val="none" w:sz="0" w:space="0" w:color="auto"/>
      </w:divBdr>
    </w:div>
    <w:div w:id="1419323172">
      <w:bodyDiv w:val="1"/>
      <w:marLeft w:val="0"/>
      <w:marRight w:val="0"/>
      <w:marTop w:val="0"/>
      <w:marBottom w:val="0"/>
      <w:divBdr>
        <w:top w:val="none" w:sz="0" w:space="0" w:color="auto"/>
        <w:left w:val="none" w:sz="0" w:space="0" w:color="auto"/>
        <w:bottom w:val="none" w:sz="0" w:space="0" w:color="auto"/>
        <w:right w:val="none" w:sz="0" w:space="0" w:color="auto"/>
      </w:divBdr>
    </w:div>
    <w:div w:id="1419331978">
      <w:bodyDiv w:val="1"/>
      <w:marLeft w:val="0"/>
      <w:marRight w:val="0"/>
      <w:marTop w:val="0"/>
      <w:marBottom w:val="0"/>
      <w:divBdr>
        <w:top w:val="none" w:sz="0" w:space="0" w:color="auto"/>
        <w:left w:val="none" w:sz="0" w:space="0" w:color="auto"/>
        <w:bottom w:val="none" w:sz="0" w:space="0" w:color="auto"/>
        <w:right w:val="none" w:sz="0" w:space="0" w:color="auto"/>
      </w:divBdr>
    </w:div>
    <w:div w:id="1419791145">
      <w:bodyDiv w:val="1"/>
      <w:marLeft w:val="0"/>
      <w:marRight w:val="0"/>
      <w:marTop w:val="0"/>
      <w:marBottom w:val="0"/>
      <w:divBdr>
        <w:top w:val="none" w:sz="0" w:space="0" w:color="auto"/>
        <w:left w:val="none" w:sz="0" w:space="0" w:color="auto"/>
        <w:bottom w:val="none" w:sz="0" w:space="0" w:color="auto"/>
        <w:right w:val="none" w:sz="0" w:space="0" w:color="auto"/>
      </w:divBdr>
    </w:div>
    <w:div w:id="1419791358">
      <w:bodyDiv w:val="1"/>
      <w:marLeft w:val="0"/>
      <w:marRight w:val="0"/>
      <w:marTop w:val="0"/>
      <w:marBottom w:val="0"/>
      <w:divBdr>
        <w:top w:val="none" w:sz="0" w:space="0" w:color="auto"/>
        <w:left w:val="none" w:sz="0" w:space="0" w:color="auto"/>
        <w:bottom w:val="none" w:sz="0" w:space="0" w:color="auto"/>
        <w:right w:val="none" w:sz="0" w:space="0" w:color="auto"/>
      </w:divBdr>
    </w:div>
    <w:div w:id="1419863095">
      <w:bodyDiv w:val="1"/>
      <w:marLeft w:val="0"/>
      <w:marRight w:val="0"/>
      <w:marTop w:val="0"/>
      <w:marBottom w:val="0"/>
      <w:divBdr>
        <w:top w:val="none" w:sz="0" w:space="0" w:color="auto"/>
        <w:left w:val="none" w:sz="0" w:space="0" w:color="auto"/>
        <w:bottom w:val="none" w:sz="0" w:space="0" w:color="auto"/>
        <w:right w:val="none" w:sz="0" w:space="0" w:color="auto"/>
      </w:divBdr>
    </w:div>
    <w:div w:id="1419978812">
      <w:bodyDiv w:val="1"/>
      <w:marLeft w:val="0"/>
      <w:marRight w:val="0"/>
      <w:marTop w:val="0"/>
      <w:marBottom w:val="0"/>
      <w:divBdr>
        <w:top w:val="none" w:sz="0" w:space="0" w:color="auto"/>
        <w:left w:val="none" w:sz="0" w:space="0" w:color="auto"/>
        <w:bottom w:val="none" w:sz="0" w:space="0" w:color="auto"/>
        <w:right w:val="none" w:sz="0" w:space="0" w:color="auto"/>
      </w:divBdr>
    </w:div>
    <w:div w:id="1420951562">
      <w:bodyDiv w:val="1"/>
      <w:marLeft w:val="0"/>
      <w:marRight w:val="0"/>
      <w:marTop w:val="0"/>
      <w:marBottom w:val="0"/>
      <w:divBdr>
        <w:top w:val="none" w:sz="0" w:space="0" w:color="auto"/>
        <w:left w:val="none" w:sz="0" w:space="0" w:color="auto"/>
        <w:bottom w:val="none" w:sz="0" w:space="0" w:color="auto"/>
        <w:right w:val="none" w:sz="0" w:space="0" w:color="auto"/>
      </w:divBdr>
    </w:div>
    <w:div w:id="1420951640">
      <w:bodyDiv w:val="1"/>
      <w:marLeft w:val="0"/>
      <w:marRight w:val="0"/>
      <w:marTop w:val="0"/>
      <w:marBottom w:val="0"/>
      <w:divBdr>
        <w:top w:val="none" w:sz="0" w:space="0" w:color="auto"/>
        <w:left w:val="none" w:sz="0" w:space="0" w:color="auto"/>
        <w:bottom w:val="none" w:sz="0" w:space="0" w:color="auto"/>
        <w:right w:val="none" w:sz="0" w:space="0" w:color="auto"/>
      </w:divBdr>
    </w:div>
    <w:div w:id="1421683462">
      <w:bodyDiv w:val="1"/>
      <w:marLeft w:val="0"/>
      <w:marRight w:val="0"/>
      <w:marTop w:val="0"/>
      <w:marBottom w:val="0"/>
      <w:divBdr>
        <w:top w:val="none" w:sz="0" w:space="0" w:color="auto"/>
        <w:left w:val="none" w:sz="0" w:space="0" w:color="auto"/>
        <w:bottom w:val="none" w:sz="0" w:space="0" w:color="auto"/>
        <w:right w:val="none" w:sz="0" w:space="0" w:color="auto"/>
      </w:divBdr>
    </w:div>
    <w:div w:id="1421751920">
      <w:bodyDiv w:val="1"/>
      <w:marLeft w:val="0"/>
      <w:marRight w:val="0"/>
      <w:marTop w:val="0"/>
      <w:marBottom w:val="0"/>
      <w:divBdr>
        <w:top w:val="none" w:sz="0" w:space="0" w:color="auto"/>
        <w:left w:val="none" w:sz="0" w:space="0" w:color="auto"/>
        <w:bottom w:val="none" w:sz="0" w:space="0" w:color="auto"/>
        <w:right w:val="none" w:sz="0" w:space="0" w:color="auto"/>
      </w:divBdr>
    </w:div>
    <w:div w:id="1421757991">
      <w:bodyDiv w:val="1"/>
      <w:marLeft w:val="0"/>
      <w:marRight w:val="0"/>
      <w:marTop w:val="0"/>
      <w:marBottom w:val="0"/>
      <w:divBdr>
        <w:top w:val="none" w:sz="0" w:space="0" w:color="auto"/>
        <w:left w:val="none" w:sz="0" w:space="0" w:color="auto"/>
        <w:bottom w:val="none" w:sz="0" w:space="0" w:color="auto"/>
        <w:right w:val="none" w:sz="0" w:space="0" w:color="auto"/>
      </w:divBdr>
    </w:div>
    <w:div w:id="1421831231">
      <w:bodyDiv w:val="1"/>
      <w:marLeft w:val="0"/>
      <w:marRight w:val="0"/>
      <w:marTop w:val="0"/>
      <w:marBottom w:val="0"/>
      <w:divBdr>
        <w:top w:val="none" w:sz="0" w:space="0" w:color="auto"/>
        <w:left w:val="none" w:sz="0" w:space="0" w:color="auto"/>
        <w:bottom w:val="none" w:sz="0" w:space="0" w:color="auto"/>
        <w:right w:val="none" w:sz="0" w:space="0" w:color="auto"/>
      </w:divBdr>
    </w:div>
    <w:div w:id="1422489013">
      <w:bodyDiv w:val="1"/>
      <w:marLeft w:val="0"/>
      <w:marRight w:val="0"/>
      <w:marTop w:val="0"/>
      <w:marBottom w:val="0"/>
      <w:divBdr>
        <w:top w:val="none" w:sz="0" w:space="0" w:color="auto"/>
        <w:left w:val="none" w:sz="0" w:space="0" w:color="auto"/>
        <w:bottom w:val="none" w:sz="0" w:space="0" w:color="auto"/>
        <w:right w:val="none" w:sz="0" w:space="0" w:color="auto"/>
      </w:divBdr>
    </w:div>
    <w:div w:id="1422680083">
      <w:bodyDiv w:val="1"/>
      <w:marLeft w:val="0"/>
      <w:marRight w:val="0"/>
      <w:marTop w:val="0"/>
      <w:marBottom w:val="0"/>
      <w:divBdr>
        <w:top w:val="none" w:sz="0" w:space="0" w:color="auto"/>
        <w:left w:val="none" w:sz="0" w:space="0" w:color="auto"/>
        <w:bottom w:val="none" w:sz="0" w:space="0" w:color="auto"/>
        <w:right w:val="none" w:sz="0" w:space="0" w:color="auto"/>
      </w:divBdr>
    </w:div>
    <w:div w:id="1423264108">
      <w:bodyDiv w:val="1"/>
      <w:marLeft w:val="0"/>
      <w:marRight w:val="0"/>
      <w:marTop w:val="0"/>
      <w:marBottom w:val="0"/>
      <w:divBdr>
        <w:top w:val="none" w:sz="0" w:space="0" w:color="auto"/>
        <w:left w:val="none" w:sz="0" w:space="0" w:color="auto"/>
        <w:bottom w:val="none" w:sz="0" w:space="0" w:color="auto"/>
        <w:right w:val="none" w:sz="0" w:space="0" w:color="auto"/>
      </w:divBdr>
    </w:div>
    <w:div w:id="1424183844">
      <w:bodyDiv w:val="1"/>
      <w:marLeft w:val="0"/>
      <w:marRight w:val="0"/>
      <w:marTop w:val="0"/>
      <w:marBottom w:val="0"/>
      <w:divBdr>
        <w:top w:val="none" w:sz="0" w:space="0" w:color="auto"/>
        <w:left w:val="none" w:sz="0" w:space="0" w:color="auto"/>
        <w:bottom w:val="none" w:sz="0" w:space="0" w:color="auto"/>
        <w:right w:val="none" w:sz="0" w:space="0" w:color="auto"/>
      </w:divBdr>
    </w:div>
    <w:div w:id="1424373633">
      <w:bodyDiv w:val="1"/>
      <w:marLeft w:val="0"/>
      <w:marRight w:val="0"/>
      <w:marTop w:val="0"/>
      <w:marBottom w:val="0"/>
      <w:divBdr>
        <w:top w:val="none" w:sz="0" w:space="0" w:color="auto"/>
        <w:left w:val="none" w:sz="0" w:space="0" w:color="auto"/>
        <w:bottom w:val="none" w:sz="0" w:space="0" w:color="auto"/>
        <w:right w:val="none" w:sz="0" w:space="0" w:color="auto"/>
      </w:divBdr>
    </w:div>
    <w:div w:id="1424492464">
      <w:bodyDiv w:val="1"/>
      <w:marLeft w:val="0"/>
      <w:marRight w:val="0"/>
      <w:marTop w:val="0"/>
      <w:marBottom w:val="0"/>
      <w:divBdr>
        <w:top w:val="none" w:sz="0" w:space="0" w:color="auto"/>
        <w:left w:val="none" w:sz="0" w:space="0" w:color="auto"/>
        <w:bottom w:val="none" w:sz="0" w:space="0" w:color="auto"/>
        <w:right w:val="none" w:sz="0" w:space="0" w:color="auto"/>
      </w:divBdr>
    </w:div>
    <w:div w:id="1425885224">
      <w:bodyDiv w:val="1"/>
      <w:marLeft w:val="0"/>
      <w:marRight w:val="0"/>
      <w:marTop w:val="0"/>
      <w:marBottom w:val="0"/>
      <w:divBdr>
        <w:top w:val="none" w:sz="0" w:space="0" w:color="auto"/>
        <w:left w:val="none" w:sz="0" w:space="0" w:color="auto"/>
        <w:bottom w:val="none" w:sz="0" w:space="0" w:color="auto"/>
        <w:right w:val="none" w:sz="0" w:space="0" w:color="auto"/>
      </w:divBdr>
    </w:div>
    <w:div w:id="1426803737">
      <w:bodyDiv w:val="1"/>
      <w:marLeft w:val="0"/>
      <w:marRight w:val="0"/>
      <w:marTop w:val="0"/>
      <w:marBottom w:val="0"/>
      <w:divBdr>
        <w:top w:val="none" w:sz="0" w:space="0" w:color="auto"/>
        <w:left w:val="none" w:sz="0" w:space="0" w:color="auto"/>
        <w:bottom w:val="none" w:sz="0" w:space="0" w:color="auto"/>
        <w:right w:val="none" w:sz="0" w:space="0" w:color="auto"/>
      </w:divBdr>
    </w:div>
    <w:div w:id="1426878127">
      <w:bodyDiv w:val="1"/>
      <w:marLeft w:val="0"/>
      <w:marRight w:val="0"/>
      <w:marTop w:val="0"/>
      <w:marBottom w:val="0"/>
      <w:divBdr>
        <w:top w:val="none" w:sz="0" w:space="0" w:color="auto"/>
        <w:left w:val="none" w:sz="0" w:space="0" w:color="auto"/>
        <w:bottom w:val="none" w:sz="0" w:space="0" w:color="auto"/>
        <w:right w:val="none" w:sz="0" w:space="0" w:color="auto"/>
      </w:divBdr>
    </w:div>
    <w:div w:id="1427380609">
      <w:bodyDiv w:val="1"/>
      <w:marLeft w:val="0"/>
      <w:marRight w:val="0"/>
      <w:marTop w:val="0"/>
      <w:marBottom w:val="0"/>
      <w:divBdr>
        <w:top w:val="none" w:sz="0" w:space="0" w:color="auto"/>
        <w:left w:val="none" w:sz="0" w:space="0" w:color="auto"/>
        <w:bottom w:val="none" w:sz="0" w:space="0" w:color="auto"/>
        <w:right w:val="none" w:sz="0" w:space="0" w:color="auto"/>
      </w:divBdr>
    </w:div>
    <w:div w:id="1427383263">
      <w:bodyDiv w:val="1"/>
      <w:marLeft w:val="0"/>
      <w:marRight w:val="0"/>
      <w:marTop w:val="0"/>
      <w:marBottom w:val="0"/>
      <w:divBdr>
        <w:top w:val="none" w:sz="0" w:space="0" w:color="auto"/>
        <w:left w:val="none" w:sz="0" w:space="0" w:color="auto"/>
        <w:bottom w:val="none" w:sz="0" w:space="0" w:color="auto"/>
        <w:right w:val="none" w:sz="0" w:space="0" w:color="auto"/>
      </w:divBdr>
    </w:div>
    <w:div w:id="1427531202">
      <w:bodyDiv w:val="1"/>
      <w:marLeft w:val="0"/>
      <w:marRight w:val="0"/>
      <w:marTop w:val="0"/>
      <w:marBottom w:val="0"/>
      <w:divBdr>
        <w:top w:val="none" w:sz="0" w:space="0" w:color="auto"/>
        <w:left w:val="none" w:sz="0" w:space="0" w:color="auto"/>
        <w:bottom w:val="none" w:sz="0" w:space="0" w:color="auto"/>
        <w:right w:val="none" w:sz="0" w:space="0" w:color="auto"/>
      </w:divBdr>
    </w:div>
    <w:div w:id="1427992753">
      <w:bodyDiv w:val="1"/>
      <w:marLeft w:val="0"/>
      <w:marRight w:val="0"/>
      <w:marTop w:val="0"/>
      <w:marBottom w:val="0"/>
      <w:divBdr>
        <w:top w:val="none" w:sz="0" w:space="0" w:color="auto"/>
        <w:left w:val="none" w:sz="0" w:space="0" w:color="auto"/>
        <w:bottom w:val="none" w:sz="0" w:space="0" w:color="auto"/>
        <w:right w:val="none" w:sz="0" w:space="0" w:color="auto"/>
      </w:divBdr>
    </w:div>
    <w:div w:id="1428035571">
      <w:bodyDiv w:val="1"/>
      <w:marLeft w:val="0"/>
      <w:marRight w:val="0"/>
      <w:marTop w:val="0"/>
      <w:marBottom w:val="0"/>
      <w:divBdr>
        <w:top w:val="none" w:sz="0" w:space="0" w:color="auto"/>
        <w:left w:val="none" w:sz="0" w:space="0" w:color="auto"/>
        <w:bottom w:val="none" w:sz="0" w:space="0" w:color="auto"/>
        <w:right w:val="none" w:sz="0" w:space="0" w:color="auto"/>
      </w:divBdr>
    </w:div>
    <w:div w:id="1429153829">
      <w:bodyDiv w:val="1"/>
      <w:marLeft w:val="0"/>
      <w:marRight w:val="0"/>
      <w:marTop w:val="0"/>
      <w:marBottom w:val="0"/>
      <w:divBdr>
        <w:top w:val="none" w:sz="0" w:space="0" w:color="auto"/>
        <w:left w:val="none" w:sz="0" w:space="0" w:color="auto"/>
        <w:bottom w:val="none" w:sz="0" w:space="0" w:color="auto"/>
        <w:right w:val="none" w:sz="0" w:space="0" w:color="auto"/>
      </w:divBdr>
    </w:div>
    <w:div w:id="1429932621">
      <w:bodyDiv w:val="1"/>
      <w:marLeft w:val="0"/>
      <w:marRight w:val="0"/>
      <w:marTop w:val="0"/>
      <w:marBottom w:val="0"/>
      <w:divBdr>
        <w:top w:val="none" w:sz="0" w:space="0" w:color="auto"/>
        <w:left w:val="none" w:sz="0" w:space="0" w:color="auto"/>
        <w:bottom w:val="none" w:sz="0" w:space="0" w:color="auto"/>
        <w:right w:val="none" w:sz="0" w:space="0" w:color="auto"/>
      </w:divBdr>
    </w:div>
    <w:div w:id="1429933550">
      <w:bodyDiv w:val="1"/>
      <w:marLeft w:val="0"/>
      <w:marRight w:val="0"/>
      <w:marTop w:val="0"/>
      <w:marBottom w:val="0"/>
      <w:divBdr>
        <w:top w:val="none" w:sz="0" w:space="0" w:color="auto"/>
        <w:left w:val="none" w:sz="0" w:space="0" w:color="auto"/>
        <w:bottom w:val="none" w:sz="0" w:space="0" w:color="auto"/>
        <w:right w:val="none" w:sz="0" w:space="0" w:color="auto"/>
      </w:divBdr>
    </w:div>
    <w:div w:id="1430194015">
      <w:bodyDiv w:val="1"/>
      <w:marLeft w:val="0"/>
      <w:marRight w:val="0"/>
      <w:marTop w:val="0"/>
      <w:marBottom w:val="0"/>
      <w:divBdr>
        <w:top w:val="none" w:sz="0" w:space="0" w:color="auto"/>
        <w:left w:val="none" w:sz="0" w:space="0" w:color="auto"/>
        <w:bottom w:val="none" w:sz="0" w:space="0" w:color="auto"/>
        <w:right w:val="none" w:sz="0" w:space="0" w:color="auto"/>
      </w:divBdr>
    </w:div>
    <w:div w:id="1430542666">
      <w:bodyDiv w:val="1"/>
      <w:marLeft w:val="0"/>
      <w:marRight w:val="0"/>
      <w:marTop w:val="0"/>
      <w:marBottom w:val="0"/>
      <w:divBdr>
        <w:top w:val="none" w:sz="0" w:space="0" w:color="auto"/>
        <w:left w:val="none" w:sz="0" w:space="0" w:color="auto"/>
        <w:bottom w:val="none" w:sz="0" w:space="0" w:color="auto"/>
        <w:right w:val="none" w:sz="0" w:space="0" w:color="auto"/>
      </w:divBdr>
    </w:div>
    <w:div w:id="1430616946">
      <w:bodyDiv w:val="1"/>
      <w:marLeft w:val="0"/>
      <w:marRight w:val="0"/>
      <w:marTop w:val="0"/>
      <w:marBottom w:val="0"/>
      <w:divBdr>
        <w:top w:val="none" w:sz="0" w:space="0" w:color="auto"/>
        <w:left w:val="none" w:sz="0" w:space="0" w:color="auto"/>
        <w:bottom w:val="none" w:sz="0" w:space="0" w:color="auto"/>
        <w:right w:val="none" w:sz="0" w:space="0" w:color="auto"/>
      </w:divBdr>
    </w:div>
    <w:div w:id="1431049814">
      <w:bodyDiv w:val="1"/>
      <w:marLeft w:val="0"/>
      <w:marRight w:val="0"/>
      <w:marTop w:val="0"/>
      <w:marBottom w:val="0"/>
      <w:divBdr>
        <w:top w:val="none" w:sz="0" w:space="0" w:color="auto"/>
        <w:left w:val="none" w:sz="0" w:space="0" w:color="auto"/>
        <w:bottom w:val="none" w:sz="0" w:space="0" w:color="auto"/>
        <w:right w:val="none" w:sz="0" w:space="0" w:color="auto"/>
      </w:divBdr>
    </w:div>
    <w:div w:id="1431198181">
      <w:bodyDiv w:val="1"/>
      <w:marLeft w:val="0"/>
      <w:marRight w:val="0"/>
      <w:marTop w:val="0"/>
      <w:marBottom w:val="0"/>
      <w:divBdr>
        <w:top w:val="none" w:sz="0" w:space="0" w:color="auto"/>
        <w:left w:val="none" w:sz="0" w:space="0" w:color="auto"/>
        <w:bottom w:val="none" w:sz="0" w:space="0" w:color="auto"/>
        <w:right w:val="none" w:sz="0" w:space="0" w:color="auto"/>
      </w:divBdr>
    </w:div>
    <w:div w:id="1432047031">
      <w:bodyDiv w:val="1"/>
      <w:marLeft w:val="0"/>
      <w:marRight w:val="0"/>
      <w:marTop w:val="0"/>
      <w:marBottom w:val="0"/>
      <w:divBdr>
        <w:top w:val="none" w:sz="0" w:space="0" w:color="auto"/>
        <w:left w:val="none" w:sz="0" w:space="0" w:color="auto"/>
        <w:bottom w:val="none" w:sz="0" w:space="0" w:color="auto"/>
        <w:right w:val="none" w:sz="0" w:space="0" w:color="auto"/>
      </w:divBdr>
    </w:div>
    <w:div w:id="1432816828">
      <w:bodyDiv w:val="1"/>
      <w:marLeft w:val="0"/>
      <w:marRight w:val="0"/>
      <w:marTop w:val="0"/>
      <w:marBottom w:val="0"/>
      <w:divBdr>
        <w:top w:val="none" w:sz="0" w:space="0" w:color="auto"/>
        <w:left w:val="none" w:sz="0" w:space="0" w:color="auto"/>
        <w:bottom w:val="none" w:sz="0" w:space="0" w:color="auto"/>
        <w:right w:val="none" w:sz="0" w:space="0" w:color="auto"/>
      </w:divBdr>
    </w:div>
    <w:div w:id="1432970176">
      <w:bodyDiv w:val="1"/>
      <w:marLeft w:val="0"/>
      <w:marRight w:val="0"/>
      <w:marTop w:val="0"/>
      <w:marBottom w:val="0"/>
      <w:divBdr>
        <w:top w:val="none" w:sz="0" w:space="0" w:color="auto"/>
        <w:left w:val="none" w:sz="0" w:space="0" w:color="auto"/>
        <w:bottom w:val="none" w:sz="0" w:space="0" w:color="auto"/>
        <w:right w:val="none" w:sz="0" w:space="0" w:color="auto"/>
      </w:divBdr>
    </w:div>
    <w:div w:id="1433166301">
      <w:bodyDiv w:val="1"/>
      <w:marLeft w:val="0"/>
      <w:marRight w:val="0"/>
      <w:marTop w:val="0"/>
      <w:marBottom w:val="0"/>
      <w:divBdr>
        <w:top w:val="none" w:sz="0" w:space="0" w:color="auto"/>
        <w:left w:val="none" w:sz="0" w:space="0" w:color="auto"/>
        <w:bottom w:val="none" w:sz="0" w:space="0" w:color="auto"/>
        <w:right w:val="none" w:sz="0" w:space="0" w:color="auto"/>
      </w:divBdr>
    </w:div>
    <w:div w:id="1433472656">
      <w:bodyDiv w:val="1"/>
      <w:marLeft w:val="0"/>
      <w:marRight w:val="0"/>
      <w:marTop w:val="0"/>
      <w:marBottom w:val="0"/>
      <w:divBdr>
        <w:top w:val="none" w:sz="0" w:space="0" w:color="auto"/>
        <w:left w:val="none" w:sz="0" w:space="0" w:color="auto"/>
        <w:bottom w:val="none" w:sz="0" w:space="0" w:color="auto"/>
        <w:right w:val="none" w:sz="0" w:space="0" w:color="auto"/>
      </w:divBdr>
    </w:div>
    <w:div w:id="1433668005">
      <w:bodyDiv w:val="1"/>
      <w:marLeft w:val="0"/>
      <w:marRight w:val="0"/>
      <w:marTop w:val="0"/>
      <w:marBottom w:val="0"/>
      <w:divBdr>
        <w:top w:val="none" w:sz="0" w:space="0" w:color="auto"/>
        <w:left w:val="none" w:sz="0" w:space="0" w:color="auto"/>
        <w:bottom w:val="none" w:sz="0" w:space="0" w:color="auto"/>
        <w:right w:val="none" w:sz="0" w:space="0" w:color="auto"/>
      </w:divBdr>
    </w:div>
    <w:div w:id="1434518021">
      <w:bodyDiv w:val="1"/>
      <w:marLeft w:val="0"/>
      <w:marRight w:val="0"/>
      <w:marTop w:val="0"/>
      <w:marBottom w:val="0"/>
      <w:divBdr>
        <w:top w:val="none" w:sz="0" w:space="0" w:color="auto"/>
        <w:left w:val="none" w:sz="0" w:space="0" w:color="auto"/>
        <w:bottom w:val="none" w:sz="0" w:space="0" w:color="auto"/>
        <w:right w:val="none" w:sz="0" w:space="0" w:color="auto"/>
      </w:divBdr>
    </w:div>
    <w:div w:id="1435514623">
      <w:bodyDiv w:val="1"/>
      <w:marLeft w:val="0"/>
      <w:marRight w:val="0"/>
      <w:marTop w:val="0"/>
      <w:marBottom w:val="0"/>
      <w:divBdr>
        <w:top w:val="none" w:sz="0" w:space="0" w:color="auto"/>
        <w:left w:val="none" w:sz="0" w:space="0" w:color="auto"/>
        <w:bottom w:val="none" w:sz="0" w:space="0" w:color="auto"/>
        <w:right w:val="none" w:sz="0" w:space="0" w:color="auto"/>
      </w:divBdr>
    </w:div>
    <w:div w:id="1436025526">
      <w:bodyDiv w:val="1"/>
      <w:marLeft w:val="0"/>
      <w:marRight w:val="0"/>
      <w:marTop w:val="0"/>
      <w:marBottom w:val="0"/>
      <w:divBdr>
        <w:top w:val="none" w:sz="0" w:space="0" w:color="auto"/>
        <w:left w:val="none" w:sz="0" w:space="0" w:color="auto"/>
        <w:bottom w:val="none" w:sz="0" w:space="0" w:color="auto"/>
        <w:right w:val="none" w:sz="0" w:space="0" w:color="auto"/>
      </w:divBdr>
    </w:div>
    <w:div w:id="1436439065">
      <w:bodyDiv w:val="1"/>
      <w:marLeft w:val="0"/>
      <w:marRight w:val="0"/>
      <w:marTop w:val="0"/>
      <w:marBottom w:val="0"/>
      <w:divBdr>
        <w:top w:val="none" w:sz="0" w:space="0" w:color="auto"/>
        <w:left w:val="none" w:sz="0" w:space="0" w:color="auto"/>
        <w:bottom w:val="none" w:sz="0" w:space="0" w:color="auto"/>
        <w:right w:val="none" w:sz="0" w:space="0" w:color="auto"/>
      </w:divBdr>
    </w:div>
    <w:div w:id="1436628697">
      <w:bodyDiv w:val="1"/>
      <w:marLeft w:val="0"/>
      <w:marRight w:val="0"/>
      <w:marTop w:val="0"/>
      <w:marBottom w:val="0"/>
      <w:divBdr>
        <w:top w:val="none" w:sz="0" w:space="0" w:color="auto"/>
        <w:left w:val="none" w:sz="0" w:space="0" w:color="auto"/>
        <w:bottom w:val="none" w:sz="0" w:space="0" w:color="auto"/>
        <w:right w:val="none" w:sz="0" w:space="0" w:color="auto"/>
      </w:divBdr>
    </w:div>
    <w:div w:id="1436711677">
      <w:bodyDiv w:val="1"/>
      <w:marLeft w:val="0"/>
      <w:marRight w:val="0"/>
      <w:marTop w:val="0"/>
      <w:marBottom w:val="0"/>
      <w:divBdr>
        <w:top w:val="none" w:sz="0" w:space="0" w:color="auto"/>
        <w:left w:val="none" w:sz="0" w:space="0" w:color="auto"/>
        <w:bottom w:val="none" w:sz="0" w:space="0" w:color="auto"/>
        <w:right w:val="none" w:sz="0" w:space="0" w:color="auto"/>
      </w:divBdr>
    </w:div>
    <w:div w:id="1438133116">
      <w:bodyDiv w:val="1"/>
      <w:marLeft w:val="0"/>
      <w:marRight w:val="0"/>
      <w:marTop w:val="0"/>
      <w:marBottom w:val="0"/>
      <w:divBdr>
        <w:top w:val="none" w:sz="0" w:space="0" w:color="auto"/>
        <w:left w:val="none" w:sz="0" w:space="0" w:color="auto"/>
        <w:bottom w:val="none" w:sz="0" w:space="0" w:color="auto"/>
        <w:right w:val="none" w:sz="0" w:space="0" w:color="auto"/>
      </w:divBdr>
    </w:div>
    <w:div w:id="1438673067">
      <w:bodyDiv w:val="1"/>
      <w:marLeft w:val="0"/>
      <w:marRight w:val="0"/>
      <w:marTop w:val="0"/>
      <w:marBottom w:val="0"/>
      <w:divBdr>
        <w:top w:val="none" w:sz="0" w:space="0" w:color="auto"/>
        <w:left w:val="none" w:sz="0" w:space="0" w:color="auto"/>
        <w:bottom w:val="none" w:sz="0" w:space="0" w:color="auto"/>
        <w:right w:val="none" w:sz="0" w:space="0" w:color="auto"/>
      </w:divBdr>
    </w:div>
    <w:div w:id="1438908636">
      <w:bodyDiv w:val="1"/>
      <w:marLeft w:val="0"/>
      <w:marRight w:val="0"/>
      <w:marTop w:val="0"/>
      <w:marBottom w:val="0"/>
      <w:divBdr>
        <w:top w:val="none" w:sz="0" w:space="0" w:color="auto"/>
        <w:left w:val="none" w:sz="0" w:space="0" w:color="auto"/>
        <w:bottom w:val="none" w:sz="0" w:space="0" w:color="auto"/>
        <w:right w:val="none" w:sz="0" w:space="0" w:color="auto"/>
      </w:divBdr>
    </w:div>
    <w:div w:id="1439059917">
      <w:bodyDiv w:val="1"/>
      <w:marLeft w:val="0"/>
      <w:marRight w:val="0"/>
      <w:marTop w:val="0"/>
      <w:marBottom w:val="0"/>
      <w:divBdr>
        <w:top w:val="none" w:sz="0" w:space="0" w:color="auto"/>
        <w:left w:val="none" w:sz="0" w:space="0" w:color="auto"/>
        <w:bottom w:val="none" w:sz="0" w:space="0" w:color="auto"/>
        <w:right w:val="none" w:sz="0" w:space="0" w:color="auto"/>
      </w:divBdr>
    </w:div>
    <w:div w:id="1439257382">
      <w:bodyDiv w:val="1"/>
      <w:marLeft w:val="0"/>
      <w:marRight w:val="0"/>
      <w:marTop w:val="0"/>
      <w:marBottom w:val="0"/>
      <w:divBdr>
        <w:top w:val="none" w:sz="0" w:space="0" w:color="auto"/>
        <w:left w:val="none" w:sz="0" w:space="0" w:color="auto"/>
        <w:bottom w:val="none" w:sz="0" w:space="0" w:color="auto"/>
        <w:right w:val="none" w:sz="0" w:space="0" w:color="auto"/>
      </w:divBdr>
    </w:div>
    <w:div w:id="1440102756">
      <w:bodyDiv w:val="1"/>
      <w:marLeft w:val="0"/>
      <w:marRight w:val="0"/>
      <w:marTop w:val="0"/>
      <w:marBottom w:val="0"/>
      <w:divBdr>
        <w:top w:val="none" w:sz="0" w:space="0" w:color="auto"/>
        <w:left w:val="none" w:sz="0" w:space="0" w:color="auto"/>
        <w:bottom w:val="none" w:sz="0" w:space="0" w:color="auto"/>
        <w:right w:val="none" w:sz="0" w:space="0" w:color="auto"/>
      </w:divBdr>
    </w:div>
    <w:div w:id="1440221083">
      <w:bodyDiv w:val="1"/>
      <w:marLeft w:val="0"/>
      <w:marRight w:val="0"/>
      <w:marTop w:val="0"/>
      <w:marBottom w:val="0"/>
      <w:divBdr>
        <w:top w:val="none" w:sz="0" w:space="0" w:color="auto"/>
        <w:left w:val="none" w:sz="0" w:space="0" w:color="auto"/>
        <w:bottom w:val="none" w:sz="0" w:space="0" w:color="auto"/>
        <w:right w:val="none" w:sz="0" w:space="0" w:color="auto"/>
      </w:divBdr>
    </w:div>
    <w:div w:id="1440372256">
      <w:bodyDiv w:val="1"/>
      <w:marLeft w:val="0"/>
      <w:marRight w:val="0"/>
      <w:marTop w:val="0"/>
      <w:marBottom w:val="0"/>
      <w:divBdr>
        <w:top w:val="none" w:sz="0" w:space="0" w:color="auto"/>
        <w:left w:val="none" w:sz="0" w:space="0" w:color="auto"/>
        <w:bottom w:val="none" w:sz="0" w:space="0" w:color="auto"/>
        <w:right w:val="none" w:sz="0" w:space="0" w:color="auto"/>
      </w:divBdr>
    </w:div>
    <w:div w:id="1440443660">
      <w:bodyDiv w:val="1"/>
      <w:marLeft w:val="0"/>
      <w:marRight w:val="0"/>
      <w:marTop w:val="0"/>
      <w:marBottom w:val="0"/>
      <w:divBdr>
        <w:top w:val="none" w:sz="0" w:space="0" w:color="auto"/>
        <w:left w:val="none" w:sz="0" w:space="0" w:color="auto"/>
        <w:bottom w:val="none" w:sz="0" w:space="0" w:color="auto"/>
        <w:right w:val="none" w:sz="0" w:space="0" w:color="auto"/>
      </w:divBdr>
    </w:div>
    <w:div w:id="1441877344">
      <w:bodyDiv w:val="1"/>
      <w:marLeft w:val="0"/>
      <w:marRight w:val="0"/>
      <w:marTop w:val="0"/>
      <w:marBottom w:val="0"/>
      <w:divBdr>
        <w:top w:val="none" w:sz="0" w:space="0" w:color="auto"/>
        <w:left w:val="none" w:sz="0" w:space="0" w:color="auto"/>
        <w:bottom w:val="none" w:sz="0" w:space="0" w:color="auto"/>
        <w:right w:val="none" w:sz="0" w:space="0" w:color="auto"/>
      </w:divBdr>
    </w:div>
    <w:div w:id="1441990149">
      <w:bodyDiv w:val="1"/>
      <w:marLeft w:val="0"/>
      <w:marRight w:val="0"/>
      <w:marTop w:val="0"/>
      <w:marBottom w:val="0"/>
      <w:divBdr>
        <w:top w:val="none" w:sz="0" w:space="0" w:color="auto"/>
        <w:left w:val="none" w:sz="0" w:space="0" w:color="auto"/>
        <w:bottom w:val="none" w:sz="0" w:space="0" w:color="auto"/>
        <w:right w:val="none" w:sz="0" w:space="0" w:color="auto"/>
      </w:divBdr>
    </w:div>
    <w:div w:id="1442528688">
      <w:bodyDiv w:val="1"/>
      <w:marLeft w:val="0"/>
      <w:marRight w:val="0"/>
      <w:marTop w:val="0"/>
      <w:marBottom w:val="0"/>
      <w:divBdr>
        <w:top w:val="none" w:sz="0" w:space="0" w:color="auto"/>
        <w:left w:val="none" w:sz="0" w:space="0" w:color="auto"/>
        <w:bottom w:val="none" w:sz="0" w:space="0" w:color="auto"/>
        <w:right w:val="none" w:sz="0" w:space="0" w:color="auto"/>
      </w:divBdr>
    </w:div>
    <w:div w:id="1442602919">
      <w:bodyDiv w:val="1"/>
      <w:marLeft w:val="0"/>
      <w:marRight w:val="0"/>
      <w:marTop w:val="0"/>
      <w:marBottom w:val="0"/>
      <w:divBdr>
        <w:top w:val="none" w:sz="0" w:space="0" w:color="auto"/>
        <w:left w:val="none" w:sz="0" w:space="0" w:color="auto"/>
        <w:bottom w:val="none" w:sz="0" w:space="0" w:color="auto"/>
        <w:right w:val="none" w:sz="0" w:space="0" w:color="auto"/>
      </w:divBdr>
    </w:div>
    <w:div w:id="1442649885">
      <w:bodyDiv w:val="1"/>
      <w:marLeft w:val="0"/>
      <w:marRight w:val="0"/>
      <w:marTop w:val="0"/>
      <w:marBottom w:val="0"/>
      <w:divBdr>
        <w:top w:val="none" w:sz="0" w:space="0" w:color="auto"/>
        <w:left w:val="none" w:sz="0" w:space="0" w:color="auto"/>
        <w:bottom w:val="none" w:sz="0" w:space="0" w:color="auto"/>
        <w:right w:val="none" w:sz="0" w:space="0" w:color="auto"/>
      </w:divBdr>
    </w:div>
    <w:div w:id="1442724181">
      <w:bodyDiv w:val="1"/>
      <w:marLeft w:val="0"/>
      <w:marRight w:val="0"/>
      <w:marTop w:val="0"/>
      <w:marBottom w:val="0"/>
      <w:divBdr>
        <w:top w:val="none" w:sz="0" w:space="0" w:color="auto"/>
        <w:left w:val="none" w:sz="0" w:space="0" w:color="auto"/>
        <w:bottom w:val="none" w:sz="0" w:space="0" w:color="auto"/>
        <w:right w:val="none" w:sz="0" w:space="0" w:color="auto"/>
      </w:divBdr>
    </w:div>
    <w:div w:id="1442871003">
      <w:bodyDiv w:val="1"/>
      <w:marLeft w:val="0"/>
      <w:marRight w:val="0"/>
      <w:marTop w:val="0"/>
      <w:marBottom w:val="0"/>
      <w:divBdr>
        <w:top w:val="none" w:sz="0" w:space="0" w:color="auto"/>
        <w:left w:val="none" w:sz="0" w:space="0" w:color="auto"/>
        <w:bottom w:val="none" w:sz="0" w:space="0" w:color="auto"/>
        <w:right w:val="none" w:sz="0" w:space="0" w:color="auto"/>
      </w:divBdr>
    </w:div>
    <w:div w:id="1443648602">
      <w:bodyDiv w:val="1"/>
      <w:marLeft w:val="0"/>
      <w:marRight w:val="0"/>
      <w:marTop w:val="0"/>
      <w:marBottom w:val="0"/>
      <w:divBdr>
        <w:top w:val="none" w:sz="0" w:space="0" w:color="auto"/>
        <w:left w:val="none" w:sz="0" w:space="0" w:color="auto"/>
        <w:bottom w:val="none" w:sz="0" w:space="0" w:color="auto"/>
        <w:right w:val="none" w:sz="0" w:space="0" w:color="auto"/>
      </w:divBdr>
    </w:div>
    <w:div w:id="1444106351">
      <w:bodyDiv w:val="1"/>
      <w:marLeft w:val="0"/>
      <w:marRight w:val="0"/>
      <w:marTop w:val="0"/>
      <w:marBottom w:val="0"/>
      <w:divBdr>
        <w:top w:val="none" w:sz="0" w:space="0" w:color="auto"/>
        <w:left w:val="none" w:sz="0" w:space="0" w:color="auto"/>
        <w:bottom w:val="none" w:sz="0" w:space="0" w:color="auto"/>
        <w:right w:val="none" w:sz="0" w:space="0" w:color="auto"/>
      </w:divBdr>
    </w:div>
    <w:div w:id="1444111988">
      <w:bodyDiv w:val="1"/>
      <w:marLeft w:val="0"/>
      <w:marRight w:val="0"/>
      <w:marTop w:val="0"/>
      <w:marBottom w:val="0"/>
      <w:divBdr>
        <w:top w:val="none" w:sz="0" w:space="0" w:color="auto"/>
        <w:left w:val="none" w:sz="0" w:space="0" w:color="auto"/>
        <w:bottom w:val="none" w:sz="0" w:space="0" w:color="auto"/>
        <w:right w:val="none" w:sz="0" w:space="0" w:color="auto"/>
      </w:divBdr>
    </w:div>
    <w:div w:id="1445341466">
      <w:bodyDiv w:val="1"/>
      <w:marLeft w:val="0"/>
      <w:marRight w:val="0"/>
      <w:marTop w:val="0"/>
      <w:marBottom w:val="0"/>
      <w:divBdr>
        <w:top w:val="none" w:sz="0" w:space="0" w:color="auto"/>
        <w:left w:val="none" w:sz="0" w:space="0" w:color="auto"/>
        <w:bottom w:val="none" w:sz="0" w:space="0" w:color="auto"/>
        <w:right w:val="none" w:sz="0" w:space="0" w:color="auto"/>
      </w:divBdr>
    </w:div>
    <w:div w:id="1445535369">
      <w:bodyDiv w:val="1"/>
      <w:marLeft w:val="0"/>
      <w:marRight w:val="0"/>
      <w:marTop w:val="0"/>
      <w:marBottom w:val="0"/>
      <w:divBdr>
        <w:top w:val="none" w:sz="0" w:space="0" w:color="auto"/>
        <w:left w:val="none" w:sz="0" w:space="0" w:color="auto"/>
        <w:bottom w:val="none" w:sz="0" w:space="0" w:color="auto"/>
        <w:right w:val="none" w:sz="0" w:space="0" w:color="auto"/>
      </w:divBdr>
    </w:div>
    <w:div w:id="1446189736">
      <w:bodyDiv w:val="1"/>
      <w:marLeft w:val="0"/>
      <w:marRight w:val="0"/>
      <w:marTop w:val="0"/>
      <w:marBottom w:val="0"/>
      <w:divBdr>
        <w:top w:val="none" w:sz="0" w:space="0" w:color="auto"/>
        <w:left w:val="none" w:sz="0" w:space="0" w:color="auto"/>
        <w:bottom w:val="none" w:sz="0" w:space="0" w:color="auto"/>
        <w:right w:val="none" w:sz="0" w:space="0" w:color="auto"/>
      </w:divBdr>
    </w:div>
    <w:div w:id="1446542048">
      <w:bodyDiv w:val="1"/>
      <w:marLeft w:val="0"/>
      <w:marRight w:val="0"/>
      <w:marTop w:val="0"/>
      <w:marBottom w:val="0"/>
      <w:divBdr>
        <w:top w:val="none" w:sz="0" w:space="0" w:color="auto"/>
        <w:left w:val="none" w:sz="0" w:space="0" w:color="auto"/>
        <w:bottom w:val="none" w:sz="0" w:space="0" w:color="auto"/>
        <w:right w:val="none" w:sz="0" w:space="0" w:color="auto"/>
      </w:divBdr>
    </w:div>
    <w:div w:id="1446652778">
      <w:bodyDiv w:val="1"/>
      <w:marLeft w:val="0"/>
      <w:marRight w:val="0"/>
      <w:marTop w:val="0"/>
      <w:marBottom w:val="0"/>
      <w:divBdr>
        <w:top w:val="none" w:sz="0" w:space="0" w:color="auto"/>
        <w:left w:val="none" w:sz="0" w:space="0" w:color="auto"/>
        <w:bottom w:val="none" w:sz="0" w:space="0" w:color="auto"/>
        <w:right w:val="none" w:sz="0" w:space="0" w:color="auto"/>
      </w:divBdr>
    </w:div>
    <w:div w:id="1446802110">
      <w:bodyDiv w:val="1"/>
      <w:marLeft w:val="0"/>
      <w:marRight w:val="0"/>
      <w:marTop w:val="0"/>
      <w:marBottom w:val="0"/>
      <w:divBdr>
        <w:top w:val="none" w:sz="0" w:space="0" w:color="auto"/>
        <w:left w:val="none" w:sz="0" w:space="0" w:color="auto"/>
        <w:bottom w:val="none" w:sz="0" w:space="0" w:color="auto"/>
        <w:right w:val="none" w:sz="0" w:space="0" w:color="auto"/>
      </w:divBdr>
    </w:div>
    <w:div w:id="1447117333">
      <w:bodyDiv w:val="1"/>
      <w:marLeft w:val="0"/>
      <w:marRight w:val="0"/>
      <w:marTop w:val="0"/>
      <w:marBottom w:val="0"/>
      <w:divBdr>
        <w:top w:val="none" w:sz="0" w:space="0" w:color="auto"/>
        <w:left w:val="none" w:sz="0" w:space="0" w:color="auto"/>
        <w:bottom w:val="none" w:sz="0" w:space="0" w:color="auto"/>
        <w:right w:val="none" w:sz="0" w:space="0" w:color="auto"/>
      </w:divBdr>
    </w:div>
    <w:div w:id="1447502644">
      <w:bodyDiv w:val="1"/>
      <w:marLeft w:val="0"/>
      <w:marRight w:val="0"/>
      <w:marTop w:val="0"/>
      <w:marBottom w:val="0"/>
      <w:divBdr>
        <w:top w:val="none" w:sz="0" w:space="0" w:color="auto"/>
        <w:left w:val="none" w:sz="0" w:space="0" w:color="auto"/>
        <w:bottom w:val="none" w:sz="0" w:space="0" w:color="auto"/>
        <w:right w:val="none" w:sz="0" w:space="0" w:color="auto"/>
      </w:divBdr>
    </w:div>
    <w:div w:id="1447850008">
      <w:bodyDiv w:val="1"/>
      <w:marLeft w:val="0"/>
      <w:marRight w:val="0"/>
      <w:marTop w:val="0"/>
      <w:marBottom w:val="0"/>
      <w:divBdr>
        <w:top w:val="none" w:sz="0" w:space="0" w:color="auto"/>
        <w:left w:val="none" w:sz="0" w:space="0" w:color="auto"/>
        <w:bottom w:val="none" w:sz="0" w:space="0" w:color="auto"/>
        <w:right w:val="none" w:sz="0" w:space="0" w:color="auto"/>
      </w:divBdr>
    </w:div>
    <w:div w:id="1449352022">
      <w:bodyDiv w:val="1"/>
      <w:marLeft w:val="0"/>
      <w:marRight w:val="0"/>
      <w:marTop w:val="0"/>
      <w:marBottom w:val="0"/>
      <w:divBdr>
        <w:top w:val="none" w:sz="0" w:space="0" w:color="auto"/>
        <w:left w:val="none" w:sz="0" w:space="0" w:color="auto"/>
        <w:bottom w:val="none" w:sz="0" w:space="0" w:color="auto"/>
        <w:right w:val="none" w:sz="0" w:space="0" w:color="auto"/>
      </w:divBdr>
    </w:div>
    <w:div w:id="1449619912">
      <w:bodyDiv w:val="1"/>
      <w:marLeft w:val="0"/>
      <w:marRight w:val="0"/>
      <w:marTop w:val="0"/>
      <w:marBottom w:val="0"/>
      <w:divBdr>
        <w:top w:val="none" w:sz="0" w:space="0" w:color="auto"/>
        <w:left w:val="none" w:sz="0" w:space="0" w:color="auto"/>
        <w:bottom w:val="none" w:sz="0" w:space="0" w:color="auto"/>
        <w:right w:val="none" w:sz="0" w:space="0" w:color="auto"/>
      </w:divBdr>
    </w:div>
    <w:div w:id="1449668135">
      <w:bodyDiv w:val="1"/>
      <w:marLeft w:val="0"/>
      <w:marRight w:val="0"/>
      <w:marTop w:val="0"/>
      <w:marBottom w:val="0"/>
      <w:divBdr>
        <w:top w:val="none" w:sz="0" w:space="0" w:color="auto"/>
        <w:left w:val="none" w:sz="0" w:space="0" w:color="auto"/>
        <w:bottom w:val="none" w:sz="0" w:space="0" w:color="auto"/>
        <w:right w:val="none" w:sz="0" w:space="0" w:color="auto"/>
      </w:divBdr>
    </w:div>
    <w:div w:id="1450008844">
      <w:bodyDiv w:val="1"/>
      <w:marLeft w:val="0"/>
      <w:marRight w:val="0"/>
      <w:marTop w:val="0"/>
      <w:marBottom w:val="0"/>
      <w:divBdr>
        <w:top w:val="none" w:sz="0" w:space="0" w:color="auto"/>
        <w:left w:val="none" w:sz="0" w:space="0" w:color="auto"/>
        <w:bottom w:val="none" w:sz="0" w:space="0" w:color="auto"/>
        <w:right w:val="none" w:sz="0" w:space="0" w:color="auto"/>
      </w:divBdr>
    </w:div>
    <w:div w:id="1450122055">
      <w:bodyDiv w:val="1"/>
      <w:marLeft w:val="0"/>
      <w:marRight w:val="0"/>
      <w:marTop w:val="0"/>
      <w:marBottom w:val="0"/>
      <w:divBdr>
        <w:top w:val="none" w:sz="0" w:space="0" w:color="auto"/>
        <w:left w:val="none" w:sz="0" w:space="0" w:color="auto"/>
        <w:bottom w:val="none" w:sz="0" w:space="0" w:color="auto"/>
        <w:right w:val="none" w:sz="0" w:space="0" w:color="auto"/>
      </w:divBdr>
    </w:div>
    <w:div w:id="1450321757">
      <w:bodyDiv w:val="1"/>
      <w:marLeft w:val="0"/>
      <w:marRight w:val="0"/>
      <w:marTop w:val="0"/>
      <w:marBottom w:val="0"/>
      <w:divBdr>
        <w:top w:val="none" w:sz="0" w:space="0" w:color="auto"/>
        <w:left w:val="none" w:sz="0" w:space="0" w:color="auto"/>
        <w:bottom w:val="none" w:sz="0" w:space="0" w:color="auto"/>
        <w:right w:val="none" w:sz="0" w:space="0" w:color="auto"/>
      </w:divBdr>
    </w:div>
    <w:div w:id="1450708831">
      <w:bodyDiv w:val="1"/>
      <w:marLeft w:val="0"/>
      <w:marRight w:val="0"/>
      <w:marTop w:val="0"/>
      <w:marBottom w:val="0"/>
      <w:divBdr>
        <w:top w:val="none" w:sz="0" w:space="0" w:color="auto"/>
        <w:left w:val="none" w:sz="0" w:space="0" w:color="auto"/>
        <w:bottom w:val="none" w:sz="0" w:space="0" w:color="auto"/>
        <w:right w:val="none" w:sz="0" w:space="0" w:color="auto"/>
      </w:divBdr>
    </w:div>
    <w:div w:id="1451322470">
      <w:bodyDiv w:val="1"/>
      <w:marLeft w:val="0"/>
      <w:marRight w:val="0"/>
      <w:marTop w:val="0"/>
      <w:marBottom w:val="0"/>
      <w:divBdr>
        <w:top w:val="none" w:sz="0" w:space="0" w:color="auto"/>
        <w:left w:val="none" w:sz="0" w:space="0" w:color="auto"/>
        <w:bottom w:val="none" w:sz="0" w:space="0" w:color="auto"/>
        <w:right w:val="none" w:sz="0" w:space="0" w:color="auto"/>
      </w:divBdr>
    </w:div>
    <w:div w:id="1451438339">
      <w:bodyDiv w:val="1"/>
      <w:marLeft w:val="0"/>
      <w:marRight w:val="0"/>
      <w:marTop w:val="0"/>
      <w:marBottom w:val="0"/>
      <w:divBdr>
        <w:top w:val="none" w:sz="0" w:space="0" w:color="auto"/>
        <w:left w:val="none" w:sz="0" w:space="0" w:color="auto"/>
        <w:bottom w:val="none" w:sz="0" w:space="0" w:color="auto"/>
        <w:right w:val="none" w:sz="0" w:space="0" w:color="auto"/>
      </w:divBdr>
    </w:div>
    <w:div w:id="1451589235">
      <w:bodyDiv w:val="1"/>
      <w:marLeft w:val="0"/>
      <w:marRight w:val="0"/>
      <w:marTop w:val="0"/>
      <w:marBottom w:val="0"/>
      <w:divBdr>
        <w:top w:val="none" w:sz="0" w:space="0" w:color="auto"/>
        <w:left w:val="none" w:sz="0" w:space="0" w:color="auto"/>
        <w:bottom w:val="none" w:sz="0" w:space="0" w:color="auto"/>
        <w:right w:val="none" w:sz="0" w:space="0" w:color="auto"/>
      </w:divBdr>
    </w:div>
    <w:div w:id="1451699982">
      <w:bodyDiv w:val="1"/>
      <w:marLeft w:val="0"/>
      <w:marRight w:val="0"/>
      <w:marTop w:val="0"/>
      <w:marBottom w:val="0"/>
      <w:divBdr>
        <w:top w:val="none" w:sz="0" w:space="0" w:color="auto"/>
        <w:left w:val="none" w:sz="0" w:space="0" w:color="auto"/>
        <w:bottom w:val="none" w:sz="0" w:space="0" w:color="auto"/>
        <w:right w:val="none" w:sz="0" w:space="0" w:color="auto"/>
      </w:divBdr>
    </w:div>
    <w:div w:id="1452675623">
      <w:bodyDiv w:val="1"/>
      <w:marLeft w:val="0"/>
      <w:marRight w:val="0"/>
      <w:marTop w:val="0"/>
      <w:marBottom w:val="0"/>
      <w:divBdr>
        <w:top w:val="none" w:sz="0" w:space="0" w:color="auto"/>
        <w:left w:val="none" w:sz="0" w:space="0" w:color="auto"/>
        <w:bottom w:val="none" w:sz="0" w:space="0" w:color="auto"/>
        <w:right w:val="none" w:sz="0" w:space="0" w:color="auto"/>
      </w:divBdr>
    </w:div>
    <w:div w:id="1452748348">
      <w:bodyDiv w:val="1"/>
      <w:marLeft w:val="0"/>
      <w:marRight w:val="0"/>
      <w:marTop w:val="0"/>
      <w:marBottom w:val="0"/>
      <w:divBdr>
        <w:top w:val="none" w:sz="0" w:space="0" w:color="auto"/>
        <w:left w:val="none" w:sz="0" w:space="0" w:color="auto"/>
        <w:bottom w:val="none" w:sz="0" w:space="0" w:color="auto"/>
        <w:right w:val="none" w:sz="0" w:space="0" w:color="auto"/>
      </w:divBdr>
    </w:div>
    <w:div w:id="1453204180">
      <w:bodyDiv w:val="1"/>
      <w:marLeft w:val="0"/>
      <w:marRight w:val="0"/>
      <w:marTop w:val="0"/>
      <w:marBottom w:val="0"/>
      <w:divBdr>
        <w:top w:val="none" w:sz="0" w:space="0" w:color="auto"/>
        <w:left w:val="none" w:sz="0" w:space="0" w:color="auto"/>
        <w:bottom w:val="none" w:sz="0" w:space="0" w:color="auto"/>
        <w:right w:val="none" w:sz="0" w:space="0" w:color="auto"/>
      </w:divBdr>
    </w:div>
    <w:div w:id="1453282747">
      <w:bodyDiv w:val="1"/>
      <w:marLeft w:val="0"/>
      <w:marRight w:val="0"/>
      <w:marTop w:val="0"/>
      <w:marBottom w:val="0"/>
      <w:divBdr>
        <w:top w:val="none" w:sz="0" w:space="0" w:color="auto"/>
        <w:left w:val="none" w:sz="0" w:space="0" w:color="auto"/>
        <w:bottom w:val="none" w:sz="0" w:space="0" w:color="auto"/>
        <w:right w:val="none" w:sz="0" w:space="0" w:color="auto"/>
      </w:divBdr>
    </w:div>
    <w:div w:id="1453675317">
      <w:bodyDiv w:val="1"/>
      <w:marLeft w:val="0"/>
      <w:marRight w:val="0"/>
      <w:marTop w:val="0"/>
      <w:marBottom w:val="0"/>
      <w:divBdr>
        <w:top w:val="none" w:sz="0" w:space="0" w:color="auto"/>
        <w:left w:val="none" w:sz="0" w:space="0" w:color="auto"/>
        <w:bottom w:val="none" w:sz="0" w:space="0" w:color="auto"/>
        <w:right w:val="none" w:sz="0" w:space="0" w:color="auto"/>
      </w:divBdr>
    </w:div>
    <w:div w:id="1454790640">
      <w:bodyDiv w:val="1"/>
      <w:marLeft w:val="0"/>
      <w:marRight w:val="0"/>
      <w:marTop w:val="0"/>
      <w:marBottom w:val="0"/>
      <w:divBdr>
        <w:top w:val="none" w:sz="0" w:space="0" w:color="auto"/>
        <w:left w:val="none" w:sz="0" w:space="0" w:color="auto"/>
        <w:bottom w:val="none" w:sz="0" w:space="0" w:color="auto"/>
        <w:right w:val="none" w:sz="0" w:space="0" w:color="auto"/>
      </w:divBdr>
    </w:div>
    <w:div w:id="1456365887">
      <w:bodyDiv w:val="1"/>
      <w:marLeft w:val="0"/>
      <w:marRight w:val="0"/>
      <w:marTop w:val="0"/>
      <w:marBottom w:val="0"/>
      <w:divBdr>
        <w:top w:val="none" w:sz="0" w:space="0" w:color="auto"/>
        <w:left w:val="none" w:sz="0" w:space="0" w:color="auto"/>
        <w:bottom w:val="none" w:sz="0" w:space="0" w:color="auto"/>
        <w:right w:val="none" w:sz="0" w:space="0" w:color="auto"/>
      </w:divBdr>
    </w:div>
    <w:div w:id="1456949598">
      <w:bodyDiv w:val="1"/>
      <w:marLeft w:val="0"/>
      <w:marRight w:val="0"/>
      <w:marTop w:val="0"/>
      <w:marBottom w:val="0"/>
      <w:divBdr>
        <w:top w:val="none" w:sz="0" w:space="0" w:color="auto"/>
        <w:left w:val="none" w:sz="0" w:space="0" w:color="auto"/>
        <w:bottom w:val="none" w:sz="0" w:space="0" w:color="auto"/>
        <w:right w:val="none" w:sz="0" w:space="0" w:color="auto"/>
      </w:divBdr>
    </w:div>
    <w:div w:id="1457260180">
      <w:bodyDiv w:val="1"/>
      <w:marLeft w:val="0"/>
      <w:marRight w:val="0"/>
      <w:marTop w:val="0"/>
      <w:marBottom w:val="0"/>
      <w:divBdr>
        <w:top w:val="none" w:sz="0" w:space="0" w:color="auto"/>
        <w:left w:val="none" w:sz="0" w:space="0" w:color="auto"/>
        <w:bottom w:val="none" w:sz="0" w:space="0" w:color="auto"/>
        <w:right w:val="none" w:sz="0" w:space="0" w:color="auto"/>
      </w:divBdr>
    </w:div>
    <w:div w:id="1457329985">
      <w:bodyDiv w:val="1"/>
      <w:marLeft w:val="0"/>
      <w:marRight w:val="0"/>
      <w:marTop w:val="0"/>
      <w:marBottom w:val="0"/>
      <w:divBdr>
        <w:top w:val="none" w:sz="0" w:space="0" w:color="auto"/>
        <w:left w:val="none" w:sz="0" w:space="0" w:color="auto"/>
        <w:bottom w:val="none" w:sz="0" w:space="0" w:color="auto"/>
        <w:right w:val="none" w:sz="0" w:space="0" w:color="auto"/>
      </w:divBdr>
    </w:div>
    <w:div w:id="1457455876">
      <w:bodyDiv w:val="1"/>
      <w:marLeft w:val="0"/>
      <w:marRight w:val="0"/>
      <w:marTop w:val="0"/>
      <w:marBottom w:val="0"/>
      <w:divBdr>
        <w:top w:val="none" w:sz="0" w:space="0" w:color="auto"/>
        <w:left w:val="none" w:sz="0" w:space="0" w:color="auto"/>
        <w:bottom w:val="none" w:sz="0" w:space="0" w:color="auto"/>
        <w:right w:val="none" w:sz="0" w:space="0" w:color="auto"/>
      </w:divBdr>
    </w:div>
    <w:div w:id="1457606298">
      <w:bodyDiv w:val="1"/>
      <w:marLeft w:val="0"/>
      <w:marRight w:val="0"/>
      <w:marTop w:val="0"/>
      <w:marBottom w:val="0"/>
      <w:divBdr>
        <w:top w:val="none" w:sz="0" w:space="0" w:color="auto"/>
        <w:left w:val="none" w:sz="0" w:space="0" w:color="auto"/>
        <w:bottom w:val="none" w:sz="0" w:space="0" w:color="auto"/>
        <w:right w:val="none" w:sz="0" w:space="0" w:color="auto"/>
      </w:divBdr>
    </w:div>
    <w:div w:id="1458452708">
      <w:bodyDiv w:val="1"/>
      <w:marLeft w:val="0"/>
      <w:marRight w:val="0"/>
      <w:marTop w:val="0"/>
      <w:marBottom w:val="0"/>
      <w:divBdr>
        <w:top w:val="none" w:sz="0" w:space="0" w:color="auto"/>
        <w:left w:val="none" w:sz="0" w:space="0" w:color="auto"/>
        <w:bottom w:val="none" w:sz="0" w:space="0" w:color="auto"/>
        <w:right w:val="none" w:sz="0" w:space="0" w:color="auto"/>
      </w:divBdr>
    </w:div>
    <w:div w:id="1458985870">
      <w:bodyDiv w:val="1"/>
      <w:marLeft w:val="0"/>
      <w:marRight w:val="0"/>
      <w:marTop w:val="0"/>
      <w:marBottom w:val="0"/>
      <w:divBdr>
        <w:top w:val="none" w:sz="0" w:space="0" w:color="auto"/>
        <w:left w:val="none" w:sz="0" w:space="0" w:color="auto"/>
        <w:bottom w:val="none" w:sz="0" w:space="0" w:color="auto"/>
        <w:right w:val="none" w:sz="0" w:space="0" w:color="auto"/>
      </w:divBdr>
    </w:div>
    <w:div w:id="1460563416">
      <w:bodyDiv w:val="1"/>
      <w:marLeft w:val="0"/>
      <w:marRight w:val="0"/>
      <w:marTop w:val="0"/>
      <w:marBottom w:val="0"/>
      <w:divBdr>
        <w:top w:val="none" w:sz="0" w:space="0" w:color="auto"/>
        <w:left w:val="none" w:sz="0" w:space="0" w:color="auto"/>
        <w:bottom w:val="none" w:sz="0" w:space="0" w:color="auto"/>
        <w:right w:val="none" w:sz="0" w:space="0" w:color="auto"/>
      </w:divBdr>
    </w:div>
    <w:div w:id="1461462268">
      <w:bodyDiv w:val="1"/>
      <w:marLeft w:val="0"/>
      <w:marRight w:val="0"/>
      <w:marTop w:val="0"/>
      <w:marBottom w:val="0"/>
      <w:divBdr>
        <w:top w:val="none" w:sz="0" w:space="0" w:color="auto"/>
        <w:left w:val="none" w:sz="0" w:space="0" w:color="auto"/>
        <w:bottom w:val="none" w:sz="0" w:space="0" w:color="auto"/>
        <w:right w:val="none" w:sz="0" w:space="0" w:color="auto"/>
      </w:divBdr>
    </w:div>
    <w:div w:id="1461805352">
      <w:bodyDiv w:val="1"/>
      <w:marLeft w:val="0"/>
      <w:marRight w:val="0"/>
      <w:marTop w:val="0"/>
      <w:marBottom w:val="0"/>
      <w:divBdr>
        <w:top w:val="none" w:sz="0" w:space="0" w:color="auto"/>
        <w:left w:val="none" w:sz="0" w:space="0" w:color="auto"/>
        <w:bottom w:val="none" w:sz="0" w:space="0" w:color="auto"/>
        <w:right w:val="none" w:sz="0" w:space="0" w:color="auto"/>
      </w:divBdr>
    </w:div>
    <w:div w:id="1462530678">
      <w:bodyDiv w:val="1"/>
      <w:marLeft w:val="0"/>
      <w:marRight w:val="0"/>
      <w:marTop w:val="0"/>
      <w:marBottom w:val="0"/>
      <w:divBdr>
        <w:top w:val="none" w:sz="0" w:space="0" w:color="auto"/>
        <w:left w:val="none" w:sz="0" w:space="0" w:color="auto"/>
        <w:bottom w:val="none" w:sz="0" w:space="0" w:color="auto"/>
        <w:right w:val="none" w:sz="0" w:space="0" w:color="auto"/>
      </w:divBdr>
    </w:div>
    <w:div w:id="1462723310">
      <w:bodyDiv w:val="1"/>
      <w:marLeft w:val="0"/>
      <w:marRight w:val="0"/>
      <w:marTop w:val="0"/>
      <w:marBottom w:val="0"/>
      <w:divBdr>
        <w:top w:val="none" w:sz="0" w:space="0" w:color="auto"/>
        <w:left w:val="none" w:sz="0" w:space="0" w:color="auto"/>
        <w:bottom w:val="none" w:sz="0" w:space="0" w:color="auto"/>
        <w:right w:val="none" w:sz="0" w:space="0" w:color="auto"/>
      </w:divBdr>
    </w:div>
    <w:div w:id="1463496433">
      <w:bodyDiv w:val="1"/>
      <w:marLeft w:val="0"/>
      <w:marRight w:val="0"/>
      <w:marTop w:val="0"/>
      <w:marBottom w:val="0"/>
      <w:divBdr>
        <w:top w:val="none" w:sz="0" w:space="0" w:color="auto"/>
        <w:left w:val="none" w:sz="0" w:space="0" w:color="auto"/>
        <w:bottom w:val="none" w:sz="0" w:space="0" w:color="auto"/>
        <w:right w:val="none" w:sz="0" w:space="0" w:color="auto"/>
      </w:divBdr>
    </w:div>
    <w:div w:id="1463500694">
      <w:bodyDiv w:val="1"/>
      <w:marLeft w:val="0"/>
      <w:marRight w:val="0"/>
      <w:marTop w:val="0"/>
      <w:marBottom w:val="0"/>
      <w:divBdr>
        <w:top w:val="none" w:sz="0" w:space="0" w:color="auto"/>
        <w:left w:val="none" w:sz="0" w:space="0" w:color="auto"/>
        <w:bottom w:val="none" w:sz="0" w:space="0" w:color="auto"/>
        <w:right w:val="none" w:sz="0" w:space="0" w:color="auto"/>
      </w:divBdr>
    </w:div>
    <w:div w:id="1464079813">
      <w:bodyDiv w:val="1"/>
      <w:marLeft w:val="0"/>
      <w:marRight w:val="0"/>
      <w:marTop w:val="0"/>
      <w:marBottom w:val="0"/>
      <w:divBdr>
        <w:top w:val="none" w:sz="0" w:space="0" w:color="auto"/>
        <w:left w:val="none" w:sz="0" w:space="0" w:color="auto"/>
        <w:bottom w:val="none" w:sz="0" w:space="0" w:color="auto"/>
        <w:right w:val="none" w:sz="0" w:space="0" w:color="auto"/>
      </w:divBdr>
    </w:div>
    <w:div w:id="1464271409">
      <w:bodyDiv w:val="1"/>
      <w:marLeft w:val="0"/>
      <w:marRight w:val="0"/>
      <w:marTop w:val="0"/>
      <w:marBottom w:val="0"/>
      <w:divBdr>
        <w:top w:val="none" w:sz="0" w:space="0" w:color="auto"/>
        <w:left w:val="none" w:sz="0" w:space="0" w:color="auto"/>
        <w:bottom w:val="none" w:sz="0" w:space="0" w:color="auto"/>
        <w:right w:val="none" w:sz="0" w:space="0" w:color="auto"/>
      </w:divBdr>
    </w:div>
    <w:div w:id="1464731264">
      <w:bodyDiv w:val="1"/>
      <w:marLeft w:val="0"/>
      <w:marRight w:val="0"/>
      <w:marTop w:val="0"/>
      <w:marBottom w:val="0"/>
      <w:divBdr>
        <w:top w:val="none" w:sz="0" w:space="0" w:color="auto"/>
        <w:left w:val="none" w:sz="0" w:space="0" w:color="auto"/>
        <w:bottom w:val="none" w:sz="0" w:space="0" w:color="auto"/>
        <w:right w:val="none" w:sz="0" w:space="0" w:color="auto"/>
      </w:divBdr>
    </w:div>
    <w:div w:id="1464812384">
      <w:bodyDiv w:val="1"/>
      <w:marLeft w:val="0"/>
      <w:marRight w:val="0"/>
      <w:marTop w:val="0"/>
      <w:marBottom w:val="0"/>
      <w:divBdr>
        <w:top w:val="none" w:sz="0" w:space="0" w:color="auto"/>
        <w:left w:val="none" w:sz="0" w:space="0" w:color="auto"/>
        <w:bottom w:val="none" w:sz="0" w:space="0" w:color="auto"/>
        <w:right w:val="none" w:sz="0" w:space="0" w:color="auto"/>
      </w:divBdr>
    </w:div>
    <w:div w:id="1465007328">
      <w:bodyDiv w:val="1"/>
      <w:marLeft w:val="0"/>
      <w:marRight w:val="0"/>
      <w:marTop w:val="0"/>
      <w:marBottom w:val="0"/>
      <w:divBdr>
        <w:top w:val="none" w:sz="0" w:space="0" w:color="auto"/>
        <w:left w:val="none" w:sz="0" w:space="0" w:color="auto"/>
        <w:bottom w:val="none" w:sz="0" w:space="0" w:color="auto"/>
        <w:right w:val="none" w:sz="0" w:space="0" w:color="auto"/>
      </w:divBdr>
    </w:div>
    <w:div w:id="1465155580">
      <w:bodyDiv w:val="1"/>
      <w:marLeft w:val="0"/>
      <w:marRight w:val="0"/>
      <w:marTop w:val="0"/>
      <w:marBottom w:val="0"/>
      <w:divBdr>
        <w:top w:val="none" w:sz="0" w:space="0" w:color="auto"/>
        <w:left w:val="none" w:sz="0" w:space="0" w:color="auto"/>
        <w:bottom w:val="none" w:sz="0" w:space="0" w:color="auto"/>
        <w:right w:val="none" w:sz="0" w:space="0" w:color="auto"/>
      </w:divBdr>
    </w:div>
    <w:div w:id="1465612097">
      <w:bodyDiv w:val="1"/>
      <w:marLeft w:val="0"/>
      <w:marRight w:val="0"/>
      <w:marTop w:val="0"/>
      <w:marBottom w:val="0"/>
      <w:divBdr>
        <w:top w:val="none" w:sz="0" w:space="0" w:color="auto"/>
        <w:left w:val="none" w:sz="0" w:space="0" w:color="auto"/>
        <w:bottom w:val="none" w:sz="0" w:space="0" w:color="auto"/>
        <w:right w:val="none" w:sz="0" w:space="0" w:color="auto"/>
      </w:divBdr>
    </w:div>
    <w:div w:id="1465923303">
      <w:bodyDiv w:val="1"/>
      <w:marLeft w:val="0"/>
      <w:marRight w:val="0"/>
      <w:marTop w:val="0"/>
      <w:marBottom w:val="0"/>
      <w:divBdr>
        <w:top w:val="none" w:sz="0" w:space="0" w:color="auto"/>
        <w:left w:val="none" w:sz="0" w:space="0" w:color="auto"/>
        <w:bottom w:val="none" w:sz="0" w:space="0" w:color="auto"/>
        <w:right w:val="none" w:sz="0" w:space="0" w:color="auto"/>
      </w:divBdr>
    </w:div>
    <w:div w:id="1466122458">
      <w:bodyDiv w:val="1"/>
      <w:marLeft w:val="0"/>
      <w:marRight w:val="0"/>
      <w:marTop w:val="0"/>
      <w:marBottom w:val="0"/>
      <w:divBdr>
        <w:top w:val="none" w:sz="0" w:space="0" w:color="auto"/>
        <w:left w:val="none" w:sz="0" w:space="0" w:color="auto"/>
        <w:bottom w:val="none" w:sz="0" w:space="0" w:color="auto"/>
        <w:right w:val="none" w:sz="0" w:space="0" w:color="auto"/>
      </w:divBdr>
    </w:div>
    <w:div w:id="1466700051">
      <w:bodyDiv w:val="1"/>
      <w:marLeft w:val="0"/>
      <w:marRight w:val="0"/>
      <w:marTop w:val="0"/>
      <w:marBottom w:val="0"/>
      <w:divBdr>
        <w:top w:val="none" w:sz="0" w:space="0" w:color="auto"/>
        <w:left w:val="none" w:sz="0" w:space="0" w:color="auto"/>
        <w:bottom w:val="none" w:sz="0" w:space="0" w:color="auto"/>
        <w:right w:val="none" w:sz="0" w:space="0" w:color="auto"/>
      </w:divBdr>
    </w:div>
    <w:div w:id="1467042776">
      <w:bodyDiv w:val="1"/>
      <w:marLeft w:val="0"/>
      <w:marRight w:val="0"/>
      <w:marTop w:val="0"/>
      <w:marBottom w:val="0"/>
      <w:divBdr>
        <w:top w:val="none" w:sz="0" w:space="0" w:color="auto"/>
        <w:left w:val="none" w:sz="0" w:space="0" w:color="auto"/>
        <w:bottom w:val="none" w:sz="0" w:space="0" w:color="auto"/>
        <w:right w:val="none" w:sz="0" w:space="0" w:color="auto"/>
      </w:divBdr>
    </w:div>
    <w:div w:id="1467161993">
      <w:bodyDiv w:val="1"/>
      <w:marLeft w:val="0"/>
      <w:marRight w:val="0"/>
      <w:marTop w:val="0"/>
      <w:marBottom w:val="0"/>
      <w:divBdr>
        <w:top w:val="none" w:sz="0" w:space="0" w:color="auto"/>
        <w:left w:val="none" w:sz="0" w:space="0" w:color="auto"/>
        <w:bottom w:val="none" w:sz="0" w:space="0" w:color="auto"/>
        <w:right w:val="none" w:sz="0" w:space="0" w:color="auto"/>
      </w:divBdr>
    </w:div>
    <w:div w:id="1467355012">
      <w:bodyDiv w:val="1"/>
      <w:marLeft w:val="0"/>
      <w:marRight w:val="0"/>
      <w:marTop w:val="0"/>
      <w:marBottom w:val="0"/>
      <w:divBdr>
        <w:top w:val="none" w:sz="0" w:space="0" w:color="auto"/>
        <w:left w:val="none" w:sz="0" w:space="0" w:color="auto"/>
        <w:bottom w:val="none" w:sz="0" w:space="0" w:color="auto"/>
        <w:right w:val="none" w:sz="0" w:space="0" w:color="auto"/>
      </w:divBdr>
    </w:div>
    <w:div w:id="1467577752">
      <w:bodyDiv w:val="1"/>
      <w:marLeft w:val="0"/>
      <w:marRight w:val="0"/>
      <w:marTop w:val="0"/>
      <w:marBottom w:val="0"/>
      <w:divBdr>
        <w:top w:val="none" w:sz="0" w:space="0" w:color="auto"/>
        <w:left w:val="none" w:sz="0" w:space="0" w:color="auto"/>
        <w:bottom w:val="none" w:sz="0" w:space="0" w:color="auto"/>
        <w:right w:val="none" w:sz="0" w:space="0" w:color="auto"/>
      </w:divBdr>
    </w:div>
    <w:div w:id="1467621339">
      <w:bodyDiv w:val="1"/>
      <w:marLeft w:val="0"/>
      <w:marRight w:val="0"/>
      <w:marTop w:val="0"/>
      <w:marBottom w:val="0"/>
      <w:divBdr>
        <w:top w:val="none" w:sz="0" w:space="0" w:color="auto"/>
        <w:left w:val="none" w:sz="0" w:space="0" w:color="auto"/>
        <w:bottom w:val="none" w:sz="0" w:space="0" w:color="auto"/>
        <w:right w:val="none" w:sz="0" w:space="0" w:color="auto"/>
      </w:divBdr>
    </w:div>
    <w:div w:id="1468008376">
      <w:bodyDiv w:val="1"/>
      <w:marLeft w:val="0"/>
      <w:marRight w:val="0"/>
      <w:marTop w:val="0"/>
      <w:marBottom w:val="0"/>
      <w:divBdr>
        <w:top w:val="none" w:sz="0" w:space="0" w:color="auto"/>
        <w:left w:val="none" w:sz="0" w:space="0" w:color="auto"/>
        <w:bottom w:val="none" w:sz="0" w:space="0" w:color="auto"/>
        <w:right w:val="none" w:sz="0" w:space="0" w:color="auto"/>
      </w:divBdr>
    </w:div>
    <w:div w:id="1468157006">
      <w:bodyDiv w:val="1"/>
      <w:marLeft w:val="0"/>
      <w:marRight w:val="0"/>
      <w:marTop w:val="0"/>
      <w:marBottom w:val="0"/>
      <w:divBdr>
        <w:top w:val="none" w:sz="0" w:space="0" w:color="auto"/>
        <w:left w:val="none" w:sz="0" w:space="0" w:color="auto"/>
        <w:bottom w:val="none" w:sz="0" w:space="0" w:color="auto"/>
        <w:right w:val="none" w:sz="0" w:space="0" w:color="auto"/>
      </w:divBdr>
    </w:div>
    <w:div w:id="1469283598">
      <w:bodyDiv w:val="1"/>
      <w:marLeft w:val="0"/>
      <w:marRight w:val="0"/>
      <w:marTop w:val="0"/>
      <w:marBottom w:val="0"/>
      <w:divBdr>
        <w:top w:val="none" w:sz="0" w:space="0" w:color="auto"/>
        <w:left w:val="none" w:sz="0" w:space="0" w:color="auto"/>
        <w:bottom w:val="none" w:sz="0" w:space="0" w:color="auto"/>
        <w:right w:val="none" w:sz="0" w:space="0" w:color="auto"/>
      </w:divBdr>
    </w:div>
    <w:div w:id="1470051225">
      <w:bodyDiv w:val="1"/>
      <w:marLeft w:val="0"/>
      <w:marRight w:val="0"/>
      <w:marTop w:val="0"/>
      <w:marBottom w:val="0"/>
      <w:divBdr>
        <w:top w:val="none" w:sz="0" w:space="0" w:color="auto"/>
        <w:left w:val="none" w:sz="0" w:space="0" w:color="auto"/>
        <w:bottom w:val="none" w:sz="0" w:space="0" w:color="auto"/>
        <w:right w:val="none" w:sz="0" w:space="0" w:color="auto"/>
      </w:divBdr>
    </w:div>
    <w:div w:id="1470199333">
      <w:bodyDiv w:val="1"/>
      <w:marLeft w:val="0"/>
      <w:marRight w:val="0"/>
      <w:marTop w:val="0"/>
      <w:marBottom w:val="0"/>
      <w:divBdr>
        <w:top w:val="none" w:sz="0" w:space="0" w:color="auto"/>
        <w:left w:val="none" w:sz="0" w:space="0" w:color="auto"/>
        <w:bottom w:val="none" w:sz="0" w:space="0" w:color="auto"/>
        <w:right w:val="none" w:sz="0" w:space="0" w:color="auto"/>
      </w:divBdr>
    </w:div>
    <w:div w:id="1470325607">
      <w:bodyDiv w:val="1"/>
      <w:marLeft w:val="0"/>
      <w:marRight w:val="0"/>
      <w:marTop w:val="0"/>
      <w:marBottom w:val="0"/>
      <w:divBdr>
        <w:top w:val="none" w:sz="0" w:space="0" w:color="auto"/>
        <w:left w:val="none" w:sz="0" w:space="0" w:color="auto"/>
        <w:bottom w:val="none" w:sz="0" w:space="0" w:color="auto"/>
        <w:right w:val="none" w:sz="0" w:space="0" w:color="auto"/>
      </w:divBdr>
    </w:div>
    <w:div w:id="1470395280">
      <w:bodyDiv w:val="1"/>
      <w:marLeft w:val="0"/>
      <w:marRight w:val="0"/>
      <w:marTop w:val="0"/>
      <w:marBottom w:val="0"/>
      <w:divBdr>
        <w:top w:val="none" w:sz="0" w:space="0" w:color="auto"/>
        <w:left w:val="none" w:sz="0" w:space="0" w:color="auto"/>
        <w:bottom w:val="none" w:sz="0" w:space="0" w:color="auto"/>
        <w:right w:val="none" w:sz="0" w:space="0" w:color="auto"/>
      </w:divBdr>
    </w:div>
    <w:div w:id="1470395524">
      <w:bodyDiv w:val="1"/>
      <w:marLeft w:val="0"/>
      <w:marRight w:val="0"/>
      <w:marTop w:val="0"/>
      <w:marBottom w:val="0"/>
      <w:divBdr>
        <w:top w:val="none" w:sz="0" w:space="0" w:color="auto"/>
        <w:left w:val="none" w:sz="0" w:space="0" w:color="auto"/>
        <w:bottom w:val="none" w:sz="0" w:space="0" w:color="auto"/>
        <w:right w:val="none" w:sz="0" w:space="0" w:color="auto"/>
      </w:divBdr>
    </w:div>
    <w:div w:id="1471442203">
      <w:bodyDiv w:val="1"/>
      <w:marLeft w:val="0"/>
      <w:marRight w:val="0"/>
      <w:marTop w:val="0"/>
      <w:marBottom w:val="0"/>
      <w:divBdr>
        <w:top w:val="none" w:sz="0" w:space="0" w:color="auto"/>
        <w:left w:val="none" w:sz="0" w:space="0" w:color="auto"/>
        <w:bottom w:val="none" w:sz="0" w:space="0" w:color="auto"/>
        <w:right w:val="none" w:sz="0" w:space="0" w:color="auto"/>
      </w:divBdr>
    </w:div>
    <w:div w:id="1471442762">
      <w:bodyDiv w:val="1"/>
      <w:marLeft w:val="0"/>
      <w:marRight w:val="0"/>
      <w:marTop w:val="0"/>
      <w:marBottom w:val="0"/>
      <w:divBdr>
        <w:top w:val="none" w:sz="0" w:space="0" w:color="auto"/>
        <w:left w:val="none" w:sz="0" w:space="0" w:color="auto"/>
        <w:bottom w:val="none" w:sz="0" w:space="0" w:color="auto"/>
        <w:right w:val="none" w:sz="0" w:space="0" w:color="auto"/>
      </w:divBdr>
    </w:div>
    <w:div w:id="1472213412">
      <w:bodyDiv w:val="1"/>
      <w:marLeft w:val="0"/>
      <w:marRight w:val="0"/>
      <w:marTop w:val="0"/>
      <w:marBottom w:val="0"/>
      <w:divBdr>
        <w:top w:val="none" w:sz="0" w:space="0" w:color="auto"/>
        <w:left w:val="none" w:sz="0" w:space="0" w:color="auto"/>
        <w:bottom w:val="none" w:sz="0" w:space="0" w:color="auto"/>
        <w:right w:val="none" w:sz="0" w:space="0" w:color="auto"/>
      </w:divBdr>
    </w:div>
    <w:div w:id="1472749113">
      <w:bodyDiv w:val="1"/>
      <w:marLeft w:val="0"/>
      <w:marRight w:val="0"/>
      <w:marTop w:val="0"/>
      <w:marBottom w:val="0"/>
      <w:divBdr>
        <w:top w:val="none" w:sz="0" w:space="0" w:color="auto"/>
        <w:left w:val="none" w:sz="0" w:space="0" w:color="auto"/>
        <w:bottom w:val="none" w:sz="0" w:space="0" w:color="auto"/>
        <w:right w:val="none" w:sz="0" w:space="0" w:color="auto"/>
      </w:divBdr>
    </w:div>
    <w:div w:id="1473014231">
      <w:bodyDiv w:val="1"/>
      <w:marLeft w:val="0"/>
      <w:marRight w:val="0"/>
      <w:marTop w:val="0"/>
      <w:marBottom w:val="0"/>
      <w:divBdr>
        <w:top w:val="none" w:sz="0" w:space="0" w:color="auto"/>
        <w:left w:val="none" w:sz="0" w:space="0" w:color="auto"/>
        <w:bottom w:val="none" w:sz="0" w:space="0" w:color="auto"/>
        <w:right w:val="none" w:sz="0" w:space="0" w:color="auto"/>
      </w:divBdr>
    </w:div>
    <w:div w:id="1473324917">
      <w:bodyDiv w:val="1"/>
      <w:marLeft w:val="0"/>
      <w:marRight w:val="0"/>
      <w:marTop w:val="0"/>
      <w:marBottom w:val="0"/>
      <w:divBdr>
        <w:top w:val="none" w:sz="0" w:space="0" w:color="auto"/>
        <w:left w:val="none" w:sz="0" w:space="0" w:color="auto"/>
        <w:bottom w:val="none" w:sz="0" w:space="0" w:color="auto"/>
        <w:right w:val="none" w:sz="0" w:space="0" w:color="auto"/>
      </w:divBdr>
    </w:div>
    <w:div w:id="1473518628">
      <w:bodyDiv w:val="1"/>
      <w:marLeft w:val="0"/>
      <w:marRight w:val="0"/>
      <w:marTop w:val="0"/>
      <w:marBottom w:val="0"/>
      <w:divBdr>
        <w:top w:val="none" w:sz="0" w:space="0" w:color="auto"/>
        <w:left w:val="none" w:sz="0" w:space="0" w:color="auto"/>
        <w:bottom w:val="none" w:sz="0" w:space="0" w:color="auto"/>
        <w:right w:val="none" w:sz="0" w:space="0" w:color="auto"/>
      </w:divBdr>
    </w:div>
    <w:div w:id="1473598525">
      <w:bodyDiv w:val="1"/>
      <w:marLeft w:val="0"/>
      <w:marRight w:val="0"/>
      <w:marTop w:val="0"/>
      <w:marBottom w:val="0"/>
      <w:divBdr>
        <w:top w:val="none" w:sz="0" w:space="0" w:color="auto"/>
        <w:left w:val="none" w:sz="0" w:space="0" w:color="auto"/>
        <w:bottom w:val="none" w:sz="0" w:space="0" w:color="auto"/>
        <w:right w:val="none" w:sz="0" w:space="0" w:color="auto"/>
      </w:divBdr>
    </w:div>
    <w:div w:id="1473670556">
      <w:bodyDiv w:val="1"/>
      <w:marLeft w:val="0"/>
      <w:marRight w:val="0"/>
      <w:marTop w:val="0"/>
      <w:marBottom w:val="0"/>
      <w:divBdr>
        <w:top w:val="none" w:sz="0" w:space="0" w:color="auto"/>
        <w:left w:val="none" w:sz="0" w:space="0" w:color="auto"/>
        <w:bottom w:val="none" w:sz="0" w:space="0" w:color="auto"/>
        <w:right w:val="none" w:sz="0" w:space="0" w:color="auto"/>
      </w:divBdr>
    </w:div>
    <w:div w:id="1473912908">
      <w:bodyDiv w:val="1"/>
      <w:marLeft w:val="0"/>
      <w:marRight w:val="0"/>
      <w:marTop w:val="0"/>
      <w:marBottom w:val="0"/>
      <w:divBdr>
        <w:top w:val="none" w:sz="0" w:space="0" w:color="auto"/>
        <w:left w:val="none" w:sz="0" w:space="0" w:color="auto"/>
        <w:bottom w:val="none" w:sz="0" w:space="0" w:color="auto"/>
        <w:right w:val="none" w:sz="0" w:space="0" w:color="auto"/>
      </w:divBdr>
    </w:div>
    <w:div w:id="1474518802">
      <w:bodyDiv w:val="1"/>
      <w:marLeft w:val="0"/>
      <w:marRight w:val="0"/>
      <w:marTop w:val="0"/>
      <w:marBottom w:val="0"/>
      <w:divBdr>
        <w:top w:val="none" w:sz="0" w:space="0" w:color="auto"/>
        <w:left w:val="none" w:sz="0" w:space="0" w:color="auto"/>
        <w:bottom w:val="none" w:sz="0" w:space="0" w:color="auto"/>
        <w:right w:val="none" w:sz="0" w:space="0" w:color="auto"/>
      </w:divBdr>
    </w:div>
    <w:div w:id="1474983552">
      <w:bodyDiv w:val="1"/>
      <w:marLeft w:val="0"/>
      <w:marRight w:val="0"/>
      <w:marTop w:val="0"/>
      <w:marBottom w:val="0"/>
      <w:divBdr>
        <w:top w:val="none" w:sz="0" w:space="0" w:color="auto"/>
        <w:left w:val="none" w:sz="0" w:space="0" w:color="auto"/>
        <w:bottom w:val="none" w:sz="0" w:space="0" w:color="auto"/>
        <w:right w:val="none" w:sz="0" w:space="0" w:color="auto"/>
      </w:divBdr>
    </w:div>
    <w:div w:id="1475173388">
      <w:bodyDiv w:val="1"/>
      <w:marLeft w:val="0"/>
      <w:marRight w:val="0"/>
      <w:marTop w:val="0"/>
      <w:marBottom w:val="0"/>
      <w:divBdr>
        <w:top w:val="none" w:sz="0" w:space="0" w:color="auto"/>
        <w:left w:val="none" w:sz="0" w:space="0" w:color="auto"/>
        <w:bottom w:val="none" w:sz="0" w:space="0" w:color="auto"/>
        <w:right w:val="none" w:sz="0" w:space="0" w:color="auto"/>
      </w:divBdr>
    </w:div>
    <w:div w:id="1475372108">
      <w:bodyDiv w:val="1"/>
      <w:marLeft w:val="0"/>
      <w:marRight w:val="0"/>
      <w:marTop w:val="0"/>
      <w:marBottom w:val="0"/>
      <w:divBdr>
        <w:top w:val="none" w:sz="0" w:space="0" w:color="auto"/>
        <w:left w:val="none" w:sz="0" w:space="0" w:color="auto"/>
        <w:bottom w:val="none" w:sz="0" w:space="0" w:color="auto"/>
        <w:right w:val="none" w:sz="0" w:space="0" w:color="auto"/>
      </w:divBdr>
    </w:div>
    <w:div w:id="1475558683">
      <w:bodyDiv w:val="1"/>
      <w:marLeft w:val="0"/>
      <w:marRight w:val="0"/>
      <w:marTop w:val="0"/>
      <w:marBottom w:val="0"/>
      <w:divBdr>
        <w:top w:val="none" w:sz="0" w:space="0" w:color="auto"/>
        <w:left w:val="none" w:sz="0" w:space="0" w:color="auto"/>
        <w:bottom w:val="none" w:sz="0" w:space="0" w:color="auto"/>
        <w:right w:val="none" w:sz="0" w:space="0" w:color="auto"/>
      </w:divBdr>
    </w:div>
    <w:div w:id="1475952014">
      <w:bodyDiv w:val="1"/>
      <w:marLeft w:val="0"/>
      <w:marRight w:val="0"/>
      <w:marTop w:val="0"/>
      <w:marBottom w:val="0"/>
      <w:divBdr>
        <w:top w:val="none" w:sz="0" w:space="0" w:color="auto"/>
        <w:left w:val="none" w:sz="0" w:space="0" w:color="auto"/>
        <w:bottom w:val="none" w:sz="0" w:space="0" w:color="auto"/>
        <w:right w:val="none" w:sz="0" w:space="0" w:color="auto"/>
      </w:divBdr>
    </w:div>
    <w:div w:id="1475953740">
      <w:bodyDiv w:val="1"/>
      <w:marLeft w:val="0"/>
      <w:marRight w:val="0"/>
      <w:marTop w:val="0"/>
      <w:marBottom w:val="0"/>
      <w:divBdr>
        <w:top w:val="none" w:sz="0" w:space="0" w:color="auto"/>
        <w:left w:val="none" w:sz="0" w:space="0" w:color="auto"/>
        <w:bottom w:val="none" w:sz="0" w:space="0" w:color="auto"/>
        <w:right w:val="none" w:sz="0" w:space="0" w:color="auto"/>
      </w:divBdr>
    </w:div>
    <w:div w:id="1477185082">
      <w:bodyDiv w:val="1"/>
      <w:marLeft w:val="0"/>
      <w:marRight w:val="0"/>
      <w:marTop w:val="0"/>
      <w:marBottom w:val="0"/>
      <w:divBdr>
        <w:top w:val="none" w:sz="0" w:space="0" w:color="auto"/>
        <w:left w:val="none" w:sz="0" w:space="0" w:color="auto"/>
        <w:bottom w:val="none" w:sz="0" w:space="0" w:color="auto"/>
        <w:right w:val="none" w:sz="0" w:space="0" w:color="auto"/>
      </w:divBdr>
    </w:div>
    <w:div w:id="1477260458">
      <w:bodyDiv w:val="1"/>
      <w:marLeft w:val="0"/>
      <w:marRight w:val="0"/>
      <w:marTop w:val="0"/>
      <w:marBottom w:val="0"/>
      <w:divBdr>
        <w:top w:val="none" w:sz="0" w:space="0" w:color="auto"/>
        <w:left w:val="none" w:sz="0" w:space="0" w:color="auto"/>
        <w:bottom w:val="none" w:sz="0" w:space="0" w:color="auto"/>
        <w:right w:val="none" w:sz="0" w:space="0" w:color="auto"/>
      </w:divBdr>
    </w:div>
    <w:div w:id="1477839814">
      <w:bodyDiv w:val="1"/>
      <w:marLeft w:val="0"/>
      <w:marRight w:val="0"/>
      <w:marTop w:val="0"/>
      <w:marBottom w:val="0"/>
      <w:divBdr>
        <w:top w:val="none" w:sz="0" w:space="0" w:color="auto"/>
        <w:left w:val="none" w:sz="0" w:space="0" w:color="auto"/>
        <w:bottom w:val="none" w:sz="0" w:space="0" w:color="auto"/>
        <w:right w:val="none" w:sz="0" w:space="0" w:color="auto"/>
      </w:divBdr>
    </w:div>
    <w:div w:id="1477915277">
      <w:bodyDiv w:val="1"/>
      <w:marLeft w:val="0"/>
      <w:marRight w:val="0"/>
      <w:marTop w:val="0"/>
      <w:marBottom w:val="0"/>
      <w:divBdr>
        <w:top w:val="none" w:sz="0" w:space="0" w:color="auto"/>
        <w:left w:val="none" w:sz="0" w:space="0" w:color="auto"/>
        <w:bottom w:val="none" w:sz="0" w:space="0" w:color="auto"/>
        <w:right w:val="none" w:sz="0" w:space="0" w:color="auto"/>
      </w:divBdr>
    </w:div>
    <w:div w:id="1478110341">
      <w:bodyDiv w:val="1"/>
      <w:marLeft w:val="0"/>
      <w:marRight w:val="0"/>
      <w:marTop w:val="0"/>
      <w:marBottom w:val="0"/>
      <w:divBdr>
        <w:top w:val="none" w:sz="0" w:space="0" w:color="auto"/>
        <w:left w:val="none" w:sz="0" w:space="0" w:color="auto"/>
        <w:bottom w:val="none" w:sz="0" w:space="0" w:color="auto"/>
        <w:right w:val="none" w:sz="0" w:space="0" w:color="auto"/>
      </w:divBdr>
    </w:div>
    <w:div w:id="1478953090">
      <w:bodyDiv w:val="1"/>
      <w:marLeft w:val="0"/>
      <w:marRight w:val="0"/>
      <w:marTop w:val="0"/>
      <w:marBottom w:val="0"/>
      <w:divBdr>
        <w:top w:val="none" w:sz="0" w:space="0" w:color="auto"/>
        <w:left w:val="none" w:sz="0" w:space="0" w:color="auto"/>
        <w:bottom w:val="none" w:sz="0" w:space="0" w:color="auto"/>
        <w:right w:val="none" w:sz="0" w:space="0" w:color="auto"/>
      </w:divBdr>
    </w:div>
    <w:div w:id="1479421648">
      <w:bodyDiv w:val="1"/>
      <w:marLeft w:val="0"/>
      <w:marRight w:val="0"/>
      <w:marTop w:val="0"/>
      <w:marBottom w:val="0"/>
      <w:divBdr>
        <w:top w:val="none" w:sz="0" w:space="0" w:color="auto"/>
        <w:left w:val="none" w:sz="0" w:space="0" w:color="auto"/>
        <w:bottom w:val="none" w:sz="0" w:space="0" w:color="auto"/>
        <w:right w:val="none" w:sz="0" w:space="0" w:color="auto"/>
      </w:divBdr>
    </w:div>
    <w:div w:id="1479541288">
      <w:bodyDiv w:val="1"/>
      <w:marLeft w:val="0"/>
      <w:marRight w:val="0"/>
      <w:marTop w:val="0"/>
      <w:marBottom w:val="0"/>
      <w:divBdr>
        <w:top w:val="none" w:sz="0" w:space="0" w:color="auto"/>
        <w:left w:val="none" w:sz="0" w:space="0" w:color="auto"/>
        <w:bottom w:val="none" w:sz="0" w:space="0" w:color="auto"/>
        <w:right w:val="none" w:sz="0" w:space="0" w:color="auto"/>
      </w:divBdr>
    </w:div>
    <w:div w:id="1480269470">
      <w:bodyDiv w:val="1"/>
      <w:marLeft w:val="0"/>
      <w:marRight w:val="0"/>
      <w:marTop w:val="0"/>
      <w:marBottom w:val="0"/>
      <w:divBdr>
        <w:top w:val="none" w:sz="0" w:space="0" w:color="auto"/>
        <w:left w:val="none" w:sz="0" w:space="0" w:color="auto"/>
        <w:bottom w:val="none" w:sz="0" w:space="0" w:color="auto"/>
        <w:right w:val="none" w:sz="0" w:space="0" w:color="auto"/>
      </w:divBdr>
    </w:div>
    <w:div w:id="1481849758">
      <w:bodyDiv w:val="1"/>
      <w:marLeft w:val="0"/>
      <w:marRight w:val="0"/>
      <w:marTop w:val="0"/>
      <w:marBottom w:val="0"/>
      <w:divBdr>
        <w:top w:val="none" w:sz="0" w:space="0" w:color="auto"/>
        <w:left w:val="none" w:sz="0" w:space="0" w:color="auto"/>
        <w:bottom w:val="none" w:sz="0" w:space="0" w:color="auto"/>
        <w:right w:val="none" w:sz="0" w:space="0" w:color="auto"/>
      </w:divBdr>
    </w:div>
    <w:div w:id="1481927167">
      <w:bodyDiv w:val="1"/>
      <w:marLeft w:val="0"/>
      <w:marRight w:val="0"/>
      <w:marTop w:val="0"/>
      <w:marBottom w:val="0"/>
      <w:divBdr>
        <w:top w:val="none" w:sz="0" w:space="0" w:color="auto"/>
        <w:left w:val="none" w:sz="0" w:space="0" w:color="auto"/>
        <w:bottom w:val="none" w:sz="0" w:space="0" w:color="auto"/>
        <w:right w:val="none" w:sz="0" w:space="0" w:color="auto"/>
      </w:divBdr>
    </w:div>
    <w:div w:id="1482578018">
      <w:bodyDiv w:val="1"/>
      <w:marLeft w:val="0"/>
      <w:marRight w:val="0"/>
      <w:marTop w:val="0"/>
      <w:marBottom w:val="0"/>
      <w:divBdr>
        <w:top w:val="none" w:sz="0" w:space="0" w:color="auto"/>
        <w:left w:val="none" w:sz="0" w:space="0" w:color="auto"/>
        <w:bottom w:val="none" w:sz="0" w:space="0" w:color="auto"/>
        <w:right w:val="none" w:sz="0" w:space="0" w:color="auto"/>
      </w:divBdr>
    </w:div>
    <w:div w:id="1483039372">
      <w:bodyDiv w:val="1"/>
      <w:marLeft w:val="0"/>
      <w:marRight w:val="0"/>
      <w:marTop w:val="0"/>
      <w:marBottom w:val="0"/>
      <w:divBdr>
        <w:top w:val="none" w:sz="0" w:space="0" w:color="auto"/>
        <w:left w:val="none" w:sz="0" w:space="0" w:color="auto"/>
        <w:bottom w:val="none" w:sz="0" w:space="0" w:color="auto"/>
        <w:right w:val="none" w:sz="0" w:space="0" w:color="auto"/>
      </w:divBdr>
    </w:div>
    <w:div w:id="1483157944">
      <w:bodyDiv w:val="1"/>
      <w:marLeft w:val="0"/>
      <w:marRight w:val="0"/>
      <w:marTop w:val="0"/>
      <w:marBottom w:val="0"/>
      <w:divBdr>
        <w:top w:val="none" w:sz="0" w:space="0" w:color="auto"/>
        <w:left w:val="none" w:sz="0" w:space="0" w:color="auto"/>
        <w:bottom w:val="none" w:sz="0" w:space="0" w:color="auto"/>
        <w:right w:val="none" w:sz="0" w:space="0" w:color="auto"/>
      </w:divBdr>
    </w:div>
    <w:div w:id="1483353562">
      <w:bodyDiv w:val="1"/>
      <w:marLeft w:val="0"/>
      <w:marRight w:val="0"/>
      <w:marTop w:val="0"/>
      <w:marBottom w:val="0"/>
      <w:divBdr>
        <w:top w:val="none" w:sz="0" w:space="0" w:color="auto"/>
        <w:left w:val="none" w:sz="0" w:space="0" w:color="auto"/>
        <w:bottom w:val="none" w:sz="0" w:space="0" w:color="auto"/>
        <w:right w:val="none" w:sz="0" w:space="0" w:color="auto"/>
      </w:divBdr>
    </w:div>
    <w:div w:id="1483427810">
      <w:bodyDiv w:val="1"/>
      <w:marLeft w:val="0"/>
      <w:marRight w:val="0"/>
      <w:marTop w:val="0"/>
      <w:marBottom w:val="0"/>
      <w:divBdr>
        <w:top w:val="none" w:sz="0" w:space="0" w:color="auto"/>
        <w:left w:val="none" w:sz="0" w:space="0" w:color="auto"/>
        <w:bottom w:val="none" w:sz="0" w:space="0" w:color="auto"/>
        <w:right w:val="none" w:sz="0" w:space="0" w:color="auto"/>
      </w:divBdr>
    </w:div>
    <w:div w:id="1483497104">
      <w:bodyDiv w:val="1"/>
      <w:marLeft w:val="0"/>
      <w:marRight w:val="0"/>
      <w:marTop w:val="0"/>
      <w:marBottom w:val="0"/>
      <w:divBdr>
        <w:top w:val="none" w:sz="0" w:space="0" w:color="auto"/>
        <w:left w:val="none" w:sz="0" w:space="0" w:color="auto"/>
        <w:bottom w:val="none" w:sz="0" w:space="0" w:color="auto"/>
        <w:right w:val="none" w:sz="0" w:space="0" w:color="auto"/>
      </w:divBdr>
    </w:div>
    <w:div w:id="1484008879">
      <w:bodyDiv w:val="1"/>
      <w:marLeft w:val="0"/>
      <w:marRight w:val="0"/>
      <w:marTop w:val="0"/>
      <w:marBottom w:val="0"/>
      <w:divBdr>
        <w:top w:val="none" w:sz="0" w:space="0" w:color="auto"/>
        <w:left w:val="none" w:sz="0" w:space="0" w:color="auto"/>
        <w:bottom w:val="none" w:sz="0" w:space="0" w:color="auto"/>
        <w:right w:val="none" w:sz="0" w:space="0" w:color="auto"/>
      </w:divBdr>
    </w:div>
    <w:div w:id="1484198510">
      <w:bodyDiv w:val="1"/>
      <w:marLeft w:val="0"/>
      <w:marRight w:val="0"/>
      <w:marTop w:val="0"/>
      <w:marBottom w:val="0"/>
      <w:divBdr>
        <w:top w:val="none" w:sz="0" w:space="0" w:color="auto"/>
        <w:left w:val="none" w:sz="0" w:space="0" w:color="auto"/>
        <w:bottom w:val="none" w:sz="0" w:space="0" w:color="auto"/>
        <w:right w:val="none" w:sz="0" w:space="0" w:color="auto"/>
      </w:divBdr>
    </w:div>
    <w:div w:id="1484394726">
      <w:bodyDiv w:val="1"/>
      <w:marLeft w:val="0"/>
      <w:marRight w:val="0"/>
      <w:marTop w:val="0"/>
      <w:marBottom w:val="0"/>
      <w:divBdr>
        <w:top w:val="none" w:sz="0" w:space="0" w:color="auto"/>
        <w:left w:val="none" w:sz="0" w:space="0" w:color="auto"/>
        <w:bottom w:val="none" w:sz="0" w:space="0" w:color="auto"/>
        <w:right w:val="none" w:sz="0" w:space="0" w:color="auto"/>
      </w:divBdr>
    </w:div>
    <w:div w:id="1484662939">
      <w:bodyDiv w:val="1"/>
      <w:marLeft w:val="0"/>
      <w:marRight w:val="0"/>
      <w:marTop w:val="0"/>
      <w:marBottom w:val="0"/>
      <w:divBdr>
        <w:top w:val="none" w:sz="0" w:space="0" w:color="auto"/>
        <w:left w:val="none" w:sz="0" w:space="0" w:color="auto"/>
        <w:bottom w:val="none" w:sz="0" w:space="0" w:color="auto"/>
        <w:right w:val="none" w:sz="0" w:space="0" w:color="auto"/>
      </w:divBdr>
    </w:div>
    <w:div w:id="1485050921">
      <w:bodyDiv w:val="1"/>
      <w:marLeft w:val="0"/>
      <w:marRight w:val="0"/>
      <w:marTop w:val="0"/>
      <w:marBottom w:val="0"/>
      <w:divBdr>
        <w:top w:val="none" w:sz="0" w:space="0" w:color="auto"/>
        <w:left w:val="none" w:sz="0" w:space="0" w:color="auto"/>
        <w:bottom w:val="none" w:sz="0" w:space="0" w:color="auto"/>
        <w:right w:val="none" w:sz="0" w:space="0" w:color="auto"/>
      </w:divBdr>
    </w:div>
    <w:div w:id="1485393479">
      <w:bodyDiv w:val="1"/>
      <w:marLeft w:val="0"/>
      <w:marRight w:val="0"/>
      <w:marTop w:val="0"/>
      <w:marBottom w:val="0"/>
      <w:divBdr>
        <w:top w:val="none" w:sz="0" w:space="0" w:color="auto"/>
        <w:left w:val="none" w:sz="0" w:space="0" w:color="auto"/>
        <w:bottom w:val="none" w:sz="0" w:space="0" w:color="auto"/>
        <w:right w:val="none" w:sz="0" w:space="0" w:color="auto"/>
      </w:divBdr>
    </w:div>
    <w:div w:id="1485779319">
      <w:bodyDiv w:val="1"/>
      <w:marLeft w:val="0"/>
      <w:marRight w:val="0"/>
      <w:marTop w:val="0"/>
      <w:marBottom w:val="0"/>
      <w:divBdr>
        <w:top w:val="none" w:sz="0" w:space="0" w:color="auto"/>
        <w:left w:val="none" w:sz="0" w:space="0" w:color="auto"/>
        <w:bottom w:val="none" w:sz="0" w:space="0" w:color="auto"/>
        <w:right w:val="none" w:sz="0" w:space="0" w:color="auto"/>
      </w:divBdr>
    </w:div>
    <w:div w:id="1485857837">
      <w:bodyDiv w:val="1"/>
      <w:marLeft w:val="0"/>
      <w:marRight w:val="0"/>
      <w:marTop w:val="0"/>
      <w:marBottom w:val="0"/>
      <w:divBdr>
        <w:top w:val="none" w:sz="0" w:space="0" w:color="auto"/>
        <w:left w:val="none" w:sz="0" w:space="0" w:color="auto"/>
        <w:bottom w:val="none" w:sz="0" w:space="0" w:color="auto"/>
        <w:right w:val="none" w:sz="0" w:space="0" w:color="auto"/>
      </w:divBdr>
    </w:div>
    <w:div w:id="1486242023">
      <w:bodyDiv w:val="1"/>
      <w:marLeft w:val="0"/>
      <w:marRight w:val="0"/>
      <w:marTop w:val="0"/>
      <w:marBottom w:val="0"/>
      <w:divBdr>
        <w:top w:val="none" w:sz="0" w:space="0" w:color="auto"/>
        <w:left w:val="none" w:sz="0" w:space="0" w:color="auto"/>
        <w:bottom w:val="none" w:sz="0" w:space="0" w:color="auto"/>
        <w:right w:val="none" w:sz="0" w:space="0" w:color="auto"/>
      </w:divBdr>
    </w:div>
    <w:div w:id="1486358624">
      <w:bodyDiv w:val="1"/>
      <w:marLeft w:val="0"/>
      <w:marRight w:val="0"/>
      <w:marTop w:val="0"/>
      <w:marBottom w:val="0"/>
      <w:divBdr>
        <w:top w:val="none" w:sz="0" w:space="0" w:color="auto"/>
        <w:left w:val="none" w:sz="0" w:space="0" w:color="auto"/>
        <w:bottom w:val="none" w:sz="0" w:space="0" w:color="auto"/>
        <w:right w:val="none" w:sz="0" w:space="0" w:color="auto"/>
      </w:divBdr>
    </w:div>
    <w:div w:id="1486706194">
      <w:bodyDiv w:val="1"/>
      <w:marLeft w:val="0"/>
      <w:marRight w:val="0"/>
      <w:marTop w:val="0"/>
      <w:marBottom w:val="0"/>
      <w:divBdr>
        <w:top w:val="none" w:sz="0" w:space="0" w:color="auto"/>
        <w:left w:val="none" w:sz="0" w:space="0" w:color="auto"/>
        <w:bottom w:val="none" w:sz="0" w:space="0" w:color="auto"/>
        <w:right w:val="none" w:sz="0" w:space="0" w:color="auto"/>
      </w:divBdr>
    </w:div>
    <w:div w:id="1487210921">
      <w:bodyDiv w:val="1"/>
      <w:marLeft w:val="0"/>
      <w:marRight w:val="0"/>
      <w:marTop w:val="0"/>
      <w:marBottom w:val="0"/>
      <w:divBdr>
        <w:top w:val="none" w:sz="0" w:space="0" w:color="auto"/>
        <w:left w:val="none" w:sz="0" w:space="0" w:color="auto"/>
        <w:bottom w:val="none" w:sz="0" w:space="0" w:color="auto"/>
        <w:right w:val="none" w:sz="0" w:space="0" w:color="auto"/>
      </w:divBdr>
    </w:div>
    <w:div w:id="1487471834">
      <w:bodyDiv w:val="1"/>
      <w:marLeft w:val="0"/>
      <w:marRight w:val="0"/>
      <w:marTop w:val="0"/>
      <w:marBottom w:val="0"/>
      <w:divBdr>
        <w:top w:val="none" w:sz="0" w:space="0" w:color="auto"/>
        <w:left w:val="none" w:sz="0" w:space="0" w:color="auto"/>
        <w:bottom w:val="none" w:sz="0" w:space="0" w:color="auto"/>
        <w:right w:val="none" w:sz="0" w:space="0" w:color="auto"/>
      </w:divBdr>
    </w:div>
    <w:div w:id="1487817126">
      <w:bodyDiv w:val="1"/>
      <w:marLeft w:val="0"/>
      <w:marRight w:val="0"/>
      <w:marTop w:val="0"/>
      <w:marBottom w:val="0"/>
      <w:divBdr>
        <w:top w:val="none" w:sz="0" w:space="0" w:color="auto"/>
        <w:left w:val="none" w:sz="0" w:space="0" w:color="auto"/>
        <w:bottom w:val="none" w:sz="0" w:space="0" w:color="auto"/>
        <w:right w:val="none" w:sz="0" w:space="0" w:color="auto"/>
      </w:divBdr>
    </w:div>
    <w:div w:id="1488014657">
      <w:bodyDiv w:val="1"/>
      <w:marLeft w:val="0"/>
      <w:marRight w:val="0"/>
      <w:marTop w:val="0"/>
      <w:marBottom w:val="0"/>
      <w:divBdr>
        <w:top w:val="none" w:sz="0" w:space="0" w:color="auto"/>
        <w:left w:val="none" w:sz="0" w:space="0" w:color="auto"/>
        <w:bottom w:val="none" w:sz="0" w:space="0" w:color="auto"/>
        <w:right w:val="none" w:sz="0" w:space="0" w:color="auto"/>
      </w:divBdr>
    </w:div>
    <w:div w:id="1488130658">
      <w:bodyDiv w:val="1"/>
      <w:marLeft w:val="0"/>
      <w:marRight w:val="0"/>
      <w:marTop w:val="0"/>
      <w:marBottom w:val="0"/>
      <w:divBdr>
        <w:top w:val="none" w:sz="0" w:space="0" w:color="auto"/>
        <w:left w:val="none" w:sz="0" w:space="0" w:color="auto"/>
        <w:bottom w:val="none" w:sz="0" w:space="0" w:color="auto"/>
        <w:right w:val="none" w:sz="0" w:space="0" w:color="auto"/>
      </w:divBdr>
    </w:div>
    <w:div w:id="1488203333">
      <w:bodyDiv w:val="1"/>
      <w:marLeft w:val="0"/>
      <w:marRight w:val="0"/>
      <w:marTop w:val="0"/>
      <w:marBottom w:val="0"/>
      <w:divBdr>
        <w:top w:val="none" w:sz="0" w:space="0" w:color="auto"/>
        <w:left w:val="none" w:sz="0" w:space="0" w:color="auto"/>
        <w:bottom w:val="none" w:sz="0" w:space="0" w:color="auto"/>
        <w:right w:val="none" w:sz="0" w:space="0" w:color="auto"/>
      </w:divBdr>
    </w:div>
    <w:div w:id="1488593994">
      <w:bodyDiv w:val="1"/>
      <w:marLeft w:val="0"/>
      <w:marRight w:val="0"/>
      <w:marTop w:val="0"/>
      <w:marBottom w:val="0"/>
      <w:divBdr>
        <w:top w:val="none" w:sz="0" w:space="0" w:color="auto"/>
        <w:left w:val="none" w:sz="0" w:space="0" w:color="auto"/>
        <w:bottom w:val="none" w:sz="0" w:space="0" w:color="auto"/>
        <w:right w:val="none" w:sz="0" w:space="0" w:color="auto"/>
      </w:divBdr>
    </w:div>
    <w:div w:id="1489587638">
      <w:bodyDiv w:val="1"/>
      <w:marLeft w:val="0"/>
      <w:marRight w:val="0"/>
      <w:marTop w:val="0"/>
      <w:marBottom w:val="0"/>
      <w:divBdr>
        <w:top w:val="none" w:sz="0" w:space="0" w:color="auto"/>
        <w:left w:val="none" w:sz="0" w:space="0" w:color="auto"/>
        <w:bottom w:val="none" w:sz="0" w:space="0" w:color="auto"/>
        <w:right w:val="none" w:sz="0" w:space="0" w:color="auto"/>
      </w:divBdr>
    </w:div>
    <w:div w:id="1490057665">
      <w:bodyDiv w:val="1"/>
      <w:marLeft w:val="0"/>
      <w:marRight w:val="0"/>
      <w:marTop w:val="0"/>
      <w:marBottom w:val="0"/>
      <w:divBdr>
        <w:top w:val="none" w:sz="0" w:space="0" w:color="auto"/>
        <w:left w:val="none" w:sz="0" w:space="0" w:color="auto"/>
        <w:bottom w:val="none" w:sz="0" w:space="0" w:color="auto"/>
        <w:right w:val="none" w:sz="0" w:space="0" w:color="auto"/>
      </w:divBdr>
    </w:div>
    <w:div w:id="1490750220">
      <w:bodyDiv w:val="1"/>
      <w:marLeft w:val="0"/>
      <w:marRight w:val="0"/>
      <w:marTop w:val="0"/>
      <w:marBottom w:val="0"/>
      <w:divBdr>
        <w:top w:val="none" w:sz="0" w:space="0" w:color="auto"/>
        <w:left w:val="none" w:sz="0" w:space="0" w:color="auto"/>
        <w:bottom w:val="none" w:sz="0" w:space="0" w:color="auto"/>
        <w:right w:val="none" w:sz="0" w:space="0" w:color="auto"/>
      </w:divBdr>
    </w:div>
    <w:div w:id="1491020891">
      <w:bodyDiv w:val="1"/>
      <w:marLeft w:val="0"/>
      <w:marRight w:val="0"/>
      <w:marTop w:val="0"/>
      <w:marBottom w:val="0"/>
      <w:divBdr>
        <w:top w:val="none" w:sz="0" w:space="0" w:color="auto"/>
        <w:left w:val="none" w:sz="0" w:space="0" w:color="auto"/>
        <w:bottom w:val="none" w:sz="0" w:space="0" w:color="auto"/>
        <w:right w:val="none" w:sz="0" w:space="0" w:color="auto"/>
      </w:divBdr>
    </w:div>
    <w:div w:id="1491210182">
      <w:bodyDiv w:val="1"/>
      <w:marLeft w:val="0"/>
      <w:marRight w:val="0"/>
      <w:marTop w:val="0"/>
      <w:marBottom w:val="0"/>
      <w:divBdr>
        <w:top w:val="none" w:sz="0" w:space="0" w:color="auto"/>
        <w:left w:val="none" w:sz="0" w:space="0" w:color="auto"/>
        <w:bottom w:val="none" w:sz="0" w:space="0" w:color="auto"/>
        <w:right w:val="none" w:sz="0" w:space="0" w:color="auto"/>
      </w:divBdr>
    </w:div>
    <w:div w:id="1491944107">
      <w:bodyDiv w:val="1"/>
      <w:marLeft w:val="0"/>
      <w:marRight w:val="0"/>
      <w:marTop w:val="0"/>
      <w:marBottom w:val="0"/>
      <w:divBdr>
        <w:top w:val="none" w:sz="0" w:space="0" w:color="auto"/>
        <w:left w:val="none" w:sz="0" w:space="0" w:color="auto"/>
        <w:bottom w:val="none" w:sz="0" w:space="0" w:color="auto"/>
        <w:right w:val="none" w:sz="0" w:space="0" w:color="auto"/>
      </w:divBdr>
    </w:div>
    <w:div w:id="1492255040">
      <w:bodyDiv w:val="1"/>
      <w:marLeft w:val="0"/>
      <w:marRight w:val="0"/>
      <w:marTop w:val="0"/>
      <w:marBottom w:val="0"/>
      <w:divBdr>
        <w:top w:val="none" w:sz="0" w:space="0" w:color="auto"/>
        <w:left w:val="none" w:sz="0" w:space="0" w:color="auto"/>
        <w:bottom w:val="none" w:sz="0" w:space="0" w:color="auto"/>
        <w:right w:val="none" w:sz="0" w:space="0" w:color="auto"/>
      </w:divBdr>
    </w:div>
    <w:div w:id="1492327549">
      <w:bodyDiv w:val="1"/>
      <w:marLeft w:val="0"/>
      <w:marRight w:val="0"/>
      <w:marTop w:val="0"/>
      <w:marBottom w:val="0"/>
      <w:divBdr>
        <w:top w:val="none" w:sz="0" w:space="0" w:color="auto"/>
        <w:left w:val="none" w:sz="0" w:space="0" w:color="auto"/>
        <w:bottom w:val="none" w:sz="0" w:space="0" w:color="auto"/>
        <w:right w:val="none" w:sz="0" w:space="0" w:color="auto"/>
      </w:divBdr>
    </w:div>
    <w:div w:id="1492526422">
      <w:bodyDiv w:val="1"/>
      <w:marLeft w:val="0"/>
      <w:marRight w:val="0"/>
      <w:marTop w:val="0"/>
      <w:marBottom w:val="0"/>
      <w:divBdr>
        <w:top w:val="none" w:sz="0" w:space="0" w:color="auto"/>
        <w:left w:val="none" w:sz="0" w:space="0" w:color="auto"/>
        <w:bottom w:val="none" w:sz="0" w:space="0" w:color="auto"/>
        <w:right w:val="none" w:sz="0" w:space="0" w:color="auto"/>
      </w:divBdr>
    </w:div>
    <w:div w:id="1492602715">
      <w:bodyDiv w:val="1"/>
      <w:marLeft w:val="0"/>
      <w:marRight w:val="0"/>
      <w:marTop w:val="0"/>
      <w:marBottom w:val="0"/>
      <w:divBdr>
        <w:top w:val="none" w:sz="0" w:space="0" w:color="auto"/>
        <w:left w:val="none" w:sz="0" w:space="0" w:color="auto"/>
        <w:bottom w:val="none" w:sz="0" w:space="0" w:color="auto"/>
        <w:right w:val="none" w:sz="0" w:space="0" w:color="auto"/>
      </w:divBdr>
    </w:div>
    <w:div w:id="1492989854">
      <w:bodyDiv w:val="1"/>
      <w:marLeft w:val="0"/>
      <w:marRight w:val="0"/>
      <w:marTop w:val="0"/>
      <w:marBottom w:val="0"/>
      <w:divBdr>
        <w:top w:val="none" w:sz="0" w:space="0" w:color="auto"/>
        <w:left w:val="none" w:sz="0" w:space="0" w:color="auto"/>
        <w:bottom w:val="none" w:sz="0" w:space="0" w:color="auto"/>
        <w:right w:val="none" w:sz="0" w:space="0" w:color="auto"/>
      </w:divBdr>
    </w:div>
    <w:div w:id="1493376134">
      <w:bodyDiv w:val="1"/>
      <w:marLeft w:val="0"/>
      <w:marRight w:val="0"/>
      <w:marTop w:val="0"/>
      <w:marBottom w:val="0"/>
      <w:divBdr>
        <w:top w:val="none" w:sz="0" w:space="0" w:color="auto"/>
        <w:left w:val="none" w:sz="0" w:space="0" w:color="auto"/>
        <w:bottom w:val="none" w:sz="0" w:space="0" w:color="auto"/>
        <w:right w:val="none" w:sz="0" w:space="0" w:color="auto"/>
      </w:divBdr>
    </w:div>
    <w:div w:id="1494032453">
      <w:bodyDiv w:val="1"/>
      <w:marLeft w:val="0"/>
      <w:marRight w:val="0"/>
      <w:marTop w:val="0"/>
      <w:marBottom w:val="0"/>
      <w:divBdr>
        <w:top w:val="none" w:sz="0" w:space="0" w:color="auto"/>
        <w:left w:val="none" w:sz="0" w:space="0" w:color="auto"/>
        <w:bottom w:val="none" w:sz="0" w:space="0" w:color="auto"/>
        <w:right w:val="none" w:sz="0" w:space="0" w:color="auto"/>
      </w:divBdr>
    </w:div>
    <w:div w:id="1494103665">
      <w:bodyDiv w:val="1"/>
      <w:marLeft w:val="0"/>
      <w:marRight w:val="0"/>
      <w:marTop w:val="0"/>
      <w:marBottom w:val="0"/>
      <w:divBdr>
        <w:top w:val="none" w:sz="0" w:space="0" w:color="auto"/>
        <w:left w:val="none" w:sz="0" w:space="0" w:color="auto"/>
        <w:bottom w:val="none" w:sz="0" w:space="0" w:color="auto"/>
        <w:right w:val="none" w:sz="0" w:space="0" w:color="auto"/>
      </w:divBdr>
    </w:div>
    <w:div w:id="1494443110">
      <w:bodyDiv w:val="1"/>
      <w:marLeft w:val="0"/>
      <w:marRight w:val="0"/>
      <w:marTop w:val="0"/>
      <w:marBottom w:val="0"/>
      <w:divBdr>
        <w:top w:val="none" w:sz="0" w:space="0" w:color="auto"/>
        <w:left w:val="none" w:sz="0" w:space="0" w:color="auto"/>
        <w:bottom w:val="none" w:sz="0" w:space="0" w:color="auto"/>
        <w:right w:val="none" w:sz="0" w:space="0" w:color="auto"/>
      </w:divBdr>
    </w:div>
    <w:div w:id="1494485863">
      <w:bodyDiv w:val="1"/>
      <w:marLeft w:val="0"/>
      <w:marRight w:val="0"/>
      <w:marTop w:val="0"/>
      <w:marBottom w:val="0"/>
      <w:divBdr>
        <w:top w:val="none" w:sz="0" w:space="0" w:color="auto"/>
        <w:left w:val="none" w:sz="0" w:space="0" w:color="auto"/>
        <w:bottom w:val="none" w:sz="0" w:space="0" w:color="auto"/>
        <w:right w:val="none" w:sz="0" w:space="0" w:color="auto"/>
      </w:divBdr>
    </w:div>
    <w:div w:id="1494833622">
      <w:bodyDiv w:val="1"/>
      <w:marLeft w:val="0"/>
      <w:marRight w:val="0"/>
      <w:marTop w:val="0"/>
      <w:marBottom w:val="0"/>
      <w:divBdr>
        <w:top w:val="none" w:sz="0" w:space="0" w:color="auto"/>
        <w:left w:val="none" w:sz="0" w:space="0" w:color="auto"/>
        <w:bottom w:val="none" w:sz="0" w:space="0" w:color="auto"/>
        <w:right w:val="none" w:sz="0" w:space="0" w:color="auto"/>
      </w:divBdr>
    </w:div>
    <w:div w:id="1494905156">
      <w:bodyDiv w:val="1"/>
      <w:marLeft w:val="0"/>
      <w:marRight w:val="0"/>
      <w:marTop w:val="0"/>
      <w:marBottom w:val="0"/>
      <w:divBdr>
        <w:top w:val="none" w:sz="0" w:space="0" w:color="auto"/>
        <w:left w:val="none" w:sz="0" w:space="0" w:color="auto"/>
        <w:bottom w:val="none" w:sz="0" w:space="0" w:color="auto"/>
        <w:right w:val="none" w:sz="0" w:space="0" w:color="auto"/>
      </w:divBdr>
    </w:div>
    <w:div w:id="1494949559">
      <w:bodyDiv w:val="1"/>
      <w:marLeft w:val="0"/>
      <w:marRight w:val="0"/>
      <w:marTop w:val="0"/>
      <w:marBottom w:val="0"/>
      <w:divBdr>
        <w:top w:val="none" w:sz="0" w:space="0" w:color="auto"/>
        <w:left w:val="none" w:sz="0" w:space="0" w:color="auto"/>
        <w:bottom w:val="none" w:sz="0" w:space="0" w:color="auto"/>
        <w:right w:val="none" w:sz="0" w:space="0" w:color="auto"/>
      </w:divBdr>
    </w:div>
    <w:div w:id="1495143529">
      <w:bodyDiv w:val="1"/>
      <w:marLeft w:val="0"/>
      <w:marRight w:val="0"/>
      <w:marTop w:val="0"/>
      <w:marBottom w:val="0"/>
      <w:divBdr>
        <w:top w:val="none" w:sz="0" w:space="0" w:color="auto"/>
        <w:left w:val="none" w:sz="0" w:space="0" w:color="auto"/>
        <w:bottom w:val="none" w:sz="0" w:space="0" w:color="auto"/>
        <w:right w:val="none" w:sz="0" w:space="0" w:color="auto"/>
      </w:divBdr>
    </w:div>
    <w:div w:id="1495409454">
      <w:bodyDiv w:val="1"/>
      <w:marLeft w:val="0"/>
      <w:marRight w:val="0"/>
      <w:marTop w:val="0"/>
      <w:marBottom w:val="0"/>
      <w:divBdr>
        <w:top w:val="none" w:sz="0" w:space="0" w:color="auto"/>
        <w:left w:val="none" w:sz="0" w:space="0" w:color="auto"/>
        <w:bottom w:val="none" w:sz="0" w:space="0" w:color="auto"/>
        <w:right w:val="none" w:sz="0" w:space="0" w:color="auto"/>
      </w:divBdr>
    </w:div>
    <w:div w:id="1495488880">
      <w:bodyDiv w:val="1"/>
      <w:marLeft w:val="0"/>
      <w:marRight w:val="0"/>
      <w:marTop w:val="0"/>
      <w:marBottom w:val="0"/>
      <w:divBdr>
        <w:top w:val="none" w:sz="0" w:space="0" w:color="auto"/>
        <w:left w:val="none" w:sz="0" w:space="0" w:color="auto"/>
        <w:bottom w:val="none" w:sz="0" w:space="0" w:color="auto"/>
        <w:right w:val="none" w:sz="0" w:space="0" w:color="auto"/>
      </w:divBdr>
    </w:div>
    <w:div w:id="1495801315">
      <w:bodyDiv w:val="1"/>
      <w:marLeft w:val="0"/>
      <w:marRight w:val="0"/>
      <w:marTop w:val="0"/>
      <w:marBottom w:val="0"/>
      <w:divBdr>
        <w:top w:val="none" w:sz="0" w:space="0" w:color="auto"/>
        <w:left w:val="none" w:sz="0" w:space="0" w:color="auto"/>
        <w:bottom w:val="none" w:sz="0" w:space="0" w:color="auto"/>
        <w:right w:val="none" w:sz="0" w:space="0" w:color="auto"/>
      </w:divBdr>
    </w:div>
    <w:div w:id="1496337486">
      <w:bodyDiv w:val="1"/>
      <w:marLeft w:val="0"/>
      <w:marRight w:val="0"/>
      <w:marTop w:val="0"/>
      <w:marBottom w:val="0"/>
      <w:divBdr>
        <w:top w:val="none" w:sz="0" w:space="0" w:color="auto"/>
        <w:left w:val="none" w:sz="0" w:space="0" w:color="auto"/>
        <w:bottom w:val="none" w:sz="0" w:space="0" w:color="auto"/>
        <w:right w:val="none" w:sz="0" w:space="0" w:color="auto"/>
      </w:divBdr>
    </w:div>
    <w:div w:id="1496338802">
      <w:bodyDiv w:val="1"/>
      <w:marLeft w:val="0"/>
      <w:marRight w:val="0"/>
      <w:marTop w:val="0"/>
      <w:marBottom w:val="0"/>
      <w:divBdr>
        <w:top w:val="none" w:sz="0" w:space="0" w:color="auto"/>
        <w:left w:val="none" w:sz="0" w:space="0" w:color="auto"/>
        <w:bottom w:val="none" w:sz="0" w:space="0" w:color="auto"/>
        <w:right w:val="none" w:sz="0" w:space="0" w:color="auto"/>
      </w:divBdr>
    </w:div>
    <w:div w:id="1496654272">
      <w:bodyDiv w:val="1"/>
      <w:marLeft w:val="0"/>
      <w:marRight w:val="0"/>
      <w:marTop w:val="0"/>
      <w:marBottom w:val="0"/>
      <w:divBdr>
        <w:top w:val="none" w:sz="0" w:space="0" w:color="auto"/>
        <w:left w:val="none" w:sz="0" w:space="0" w:color="auto"/>
        <w:bottom w:val="none" w:sz="0" w:space="0" w:color="auto"/>
        <w:right w:val="none" w:sz="0" w:space="0" w:color="auto"/>
      </w:divBdr>
    </w:div>
    <w:div w:id="1497377579">
      <w:bodyDiv w:val="1"/>
      <w:marLeft w:val="0"/>
      <w:marRight w:val="0"/>
      <w:marTop w:val="0"/>
      <w:marBottom w:val="0"/>
      <w:divBdr>
        <w:top w:val="none" w:sz="0" w:space="0" w:color="auto"/>
        <w:left w:val="none" w:sz="0" w:space="0" w:color="auto"/>
        <w:bottom w:val="none" w:sz="0" w:space="0" w:color="auto"/>
        <w:right w:val="none" w:sz="0" w:space="0" w:color="auto"/>
      </w:divBdr>
    </w:div>
    <w:div w:id="1497569178">
      <w:bodyDiv w:val="1"/>
      <w:marLeft w:val="0"/>
      <w:marRight w:val="0"/>
      <w:marTop w:val="0"/>
      <w:marBottom w:val="0"/>
      <w:divBdr>
        <w:top w:val="none" w:sz="0" w:space="0" w:color="auto"/>
        <w:left w:val="none" w:sz="0" w:space="0" w:color="auto"/>
        <w:bottom w:val="none" w:sz="0" w:space="0" w:color="auto"/>
        <w:right w:val="none" w:sz="0" w:space="0" w:color="auto"/>
      </w:divBdr>
    </w:div>
    <w:div w:id="1498381264">
      <w:bodyDiv w:val="1"/>
      <w:marLeft w:val="0"/>
      <w:marRight w:val="0"/>
      <w:marTop w:val="0"/>
      <w:marBottom w:val="0"/>
      <w:divBdr>
        <w:top w:val="none" w:sz="0" w:space="0" w:color="auto"/>
        <w:left w:val="none" w:sz="0" w:space="0" w:color="auto"/>
        <w:bottom w:val="none" w:sz="0" w:space="0" w:color="auto"/>
        <w:right w:val="none" w:sz="0" w:space="0" w:color="auto"/>
      </w:divBdr>
    </w:div>
    <w:div w:id="1498492573">
      <w:bodyDiv w:val="1"/>
      <w:marLeft w:val="0"/>
      <w:marRight w:val="0"/>
      <w:marTop w:val="0"/>
      <w:marBottom w:val="0"/>
      <w:divBdr>
        <w:top w:val="none" w:sz="0" w:space="0" w:color="auto"/>
        <w:left w:val="none" w:sz="0" w:space="0" w:color="auto"/>
        <w:bottom w:val="none" w:sz="0" w:space="0" w:color="auto"/>
        <w:right w:val="none" w:sz="0" w:space="0" w:color="auto"/>
      </w:divBdr>
    </w:div>
    <w:div w:id="1498576087">
      <w:bodyDiv w:val="1"/>
      <w:marLeft w:val="0"/>
      <w:marRight w:val="0"/>
      <w:marTop w:val="0"/>
      <w:marBottom w:val="0"/>
      <w:divBdr>
        <w:top w:val="none" w:sz="0" w:space="0" w:color="auto"/>
        <w:left w:val="none" w:sz="0" w:space="0" w:color="auto"/>
        <w:bottom w:val="none" w:sz="0" w:space="0" w:color="auto"/>
        <w:right w:val="none" w:sz="0" w:space="0" w:color="auto"/>
      </w:divBdr>
    </w:div>
    <w:div w:id="1499077290">
      <w:bodyDiv w:val="1"/>
      <w:marLeft w:val="0"/>
      <w:marRight w:val="0"/>
      <w:marTop w:val="0"/>
      <w:marBottom w:val="0"/>
      <w:divBdr>
        <w:top w:val="none" w:sz="0" w:space="0" w:color="auto"/>
        <w:left w:val="none" w:sz="0" w:space="0" w:color="auto"/>
        <w:bottom w:val="none" w:sz="0" w:space="0" w:color="auto"/>
        <w:right w:val="none" w:sz="0" w:space="0" w:color="auto"/>
      </w:divBdr>
    </w:div>
    <w:div w:id="1499231960">
      <w:bodyDiv w:val="1"/>
      <w:marLeft w:val="0"/>
      <w:marRight w:val="0"/>
      <w:marTop w:val="0"/>
      <w:marBottom w:val="0"/>
      <w:divBdr>
        <w:top w:val="none" w:sz="0" w:space="0" w:color="auto"/>
        <w:left w:val="none" w:sz="0" w:space="0" w:color="auto"/>
        <w:bottom w:val="none" w:sz="0" w:space="0" w:color="auto"/>
        <w:right w:val="none" w:sz="0" w:space="0" w:color="auto"/>
      </w:divBdr>
    </w:div>
    <w:div w:id="1499539831">
      <w:bodyDiv w:val="1"/>
      <w:marLeft w:val="0"/>
      <w:marRight w:val="0"/>
      <w:marTop w:val="0"/>
      <w:marBottom w:val="0"/>
      <w:divBdr>
        <w:top w:val="none" w:sz="0" w:space="0" w:color="auto"/>
        <w:left w:val="none" w:sz="0" w:space="0" w:color="auto"/>
        <w:bottom w:val="none" w:sz="0" w:space="0" w:color="auto"/>
        <w:right w:val="none" w:sz="0" w:space="0" w:color="auto"/>
      </w:divBdr>
    </w:div>
    <w:div w:id="1499542640">
      <w:bodyDiv w:val="1"/>
      <w:marLeft w:val="0"/>
      <w:marRight w:val="0"/>
      <w:marTop w:val="0"/>
      <w:marBottom w:val="0"/>
      <w:divBdr>
        <w:top w:val="none" w:sz="0" w:space="0" w:color="auto"/>
        <w:left w:val="none" w:sz="0" w:space="0" w:color="auto"/>
        <w:bottom w:val="none" w:sz="0" w:space="0" w:color="auto"/>
        <w:right w:val="none" w:sz="0" w:space="0" w:color="auto"/>
      </w:divBdr>
    </w:div>
    <w:div w:id="1499729675">
      <w:bodyDiv w:val="1"/>
      <w:marLeft w:val="0"/>
      <w:marRight w:val="0"/>
      <w:marTop w:val="0"/>
      <w:marBottom w:val="0"/>
      <w:divBdr>
        <w:top w:val="none" w:sz="0" w:space="0" w:color="auto"/>
        <w:left w:val="none" w:sz="0" w:space="0" w:color="auto"/>
        <w:bottom w:val="none" w:sz="0" w:space="0" w:color="auto"/>
        <w:right w:val="none" w:sz="0" w:space="0" w:color="auto"/>
      </w:divBdr>
    </w:div>
    <w:div w:id="1500582285">
      <w:bodyDiv w:val="1"/>
      <w:marLeft w:val="0"/>
      <w:marRight w:val="0"/>
      <w:marTop w:val="0"/>
      <w:marBottom w:val="0"/>
      <w:divBdr>
        <w:top w:val="none" w:sz="0" w:space="0" w:color="auto"/>
        <w:left w:val="none" w:sz="0" w:space="0" w:color="auto"/>
        <w:bottom w:val="none" w:sz="0" w:space="0" w:color="auto"/>
        <w:right w:val="none" w:sz="0" w:space="0" w:color="auto"/>
      </w:divBdr>
    </w:div>
    <w:div w:id="1500997972">
      <w:bodyDiv w:val="1"/>
      <w:marLeft w:val="0"/>
      <w:marRight w:val="0"/>
      <w:marTop w:val="0"/>
      <w:marBottom w:val="0"/>
      <w:divBdr>
        <w:top w:val="none" w:sz="0" w:space="0" w:color="auto"/>
        <w:left w:val="none" w:sz="0" w:space="0" w:color="auto"/>
        <w:bottom w:val="none" w:sz="0" w:space="0" w:color="auto"/>
        <w:right w:val="none" w:sz="0" w:space="0" w:color="auto"/>
      </w:divBdr>
    </w:div>
    <w:div w:id="1501894580">
      <w:bodyDiv w:val="1"/>
      <w:marLeft w:val="0"/>
      <w:marRight w:val="0"/>
      <w:marTop w:val="0"/>
      <w:marBottom w:val="0"/>
      <w:divBdr>
        <w:top w:val="none" w:sz="0" w:space="0" w:color="auto"/>
        <w:left w:val="none" w:sz="0" w:space="0" w:color="auto"/>
        <w:bottom w:val="none" w:sz="0" w:space="0" w:color="auto"/>
        <w:right w:val="none" w:sz="0" w:space="0" w:color="auto"/>
      </w:divBdr>
    </w:div>
    <w:div w:id="1502157356">
      <w:bodyDiv w:val="1"/>
      <w:marLeft w:val="0"/>
      <w:marRight w:val="0"/>
      <w:marTop w:val="0"/>
      <w:marBottom w:val="0"/>
      <w:divBdr>
        <w:top w:val="none" w:sz="0" w:space="0" w:color="auto"/>
        <w:left w:val="none" w:sz="0" w:space="0" w:color="auto"/>
        <w:bottom w:val="none" w:sz="0" w:space="0" w:color="auto"/>
        <w:right w:val="none" w:sz="0" w:space="0" w:color="auto"/>
      </w:divBdr>
    </w:div>
    <w:div w:id="1503205112">
      <w:bodyDiv w:val="1"/>
      <w:marLeft w:val="0"/>
      <w:marRight w:val="0"/>
      <w:marTop w:val="0"/>
      <w:marBottom w:val="0"/>
      <w:divBdr>
        <w:top w:val="none" w:sz="0" w:space="0" w:color="auto"/>
        <w:left w:val="none" w:sz="0" w:space="0" w:color="auto"/>
        <w:bottom w:val="none" w:sz="0" w:space="0" w:color="auto"/>
        <w:right w:val="none" w:sz="0" w:space="0" w:color="auto"/>
      </w:divBdr>
    </w:div>
    <w:div w:id="1503425910">
      <w:bodyDiv w:val="1"/>
      <w:marLeft w:val="0"/>
      <w:marRight w:val="0"/>
      <w:marTop w:val="0"/>
      <w:marBottom w:val="0"/>
      <w:divBdr>
        <w:top w:val="none" w:sz="0" w:space="0" w:color="auto"/>
        <w:left w:val="none" w:sz="0" w:space="0" w:color="auto"/>
        <w:bottom w:val="none" w:sz="0" w:space="0" w:color="auto"/>
        <w:right w:val="none" w:sz="0" w:space="0" w:color="auto"/>
      </w:divBdr>
    </w:div>
    <w:div w:id="1503931695">
      <w:bodyDiv w:val="1"/>
      <w:marLeft w:val="0"/>
      <w:marRight w:val="0"/>
      <w:marTop w:val="0"/>
      <w:marBottom w:val="0"/>
      <w:divBdr>
        <w:top w:val="none" w:sz="0" w:space="0" w:color="auto"/>
        <w:left w:val="none" w:sz="0" w:space="0" w:color="auto"/>
        <w:bottom w:val="none" w:sz="0" w:space="0" w:color="auto"/>
        <w:right w:val="none" w:sz="0" w:space="0" w:color="auto"/>
      </w:divBdr>
    </w:div>
    <w:div w:id="1504317213">
      <w:bodyDiv w:val="1"/>
      <w:marLeft w:val="0"/>
      <w:marRight w:val="0"/>
      <w:marTop w:val="0"/>
      <w:marBottom w:val="0"/>
      <w:divBdr>
        <w:top w:val="none" w:sz="0" w:space="0" w:color="auto"/>
        <w:left w:val="none" w:sz="0" w:space="0" w:color="auto"/>
        <w:bottom w:val="none" w:sz="0" w:space="0" w:color="auto"/>
        <w:right w:val="none" w:sz="0" w:space="0" w:color="auto"/>
      </w:divBdr>
    </w:div>
    <w:div w:id="1504319391">
      <w:bodyDiv w:val="1"/>
      <w:marLeft w:val="0"/>
      <w:marRight w:val="0"/>
      <w:marTop w:val="0"/>
      <w:marBottom w:val="0"/>
      <w:divBdr>
        <w:top w:val="none" w:sz="0" w:space="0" w:color="auto"/>
        <w:left w:val="none" w:sz="0" w:space="0" w:color="auto"/>
        <w:bottom w:val="none" w:sz="0" w:space="0" w:color="auto"/>
        <w:right w:val="none" w:sz="0" w:space="0" w:color="auto"/>
      </w:divBdr>
    </w:div>
    <w:div w:id="1505584302">
      <w:bodyDiv w:val="1"/>
      <w:marLeft w:val="0"/>
      <w:marRight w:val="0"/>
      <w:marTop w:val="0"/>
      <w:marBottom w:val="0"/>
      <w:divBdr>
        <w:top w:val="none" w:sz="0" w:space="0" w:color="auto"/>
        <w:left w:val="none" w:sz="0" w:space="0" w:color="auto"/>
        <w:bottom w:val="none" w:sz="0" w:space="0" w:color="auto"/>
        <w:right w:val="none" w:sz="0" w:space="0" w:color="auto"/>
      </w:divBdr>
    </w:div>
    <w:div w:id="1505780358">
      <w:bodyDiv w:val="1"/>
      <w:marLeft w:val="0"/>
      <w:marRight w:val="0"/>
      <w:marTop w:val="0"/>
      <w:marBottom w:val="0"/>
      <w:divBdr>
        <w:top w:val="none" w:sz="0" w:space="0" w:color="auto"/>
        <w:left w:val="none" w:sz="0" w:space="0" w:color="auto"/>
        <w:bottom w:val="none" w:sz="0" w:space="0" w:color="auto"/>
        <w:right w:val="none" w:sz="0" w:space="0" w:color="auto"/>
      </w:divBdr>
    </w:div>
    <w:div w:id="1506163637">
      <w:bodyDiv w:val="1"/>
      <w:marLeft w:val="0"/>
      <w:marRight w:val="0"/>
      <w:marTop w:val="0"/>
      <w:marBottom w:val="0"/>
      <w:divBdr>
        <w:top w:val="none" w:sz="0" w:space="0" w:color="auto"/>
        <w:left w:val="none" w:sz="0" w:space="0" w:color="auto"/>
        <w:bottom w:val="none" w:sz="0" w:space="0" w:color="auto"/>
        <w:right w:val="none" w:sz="0" w:space="0" w:color="auto"/>
      </w:divBdr>
    </w:div>
    <w:div w:id="1507330266">
      <w:bodyDiv w:val="1"/>
      <w:marLeft w:val="0"/>
      <w:marRight w:val="0"/>
      <w:marTop w:val="0"/>
      <w:marBottom w:val="0"/>
      <w:divBdr>
        <w:top w:val="none" w:sz="0" w:space="0" w:color="auto"/>
        <w:left w:val="none" w:sz="0" w:space="0" w:color="auto"/>
        <w:bottom w:val="none" w:sz="0" w:space="0" w:color="auto"/>
        <w:right w:val="none" w:sz="0" w:space="0" w:color="auto"/>
      </w:divBdr>
    </w:div>
    <w:div w:id="1507478504">
      <w:bodyDiv w:val="1"/>
      <w:marLeft w:val="0"/>
      <w:marRight w:val="0"/>
      <w:marTop w:val="0"/>
      <w:marBottom w:val="0"/>
      <w:divBdr>
        <w:top w:val="none" w:sz="0" w:space="0" w:color="auto"/>
        <w:left w:val="none" w:sz="0" w:space="0" w:color="auto"/>
        <w:bottom w:val="none" w:sz="0" w:space="0" w:color="auto"/>
        <w:right w:val="none" w:sz="0" w:space="0" w:color="auto"/>
      </w:divBdr>
    </w:div>
    <w:div w:id="1508399078">
      <w:bodyDiv w:val="1"/>
      <w:marLeft w:val="0"/>
      <w:marRight w:val="0"/>
      <w:marTop w:val="0"/>
      <w:marBottom w:val="0"/>
      <w:divBdr>
        <w:top w:val="none" w:sz="0" w:space="0" w:color="auto"/>
        <w:left w:val="none" w:sz="0" w:space="0" w:color="auto"/>
        <w:bottom w:val="none" w:sz="0" w:space="0" w:color="auto"/>
        <w:right w:val="none" w:sz="0" w:space="0" w:color="auto"/>
      </w:divBdr>
    </w:div>
    <w:div w:id="1508517515">
      <w:bodyDiv w:val="1"/>
      <w:marLeft w:val="0"/>
      <w:marRight w:val="0"/>
      <w:marTop w:val="0"/>
      <w:marBottom w:val="0"/>
      <w:divBdr>
        <w:top w:val="none" w:sz="0" w:space="0" w:color="auto"/>
        <w:left w:val="none" w:sz="0" w:space="0" w:color="auto"/>
        <w:bottom w:val="none" w:sz="0" w:space="0" w:color="auto"/>
        <w:right w:val="none" w:sz="0" w:space="0" w:color="auto"/>
      </w:divBdr>
    </w:div>
    <w:div w:id="1508520258">
      <w:bodyDiv w:val="1"/>
      <w:marLeft w:val="0"/>
      <w:marRight w:val="0"/>
      <w:marTop w:val="0"/>
      <w:marBottom w:val="0"/>
      <w:divBdr>
        <w:top w:val="none" w:sz="0" w:space="0" w:color="auto"/>
        <w:left w:val="none" w:sz="0" w:space="0" w:color="auto"/>
        <w:bottom w:val="none" w:sz="0" w:space="0" w:color="auto"/>
        <w:right w:val="none" w:sz="0" w:space="0" w:color="auto"/>
      </w:divBdr>
    </w:div>
    <w:div w:id="1509632276">
      <w:bodyDiv w:val="1"/>
      <w:marLeft w:val="0"/>
      <w:marRight w:val="0"/>
      <w:marTop w:val="0"/>
      <w:marBottom w:val="0"/>
      <w:divBdr>
        <w:top w:val="none" w:sz="0" w:space="0" w:color="auto"/>
        <w:left w:val="none" w:sz="0" w:space="0" w:color="auto"/>
        <w:bottom w:val="none" w:sz="0" w:space="0" w:color="auto"/>
        <w:right w:val="none" w:sz="0" w:space="0" w:color="auto"/>
      </w:divBdr>
    </w:div>
    <w:div w:id="1510869594">
      <w:bodyDiv w:val="1"/>
      <w:marLeft w:val="0"/>
      <w:marRight w:val="0"/>
      <w:marTop w:val="0"/>
      <w:marBottom w:val="0"/>
      <w:divBdr>
        <w:top w:val="none" w:sz="0" w:space="0" w:color="auto"/>
        <w:left w:val="none" w:sz="0" w:space="0" w:color="auto"/>
        <w:bottom w:val="none" w:sz="0" w:space="0" w:color="auto"/>
        <w:right w:val="none" w:sz="0" w:space="0" w:color="auto"/>
      </w:divBdr>
    </w:div>
    <w:div w:id="1511918613">
      <w:bodyDiv w:val="1"/>
      <w:marLeft w:val="0"/>
      <w:marRight w:val="0"/>
      <w:marTop w:val="0"/>
      <w:marBottom w:val="0"/>
      <w:divBdr>
        <w:top w:val="none" w:sz="0" w:space="0" w:color="auto"/>
        <w:left w:val="none" w:sz="0" w:space="0" w:color="auto"/>
        <w:bottom w:val="none" w:sz="0" w:space="0" w:color="auto"/>
        <w:right w:val="none" w:sz="0" w:space="0" w:color="auto"/>
      </w:divBdr>
    </w:div>
    <w:div w:id="1512180354">
      <w:bodyDiv w:val="1"/>
      <w:marLeft w:val="0"/>
      <w:marRight w:val="0"/>
      <w:marTop w:val="0"/>
      <w:marBottom w:val="0"/>
      <w:divBdr>
        <w:top w:val="none" w:sz="0" w:space="0" w:color="auto"/>
        <w:left w:val="none" w:sz="0" w:space="0" w:color="auto"/>
        <w:bottom w:val="none" w:sz="0" w:space="0" w:color="auto"/>
        <w:right w:val="none" w:sz="0" w:space="0" w:color="auto"/>
      </w:divBdr>
    </w:div>
    <w:div w:id="1514030109">
      <w:bodyDiv w:val="1"/>
      <w:marLeft w:val="0"/>
      <w:marRight w:val="0"/>
      <w:marTop w:val="0"/>
      <w:marBottom w:val="0"/>
      <w:divBdr>
        <w:top w:val="none" w:sz="0" w:space="0" w:color="auto"/>
        <w:left w:val="none" w:sz="0" w:space="0" w:color="auto"/>
        <w:bottom w:val="none" w:sz="0" w:space="0" w:color="auto"/>
        <w:right w:val="none" w:sz="0" w:space="0" w:color="auto"/>
      </w:divBdr>
    </w:div>
    <w:div w:id="1514490601">
      <w:bodyDiv w:val="1"/>
      <w:marLeft w:val="0"/>
      <w:marRight w:val="0"/>
      <w:marTop w:val="0"/>
      <w:marBottom w:val="0"/>
      <w:divBdr>
        <w:top w:val="none" w:sz="0" w:space="0" w:color="auto"/>
        <w:left w:val="none" w:sz="0" w:space="0" w:color="auto"/>
        <w:bottom w:val="none" w:sz="0" w:space="0" w:color="auto"/>
        <w:right w:val="none" w:sz="0" w:space="0" w:color="auto"/>
      </w:divBdr>
    </w:div>
    <w:div w:id="1514492671">
      <w:bodyDiv w:val="1"/>
      <w:marLeft w:val="0"/>
      <w:marRight w:val="0"/>
      <w:marTop w:val="0"/>
      <w:marBottom w:val="0"/>
      <w:divBdr>
        <w:top w:val="none" w:sz="0" w:space="0" w:color="auto"/>
        <w:left w:val="none" w:sz="0" w:space="0" w:color="auto"/>
        <w:bottom w:val="none" w:sz="0" w:space="0" w:color="auto"/>
        <w:right w:val="none" w:sz="0" w:space="0" w:color="auto"/>
      </w:divBdr>
    </w:div>
    <w:div w:id="1514613738">
      <w:bodyDiv w:val="1"/>
      <w:marLeft w:val="0"/>
      <w:marRight w:val="0"/>
      <w:marTop w:val="0"/>
      <w:marBottom w:val="0"/>
      <w:divBdr>
        <w:top w:val="none" w:sz="0" w:space="0" w:color="auto"/>
        <w:left w:val="none" w:sz="0" w:space="0" w:color="auto"/>
        <w:bottom w:val="none" w:sz="0" w:space="0" w:color="auto"/>
        <w:right w:val="none" w:sz="0" w:space="0" w:color="auto"/>
      </w:divBdr>
    </w:div>
    <w:div w:id="1515343292">
      <w:bodyDiv w:val="1"/>
      <w:marLeft w:val="0"/>
      <w:marRight w:val="0"/>
      <w:marTop w:val="0"/>
      <w:marBottom w:val="0"/>
      <w:divBdr>
        <w:top w:val="none" w:sz="0" w:space="0" w:color="auto"/>
        <w:left w:val="none" w:sz="0" w:space="0" w:color="auto"/>
        <w:bottom w:val="none" w:sz="0" w:space="0" w:color="auto"/>
        <w:right w:val="none" w:sz="0" w:space="0" w:color="auto"/>
      </w:divBdr>
    </w:div>
    <w:div w:id="1515531573">
      <w:bodyDiv w:val="1"/>
      <w:marLeft w:val="0"/>
      <w:marRight w:val="0"/>
      <w:marTop w:val="0"/>
      <w:marBottom w:val="0"/>
      <w:divBdr>
        <w:top w:val="none" w:sz="0" w:space="0" w:color="auto"/>
        <w:left w:val="none" w:sz="0" w:space="0" w:color="auto"/>
        <w:bottom w:val="none" w:sz="0" w:space="0" w:color="auto"/>
        <w:right w:val="none" w:sz="0" w:space="0" w:color="auto"/>
      </w:divBdr>
    </w:div>
    <w:div w:id="1515923975">
      <w:bodyDiv w:val="1"/>
      <w:marLeft w:val="0"/>
      <w:marRight w:val="0"/>
      <w:marTop w:val="0"/>
      <w:marBottom w:val="0"/>
      <w:divBdr>
        <w:top w:val="none" w:sz="0" w:space="0" w:color="auto"/>
        <w:left w:val="none" w:sz="0" w:space="0" w:color="auto"/>
        <w:bottom w:val="none" w:sz="0" w:space="0" w:color="auto"/>
        <w:right w:val="none" w:sz="0" w:space="0" w:color="auto"/>
      </w:divBdr>
    </w:div>
    <w:div w:id="1516069613">
      <w:bodyDiv w:val="1"/>
      <w:marLeft w:val="0"/>
      <w:marRight w:val="0"/>
      <w:marTop w:val="0"/>
      <w:marBottom w:val="0"/>
      <w:divBdr>
        <w:top w:val="none" w:sz="0" w:space="0" w:color="auto"/>
        <w:left w:val="none" w:sz="0" w:space="0" w:color="auto"/>
        <w:bottom w:val="none" w:sz="0" w:space="0" w:color="auto"/>
        <w:right w:val="none" w:sz="0" w:space="0" w:color="auto"/>
      </w:divBdr>
    </w:div>
    <w:div w:id="1516110472">
      <w:bodyDiv w:val="1"/>
      <w:marLeft w:val="0"/>
      <w:marRight w:val="0"/>
      <w:marTop w:val="0"/>
      <w:marBottom w:val="0"/>
      <w:divBdr>
        <w:top w:val="none" w:sz="0" w:space="0" w:color="auto"/>
        <w:left w:val="none" w:sz="0" w:space="0" w:color="auto"/>
        <w:bottom w:val="none" w:sz="0" w:space="0" w:color="auto"/>
        <w:right w:val="none" w:sz="0" w:space="0" w:color="auto"/>
      </w:divBdr>
    </w:div>
    <w:div w:id="1516114209">
      <w:bodyDiv w:val="1"/>
      <w:marLeft w:val="0"/>
      <w:marRight w:val="0"/>
      <w:marTop w:val="0"/>
      <w:marBottom w:val="0"/>
      <w:divBdr>
        <w:top w:val="none" w:sz="0" w:space="0" w:color="auto"/>
        <w:left w:val="none" w:sz="0" w:space="0" w:color="auto"/>
        <w:bottom w:val="none" w:sz="0" w:space="0" w:color="auto"/>
        <w:right w:val="none" w:sz="0" w:space="0" w:color="auto"/>
      </w:divBdr>
    </w:div>
    <w:div w:id="1517189989">
      <w:bodyDiv w:val="1"/>
      <w:marLeft w:val="0"/>
      <w:marRight w:val="0"/>
      <w:marTop w:val="0"/>
      <w:marBottom w:val="0"/>
      <w:divBdr>
        <w:top w:val="none" w:sz="0" w:space="0" w:color="auto"/>
        <w:left w:val="none" w:sz="0" w:space="0" w:color="auto"/>
        <w:bottom w:val="none" w:sz="0" w:space="0" w:color="auto"/>
        <w:right w:val="none" w:sz="0" w:space="0" w:color="auto"/>
      </w:divBdr>
    </w:div>
    <w:div w:id="1517227056">
      <w:bodyDiv w:val="1"/>
      <w:marLeft w:val="0"/>
      <w:marRight w:val="0"/>
      <w:marTop w:val="0"/>
      <w:marBottom w:val="0"/>
      <w:divBdr>
        <w:top w:val="none" w:sz="0" w:space="0" w:color="auto"/>
        <w:left w:val="none" w:sz="0" w:space="0" w:color="auto"/>
        <w:bottom w:val="none" w:sz="0" w:space="0" w:color="auto"/>
        <w:right w:val="none" w:sz="0" w:space="0" w:color="auto"/>
      </w:divBdr>
    </w:div>
    <w:div w:id="1517815702">
      <w:bodyDiv w:val="1"/>
      <w:marLeft w:val="0"/>
      <w:marRight w:val="0"/>
      <w:marTop w:val="0"/>
      <w:marBottom w:val="0"/>
      <w:divBdr>
        <w:top w:val="none" w:sz="0" w:space="0" w:color="auto"/>
        <w:left w:val="none" w:sz="0" w:space="0" w:color="auto"/>
        <w:bottom w:val="none" w:sz="0" w:space="0" w:color="auto"/>
        <w:right w:val="none" w:sz="0" w:space="0" w:color="auto"/>
      </w:divBdr>
    </w:div>
    <w:div w:id="1518345000">
      <w:bodyDiv w:val="1"/>
      <w:marLeft w:val="0"/>
      <w:marRight w:val="0"/>
      <w:marTop w:val="0"/>
      <w:marBottom w:val="0"/>
      <w:divBdr>
        <w:top w:val="none" w:sz="0" w:space="0" w:color="auto"/>
        <w:left w:val="none" w:sz="0" w:space="0" w:color="auto"/>
        <w:bottom w:val="none" w:sz="0" w:space="0" w:color="auto"/>
        <w:right w:val="none" w:sz="0" w:space="0" w:color="auto"/>
      </w:divBdr>
    </w:div>
    <w:div w:id="1518498340">
      <w:bodyDiv w:val="1"/>
      <w:marLeft w:val="0"/>
      <w:marRight w:val="0"/>
      <w:marTop w:val="0"/>
      <w:marBottom w:val="0"/>
      <w:divBdr>
        <w:top w:val="none" w:sz="0" w:space="0" w:color="auto"/>
        <w:left w:val="none" w:sz="0" w:space="0" w:color="auto"/>
        <w:bottom w:val="none" w:sz="0" w:space="0" w:color="auto"/>
        <w:right w:val="none" w:sz="0" w:space="0" w:color="auto"/>
      </w:divBdr>
    </w:div>
    <w:div w:id="1518736532">
      <w:bodyDiv w:val="1"/>
      <w:marLeft w:val="0"/>
      <w:marRight w:val="0"/>
      <w:marTop w:val="0"/>
      <w:marBottom w:val="0"/>
      <w:divBdr>
        <w:top w:val="none" w:sz="0" w:space="0" w:color="auto"/>
        <w:left w:val="none" w:sz="0" w:space="0" w:color="auto"/>
        <w:bottom w:val="none" w:sz="0" w:space="0" w:color="auto"/>
        <w:right w:val="none" w:sz="0" w:space="0" w:color="auto"/>
      </w:divBdr>
    </w:div>
    <w:div w:id="1518739475">
      <w:bodyDiv w:val="1"/>
      <w:marLeft w:val="0"/>
      <w:marRight w:val="0"/>
      <w:marTop w:val="0"/>
      <w:marBottom w:val="0"/>
      <w:divBdr>
        <w:top w:val="none" w:sz="0" w:space="0" w:color="auto"/>
        <w:left w:val="none" w:sz="0" w:space="0" w:color="auto"/>
        <w:bottom w:val="none" w:sz="0" w:space="0" w:color="auto"/>
        <w:right w:val="none" w:sz="0" w:space="0" w:color="auto"/>
      </w:divBdr>
    </w:div>
    <w:div w:id="1518958843">
      <w:bodyDiv w:val="1"/>
      <w:marLeft w:val="0"/>
      <w:marRight w:val="0"/>
      <w:marTop w:val="0"/>
      <w:marBottom w:val="0"/>
      <w:divBdr>
        <w:top w:val="none" w:sz="0" w:space="0" w:color="auto"/>
        <w:left w:val="none" w:sz="0" w:space="0" w:color="auto"/>
        <w:bottom w:val="none" w:sz="0" w:space="0" w:color="auto"/>
        <w:right w:val="none" w:sz="0" w:space="0" w:color="auto"/>
      </w:divBdr>
    </w:div>
    <w:div w:id="1519656360">
      <w:bodyDiv w:val="1"/>
      <w:marLeft w:val="0"/>
      <w:marRight w:val="0"/>
      <w:marTop w:val="0"/>
      <w:marBottom w:val="0"/>
      <w:divBdr>
        <w:top w:val="none" w:sz="0" w:space="0" w:color="auto"/>
        <w:left w:val="none" w:sz="0" w:space="0" w:color="auto"/>
        <w:bottom w:val="none" w:sz="0" w:space="0" w:color="auto"/>
        <w:right w:val="none" w:sz="0" w:space="0" w:color="auto"/>
      </w:divBdr>
    </w:div>
    <w:div w:id="1520777826">
      <w:bodyDiv w:val="1"/>
      <w:marLeft w:val="0"/>
      <w:marRight w:val="0"/>
      <w:marTop w:val="0"/>
      <w:marBottom w:val="0"/>
      <w:divBdr>
        <w:top w:val="none" w:sz="0" w:space="0" w:color="auto"/>
        <w:left w:val="none" w:sz="0" w:space="0" w:color="auto"/>
        <w:bottom w:val="none" w:sz="0" w:space="0" w:color="auto"/>
        <w:right w:val="none" w:sz="0" w:space="0" w:color="auto"/>
      </w:divBdr>
    </w:div>
    <w:div w:id="1521621153">
      <w:bodyDiv w:val="1"/>
      <w:marLeft w:val="0"/>
      <w:marRight w:val="0"/>
      <w:marTop w:val="0"/>
      <w:marBottom w:val="0"/>
      <w:divBdr>
        <w:top w:val="none" w:sz="0" w:space="0" w:color="auto"/>
        <w:left w:val="none" w:sz="0" w:space="0" w:color="auto"/>
        <w:bottom w:val="none" w:sz="0" w:space="0" w:color="auto"/>
        <w:right w:val="none" w:sz="0" w:space="0" w:color="auto"/>
      </w:divBdr>
    </w:div>
    <w:div w:id="1522163329">
      <w:bodyDiv w:val="1"/>
      <w:marLeft w:val="0"/>
      <w:marRight w:val="0"/>
      <w:marTop w:val="0"/>
      <w:marBottom w:val="0"/>
      <w:divBdr>
        <w:top w:val="none" w:sz="0" w:space="0" w:color="auto"/>
        <w:left w:val="none" w:sz="0" w:space="0" w:color="auto"/>
        <w:bottom w:val="none" w:sz="0" w:space="0" w:color="auto"/>
        <w:right w:val="none" w:sz="0" w:space="0" w:color="auto"/>
      </w:divBdr>
    </w:div>
    <w:div w:id="1522625454">
      <w:bodyDiv w:val="1"/>
      <w:marLeft w:val="0"/>
      <w:marRight w:val="0"/>
      <w:marTop w:val="0"/>
      <w:marBottom w:val="0"/>
      <w:divBdr>
        <w:top w:val="none" w:sz="0" w:space="0" w:color="auto"/>
        <w:left w:val="none" w:sz="0" w:space="0" w:color="auto"/>
        <w:bottom w:val="none" w:sz="0" w:space="0" w:color="auto"/>
        <w:right w:val="none" w:sz="0" w:space="0" w:color="auto"/>
      </w:divBdr>
    </w:div>
    <w:div w:id="1523857111">
      <w:bodyDiv w:val="1"/>
      <w:marLeft w:val="0"/>
      <w:marRight w:val="0"/>
      <w:marTop w:val="0"/>
      <w:marBottom w:val="0"/>
      <w:divBdr>
        <w:top w:val="none" w:sz="0" w:space="0" w:color="auto"/>
        <w:left w:val="none" w:sz="0" w:space="0" w:color="auto"/>
        <w:bottom w:val="none" w:sz="0" w:space="0" w:color="auto"/>
        <w:right w:val="none" w:sz="0" w:space="0" w:color="auto"/>
      </w:divBdr>
    </w:div>
    <w:div w:id="1523974769">
      <w:bodyDiv w:val="1"/>
      <w:marLeft w:val="0"/>
      <w:marRight w:val="0"/>
      <w:marTop w:val="0"/>
      <w:marBottom w:val="0"/>
      <w:divBdr>
        <w:top w:val="none" w:sz="0" w:space="0" w:color="auto"/>
        <w:left w:val="none" w:sz="0" w:space="0" w:color="auto"/>
        <w:bottom w:val="none" w:sz="0" w:space="0" w:color="auto"/>
        <w:right w:val="none" w:sz="0" w:space="0" w:color="auto"/>
      </w:divBdr>
    </w:div>
    <w:div w:id="1524898746">
      <w:bodyDiv w:val="1"/>
      <w:marLeft w:val="0"/>
      <w:marRight w:val="0"/>
      <w:marTop w:val="0"/>
      <w:marBottom w:val="0"/>
      <w:divBdr>
        <w:top w:val="none" w:sz="0" w:space="0" w:color="auto"/>
        <w:left w:val="none" w:sz="0" w:space="0" w:color="auto"/>
        <w:bottom w:val="none" w:sz="0" w:space="0" w:color="auto"/>
        <w:right w:val="none" w:sz="0" w:space="0" w:color="auto"/>
      </w:divBdr>
    </w:div>
    <w:div w:id="1524976004">
      <w:bodyDiv w:val="1"/>
      <w:marLeft w:val="0"/>
      <w:marRight w:val="0"/>
      <w:marTop w:val="0"/>
      <w:marBottom w:val="0"/>
      <w:divBdr>
        <w:top w:val="none" w:sz="0" w:space="0" w:color="auto"/>
        <w:left w:val="none" w:sz="0" w:space="0" w:color="auto"/>
        <w:bottom w:val="none" w:sz="0" w:space="0" w:color="auto"/>
        <w:right w:val="none" w:sz="0" w:space="0" w:color="auto"/>
      </w:divBdr>
    </w:div>
    <w:div w:id="1526020671">
      <w:bodyDiv w:val="1"/>
      <w:marLeft w:val="0"/>
      <w:marRight w:val="0"/>
      <w:marTop w:val="0"/>
      <w:marBottom w:val="0"/>
      <w:divBdr>
        <w:top w:val="none" w:sz="0" w:space="0" w:color="auto"/>
        <w:left w:val="none" w:sz="0" w:space="0" w:color="auto"/>
        <w:bottom w:val="none" w:sz="0" w:space="0" w:color="auto"/>
        <w:right w:val="none" w:sz="0" w:space="0" w:color="auto"/>
      </w:divBdr>
    </w:div>
    <w:div w:id="1527599234">
      <w:bodyDiv w:val="1"/>
      <w:marLeft w:val="0"/>
      <w:marRight w:val="0"/>
      <w:marTop w:val="0"/>
      <w:marBottom w:val="0"/>
      <w:divBdr>
        <w:top w:val="none" w:sz="0" w:space="0" w:color="auto"/>
        <w:left w:val="none" w:sz="0" w:space="0" w:color="auto"/>
        <w:bottom w:val="none" w:sz="0" w:space="0" w:color="auto"/>
        <w:right w:val="none" w:sz="0" w:space="0" w:color="auto"/>
      </w:divBdr>
    </w:div>
    <w:div w:id="1527795247">
      <w:bodyDiv w:val="1"/>
      <w:marLeft w:val="0"/>
      <w:marRight w:val="0"/>
      <w:marTop w:val="0"/>
      <w:marBottom w:val="0"/>
      <w:divBdr>
        <w:top w:val="none" w:sz="0" w:space="0" w:color="auto"/>
        <w:left w:val="none" w:sz="0" w:space="0" w:color="auto"/>
        <w:bottom w:val="none" w:sz="0" w:space="0" w:color="auto"/>
        <w:right w:val="none" w:sz="0" w:space="0" w:color="auto"/>
      </w:divBdr>
    </w:div>
    <w:div w:id="1530024346">
      <w:bodyDiv w:val="1"/>
      <w:marLeft w:val="0"/>
      <w:marRight w:val="0"/>
      <w:marTop w:val="0"/>
      <w:marBottom w:val="0"/>
      <w:divBdr>
        <w:top w:val="none" w:sz="0" w:space="0" w:color="auto"/>
        <w:left w:val="none" w:sz="0" w:space="0" w:color="auto"/>
        <w:bottom w:val="none" w:sz="0" w:space="0" w:color="auto"/>
        <w:right w:val="none" w:sz="0" w:space="0" w:color="auto"/>
      </w:divBdr>
    </w:div>
    <w:div w:id="1530605980">
      <w:bodyDiv w:val="1"/>
      <w:marLeft w:val="0"/>
      <w:marRight w:val="0"/>
      <w:marTop w:val="0"/>
      <w:marBottom w:val="0"/>
      <w:divBdr>
        <w:top w:val="none" w:sz="0" w:space="0" w:color="auto"/>
        <w:left w:val="none" w:sz="0" w:space="0" w:color="auto"/>
        <w:bottom w:val="none" w:sz="0" w:space="0" w:color="auto"/>
        <w:right w:val="none" w:sz="0" w:space="0" w:color="auto"/>
      </w:divBdr>
    </w:div>
    <w:div w:id="1531067183">
      <w:bodyDiv w:val="1"/>
      <w:marLeft w:val="0"/>
      <w:marRight w:val="0"/>
      <w:marTop w:val="0"/>
      <w:marBottom w:val="0"/>
      <w:divBdr>
        <w:top w:val="none" w:sz="0" w:space="0" w:color="auto"/>
        <w:left w:val="none" w:sz="0" w:space="0" w:color="auto"/>
        <w:bottom w:val="none" w:sz="0" w:space="0" w:color="auto"/>
        <w:right w:val="none" w:sz="0" w:space="0" w:color="auto"/>
      </w:divBdr>
    </w:div>
    <w:div w:id="1531644535">
      <w:bodyDiv w:val="1"/>
      <w:marLeft w:val="0"/>
      <w:marRight w:val="0"/>
      <w:marTop w:val="0"/>
      <w:marBottom w:val="0"/>
      <w:divBdr>
        <w:top w:val="none" w:sz="0" w:space="0" w:color="auto"/>
        <w:left w:val="none" w:sz="0" w:space="0" w:color="auto"/>
        <w:bottom w:val="none" w:sz="0" w:space="0" w:color="auto"/>
        <w:right w:val="none" w:sz="0" w:space="0" w:color="auto"/>
      </w:divBdr>
    </w:div>
    <w:div w:id="1533690396">
      <w:bodyDiv w:val="1"/>
      <w:marLeft w:val="0"/>
      <w:marRight w:val="0"/>
      <w:marTop w:val="0"/>
      <w:marBottom w:val="0"/>
      <w:divBdr>
        <w:top w:val="none" w:sz="0" w:space="0" w:color="auto"/>
        <w:left w:val="none" w:sz="0" w:space="0" w:color="auto"/>
        <w:bottom w:val="none" w:sz="0" w:space="0" w:color="auto"/>
        <w:right w:val="none" w:sz="0" w:space="0" w:color="auto"/>
      </w:divBdr>
    </w:div>
    <w:div w:id="1533886538">
      <w:bodyDiv w:val="1"/>
      <w:marLeft w:val="0"/>
      <w:marRight w:val="0"/>
      <w:marTop w:val="0"/>
      <w:marBottom w:val="0"/>
      <w:divBdr>
        <w:top w:val="none" w:sz="0" w:space="0" w:color="auto"/>
        <w:left w:val="none" w:sz="0" w:space="0" w:color="auto"/>
        <w:bottom w:val="none" w:sz="0" w:space="0" w:color="auto"/>
        <w:right w:val="none" w:sz="0" w:space="0" w:color="auto"/>
      </w:divBdr>
    </w:div>
    <w:div w:id="1534996415">
      <w:bodyDiv w:val="1"/>
      <w:marLeft w:val="0"/>
      <w:marRight w:val="0"/>
      <w:marTop w:val="0"/>
      <w:marBottom w:val="0"/>
      <w:divBdr>
        <w:top w:val="none" w:sz="0" w:space="0" w:color="auto"/>
        <w:left w:val="none" w:sz="0" w:space="0" w:color="auto"/>
        <w:bottom w:val="none" w:sz="0" w:space="0" w:color="auto"/>
        <w:right w:val="none" w:sz="0" w:space="0" w:color="auto"/>
      </w:divBdr>
    </w:div>
    <w:div w:id="1535540444">
      <w:bodyDiv w:val="1"/>
      <w:marLeft w:val="0"/>
      <w:marRight w:val="0"/>
      <w:marTop w:val="0"/>
      <w:marBottom w:val="0"/>
      <w:divBdr>
        <w:top w:val="none" w:sz="0" w:space="0" w:color="auto"/>
        <w:left w:val="none" w:sz="0" w:space="0" w:color="auto"/>
        <w:bottom w:val="none" w:sz="0" w:space="0" w:color="auto"/>
        <w:right w:val="none" w:sz="0" w:space="0" w:color="auto"/>
      </w:divBdr>
    </w:div>
    <w:div w:id="1536113201">
      <w:bodyDiv w:val="1"/>
      <w:marLeft w:val="0"/>
      <w:marRight w:val="0"/>
      <w:marTop w:val="0"/>
      <w:marBottom w:val="0"/>
      <w:divBdr>
        <w:top w:val="none" w:sz="0" w:space="0" w:color="auto"/>
        <w:left w:val="none" w:sz="0" w:space="0" w:color="auto"/>
        <w:bottom w:val="none" w:sz="0" w:space="0" w:color="auto"/>
        <w:right w:val="none" w:sz="0" w:space="0" w:color="auto"/>
      </w:divBdr>
    </w:div>
    <w:div w:id="1536304916">
      <w:bodyDiv w:val="1"/>
      <w:marLeft w:val="0"/>
      <w:marRight w:val="0"/>
      <w:marTop w:val="0"/>
      <w:marBottom w:val="0"/>
      <w:divBdr>
        <w:top w:val="none" w:sz="0" w:space="0" w:color="auto"/>
        <w:left w:val="none" w:sz="0" w:space="0" w:color="auto"/>
        <w:bottom w:val="none" w:sz="0" w:space="0" w:color="auto"/>
        <w:right w:val="none" w:sz="0" w:space="0" w:color="auto"/>
      </w:divBdr>
    </w:div>
    <w:div w:id="1536575996">
      <w:bodyDiv w:val="1"/>
      <w:marLeft w:val="0"/>
      <w:marRight w:val="0"/>
      <w:marTop w:val="0"/>
      <w:marBottom w:val="0"/>
      <w:divBdr>
        <w:top w:val="none" w:sz="0" w:space="0" w:color="auto"/>
        <w:left w:val="none" w:sz="0" w:space="0" w:color="auto"/>
        <w:bottom w:val="none" w:sz="0" w:space="0" w:color="auto"/>
        <w:right w:val="none" w:sz="0" w:space="0" w:color="auto"/>
      </w:divBdr>
    </w:div>
    <w:div w:id="1537043791">
      <w:bodyDiv w:val="1"/>
      <w:marLeft w:val="0"/>
      <w:marRight w:val="0"/>
      <w:marTop w:val="0"/>
      <w:marBottom w:val="0"/>
      <w:divBdr>
        <w:top w:val="none" w:sz="0" w:space="0" w:color="auto"/>
        <w:left w:val="none" w:sz="0" w:space="0" w:color="auto"/>
        <w:bottom w:val="none" w:sz="0" w:space="0" w:color="auto"/>
        <w:right w:val="none" w:sz="0" w:space="0" w:color="auto"/>
      </w:divBdr>
    </w:div>
    <w:div w:id="1537087281">
      <w:bodyDiv w:val="1"/>
      <w:marLeft w:val="0"/>
      <w:marRight w:val="0"/>
      <w:marTop w:val="0"/>
      <w:marBottom w:val="0"/>
      <w:divBdr>
        <w:top w:val="none" w:sz="0" w:space="0" w:color="auto"/>
        <w:left w:val="none" w:sz="0" w:space="0" w:color="auto"/>
        <w:bottom w:val="none" w:sz="0" w:space="0" w:color="auto"/>
        <w:right w:val="none" w:sz="0" w:space="0" w:color="auto"/>
      </w:divBdr>
    </w:div>
    <w:div w:id="1537814657">
      <w:bodyDiv w:val="1"/>
      <w:marLeft w:val="0"/>
      <w:marRight w:val="0"/>
      <w:marTop w:val="0"/>
      <w:marBottom w:val="0"/>
      <w:divBdr>
        <w:top w:val="none" w:sz="0" w:space="0" w:color="auto"/>
        <w:left w:val="none" w:sz="0" w:space="0" w:color="auto"/>
        <w:bottom w:val="none" w:sz="0" w:space="0" w:color="auto"/>
        <w:right w:val="none" w:sz="0" w:space="0" w:color="auto"/>
      </w:divBdr>
    </w:div>
    <w:div w:id="1539051034">
      <w:bodyDiv w:val="1"/>
      <w:marLeft w:val="0"/>
      <w:marRight w:val="0"/>
      <w:marTop w:val="0"/>
      <w:marBottom w:val="0"/>
      <w:divBdr>
        <w:top w:val="none" w:sz="0" w:space="0" w:color="auto"/>
        <w:left w:val="none" w:sz="0" w:space="0" w:color="auto"/>
        <w:bottom w:val="none" w:sz="0" w:space="0" w:color="auto"/>
        <w:right w:val="none" w:sz="0" w:space="0" w:color="auto"/>
      </w:divBdr>
    </w:div>
    <w:div w:id="1539122101">
      <w:bodyDiv w:val="1"/>
      <w:marLeft w:val="0"/>
      <w:marRight w:val="0"/>
      <w:marTop w:val="0"/>
      <w:marBottom w:val="0"/>
      <w:divBdr>
        <w:top w:val="none" w:sz="0" w:space="0" w:color="auto"/>
        <w:left w:val="none" w:sz="0" w:space="0" w:color="auto"/>
        <w:bottom w:val="none" w:sz="0" w:space="0" w:color="auto"/>
        <w:right w:val="none" w:sz="0" w:space="0" w:color="auto"/>
      </w:divBdr>
    </w:div>
    <w:div w:id="1539202457">
      <w:bodyDiv w:val="1"/>
      <w:marLeft w:val="0"/>
      <w:marRight w:val="0"/>
      <w:marTop w:val="0"/>
      <w:marBottom w:val="0"/>
      <w:divBdr>
        <w:top w:val="none" w:sz="0" w:space="0" w:color="auto"/>
        <w:left w:val="none" w:sz="0" w:space="0" w:color="auto"/>
        <w:bottom w:val="none" w:sz="0" w:space="0" w:color="auto"/>
        <w:right w:val="none" w:sz="0" w:space="0" w:color="auto"/>
      </w:divBdr>
    </w:div>
    <w:div w:id="1539588251">
      <w:bodyDiv w:val="1"/>
      <w:marLeft w:val="0"/>
      <w:marRight w:val="0"/>
      <w:marTop w:val="0"/>
      <w:marBottom w:val="0"/>
      <w:divBdr>
        <w:top w:val="none" w:sz="0" w:space="0" w:color="auto"/>
        <w:left w:val="none" w:sz="0" w:space="0" w:color="auto"/>
        <w:bottom w:val="none" w:sz="0" w:space="0" w:color="auto"/>
        <w:right w:val="none" w:sz="0" w:space="0" w:color="auto"/>
      </w:divBdr>
    </w:div>
    <w:div w:id="1539852250">
      <w:bodyDiv w:val="1"/>
      <w:marLeft w:val="0"/>
      <w:marRight w:val="0"/>
      <w:marTop w:val="0"/>
      <w:marBottom w:val="0"/>
      <w:divBdr>
        <w:top w:val="none" w:sz="0" w:space="0" w:color="auto"/>
        <w:left w:val="none" w:sz="0" w:space="0" w:color="auto"/>
        <w:bottom w:val="none" w:sz="0" w:space="0" w:color="auto"/>
        <w:right w:val="none" w:sz="0" w:space="0" w:color="auto"/>
      </w:divBdr>
    </w:div>
    <w:div w:id="1540511237">
      <w:bodyDiv w:val="1"/>
      <w:marLeft w:val="0"/>
      <w:marRight w:val="0"/>
      <w:marTop w:val="0"/>
      <w:marBottom w:val="0"/>
      <w:divBdr>
        <w:top w:val="none" w:sz="0" w:space="0" w:color="auto"/>
        <w:left w:val="none" w:sz="0" w:space="0" w:color="auto"/>
        <w:bottom w:val="none" w:sz="0" w:space="0" w:color="auto"/>
        <w:right w:val="none" w:sz="0" w:space="0" w:color="auto"/>
      </w:divBdr>
    </w:div>
    <w:div w:id="1540584275">
      <w:bodyDiv w:val="1"/>
      <w:marLeft w:val="0"/>
      <w:marRight w:val="0"/>
      <w:marTop w:val="0"/>
      <w:marBottom w:val="0"/>
      <w:divBdr>
        <w:top w:val="none" w:sz="0" w:space="0" w:color="auto"/>
        <w:left w:val="none" w:sz="0" w:space="0" w:color="auto"/>
        <w:bottom w:val="none" w:sz="0" w:space="0" w:color="auto"/>
        <w:right w:val="none" w:sz="0" w:space="0" w:color="auto"/>
      </w:divBdr>
    </w:div>
    <w:div w:id="1540587009">
      <w:bodyDiv w:val="1"/>
      <w:marLeft w:val="0"/>
      <w:marRight w:val="0"/>
      <w:marTop w:val="0"/>
      <w:marBottom w:val="0"/>
      <w:divBdr>
        <w:top w:val="none" w:sz="0" w:space="0" w:color="auto"/>
        <w:left w:val="none" w:sz="0" w:space="0" w:color="auto"/>
        <w:bottom w:val="none" w:sz="0" w:space="0" w:color="auto"/>
        <w:right w:val="none" w:sz="0" w:space="0" w:color="auto"/>
      </w:divBdr>
    </w:div>
    <w:div w:id="1540632407">
      <w:bodyDiv w:val="1"/>
      <w:marLeft w:val="0"/>
      <w:marRight w:val="0"/>
      <w:marTop w:val="0"/>
      <w:marBottom w:val="0"/>
      <w:divBdr>
        <w:top w:val="none" w:sz="0" w:space="0" w:color="auto"/>
        <w:left w:val="none" w:sz="0" w:space="0" w:color="auto"/>
        <w:bottom w:val="none" w:sz="0" w:space="0" w:color="auto"/>
        <w:right w:val="none" w:sz="0" w:space="0" w:color="auto"/>
      </w:divBdr>
    </w:div>
    <w:div w:id="1541163608">
      <w:bodyDiv w:val="1"/>
      <w:marLeft w:val="0"/>
      <w:marRight w:val="0"/>
      <w:marTop w:val="0"/>
      <w:marBottom w:val="0"/>
      <w:divBdr>
        <w:top w:val="none" w:sz="0" w:space="0" w:color="auto"/>
        <w:left w:val="none" w:sz="0" w:space="0" w:color="auto"/>
        <w:bottom w:val="none" w:sz="0" w:space="0" w:color="auto"/>
        <w:right w:val="none" w:sz="0" w:space="0" w:color="auto"/>
      </w:divBdr>
    </w:div>
    <w:div w:id="1541211761">
      <w:bodyDiv w:val="1"/>
      <w:marLeft w:val="0"/>
      <w:marRight w:val="0"/>
      <w:marTop w:val="0"/>
      <w:marBottom w:val="0"/>
      <w:divBdr>
        <w:top w:val="none" w:sz="0" w:space="0" w:color="auto"/>
        <w:left w:val="none" w:sz="0" w:space="0" w:color="auto"/>
        <w:bottom w:val="none" w:sz="0" w:space="0" w:color="auto"/>
        <w:right w:val="none" w:sz="0" w:space="0" w:color="auto"/>
      </w:divBdr>
    </w:div>
    <w:div w:id="1541480777">
      <w:bodyDiv w:val="1"/>
      <w:marLeft w:val="0"/>
      <w:marRight w:val="0"/>
      <w:marTop w:val="0"/>
      <w:marBottom w:val="0"/>
      <w:divBdr>
        <w:top w:val="none" w:sz="0" w:space="0" w:color="auto"/>
        <w:left w:val="none" w:sz="0" w:space="0" w:color="auto"/>
        <w:bottom w:val="none" w:sz="0" w:space="0" w:color="auto"/>
        <w:right w:val="none" w:sz="0" w:space="0" w:color="auto"/>
      </w:divBdr>
    </w:div>
    <w:div w:id="1541670331">
      <w:bodyDiv w:val="1"/>
      <w:marLeft w:val="0"/>
      <w:marRight w:val="0"/>
      <w:marTop w:val="0"/>
      <w:marBottom w:val="0"/>
      <w:divBdr>
        <w:top w:val="none" w:sz="0" w:space="0" w:color="auto"/>
        <w:left w:val="none" w:sz="0" w:space="0" w:color="auto"/>
        <w:bottom w:val="none" w:sz="0" w:space="0" w:color="auto"/>
        <w:right w:val="none" w:sz="0" w:space="0" w:color="auto"/>
      </w:divBdr>
    </w:div>
    <w:div w:id="1541891770">
      <w:bodyDiv w:val="1"/>
      <w:marLeft w:val="0"/>
      <w:marRight w:val="0"/>
      <w:marTop w:val="0"/>
      <w:marBottom w:val="0"/>
      <w:divBdr>
        <w:top w:val="none" w:sz="0" w:space="0" w:color="auto"/>
        <w:left w:val="none" w:sz="0" w:space="0" w:color="auto"/>
        <w:bottom w:val="none" w:sz="0" w:space="0" w:color="auto"/>
        <w:right w:val="none" w:sz="0" w:space="0" w:color="auto"/>
      </w:divBdr>
    </w:div>
    <w:div w:id="1542549011">
      <w:bodyDiv w:val="1"/>
      <w:marLeft w:val="0"/>
      <w:marRight w:val="0"/>
      <w:marTop w:val="0"/>
      <w:marBottom w:val="0"/>
      <w:divBdr>
        <w:top w:val="none" w:sz="0" w:space="0" w:color="auto"/>
        <w:left w:val="none" w:sz="0" w:space="0" w:color="auto"/>
        <w:bottom w:val="none" w:sz="0" w:space="0" w:color="auto"/>
        <w:right w:val="none" w:sz="0" w:space="0" w:color="auto"/>
      </w:divBdr>
    </w:div>
    <w:div w:id="1542787932">
      <w:bodyDiv w:val="1"/>
      <w:marLeft w:val="0"/>
      <w:marRight w:val="0"/>
      <w:marTop w:val="0"/>
      <w:marBottom w:val="0"/>
      <w:divBdr>
        <w:top w:val="none" w:sz="0" w:space="0" w:color="auto"/>
        <w:left w:val="none" w:sz="0" w:space="0" w:color="auto"/>
        <w:bottom w:val="none" w:sz="0" w:space="0" w:color="auto"/>
        <w:right w:val="none" w:sz="0" w:space="0" w:color="auto"/>
      </w:divBdr>
    </w:div>
    <w:div w:id="1542860404">
      <w:bodyDiv w:val="1"/>
      <w:marLeft w:val="0"/>
      <w:marRight w:val="0"/>
      <w:marTop w:val="0"/>
      <w:marBottom w:val="0"/>
      <w:divBdr>
        <w:top w:val="none" w:sz="0" w:space="0" w:color="auto"/>
        <w:left w:val="none" w:sz="0" w:space="0" w:color="auto"/>
        <w:bottom w:val="none" w:sz="0" w:space="0" w:color="auto"/>
        <w:right w:val="none" w:sz="0" w:space="0" w:color="auto"/>
      </w:divBdr>
    </w:div>
    <w:div w:id="1542867152">
      <w:bodyDiv w:val="1"/>
      <w:marLeft w:val="0"/>
      <w:marRight w:val="0"/>
      <w:marTop w:val="0"/>
      <w:marBottom w:val="0"/>
      <w:divBdr>
        <w:top w:val="none" w:sz="0" w:space="0" w:color="auto"/>
        <w:left w:val="none" w:sz="0" w:space="0" w:color="auto"/>
        <w:bottom w:val="none" w:sz="0" w:space="0" w:color="auto"/>
        <w:right w:val="none" w:sz="0" w:space="0" w:color="auto"/>
      </w:divBdr>
    </w:div>
    <w:div w:id="1543520872">
      <w:bodyDiv w:val="1"/>
      <w:marLeft w:val="0"/>
      <w:marRight w:val="0"/>
      <w:marTop w:val="0"/>
      <w:marBottom w:val="0"/>
      <w:divBdr>
        <w:top w:val="none" w:sz="0" w:space="0" w:color="auto"/>
        <w:left w:val="none" w:sz="0" w:space="0" w:color="auto"/>
        <w:bottom w:val="none" w:sz="0" w:space="0" w:color="auto"/>
        <w:right w:val="none" w:sz="0" w:space="0" w:color="auto"/>
      </w:divBdr>
    </w:div>
    <w:div w:id="1543521763">
      <w:bodyDiv w:val="1"/>
      <w:marLeft w:val="0"/>
      <w:marRight w:val="0"/>
      <w:marTop w:val="0"/>
      <w:marBottom w:val="0"/>
      <w:divBdr>
        <w:top w:val="none" w:sz="0" w:space="0" w:color="auto"/>
        <w:left w:val="none" w:sz="0" w:space="0" w:color="auto"/>
        <w:bottom w:val="none" w:sz="0" w:space="0" w:color="auto"/>
        <w:right w:val="none" w:sz="0" w:space="0" w:color="auto"/>
      </w:divBdr>
    </w:div>
    <w:div w:id="1543707614">
      <w:bodyDiv w:val="1"/>
      <w:marLeft w:val="0"/>
      <w:marRight w:val="0"/>
      <w:marTop w:val="0"/>
      <w:marBottom w:val="0"/>
      <w:divBdr>
        <w:top w:val="none" w:sz="0" w:space="0" w:color="auto"/>
        <w:left w:val="none" w:sz="0" w:space="0" w:color="auto"/>
        <w:bottom w:val="none" w:sz="0" w:space="0" w:color="auto"/>
        <w:right w:val="none" w:sz="0" w:space="0" w:color="auto"/>
      </w:divBdr>
    </w:div>
    <w:div w:id="1544172144">
      <w:bodyDiv w:val="1"/>
      <w:marLeft w:val="0"/>
      <w:marRight w:val="0"/>
      <w:marTop w:val="0"/>
      <w:marBottom w:val="0"/>
      <w:divBdr>
        <w:top w:val="none" w:sz="0" w:space="0" w:color="auto"/>
        <w:left w:val="none" w:sz="0" w:space="0" w:color="auto"/>
        <w:bottom w:val="none" w:sz="0" w:space="0" w:color="auto"/>
        <w:right w:val="none" w:sz="0" w:space="0" w:color="auto"/>
      </w:divBdr>
    </w:div>
    <w:div w:id="1544437155">
      <w:bodyDiv w:val="1"/>
      <w:marLeft w:val="0"/>
      <w:marRight w:val="0"/>
      <w:marTop w:val="0"/>
      <w:marBottom w:val="0"/>
      <w:divBdr>
        <w:top w:val="none" w:sz="0" w:space="0" w:color="auto"/>
        <w:left w:val="none" w:sz="0" w:space="0" w:color="auto"/>
        <w:bottom w:val="none" w:sz="0" w:space="0" w:color="auto"/>
        <w:right w:val="none" w:sz="0" w:space="0" w:color="auto"/>
      </w:divBdr>
    </w:div>
    <w:div w:id="1544753873">
      <w:bodyDiv w:val="1"/>
      <w:marLeft w:val="0"/>
      <w:marRight w:val="0"/>
      <w:marTop w:val="0"/>
      <w:marBottom w:val="0"/>
      <w:divBdr>
        <w:top w:val="none" w:sz="0" w:space="0" w:color="auto"/>
        <w:left w:val="none" w:sz="0" w:space="0" w:color="auto"/>
        <w:bottom w:val="none" w:sz="0" w:space="0" w:color="auto"/>
        <w:right w:val="none" w:sz="0" w:space="0" w:color="auto"/>
      </w:divBdr>
    </w:div>
    <w:div w:id="1544978230">
      <w:bodyDiv w:val="1"/>
      <w:marLeft w:val="0"/>
      <w:marRight w:val="0"/>
      <w:marTop w:val="0"/>
      <w:marBottom w:val="0"/>
      <w:divBdr>
        <w:top w:val="none" w:sz="0" w:space="0" w:color="auto"/>
        <w:left w:val="none" w:sz="0" w:space="0" w:color="auto"/>
        <w:bottom w:val="none" w:sz="0" w:space="0" w:color="auto"/>
        <w:right w:val="none" w:sz="0" w:space="0" w:color="auto"/>
      </w:divBdr>
    </w:div>
    <w:div w:id="1545487919">
      <w:bodyDiv w:val="1"/>
      <w:marLeft w:val="0"/>
      <w:marRight w:val="0"/>
      <w:marTop w:val="0"/>
      <w:marBottom w:val="0"/>
      <w:divBdr>
        <w:top w:val="none" w:sz="0" w:space="0" w:color="auto"/>
        <w:left w:val="none" w:sz="0" w:space="0" w:color="auto"/>
        <w:bottom w:val="none" w:sz="0" w:space="0" w:color="auto"/>
        <w:right w:val="none" w:sz="0" w:space="0" w:color="auto"/>
      </w:divBdr>
    </w:div>
    <w:div w:id="1545950008">
      <w:bodyDiv w:val="1"/>
      <w:marLeft w:val="0"/>
      <w:marRight w:val="0"/>
      <w:marTop w:val="0"/>
      <w:marBottom w:val="0"/>
      <w:divBdr>
        <w:top w:val="none" w:sz="0" w:space="0" w:color="auto"/>
        <w:left w:val="none" w:sz="0" w:space="0" w:color="auto"/>
        <w:bottom w:val="none" w:sz="0" w:space="0" w:color="auto"/>
        <w:right w:val="none" w:sz="0" w:space="0" w:color="auto"/>
      </w:divBdr>
    </w:div>
    <w:div w:id="1547521886">
      <w:bodyDiv w:val="1"/>
      <w:marLeft w:val="0"/>
      <w:marRight w:val="0"/>
      <w:marTop w:val="0"/>
      <w:marBottom w:val="0"/>
      <w:divBdr>
        <w:top w:val="none" w:sz="0" w:space="0" w:color="auto"/>
        <w:left w:val="none" w:sz="0" w:space="0" w:color="auto"/>
        <w:bottom w:val="none" w:sz="0" w:space="0" w:color="auto"/>
        <w:right w:val="none" w:sz="0" w:space="0" w:color="auto"/>
      </w:divBdr>
    </w:div>
    <w:div w:id="1547522394">
      <w:bodyDiv w:val="1"/>
      <w:marLeft w:val="0"/>
      <w:marRight w:val="0"/>
      <w:marTop w:val="0"/>
      <w:marBottom w:val="0"/>
      <w:divBdr>
        <w:top w:val="none" w:sz="0" w:space="0" w:color="auto"/>
        <w:left w:val="none" w:sz="0" w:space="0" w:color="auto"/>
        <w:bottom w:val="none" w:sz="0" w:space="0" w:color="auto"/>
        <w:right w:val="none" w:sz="0" w:space="0" w:color="auto"/>
      </w:divBdr>
    </w:div>
    <w:div w:id="1548184408">
      <w:bodyDiv w:val="1"/>
      <w:marLeft w:val="0"/>
      <w:marRight w:val="0"/>
      <w:marTop w:val="0"/>
      <w:marBottom w:val="0"/>
      <w:divBdr>
        <w:top w:val="none" w:sz="0" w:space="0" w:color="auto"/>
        <w:left w:val="none" w:sz="0" w:space="0" w:color="auto"/>
        <w:bottom w:val="none" w:sz="0" w:space="0" w:color="auto"/>
        <w:right w:val="none" w:sz="0" w:space="0" w:color="auto"/>
      </w:divBdr>
    </w:div>
    <w:div w:id="1548713215">
      <w:bodyDiv w:val="1"/>
      <w:marLeft w:val="0"/>
      <w:marRight w:val="0"/>
      <w:marTop w:val="0"/>
      <w:marBottom w:val="0"/>
      <w:divBdr>
        <w:top w:val="none" w:sz="0" w:space="0" w:color="auto"/>
        <w:left w:val="none" w:sz="0" w:space="0" w:color="auto"/>
        <w:bottom w:val="none" w:sz="0" w:space="0" w:color="auto"/>
        <w:right w:val="none" w:sz="0" w:space="0" w:color="auto"/>
      </w:divBdr>
    </w:div>
    <w:div w:id="1549299330">
      <w:bodyDiv w:val="1"/>
      <w:marLeft w:val="0"/>
      <w:marRight w:val="0"/>
      <w:marTop w:val="0"/>
      <w:marBottom w:val="0"/>
      <w:divBdr>
        <w:top w:val="none" w:sz="0" w:space="0" w:color="auto"/>
        <w:left w:val="none" w:sz="0" w:space="0" w:color="auto"/>
        <w:bottom w:val="none" w:sz="0" w:space="0" w:color="auto"/>
        <w:right w:val="none" w:sz="0" w:space="0" w:color="auto"/>
      </w:divBdr>
    </w:div>
    <w:div w:id="1549413938">
      <w:bodyDiv w:val="1"/>
      <w:marLeft w:val="0"/>
      <w:marRight w:val="0"/>
      <w:marTop w:val="0"/>
      <w:marBottom w:val="0"/>
      <w:divBdr>
        <w:top w:val="none" w:sz="0" w:space="0" w:color="auto"/>
        <w:left w:val="none" w:sz="0" w:space="0" w:color="auto"/>
        <w:bottom w:val="none" w:sz="0" w:space="0" w:color="auto"/>
        <w:right w:val="none" w:sz="0" w:space="0" w:color="auto"/>
      </w:divBdr>
    </w:div>
    <w:div w:id="1549949784">
      <w:bodyDiv w:val="1"/>
      <w:marLeft w:val="0"/>
      <w:marRight w:val="0"/>
      <w:marTop w:val="0"/>
      <w:marBottom w:val="0"/>
      <w:divBdr>
        <w:top w:val="none" w:sz="0" w:space="0" w:color="auto"/>
        <w:left w:val="none" w:sz="0" w:space="0" w:color="auto"/>
        <w:bottom w:val="none" w:sz="0" w:space="0" w:color="auto"/>
        <w:right w:val="none" w:sz="0" w:space="0" w:color="auto"/>
      </w:divBdr>
    </w:div>
    <w:div w:id="1550072363">
      <w:bodyDiv w:val="1"/>
      <w:marLeft w:val="0"/>
      <w:marRight w:val="0"/>
      <w:marTop w:val="0"/>
      <w:marBottom w:val="0"/>
      <w:divBdr>
        <w:top w:val="none" w:sz="0" w:space="0" w:color="auto"/>
        <w:left w:val="none" w:sz="0" w:space="0" w:color="auto"/>
        <w:bottom w:val="none" w:sz="0" w:space="0" w:color="auto"/>
        <w:right w:val="none" w:sz="0" w:space="0" w:color="auto"/>
      </w:divBdr>
    </w:div>
    <w:div w:id="1550265857">
      <w:bodyDiv w:val="1"/>
      <w:marLeft w:val="0"/>
      <w:marRight w:val="0"/>
      <w:marTop w:val="0"/>
      <w:marBottom w:val="0"/>
      <w:divBdr>
        <w:top w:val="none" w:sz="0" w:space="0" w:color="auto"/>
        <w:left w:val="none" w:sz="0" w:space="0" w:color="auto"/>
        <w:bottom w:val="none" w:sz="0" w:space="0" w:color="auto"/>
        <w:right w:val="none" w:sz="0" w:space="0" w:color="auto"/>
      </w:divBdr>
    </w:div>
    <w:div w:id="1550343461">
      <w:bodyDiv w:val="1"/>
      <w:marLeft w:val="0"/>
      <w:marRight w:val="0"/>
      <w:marTop w:val="0"/>
      <w:marBottom w:val="0"/>
      <w:divBdr>
        <w:top w:val="none" w:sz="0" w:space="0" w:color="auto"/>
        <w:left w:val="none" w:sz="0" w:space="0" w:color="auto"/>
        <w:bottom w:val="none" w:sz="0" w:space="0" w:color="auto"/>
        <w:right w:val="none" w:sz="0" w:space="0" w:color="auto"/>
      </w:divBdr>
    </w:div>
    <w:div w:id="1550800970">
      <w:bodyDiv w:val="1"/>
      <w:marLeft w:val="0"/>
      <w:marRight w:val="0"/>
      <w:marTop w:val="0"/>
      <w:marBottom w:val="0"/>
      <w:divBdr>
        <w:top w:val="none" w:sz="0" w:space="0" w:color="auto"/>
        <w:left w:val="none" w:sz="0" w:space="0" w:color="auto"/>
        <w:bottom w:val="none" w:sz="0" w:space="0" w:color="auto"/>
        <w:right w:val="none" w:sz="0" w:space="0" w:color="auto"/>
      </w:divBdr>
    </w:div>
    <w:div w:id="1550874848">
      <w:bodyDiv w:val="1"/>
      <w:marLeft w:val="0"/>
      <w:marRight w:val="0"/>
      <w:marTop w:val="0"/>
      <w:marBottom w:val="0"/>
      <w:divBdr>
        <w:top w:val="none" w:sz="0" w:space="0" w:color="auto"/>
        <w:left w:val="none" w:sz="0" w:space="0" w:color="auto"/>
        <w:bottom w:val="none" w:sz="0" w:space="0" w:color="auto"/>
        <w:right w:val="none" w:sz="0" w:space="0" w:color="auto"/>
      </w:divBdr>
    </w:div>
    <w:div w:id="1550992948">
      <w:bodyDiv w:val="1"/>
      <w:marLeft w:val="0"/>
      <w:marRight w:val="0"/>
      <w:marTop w:val="0"/>
      <w:marBottom w:val="0"/>
      <w:divBdr>
        <w:top w:val="none" w:sz="0" w:space="0" w:color="auto"/>
        <w:left w:val="none" w:sz="0" w:space="0" w:color="auto"/>
        <w:bottom w:val="none" w:sz="0" w:space="0" w:color="auto"/>
        <w:right w:val="none" w:sz="0" w:space="0" w:color="auto"/>
      </w:divBdr>
    </w:div>
    <w:div w:id="1551187225">
      <w:bodyDiv w:val="1"/>
      <w:marLeft w:val="0"/>
      <w:marRight w:val="0"/>
      <w:marTop w:val="0"/>
      <w:marBottom w:val="0"/>
      <w:divBdr>
        <w:top w:val="none" w:sz="0" w:space="0" w:color="auto"/>
        <w:left w:val="none" w:sz="0" w:space="0" w:color="auto"/>
        <w:bottom w:val="none" w:sz="0" w:space="0" w:color="auto"/>
        <w:right w:val="none" w:sz="0" w:space="0" w:color="auto"/>
      </w:divBdr>
    </w:div>
    <w:div w:id="1551381111">
      <w:bodyDiv w:val="1"/>
      <w:marLeft w:val="0"/>
      <w:marRight w:val="0"/>
      <w:marTop w:val="0"/>
      <w:marBottom w:val="0"/>
      <w:divBdr>
        <w:top w:val="none" w:sz="0" w:space="0" w:color="auto"/>
        <w:left w:val="none" w:sz="0" w:space="0" w:color="auto"/>
        <w:bottom w:val="none" w:sz="0" w:space="0" w:color="auto"/>
        <w:right w:val="none" w:sz="0" w:space="0" w:color="auto"/>
      </w:divBdr>
    </w:div>
    <w:div w:id="1551652797">
      <w:bodyDiv w:val="1"/>
      <w:marLeft w:val="0"/>
      <w:marRight w:val="0"/>
      <w:marTop w:val="0"/>
      <w:marBottom w:val="0"/>
      <w:divBdr>
        <w:top w:val="none" w:sz="0" w:space="0" w:color="auto"/>
        <w:left w:val="none" w:sz="0" w:space="0" w:color="auto"/>
        <w:bottom w:val="none" w:sz="0" w:space="0" w:color="auto"/>
        <w:right w:val="none" w:sz="0" w:space="0" w:color="auto"/>
      </w:divBdr>
    </w:div>
    <w:div w:id="1552617805">
      <w:bodyDiv w:val="1"/>
      <w:marLeft w:val="0"/>
      <w:marRight w:val="0"/>
      <w:marTop w:val="0"/>
      <w:marBottom w:val="0"/>
      <w:divBdr>
        <w:top w:val="none" w:sz="0" w:space="0" w:color="auto"/>
        <w:left w:val="none" w:sz="0" w:space="0" w:color="auto"/>
        <w:bottom w:val="none" w:sz="0" w:space="0" w:color="auto"/>
        <w:right w:val="none" w:sz="0" w:space="0" w:color="auto"/>
      </w:divBdr>
    </w:div>
    <w:div w:id="1552695253">
      <w:bodyDiv w:val="1"/>
      <w:marLeft w:val="0"/>
      <w:marRight w:val="0"/>
      <w:marTop w:val="0"/>
      <w:marBottom w:val="0"/>
      <w:divBdr>
        <w:top w:val="none" w:sz="0" w:space="0" w:color="auto"/>
        <w:left w:val="none" w:sz="0" w:space="0" w:color="auto"/>
        <w:bottom w:val="none" w:sz="0" w:space="0" w:color="auto"/>
        <w:right w:val="none" w:sz="0" w:space="0" w:color="auto"/>
      </w:divBdr>
    </w:div>
    <w:div w:id="1552810322">
      <w:bodyDiv w:val="1"/>
      <w:marLeft w:val="0"/>
      <w:marRight w:val="0"/>
      <w:marTop w:val="0"/>
      <w:marBottom w:val="0"/>
      <w:divBdr>
        <w:top w:val="none" w:sz="0" w:space="0" w:color="auto"/>
        <w:left w:val="none" w:sz="0" w:space="0" w:color="auto"/>
        <w:bottom w:val="none" w:sz="0" w:space="0" w:color="auto"/>
        <w:right w:val="none" w:sz="0" w:space="0" w:color="auto"/>
      </w:divBdr>
    </w:div>
    <w:div w:id="1553468320">
      <w:bodyDiv w:val="1"/>
      <w:marLeft w:val="0"/>
      <w:marRight w:val="0"/>
      <w:marTop w:val="0"/>
      <w:marBottom w:val="0"/>
      <w:divBdr>
        <w:top w:val="none" w:sz="0" w:space="0" w:color="auto"/>
        <w:left w:val="none" w:sz="0" w:space="0" w:color="auto"/>
        <w:bottom w:val="none" w:sz="0" w:space="0" w:color="auto"/>
        <w:right w:val="none" w:sz="0" w:space="0" w:color="auto"/>
      </w:divBdr>
    </w:div>
    <w:div w:id="1553888804">
      <w:bodyDiv w:val="1"/>
      <w:marLeft w:val="0"/>
      <w:marRight w:val="0"/>
      <w:marTop w:val="0"/>
      <w:marBottom w:val="0"/>
      <w:divBdr>
        <w:top w:val="none" w:sz="0" w:space="0" w:color="auto"/>
        <w:left w:val="none" w:sz="0" w:space="0" w:color="auto"/>
        <w:bottom w:val="none" w:sz="0" w:space="0" w:color="auto"/>
        <w:right w:val="none" w:sz="0" w:space="0" w:color="auto"/>
      </w:divBdr>
    </w:div>
    <w:div w:id="1554077156">
      <w:bodyDiv w:val="1"/>
      <w:marLeft w:val="0"/>
      <w:marRight w:val="0"/>
      <w:marTop w:val="0"/>
      <w:marBottom w:val="0"/>
      <w:divBdr>
        <w:top w:val="none" w:sz="0" w:space="0" w:color="auto"/>
        <w:left w:val="none" w:sz="0" w:space="0" w:color="auto"/>
        <w:bottom w:val="none" w:sz="0" w:space="0" w:color="auto"/>
        <w:right w:val="none" w:sz="0" w:space="0" w:color="auto"/>
      </w:divBdr>
    </w:div>
    <w:div w:id="1554388648">
      <w:bodyDiv w:val="1"/>
      <w:marLeft w:val="0"/>
      <w:marRight w:val="0"/>
      <w:marTop w:val="0"/>
      <w:marBottom w:val="0"/>
      <w:divBdr>
        <w:top w:val="none" w:sz="0" w:space="0" w:color="auto"/>
        <w:left w:val="none" w:sz="0" w:space="0" w:color="auto"/>
        <w:bottom w:val="none" w:sz="0" w:space="0" w:color="auto"/>
        <w:right w:val="none" w:sz="0" w:space="0" w:color="auto"/>
      </w:divBdr>
    </w:div>
    <w:div w:id="1554849635">
      <w:bodyDiv w:val="1"/>
      <w:marLeft w:val="0"/>
      <w:marRight w:val="0"/>
      <w:marTop w:val="0"/>
      <w:marBottom w:val="0"/>
      <w:divBdr>
        <w:top w:val="none" w:sz="0" w:space="0" w:color="auto"/>
        <w:left w:val="none" w:sz="0" w:space="0" w:color="auto"/>
        <w:bottom w:val="none" w:sz="0" w:space="0" w:color="auto"/>
        <w:right w:val="none" w:sz="0" w:space="0" w:color="auto"/>
      </w:divBdr>
    </w:div>
    <w:div w:id="1555236175">
      <w:bodyDiv w:val="1"/>
      <w:marLeft w:val="0"/>
      <w:marRight w:val="0"/>
      <w:marTop w:val="0"/>
      <w:marBottom w:val="0"/>
      <w:divBdr>
        <w:top w:val="none" w:sz="0" w:space="0" w:color="auto"/>
        <w:left w:val="none" w:sz="0" w:space="0" w:color="auto"/>
        <w:bottom w:val="none" w:sz="0" w:space="0" w:color="auto"/>
        <w:right w:val="none" w:sz="0" w:space="0" w:color="auto"/>
      </w:divBdr>
    </w:div>
    <w:div w:id="1555315611">
      <w:bodyDiv w:val="1"/>
      <w:marLeft w:val="0"/>
      <w:marRight w:val="0"/>
      <w:marTop w:val="0"/>
      <w:marBottom w:val="0"/>
      <w:divBdr>
        <w:top w:val="none" w:sz="0" w:space="0" w:color="auto"/>
        <w:left w:val="none" w:sz="0" w:space="0" w:color="auto"/>
        <w:bottom w:val="none" w:sz="0" w:space="0" w:color="auto"/>
        <w:right w:val="none" w:sz="0" w:space="0" w:color="auto"/>
      </w:divBdr>
    </w:div>
    <w:div w:id="1555317165">
      <w:bodyDiv w:val="1"/>
      <w:marLeft w:val="0"/>
      <w:marRight w:val="0"/>
      <w:marTop w:val="0"/>
      <w:marBottom w:val="0"/>
      <w:divBdr>
        <w:top w:val="none" w:sz="0" w:space="0" w:color="auto"/>
        <w:left w:val="none" w:sz="0" w:space="0" w:color="auto"/>
        <w:bottom w:val="none" w:sz="0" w:space="0" w:color="auto"/>
        <w:right w:val="none" w:sz="0" w:space="0" w:color="auto"/>
      </w:divBdr>
    </w:div>
    <w:div w:id="1555892374">
      <w:bodyDiv w:val="1"/>
      <w:marLeft w:val="0"/>
      <w:marRight w:val="0"/>
      <w:marTop w:val="0"/>
      <w:marBottom w:val="0"/>
      <w:divBdr>
        <w:top w:val="none" w:sz="0" w:space="0" w:color="auto"/>
        <w:left w:val="none" w:sz="0" w:space="0" w:color="auto"/>
        <w:bottom w:val="none" w:sz="0" w:space="0" w:color="auto"/>
        <w:right w:val="none" w:sz="0" w:space="0" w:color="auto"/>
      </w:divBdr>
    </w:div>
    <w:div w:id="1556427075">
      <w:bodyDiv w:val="1"/>
      <w:marLeft w:val="0"/>
      <w:marRight w:val="0"/>
      <w:marTop w:val="0"/>
      <w:marBottom w:val="0"/>
      <w:divBdr>
        <w:top w:val="none" w:sz="0" w:space="0" w:color="auto"/>
        <w:left w:val="none" w:sz="0" w:space="0" w:color="auto"/>
        <w:bottom w:val="none" w:sz="0" w:space="0" w:color="auto"/>
        <w:right w:val="none" w:sz="0" w:space="0" w:color="auto"/>
      </w:divBdr>
    </w:div>
    <w:div w:id="1559054680">
      <w:bodyDiv w:val="1"/>
      <w:marLeft w:val="0"/>
      <w:marRight w:val="0"/>
      <w:marTop w:val="0"/>
      <w:marBottom w:val="0"/>
      <w:divBdr>
        <w:top w:val="none" w:sz="0" w:space="0" w:color="auto"/>
        <w:left w:val="none" w:sz="0" w:space="0" w:color="auto"/>
        <w:bottom w:val="none" w:sz="0" w:space="0" w:color="auto"/>
        <w:right w:val="none" w:sz="0" w:space="0" w:color="auto"/>
      </w:divBdr>
    </w:div>
    <w:div w:id="1559320555">
      <w:bodyDiv w:val="1"/>
      <w:marLeft w:val="0"/>
      <w:marRight w:val="0"/>
      <w:marTop w:val="0"/>
      <w:marBottom w:val="0"/>
      <w:divBdr>
        <w:top w:val="none" w:sz="0" w:space="0" w:color="auto"/>
        <w:left w:val="none" w:sz="0" w:space="0" w:color="auto"/>
        <w:bottom w:val="none" w:sz="0" w:space="0" w:color="auto"/>
        <w:right w:val="none" w:sz="0" w:space="0" w:color="auto"/>
      </w:divBdr>
    </w:div>
    <w:div w:id="1559702899">
      <w:bodyDiv w:val="1"/>
      <w:marLeft w:val="0"/>
      <w:marRight w:val="0"/>
      <w:marTop w:val="0"/>
      <w:marBottom w:val="0"/>
      <w:divBdr>
        <w:top w:val="none" w:sz="0" w:space="0" w:color="auto"/>
        <w:left w:val="none" w:sz="0" w:space="0" w:color="auto"/>
        <w:bottom w:val="none" w:sz="0" w:space="0" w:color="auto"/>
        <w:right w:val="none" w:sz="0" w:space="0" w:color="auto"/>
      </w:divBdr>
    </w:div>
    <w:div w:id="1559707259">
      <w:bodyDiv w:val="1"/>
      <w:marLeft w:val="0"/>
      <w:marRight w:val="0"/>
      <w:marTop w:val="0"/>
      <w:marBottom w:val="0"/>
      <w:divBdr>
        <w:top w:val="none" w:sz="0" w:space="0" w:color="auto"/>
        <w:left w:val="none" w:sz="0" w:space="0" w:color="auto"/>
        <w:bottom w:val="none" w:sz="0" w:space="0" w:color="auto"/>
        <w:right w:val="none" w:sz="0" w:space="0" w:color="auto"/>
      </w:divBdr>
    </w:div>
    <w:div w:id="1561095207">
      <w:bodyDiv w:val="1"/>
      <w:marLeft w:val="0"/>
      <w:marRight w:val="0"/>
      <w:marTop w:val="0"/>
      <w:marBottom w:val="0"/>
      <w:divBdr>
        <w:top w:val="none" w:sz="0" w:space="0" w:color="auto"/>
        <w:left w:val="none" w:sz="0" w:space="0" w:color="auto"/>
        <w:bottom w:val="none" w:sz="0" w:space="0" w:color="auto"/>
        <w:right w:val="none" w:sz="0" w:space="0" w:color="auto"/>
      </w:divBdr>
    </w:div>
    <w:div w:id="1563129867">
      <w:bodyDiv w:val="1"/>
      <w:marLeft w:val="0"/>
      <w:marRight w:val="0"/>
      <w:marTop w:val="0"/>
      <w:marBottom w:val="0"/>
      <w:divBdr>
        <w:top w:val="none" w:sz="0" w:space="0" w:color="auto"/>
        <w:left w:val="none" w:sz="0" w:space="0" w:color="auto"/>
        <w:bottom w:val="none" w:sz="0" w:space="0" w:color="auto"/>
        <w:right w:val="none" w:sz="0" w:space="0" w:color="auto"/>
      </w:divBdr>
    </w:div>
    <w:div w:id="1563177542">
      <w:bodyDiv w:val="1"/>
      <w:marLeft w:val="0"/>
      <w:marRight w:val="0"/>
      <w:marTop w:val="0"/>
      <w:marBottom w:val="0"/>
      <w:divBdr>
        <w:top w:val="none" w:sz="0" w:space="0" w:color="auto"/>
        <w:left w:val="none" w:sz="0" w:space="0" w:color="auto"/>
        <w:bottom w:val="none" w:sz="0" w:space="0" w:color="auto"/>
        <w:right w:val="none" w:sz="0" w:space="0" w:color="auto"/>
      </w:divBdr>
    </w:div>
    <w:div w:id="1563559064">
      <w:bodyDiv w:val="1"/>
      <w:marLeft w:val="0"/>
      <w:marRight w:val="0"/>
      <w:marTop w:val="0"/>
      <w:marBottom w:val="0"/>
      <w:divBdr>
        <w:top w:val="none" w:sz="0" w:space="0" w:color="auto"/>
        <w:left w:val="none" w:sz="0" w:space="0" w:color="auto"/>
        <w:bottom w:val="none" w:sz="0" w:space="0" w:color="auto"/>
        <w:right w:val="none" w:sz="0" w:space="0" w:color="auto"/>
      </w:divBdr>
    </w:div>
    <w:div w:id="1563905823">
      <w:bodyDiv w:val="1"/>
      <w:marLeft w:val="0"/>
      <w:marRight w:val="0"/>
      <w:marTop w:val="0"/>
      <w:marBottom w:val="0"/>
      <w:divBdr>
        <w:top w:val="none" w:sz="0" w:space="0" w:color="auto"/>
        <w:left w:val="none" w:sz="0" w:space="0" w:color="auto"/>
        <w:bottom w:val="none" w:sz="0" w:space="0" w:color="auto"/>
        <w:right w:val="none" w:sz="0" w:space="0" w:color="auto"/>
      </w:divBdr>
    </w:div>
    <w:div w:id="1563982470">
      <w:bodyDiv w:val="1"/>
      <w:marLeft w:val="0"/>
      <w:marRight w:val="0"/>
      <w:marTop w:val="0"/>
      <w:marBottom w:val="0"/>
      <w:divBdr>
        <w:top w:val="none" w:sz="0" w:space="0" w:color="auto"/>
        <w:left w:val="none" w:sz="0" w:space="0" w:color="auto"/>
        <w:bottom w:val="none" w:sz="0" w:space="0" w:color="auto"/>
        <w:right w:val="none" w:sz="0" w:space="0" w:color="auto"/>
      </w:divBdr>
    </w:div>
    <w:div w:id="1564680981">
      <w:bodyDiv w:val="1"/>
      <w:marLeft w:val="0"/>
      <w:marRight w:val="0"/>
      <w:marTop w:val="0"/>
      <w:marBottom w:val="0"/>
      <w:divBdr>
        <w:top w:val="none" w:sz="0" w:space="0" w:color="auto"/>
        <w:left w:val="none" w:sz="0" w:space="0" w:color="auto"/>
        <w:bottom w:val="none" w:sz="0" w:space="0" w:color="auto"/>
        <w:right w:val="none" w:sz="0" w:space="0" w:color="auto"/>
      </w:divBdr>
    </w:div>
    <w:div w:id="1564869036">
      <w:bodyDiv w:val="1"/>
      <w:marLeft w:val="0"/>
      <w:marRight w:val="0"/>
      <w:marTop w:val="0"/>
      <w:marBottom w:val="0"/>
      <w:divBdr>
        <w:top w:val="none" w:sz="0" w:space="0" w:color="auto"/>
        <w:left w:val="none" w:sz="0" w:space="0" w:color="auto"/>
        <w:bottom w:val="none" w:sz="0" w:space="0" w:color="auto"/>
        <w:right w:val="none" w:sz="0" w:space="0" w:color="auto"/>
      </w:divBdr>
    </w:div>
    <w:div w:id="1565066186">
      <w:bodyDiv w:val="1"/>
      <w:marLeft w:val="0"/>
      <w:marRight w:val="0"/>
      <w:marTop w:val="0"/>
      <w:marBottom w:val="0"/>
      <w:divBdr>
        <w:top w:val="none" w:sz="0" w:space="0" w:color="auto"/>
        <w:left w:val="none" w:sz="0" w:space="0" w:color="auto"/>
        <w:bottom w:val="none" w:sz="0" w:space="0" w:color="auto"/>
        <w:right w:val="none" w:sz="0" w:space="0" w:color="auto"/>
      </w:divBdr>
    </w:div>
    <w:div w:id="1566060563">
      <w:bodyDiv w:val="1"/>
      <w:marLeft w:val="0"/>
      <w:marRight w:val="0"/>
      <w:marTop w:val="0"/>
      <w:marBottom w:val="0"/>
      <w:divBdr>
        <w:top w:val="none" w:sz="0" w:space="0" w:color="auto"/>
        <w:left w:val="none" w:sz="0" w:space="0" w:color="auto"/>
        <w:bottom w:val="none" w:sz="0" w:space="0" w:color="auto"/>
        <w:right w:val="none" w:sz="0" w:space="0" w:color="auto"/>
      </w:divBdr>
    </w:div>
    <w:div w:id="1566139886">
      <w:bodyDiv w:val="1"/>
      <w:marLeft w:val="0"/>
      <w:marRight w:val="0"/>
      <w:marTop w:val="0"/>
      <w:marBottom w:val="0"/>
      <w:divBdr>
        <w:top w:val="none" w:sz="0" w:space="0" w:color="auto"/>
        <w:left w:val="none" w:sz="0" w:space="0" w:color="auto"/>
        <w:bottom w:val="none" w:sz="0" w:space="0" w:color="auto"/>
        <w:right w:val="none" w:sz="0" w:space="0" w:color="auto"/>
      </w:divBdr>
    </w:div>
    <w:div w:id="1566253889">
      <w:bodyDiv w:val="1"/>
      <w:marLeft w:val="0"/>
      <w:marRight w:val="0"/>
      <w:marTop w:val="0"/>
      <w:marBottom w:val="0"/>
      <w:divBdr>
        <w:top w:val="none" w:sz="0" w:space="0" w:color="auto"/>
        <w:left w:val="none" w:sz="0" w:space="0" w:color="auto"/>
        <w:bottom w:val="none" w:sz="0" w:space="0" w:color="auto"/>
        <w:right w:val="none" w:sz="0" w:space="0" w:color="auto"/>
      </w:divBdr>
    </w:div>
    <w:div w:id="1566524176">
      <w:bodyDiv w:val="1"/>
      <w:marLeft w:val="0"/>
      <w:marRight w:val="0"/>
      <w:marTop w:val="0"/>
      <w:marBottom w:val="0"/>
      <w:divBdr>
        <w:top w:val="none" w:sz="0" w:space="0" w:color="auto"/>
        <w:left w:val="none" w:sz="0" w:space="0" w:color="auto"/>
        <w:bottom w:val="none" w:sz="0" w:space="0" w:color="auto"/>
        <w:right w:val="none" w:sz="0" w:space="0" w:color="auto"/>
      </w:divBdr>
    </w:div>
    <w:div w:id="1566719795">
      <w:bodyDiv w:val="1"/>
      <w:marLeft w:val="0"/>
      <w:marRight w:val="0"/>
      <w:marTop w:val="0"/>
      <w:marBottom w:val="0"/>
      <w:divBdr>
        <w:top w:val="none" w:sz="0" w:space="0" w:color="auto"/>
        <w:left w:val="none" w:sz="0" w:space="0" w:color="auto"/>
        <w:bottom w:val="none" w:sz="0" w:space="0" w:color="auto"/>
        <w:right w:val="none" w:sz="0" w:space="0" w:color="auto"/>
      </w:divBdr>
    </w:div>
    <w:div w:id="1566791363">
      <w:bodyDiv w:val="1"/>
      <w:marLeft w:val="0"/>
      <w:marRight w:val="0"/>
      <w:marTop w:val="0"/>
      <w:marBottom w:val="0"/>
      <w:divBdr>
        <w:top w:val="none" w:sz="0" w:space="0" w:color="auto"/>
        <w:left w:val="none" w:sz="0" w:space="0" w:color="auto"/>
        <w:bottom w:val="none" w:sz="0" w:space="0" w:color="auto"/>
        <w:right w:val="none" w:sz="0" w:space="0" w:color="auto"/>
      </w:divBdr>
    </w:div>
    <w:div w:id="1566914760">
      <w:bodyDiv w:val="1"/>
      <w:marLeft w:val="0"/>
      <w:marRight w:val="0"/>
      <w:marTop w:val="0"/>
      <w:marBottom w:val="0"/>
      <w:divBdr>
        <w:top w:val="none" w:sz="0" w:space="0" w:color="auto"/>
        <w:left w:val="none" w:sz="0" w:space="0" w:color="auto"/>
        <w:bottom w:val="none" w:sz="0" w:space="0" w:color="auto"/>
        <w:right w:val="none" w:sz="0" w:space="0" w:color="auto"/>
      </w:divBdr>
    </w:div>
    <w:div w:id="1567371557">
      <w:bodyDiv w:val="1"/>
      <w:marLeft w:val="0"/>
      <w:marRight w:val="0"/>
      <w:marTop w:val="0"/>
      <w:marBottom w:val="0"/>
      <w:divBdr>
        <w:top w:val="none" w:sz="0" w:space="0" w:color="auto"/>
        <w:left w:val="none" w:sz="0" w:space="0" w:color="auto"/>
        <w:bottom w:val="none" w:sz="0" w:space="0" w:color="auto"/>
        <w:right w:val="none" w:sz="0" w:space="0" w:color="auto"/>
      </w:divBdr>
    </w:div>
    <w:div w:id="1567565935">
      <w:bodyDiv w:val="1"/>
      <w:marLeft w:val="0"/>
      <w:marRight w:val="0"/>
      <w:marTop w:val="0"/>
      <w:marBottom w:val="0"/>
      <w:divBdr>
        <w:top w:val="none" w:sz="0" w:space="0" w:color="auto"/>
        <w:left w:val="none" w:sz="0" w:space="0" w:color="auto"/>
        <w:bottom w:val="none" w:sz="0" w:space="0" w:color="auto"/>
        <w:right w:val="none" w:sz="0" w:space="0" w:color="auto"/>
      </w:divBdr>
    </w:div>
    <w:div w:id="1567571068">
      <w:bodyDiv w:val="1"/>
      <w:marLeft w:val="0"/>
      <w:marRight w:val="0"/>
      <w:marTop w:val="0"/>
      <w:marBottom w:val="0"/>
      <w:divBdr>
        <w:top w:val="none" w:sz="0" w:space="0" w:color="auto"/>
        <w:left w:val="none" w:sz="0" w:space="0" w:color="auto"/>
        <w:bottom w:val="none" w:sz="0" w:space="0" w:color="auto"/>
        <w:right w:val="none" w:sz="0" w:space="0" w:color="auto"/>
      </w:divBdr>
    </w:div>
    <w:div w:id="1567951168">
      <w:bodyDiv w:val="1"/>
      <w:marLeft w:val="0"/>
      <w:marRight w:val="0"/>
      <w:marTop w:val="0"/>
      <w:marBottom w:val="0"/>
      <w:divBdr>
        <w:top w:val="none" w:sz="0" w:space="0" w:color="auto"/>
        <w:left w:val="none" w:sz="0" w:space="0" w:color="auto"/>
        <w:bottom w:val="none" w:sz="0" w:space="0" w:color="auto"/>
        <w:right w:val="none" w:sz="0" w:space="0" w:color="auto"/>
      </w:divBdr>
    </w:div>
    <w:div w:id="1568103896">
      <w:bodyDiv w:val="1"/>
      <w:marLeft w:val="0"/>
      <w:marRight w:val="0"/>
      <w:marTop w:val="0"/>
      <w:marBottom w:val="0"/>
      <w:divBdr>
        <w:top w:val="none" w:sz="0" w:space="0" w:color="auto"/>
        <w:left w:val="none" w:sz="0" w:space="0" w:color="auto"/>
        <w:bottom w:val="none" w:sz="0" w:space="0" w:color="auto"/>
        <w:right w:val="none" w:sz="0" w:space="0" w:color="auto"/>
      </w:divBdr>
    </w:div>
    <w:div w:id="1569464514">
      <w:bodyDiv w:val="1"/>
      <w:marLeft w:val="0"/>
      <w:marRight w:val="0"/>
      <w:marTop w:val="0"/>
      <w:marBottom w:val="0"/>
      <w:divBdr>
        <w:top w:val="none" w:sz="0" w:space="0" w:color="auto"/>
        <w:left w:val="none" w:sz="0" w:space="0" w:color="auto"/>
        <w:bottom w:val="none" w:sz="0" w:space="0" w:color="auto"/>
        <w:right w:val="none" w:sz="0" w:space="0" w:color="auto"/>
      </w:divBdr>
    </w:div>
    <w:div w:id="1569726917">
      <w:bodyDiv w:val="1"/>
      <w:marLeft w:val="0"/>
      <w:marRight w:val="0"/>
      <w:marTop w:val="0"/>
      <w:marBottom w:val="0"/>
      <w:divBdr>
        <w:top w:val="none" w:sz="0" w:space="0" w:color="auto"/>
        <w:left w:val="none" w:sz="0" w:space="0" w:color="auto"/>
        <w:bottom w:val="none" w:sz="0" w:space="0" w:color="auto"/>
        <w:right w:val="none" w:sz="0" w:space="0" w:color="auto"/>
      </w:divBdr>
    </w:div>
    <w:div w:id="1570112334">
      <w:bodyDiv w:val="1"/>
      <w:marLeft w:val="0"/>
      <w:marRight w:val="0"/>
      <w:marTop w:val="0"/>
      <w:marBottom w:val="0"/>
      <w:divBdr>
        <w:top w:val="none" w:sz="0" w:space="0" w:color="auto"/>
        <w:left w:val="none" w:sz="0" w:space="0" w:color="auto"/>
        <w:bottom w:val="none" w:sz="0" w:space="0" w:color="auto"/>
        <w:right w:val="none" w:sz="0" w:space="0" w:color="auto"/>
      </w:divBdr>
    </w:div>
    <w:div w:id="1570339345">
      <w:bodyDiv w:val="1"/>
      <w:marLeft w:val="0"/>
      <w:marRight w:val="0"/>
      <w:marTop w:val="0"/>
      <w:marBottom w:val="0"/>
      <w:divBdr>
        <w:top w:val="none" w:sz="0" w:space="0" w:color="auto"/>
        <w:left w:val="none" w:sz="0" w:space="0" w:color="auto"/>
        <w:bottom w:val="none" w:sz="0" w:space="0" w:color="auto"/>
        <w:right w:val="none" w:sz="0" w:space="0" w:color="auto"/>
      </w:divBdr>
    </w:div>
    <w:div w:id="1570655774">
      <w:bodyDiv w:val="1"/>
      <w:marLeft w:val="0"/>
      <w:marRight w:val="0"/>
      <w:marTop w:val="0"/>
      <w:marBottom w:val="0"/>
      <w:divBdr>
        <w:top w:val="none" w:sz="0" w:space="0" w:color="auto"/>
        <w:left w:val="none" w:sz="0" w:space="0" w:color="auto"/>
        <w:bottom w:val="none" w:sz="0" w:space="0" w:color="auto"/>
        <w:right w:val="none" w:sz="0" w:space="0" w:color="auto"/>
      </w:divBdr>
    </w:div>
    <w:div w:id="1571693975">
      <w:bodyDiv w:val="1"/>
      <w:marLeft w:val="0"/>
      <w:marRight w:val="0"/>
      <w:marTop w:val="0"/>
      <w:marBottom w:val="0"/>
      <w:divBdr>
        <w:top w:val="none" w:sz="0" w:space="0" w:color="auto"/>
        <w:left w:val="none" w:sz="0" w:space="0" w:color="auto"/>
        <w:bottom w:val="none" w:sz="0" w:space="0" w:color="auto"/>
        <w:right w:val="none" w:sz="0" w:space="0" w:color="auto"/>
      </w:divBdr>
    </w:div>
    <w:div w:id="1571764855">
      <w:bodyDiv w:val="1"/>
      <w:marLeft w:val="0"/>
      <w:marRight w:val="0"/>
      <w:marTop w:val="0"/>
      <w:marBottom w:val="0"/>
      <w:divBdr>
        <w:top w:val="none" w:sz="0" w:space="0" w:color="auto"/>
        <w:left w:val="none" w:sz="0" w:space="0" w:color="auto"/>
        <w:bottom w:val="none" w:sz="0" w:space="0" w:color="auto"/>
        <w:right w:val="none" w:sz="0" w:space="0" w:color="auto"/>
      </w:divBdr>
    </w:div>
    <w:div w:id="1572109671">
      <w:bodyDiv w:val="1"/>
      <w:marLeft w:val="0"/>
      <w:marRight w:val="0"/>
      <w:marTop w:val="0"/>
      <w:marBottom w:val="0"/>
      <w:divBdr>
        <w:top w:val="none" w:sz="0" w:space="0" w:color="auto"/>
        <w:left w:val="none" w:sz="0" w:space="0" w:color="auto"/>
        <w:bottom w:val="none" w:sz="0" w:space="0" w:color="auto"/>
        <w:right w:val="none" w:sz="0" w:space="0" w:color="auto"/>
      </w:divBdr>
    </w:div>
    <w:div w:id="1572354365">
      <w:bodyDiv w:val="1"/>
      <w:marLeft w:val="0"/>
      <w:marRight w:val="0"/>
      <w:marTop w:val="0"/>
      <w:marBottom w:val="0"/>
      <w:divBdr>
        <w:top w:val="none" w:sz="0" w:space="0" w:color="auto"/>
        <w:left w:val="none" w:sz="0" w:space="0" w:color="auto"/>
        <w:bottom w:val="none" w:sz="0" w:space="0" w:color="auto"/>
        <w:right w:val="none" w:sz="0" w:space="0" w:color="auto"/>
      </w:divBdr>
    </w:div>
    <w:div w:id="1572495671">
      <w:bodyDiv w:val="1"/>
      <w:marLeft w:val="0"/>
      <w:marRight w:val="0"/>
      <w:marTop w:val="0"/>
      <w:marBottom w:val="0"/>
      <w:divBdr>
        <w:top w:val="none" w:sz="0" w:space="0" w:color="auto"/>
        <w:left w:val="none" w:sz="0" w:space="0" w:color="auto"/>
        <w:bottom w:val="none" w:sz="0" w:space="0" w:color="auto"/>
        <w:right w:val="none" w:sz="0" w:space="0" w:color="auto"/>
      </w:divBdr>
    </w:div>
    <w:div w:id="1572544124">
      <w:bodyDiv w:val="1"/>
      <w:marLeft w:val="0"/>
      <w:marRight w:val="0"/>
      <w:marTop w:val="0"/>
      <w:marBottom w:val="0"/>
      <w:divBdr>
        <w:top w:val="none" w:sz="0" w:space="0" w:color="auto"/>
        <w:left w:val="none" w:sz="0" w:space="0" w:color="auto"/>
        <w:bottom w:val="none" w:sz="0" w:space="0" w:color="auto"/>
        <w:right w:val="none" w:sz="0" w:space="0" w:color="auto"/>
      </w:divBdr>
    </w:div>
    <w:div w:id="1572544519">
      <w:bodyDiv w:val="1"/>
      <w:marLeft w:val="0"/>
      <w:marRight w:val="0"/>
      <w:marTop w:val="0"/>
      <w:marBottom w:val="0"/>
      <w:divBdr>
        <w:top w:val="none" w:sz="0" w:space="0" w:color="auto"/>
        <w:left w:val="none" w:sz="0" w:space="0" w:color="auto"/>
        <w:bottom w:val="none" w:sz="0" w:space="0" w:color="auto"/>
        <w:right w:val="none" w:sz="0" w:space="0" w:color="auto"/>
      </w:divBdr>
    </w:div>
    <w:div w:id="1573615754">
      <w:bodyDiv w:val="1"/>
      <w:marLeft w:val="0"/>
      <w:marRight w:val="0"/>
      <w:marTop w:val="0"/>
      <w:marBottom w:val="0"/>
      <w:divBdr>
        <w:top w:val="none" w:sz="0" w:space="0" w:color="auto"/>
        <w:left w:val="none" w:sz="0" w:space="0" w:color="auto"/>
        <w:bottom w:val="none" w:sz="0" w:space="0" w:color="auto"/>
        <w:right w:val="none" w:sz="0" w:space="0" w:color="auto"/>
      </w:divBdr>
    </w:div>
    <w:div w:id="1574581680">
      <w:bodyDiv w:val="1"/>
      <w:marLeft w:val="0"/>
      <w:marRight w:val="0"/>
      <w:marTop w:val="0"/>
      <w:marBottom w:val="0"/>
      <w:divBdr>
        <w:top w:val="none" w:sz="0" w:space="0" w:color="auto"/>
        <w:left w:val="none" w:sz="0" w:space="0" w:color="auto"/>
        <w:bottom w:val="none" w:sz="0" w:space="0" w:color="auto"/>
        <w:right w:val="none" w:sz="0" w:space="0" w:color="auto"/>
      </w:divBdr>
    </w:div>
    <w:div w:id="1574703568">
      <w:bodyDiv w:val="1"/>
      <w:marLeft w:val="0"/>
      <w:marRight w:val="0"/>
      <w:marTop w:val="0"/>
      <w:marBottom w:val="0"/>
      <w:divBdr>
        <w:top w:val="none" w:sz="0" w:space="0" w:color="auto"/>
        <w:left w:val="none" w:sz="0" w:space="0" w:color="auto"/>
        <w:bottom w:val="none" w:sz="0" w:space="0" w:color="auto"/>
        <w:right w:val="none" w:sz="0" w:space="0" w:color="auto"/>
      </w:divBdr>
    </w:div>
    <w:div w:id="1574853833">
      <w:bodyDiv w:val="1"/>
      <w:marLeft w:val="0"/>
      <w:marRight w:val="0"/>
      <w:marTop w:val="0"/>
      <w:marBottom w:val="0"/>
      <w:divBdr>
        <w:top w:val="none" w:sz="0" w:space="0" w:color="auto"/>
        <w:left w:val="none" w:sz="0" w:space="0" w:color="auto"/>
        <w:bottom w:val="none" w:sz="0" w:space="0" w:color="auto"/>
        <w:right w:val="none" w:sz="0" w:space="0" w:color="auto"/>
      </w:divBdr>
    </w:div>
    <w:div w:id="1575121781">
      <w:bodyDiv w:val="1"/>
      <w:marLeft w:val="0"/>
      <w:marRight w:val="0"/>
      <w:marTop w:val="0"/>
      <w:marBottom w:val="0"/>
      <w:divBdr>
        <w:top w:val="none" w:sz="0" w:space="0" w:color="auto"/>
        <w:left w:val="none" w:sz="0" w:space="0" w:color="auto"/>
        <w:bottom w:val="none" w:sz="0" w:space="0" w:color="auto"/>
        <w:right w:val="none" w:sz="0" w:space="0" w:color="auto"/>
      </w:divBdr>
    </w:div>
    <w:div w:id="1575355179">
      <w:bodyDiv w:val="1"/>
      <w:marLeft w:val="0"/>
      <w:marRight w:val="0"/>
      <w:marTop w:val="0"/>
      <w:marBottom w:val="0"/>
      <w:divBdr>
        <w:top w:val="none" w:sz="0" w:space="0" w:color="auto"/>
        <w:left w:val="none" w:sz="0" w:space="0" w:color="auto"/>
        <w:bottom w:val="none" w:sz="0" w:space="0" w:color="auto"/>
        <w:right w:val="none" w:sz="0" w:space="0" w:color="auto"/>
      </w:divBdr>
    </w:div>
    <w:div w:id="1575629305">
      <w:bodyDiv w:val="1"/>
      <w:marLeft w:val="0"/>
      <w:marRight w:val="0"/>
      <w:marTop w:val="0"/>
      <w:marBottom w:val="0"/>
      <w:divBdr>
        <w:top w:val="none" w:sz="0" w:space="0" w:color="auto"/>
        <w:left w:val="none" w:sz="0" w:space="0" w:color="auto"/>
        <w:bottom w:val="none" w:sz="0" w:space="0" w:color="auto"/>
        <w:right w:val="none" w:sz="0" w:space="0" w:color="auto"/>
      </w:divBdr>
    </w:div>
    <w:div w:id="1576354341">
      <w:bodyDiv w:val="1"/>
      <w:marLeft w:val="0"/>
      <w:marRight w:val="0"/>
      <w:marTop w:val="0"/>
      <w:marBottom w:val="0"/>
      <w:divBdr>
        <w:top w:val="none" w:sz="0" w:space="0" w:color="auto"/>
        <w:left w:val="none" w:sz="0" w:space="0" w:color="auto"/>
        <w:bottom w:val="none" w:sz="0" w:space="0" w:color="auto"/>
        <w:right w:val="none" w:sz="0" w:space="0" w:color="auto"/>
      </w:divBdr>
    </w:div>
    <w:div w:id="1576429015">
      <w:bodyDiv w:val="1"/>
      <w:marLeft w:val="0"/>
      <w:marRight w:val="0"/>
      <w:marTop w:val="0"/>
      <w:marBottom w:val="0"/>
      <w:divBdr>
        <w:top w:val="none" w:sz="0" w:space="0" w:color="auto"/>
        <w:left w:val="none" w:sz="0" w:space="0" w:color="auto"/>
        <w:bottom w:val="none" w:sz="0" w:space="0" w:color="auto"/>
        <w:right w:val="none" w:sz="0" w:space="0" w:color="auto"/>
      </w:divBdr>
    </w:div>
    <w:div w:id="1576935409">
      <w:bodyDiv w:val="1"/>
      <w:marLeft w:val="0"/>
      <w:marRight w:val="0"/>
      <w:marTop w:val="0"/>
      <w:marBottom w:val="0"/>
      <w:divBdr>
        <w:top w:val="none" w:sz="0" w:space="0" w:color="auto"/>
        <w:left w:val="none" w:sz="0" w:space="0" w:color="auto"/>
        <w:bottom w:val="none" w:sz="0" w:space="0" w:color="auto"/>
        <w:right w:val="none" w:sz="0" w:space="0" w:color="auto"/>
      </w:divBdr>
    </w:div>
    <w:div w:id="1577863294">
      <w:bodyDiv w:val="1"/>
      <w:marLeft w:val="0"/>
      <w:marRight w:val="0"/>
      <w:marTop w:val="0"/>
      <w:marBottom w:val="0"/>
      <w:divBdr>
        <w:top w:val="none" w:sz="0" w:space="0" w:color="auto"/>
        <w:left w:val="none" w:sz="0" w:space="0" w:color="auto"/>
        <w:bottom w:val="none" w:sz="0" w:space="0" w:color="auto"/>
        <w:right w:val="none" w:sz="0" w:space="0" w:color="auto"/>
      </w:divBdr>
    </w:div>
    <w:div w:id="1578131405">
      <w:bodyDiv w:val="1"/>
      <w:marLeft w:val="0"/>
      <w:marRight w:val="0"/>
      <w:marTop w:val="0"/>
      <w:marBottom w:val="0"/>
      <w:divBdr>
        <w:top w:val="none" w:sz="0" w:space="0" w:color="auto"/>
        <w:left w:val="none" w:sz="0" w:space="0" w:color="auto"/>
        <w:bottom w:val="none" w:sz="0" w:space="0" w:color="auto"/>
        <w:right w:val="none" w:sz="0" w:space="0" w:color="auto"/>
      </w:divBdr>
    </w:div>
    <w:div w:id="1578203724">
      <w:bodyDiv w:val="1"/>
      <w:marLeft w:val="0"/>
      <w:marRight w:val="0"/>
      <w:marTop w:val="0"/>
      <w:marBottom w:val="0"/>
      <w:divBdr>
        <w:top w:val="none" w:sz="0" w:space="0" w:color="auto"/>
        <w:left w:val="none" w:sz="0" w:space="0" w:color="auto"/>
        <w:bottom w:val="none" w:sz="0" w:space="0" w:color="auto"/>
        <w:right w:val="none" w:sz="0" w:space="0" w:color="auto"/>
      </w:divBdr>
    </w:div>
    <w:div w:id="1578248503">
      <w:bodyDiv w:val="1"/>
      <w:marLeft w:val="0"/>
      <w:marRight w:val="0"/>
      <w:marTop w:val="0"/>
      <w:marBottom w:val="0"/>
      <w:divBdr>
        <w:top w:val="none" w:sz="0" w:space="0" w:color="auto"/>
        <w:left w:val="none" w:sz="0" w:space="0" w:color="auto"/>
        <w:bottom w:val="none" w:sz="0" w:space="0" w:color="auto"/>
        <w:right w:val="none" w:sz="0" w:space="0" w:color="auto"/>
      </w:divBdr>
    </w:div>
    <w:div w:id="1578981512">
      <w:bodyDiv w:val="1"/>
      <w:marLeft w:val="0"/>
      <w:marRight w:val="0"/>
      <w:marTop w:val="0"/>
      <w:marBottom w:val="0"/>
      <w:divBdr>
        <w:top w:val="none" w:sz="0" w:space="0" w:color="auto"/>
        <w:left w:val="none" w:sz="0" w:space="0" w:color="auto"/>
        <w:bottom w:val="none" w:sz="0" w:space="0" w:color="auto"/>
        <w:right w:val="none" w:sz="0" w:space="0" w:color="auto"/>
      </w:divBdr>
    </w:div>
    <w:div w:id="1580015926">
      <w:bodyDiv w:val="1"/>
      <w:marLeft w:val="0"/>
      <w:marRight w:val="0"/>
      <w:marTop w:val="0"/>
      <w:marBottom w:val="0"/>
      <w:divBdr>
        <w:top w:val="none" w:sz="0" w:space="0" w:color="auto"/>
        <w:left w:val="none" w:sz="0" w:space="0" w:color="auto"/>
        <w:bottom w:val="none" w:sz="0" w:space="0" w:color="auto"/>
        <w:right w:val="none" w:sz="0" w:space="0" w:color="auto"/>
      </w:divBdr>
    </w:div>
    <w:div w:id="1580140381">
      <w:bodyDiv w:val="1"/>
      <w:marLeft w:val="0"/>
      <w:marRight w:val="0"/>
      <w:marTop w:val="0"/>
      <w:marBottom w:val="0"/>
      <w:divBdr>
        <w:top w:val="none" w:sz="0" w:space="0" w:color="auto"/>
        <w:left w:val="none" w:sz="0" w:space="0" w:color="auto"/>
        <w:bottom w:val="none" w:sz="0" w:space="0" w:color="auto"/>
        <w:right w:val="none" w:sz="0" w:space="0" w:color="auto"/>
      </w:divBdr>
    </w:div>
    <w:div w:id="1580673717">
      <w:bodyDiv w:val="1"/>
      <w:marLeft w:val="0"/>
      <w:marRight w:val="0"/>
      <w:marTop w:val="0"/>
      <w:marBottom w:val="0"/>
      <w:divBdr>
        <w:top w:val="none" w:sz="0" w:space="0" w:color="auto"/>
        <w:left w:val="none" w:sz="0" w:space="0" w:color="auto"/>
        <w:bottom w:val="none" w:sz="0" w:space="0" w:color="auto"/>
        <w:right w:val="none" w:sz="0" w:space="0" w:color="auto"/>
      </w:divBdr>
    </w:div>
    <w:div w:id="1580795686">
      <w:bodyDiv w:val="1"/>
      <w:marLeft w:val="0"/>
      <w:marRight w:val="0"/>
      <w:marTop w:val="0"/>
      <w:marBottom w:val="0"/>
      <w:divBdr>
        <w:top w:val="none" w:sz="0" w:space="0" w:color="auto"/>
        <w:left w:val="none" w:sz="0" w:space="0" w:color="auto"/>
        <w:bottom w:val="none" w:sz="0" w:space="0" w:color="auto"/>
        <w:right w:val="none" w:sz="0" w:space="0" w:color="auto"/>
      </w:divBdr>
    </w:div>
    <w:div w:id="1581065958">
      <w:bodyDiv w:val="1"/>
      <w:marLeft w:val="0"/>
      <w:marRight w:val="0"/>
      <w:marTop w:val="0"/>
      <w:marBottom w:val="0"/>
      <w:divBdr>
        <w:top w:val="none" w:sz="0" w:space="0" w:color="auto"/>
        <w:left w:val="none" w:sz="0" w:space="0" w:color="auto"/>
        <w:bottom w:val="none" w:sz="0" w:space="0" w:color="auto"/>
        <w:right w:val="none" w:sz="0" w:space="0" w:color="auto"/>
      </w:divBdr>
    </w:div>
    <w:div w:id="1581213742">
      <w:bodyDiv w:val="1"/>
      <w:marLeft w:val="0"/>
      <w:marRight w:val="0"/>
      <w:marTop w:val="0"/>
      <w:marBottom w:val="0"/>
      <w:divBdr>
        <w:top w:val="none" w:sz="0" w:space="0" w:color="auto"/>
        <w:left w:val="none" w:sz="0" w:space="0" w:color="auto"/>
        <w:bottom w:val="none" w:sz="0" w:space="0" w:color="auto"/>
        <w:right w:val="none" w:sz="0" w:space="0" w:color="auto"/>
      </w:divBdr>
    </w:div>
    <w:div w:id="1581677427">
      <w:bodyDiv w:val="1"/>
      <w:marLeft w:val="0"/>
      <w:marRight w:val="0"/>
      <w:marTop w:val="0"/>
      <w:marBottom w:val="0"/>
      <w:divBdr>
        <w:top w:val="none" w:sz="0" w:space="0" w:color="auto"/>
        <w:left w:val="none" w:sz="0" w:space="0" w:color="auto"/>
        <w:bottom w:val="none" w:sz="0" w:space="0" w:color="auto"/>
        <w:right w:val="none" w:sz="0" w:space="0" w:color="auto"/>
      </w:divBdr>
    </w:div>
    <w:div w:id="1581864035">
      <w:bodyDiv w:val="1"/>
      <w:marLeft w:val="0"/>
      <w:marRight w:val="0"/>
      <w:marTop w:val="0"/>
      <w:marBottom w:val="0"/>
      <w:divBdr>
        <w:top w:val="none" w:sz="0" w:space="0" w:color="auto"/>
        <w:left w:val="none" w:sz="0" w:space="0" w:color="auto"/>
        <w:bottom w:val="none" w:sz="0" w:space="0" w:color="auto"/>
        <w:right w:val="none" w:sz="0" w:space="0" w:color="auto"/>
      </w:divBdr>
    </w:div>
    <w:div w:id="1581939782">
      <w:bodyDiv w:val="1"/>
      <w:marLeft w:val="0"/>
      <w:marRight w:val="0"/>
      <w:marTop w:val="0"/>
      <w:marBottom w:val="0"/>
      <w:divBdr>
        <w:top w:val="none" w:sz="0" w:space="0" w:color="auto"/>
        <w:left w:val="none" w:sz="0" w:space="0" w:color="auto"/>
        <w:bottom w:val="none" w:sz="0" w:space="0" w:color="auto"/>
        <w:right w:val="none" w:sz="0" w:space="0" w:color="auto"/>
      </w:divBdr>
    </w:div>
    <w:div w:id="1582182548">
      <w:bodyDiv w:val="1"/>
      <w:marLeft w:val="0"/>
      <w:marRight w:val="0"/>
      <w:marTop w:val="0"/>
      <w:marBottom w:val="0"/>
      <w:divBdr>
        <w:top w:val="none" w:sz="0" w:space="0" w:color="auto"/>
        <w:left w:val="none" w:sz="0" w:space="0" w:color="auto"/>
        <w:bottom w:val="none" w:sz="0" w:space="0" w:color="auto"/>
        <w:right w:val="none" w:sz="0" w:space="0" w:color="auto"/>
      </w:divBdr>
    </w:div>
    <w:div w:id="1582639255">
      <w:bodyDiv w:val="1"/>
      <w:marLeft w:val="0"/>
      <w:marRight w:val="0"/>
      <w:marTop w:val="0"/>
      <w:marBottom w:val="0"/>
      <w:divBdr>
        <w:top w:val="none" w:sz="0" w:space="0" w:color="auto"/>
        <w:left w:val="none" w:sz="0" w:space="0" w:color="auto"/>
        <w:bottom w:val="none" w:sz="0" w:space="0" w:color="auto"/>
        <w:right w:val="none" w:sz="0" w:space="0" w:color="auto"/>
      </w:divBdr>
    </w:div>
    <w:div w:id="1582640693">
      <w:bodyDiv w:val="1"/>
      <w:marLeft w:val="0"/>
      <w:marRight w:val="0"/>
      <w:marTop w:val="0"/>
      <w:marBottom w:val="0"/>
      <w:divBdr>
        <w:top w:val="none" w:sz="0" w:space="0" w:color="auto"/>
        <w:left w:val="none" w:sz="0" w:space="0" w:color="auto"/>
        <w:bottom w:val="none" w:sz="0" w:space="0" w:color="auto"/>
        <w:right w:val="none" w:sz="0" w:space="0" w:color="auto"/>
      </w:divBdr>
    </w:div>
    <w:div w:id="1583836771">
      <w:bodyDiv w:val="1"/>
      <w:marLeft w:val="0"/>
      <w:marRight w:val="0"/>
      <w:marTop w:val="0"/>
      <w:marBottom w:val="0"/>
      <w:divBdr>
        <w:top w:val="none" w:sz="0" w:space="0" w:color="auto"/>
        <w:left w:val="none" w:sz="0" w:space="0" w:color="auto"/>
        <w:bottom w:val="none" w:sz="0" w:space="0" w:color="auto"/>
        <w:right w:val="none" w:sz="0" w:space="0" w:color="auto"/>
      </w:divBdr>
    </w:div>
    <w:div w:id="1584143398">
      <w:bodyDiv w:val="1"/>
      <w:marLeft w:val="0"/>
      <w:marRight w:val="0"/>
      <w:marTop w:val="0"/>
      <w:marBottom w:val="0"/>
      <w:divBdr>
        <w:top w:val="none" w:sz="0" w:space="0" w:color="auto"/>
        <w:left w:val="none" w:sz="0" w:space="0" w:color="auto"/>
        <w:bottom w:val="none" w:sz="0" w:space="0" w:color="auto"/>
        <w:right w:val="none" w:sz="0" w:space="0" w:color="auto"/>
      </w:divBdr>
    </w:div>
    <w:div w:id="1584144064">
      <w:bodyDiv w:val="1"/>
      <w:marLeft w:val="0"/>
      <w:marRight w:val="0"/>
      <w:marTop w:val="0"/>
      <w:marBottom w:val="0"/>
      <w:divBdr>
        <w:top w:val="none" w:sz="0" w:space="0" w:color="auto"/>
        <w:left w:val="none" w:sz="0" w:space="0" w:color="auto"/>
        <w:bottom w:val="none" w:sz="0" w:space="0" w:color="auto"/>
        <w:right w:val="none" w:sz="0" w:space="0" w:color="auto"/>
      </w:divBdr>
    </w:div>
    <w:div w:id="1584484426">
      <w:bodyDiv w:val="1"/>
      <w:marLeft w:val="0"/>
      <w:marRight w:val="0"/>
      <w:marTop w:val="0"/>
      <w:marBottom w:val="0"/>
      <w:divBdr>
        <w:top w:val="none" w:sz="0" w:space="0" w:color="auto"/>
        <w:left w:val="none" w:sz="0" w:space="0" w:color="auto"/>
        <w:bottom w:val="none" w:sz="0" w:space="0" w:color="auto"/>
        <w:right w:val="none" w:sz="0" w:space="0" w:color="auto"/>
      </w:divBdr>
    </w:div>
    <w:div w:id="1584492159">
      <w:bodyDiv w:val="1"/>
      <w:marLeft w:val="0"/>
      <w:marRight w:val="0"/>
      <w:marTop w:val="0"/>
      <w:marBottom w:val="0"/>
      <w:divBdr>
        <w:top w:val="none" w:sz="0" w:space="0" w:color="auto"/>
        <w:left w:val="none" w:sz="0" w:space="0" w:color="auto"/>
        <w:bottom w:val="none" w:sz="0" w:space="0" w:color="auto"/>
        <w:right w:val="none" w:sz="0" w:space="0" w:color="auto"/>
      </w:divBdr>
    </w:div>
    <w:div w:id="1586307553">
      <w:bodyDiv w:val="1"/>
      <w:marLeft w:val="0"/>
      <w:marRight w:val="0"/>
      <w:marTop w:val="0"/>
      <w:marBottom w:val="0"/>
      <w:divBdr>
        <w:top w:val="none" w:sz="0" w:space="0" w:color="auto"/>
        <w:left w:val="none" w:sz="0" w:space="0" w:color="auto"/>
        <w:bottom w:val="none" w:sz="0" w:space="0" w:color="auto"/>
        <w:right w:val="none" w:sz="0" w:space="0" w:color="auto"/>
      </w:divBdr>
    </w:div>
    <w:div w:id="1586569928">
      <w:bodyDiv w:val="1"/>
      <w:marLeft w:val="0"/>
      <w:marRight w:val="0"/>
      <w:marTop w:val="0"/>
      <w:marBottom w:val="0"/>
      <w:divBdr>
        <w:top w:val="none" w:sz="0" w:space="0" w:color="auto"/>
        <w:left w:val="none" w:sz="0" w:space="0" w:color="auto"/>
        <w:bottom w:val="none" w:sz="0" w:space="0" w:color="auto"/>
        <w:right w:val="none" w:sz="0" w:space="0" w:color="auto"/>
      </w:divBdr>
    </w:div>
    <w:div w:id="1587225865">
      <w:bodyDiv w:val="1"/>
      <w:marLeft w:val="0"/>
      <w:marRight w:val="0"/>
      <w:marTop w:val="0"/>
      <w:marBottom w:val="0"/>
      <w:divBdr>
        <w:top w:val="none" w:sz="0" w:space="0" w:color="auto"/>
        <w:left w:val="none" w:sz="0" w:space="0" w:color="auto"/>
        <w:bottom w:val="none" w:sz="0" w:space="0" w:color="auto"/>
        <w:right w:val="none" w:sz="0" w:space="0" w:color="auto"/>
      </w:divBdr>
    </w:div>
    <w:div w:id="1587299869">
      <w:bodyDiv w:val="1"/>
      <w:marLeft w:val="0"/>
      <w:marRight w:val="0"/>
      <w:marTop w:val="0"/>
      <w:marBottom w:val="0"/>
      <w:divBdr>
        <w:top w:val="none" w:sz="0" w:space="0" w:color="auto"/>
        <w:left w:val="none" w:sz="0" w:space="0" w:color="auto"/>
        <w:bottom w:val="none" w:sz="0" w:space="0" w:color="auto"/>
        <w:right w:val="none" w:sz="0" w:space="0" w:color="auto"/>
      </w:divBdr>
    </w:div>
    <w:div w:id="1587380023">
      <w:bodyDiv w:val="1"/>
      <w:marLeft w:val="0"/>
      <w:marRight w:val="0"/>
      <w:marTop w:val="0"/>
      <w:marBottom w:val="0"/>
      <w:divBdr>
        <w:top w:val="none" w:sz="0" w:space="0" w:color="auto"/>
        <w:left w:val="none" w:sz="0" w:space="0" w:color="auto"/>
        <w:bottom w:val="none" w:sz="0" w:space="0" w:color="auto"/>
        <w:right w:val="none" w:sz="0" w:space="0" w:color="auto"/>
      </w:divBdr>
    </w:div>
    <w:div w:id="1587614420">
      <w:bodyDiv w:val="1"/>
      <w:marLeft w:val="0"/>
      <w:marRight w:val="0"/>
      <w:marTop w:val="0"/>
      <w:marBottom w:val="0"/>
      <w:divBdr>
        <w:top w:val="none" w:sz="0" w:space="0" w:color="auto"/>
        <w:left w:val="none" w:sz="0" w:space="0" w:color="auto"/>
        <w:bottom w:val="none" w:sz="0" w:space="0" w:color="auto"/>
        <w:right w:val="none" w:sz="0" w:space="0" w:color="auto"/>
      </w:divBdr>
    </w:div>
    <w:div w:id="1588224275">
      <w:bodyDiv w:val="1"/>
      <w:marLeft w:val="0"/>
      <w:marRight w:val="0"/>
      <w:marTop w:val="0"/>
      <w:marBottom w:val="0"/>
      <w:divBdr>
        <w:top w:val="none" w:sz="0" w:space="0" w:color="auto"/>
        <w:left w:val="none" w:sz="0" w:space="0" w:color="auto"/>
        <w:bottom w:val="none" w:sz="0" w:space="0" w:color="auto"/>
        <w:right w:val="none" w:sz="0" w:space="0" w:color="auto"/>
      </w:divBdr>
    </w:div>
    <w:div w:id="1588225620">
      <w:bodyDiv w:val="1"/>
      <w:marLeft w:val="0"/>
      <w:marRight w:val="0"/>
      <w:marTop w:val="0"/>
      <w:marBottom w:val="0"/>
      <w:divBdr>
        <w:top w:val="none" w:sz="0" w:space="0" w:color="auto"/>
        <w:left w:val="none" w:sz="0" w:space="0" w:color="auto"/>
        <w:bottom w:val="none" w:sz="0" w:space="0" w:color="auto"/>
        <w:right w:val="none" w:sz="0" w:space="0" w:color="auto"/>
      </w:divBdr>
    </w:div>
    <w:div w:id="1588343032">
      <w:bodyDiv w:val="1"/>
      <w:marLeft w:val="0"/>
      <w:marRight w:val="0"/>
      <w:marTop w:val="0"/>
      <w:marBottom w:val="0"/>
      <w:divBdr>
        <w:top w:val="none" w:sz="0" w:space="0" w:color="auto"/>
        <w:left w:val="none" w:sz="0" w:space="0" w:color="auto"/>
        <w:bottom w:val="none" w:sz="0" w:space="0" w:color="auto"/>
        <w:right w:val="none" w:sz="0" w:space="0" w:color="auto"/>
      </w:divBdr>
    </w:div>
    <w:div w:id="1588877151">
      <w:bodyDiv w:val="1"/>
      <w:marLeft w:val="0"/>
      <w:marRight w:val="0"/>
      <w:marTop w:val="0"/>
      <w:marBottom w:val="0"/>
      <w:divBdr>
        <w:top w:val="none" w:sz="0" w:space="0" w:color="auto"/>
        <w:left w:val="none" w:sz="0" w:space="0" w:color="auto"/>
        <w:bottom w:val="none" w:sz="0" w:space="0" w:color="auto"/>
        <w:right w:val="none" w:sz="0" w:space="0" w:color="auto"/>
      </w:divBdr>
    </w:div>
    <w:div w:id="1588999939">
      <w:bodyDiv w:val="1"/>
      <w:marLeft w:val="0"/>
      <w:marRight w:val="0"/>
      <w:marTop w:val="0"/>
      <w:marBottom w:val="0"/>
      <w:divBdr>
        <w:top w:val="none" w:sz="0" w:space="0" w:color="auto"/>
        <w:left w:val="none" w:sz="0" w:space="0" w:color="auto"/>
        <w:bottom w:val="none" w:sz="0" w:space="0" w:color="auto"/>
        <w:right w:val="none" w:sz="0" w:space="0" w:color="auto"/>
      </w:divBdr>
    </w:div>
    <w:div w:id="1589188608">
      <w:bodyDiv w:val="1"/>
      <w:marLeft w:val="0"/>
      <w:marRight w:val="0"/>
      <w:marTop w:val="0"/>
      <w:marBottom w:val="0"/>
      <w:divBdr>
        <w:top w:val="none" w:sz="0" w:space="0" w:color="auto"/>
        <w:left w:val="none" w:sz="0" w:space="0" w:color="auto"/>
        <w:bottom w:val="none" w:sz="0" w:space="0" w:color="auto"/>
        <w:right w:val="none" w:sz="0" w:space="0" w:color="auto"/>
      </w:divBdr>
    </w:div>
    <w:div w:id="1590503564">
      <w:bodyDiv w:val="1"/>
      <w:marLeft w:val="0"/>
      <w:marRight w:val="0"/>
      <w:marTop w:val="0"/>
      <w:marBottom w:val="0"/>
      <w:divBdr>
        <w:top w:val="none" w:sz="0" w:space="0" w:color="auto"/>
        <w:left w:val="none" w:sz="0" w:space="0" w:color="auto"/>
        <w:bottom w:val="none" w:sz="0" w:space="0" w:color="auto"/>
        <w:right w:val="none" w:sz="0" w:space="0" w:color="auto"/>
      </w:divBdr>
    </w:div>
    <w:div w:id="1590967029">
      <w:bodyDiv w:val="1"/>
      <w:marLeft w:val="0"/>
      <w:marRight w:val="0"/>
      <w:marTop w:val="0"/>
      <w:marBottom w:val="0"/>
      <w:divBdr>
        <w:top w:val="none" w:sz="0" w:space="0" w:color="auto"/>
        <w:left w:val="none" w:sz="0" w:space="0" w:color="auto"/>
        <w:bottom w:val="none" w:sz="0" w:space="0" w:color="auto"/>
        <w:right w:val="none" w:sz="0" w:space="0" w:color="auto"/>
      </w:divBdr>
    </w:div>
    <w:div w:id="1591083567">
      <w:bodyDiv w:val="1"/>
      <w:marLeft w:val="0"/>
      <w:marRight w:val="0"/>
      <w:marTop w:val="0"/>
      <w:marBottom w:val="0"/>
      <w:divBdr>
        <w:top w:val="none" w:sz="0" w:space="0" w:color="auto"/>
        <w:left w:val="none" w:sz="0" w:space="0" w:color="auto"/>
        <w:bottom w:val="none" w:sz="0" w:space="0" w:color="auto"/>
        <w:right w:val="none" w:sz="0" w:space="0" w:color="auto"/>
      </w:divBdr>
    </w:div>
    <w:div w:id="1591232250">
      <w:bodyDiv w:val="1"/>
      <w:marLeft w:val="0"/>
      <w:marRight w:val="0"/>
      <w:marTop w:val="0"/>
      <w:marBottom w:val="0"/>
      <w:divBdr>
        <w:top w:val="none" w:sz="0" w:space="0" w:color="auto"/>
        <w:left w:val="none" w:sz="0" w:space="0" w:color="auto"/>
        <w:bottom w:val="none" w:sz="0" w:space="0" w:color="auto"/>
        <w:right w:val="none" w:sz="0" w:space="0" w:color="auto"/>
      </w:divBdr>
    </w:div>
    <w:div w:id="1592422239">
      <w:bodyDiv w:val="1"/>
      <w:marLeft w:val="0"/>
      <w:marRight w:val="0"/>
      <w:marTop w:val="0"/>
      <w:marBottom w:val="0"/>
      <w:divBdr>
        <w:top w:val="none" w:sz="0" w:space="0" w:color="auto"/>
        <w:left w:val="none" w:sz="0" w:space="0" w:color="auto"/>
        <w:bottom w:val="none" w:sz="0" w:space="0" w:color="auto"/>
        <w:right w:val="none" w:sz="0" w:space="0" w:color="auto"/>
      </w:divBdr>
    </w:div>
    <w:div w:id="1592468028">
      <w:bodyDiv w:val="1"/>
      <w:marLeft w:val="0"/>
      <w:marRight w:val="0"/>
      <w:marTop w:val="0"/>
      <w:marBottom w:val="0"/>
      <w:divBdr>
        <w:top w:val="none" w:sz="0" w:space="0" w:color="auto"/>
        <w:left w:val="none" w:sz="0" w:space="0" w:color="auto"/>
        <w:bottom w:val="none" w:sz="0" w:space="0" w:color="auto"/>
        <w:right w:val="none" w:sz="0" w:space="0" w:color="auto"/>
      </w:divBdr>
    </w:div>
    <w:div w:id="1592860330">
      <w:bodyDiv w:val="1"/>
      <w:marLeft w:val="0"/>
      <w:marRight w:val="0"/>
      <w:marTop w:val="0"/>
      <w:marBottom w:val="0"/>
      <w:divBdr>
        <w:top w:val="none" w:sz="0" w:space="0" w:color="auto"/>
        <w:left w:val="none" w:sz="0" w:space="0" w:color="auto"/>
        <w:bottom w:val="none" w:sz="0" w:space="0" w:color="auto"/>
        <w:right w:val="none" w:sz="0" w:space="0" w:color="auto"/>
      </w:divBdr>
    </w:div>
    <w:div w:id="1592928635">
      <w:bodyDiv w:val="1"/>
      <w:marLeft w:val="0"/>
      <w:marRight w:val="0"/>
      <w:marTop w:val="0"/>
      <w:marBottom w:val="0"/>
      <w:divBdr>
        <w:top w:val="none" w:sz="0" w:space="0" w:color="auto"/>
        <w:left w:val="none" w:sz="0" w:space="0" w:color="auto"/>
        <w:bottom w:val="none" w:sz="0" w:space="0" w:color="auto"/>
        <w:right w:val="none" w:sz="0" w:space="0" w:color="auto"/>
      </w:divBdr>
    </w:div>
    <w:div w:id="1593585677">
      <w:bodyDiv w:val="1"/>
      <w:marLeft w:val="0"/>
      <w:marRight w:val="0"/>
      <w:marTop w:val="0"/>
      <w:marBottom w:val="0"/>
      <w:divBdr>
        <w:top w:val="none" w:sz="0" w:space="0" w:color="auto"/>
        <w:left w:val="none" w:sz="0" w:space="0" w:color="auto"/>
        <w:bottom w:val="none" w:sz="0" w:space="0" w:color="auto"/>
        <w:right w:val="none" w:sz="0" w:space="0" w:color="auto"/>
      </w:divBdr>
    </w:div>
    <w:div w:id="1593775885">
      <w:bodyDiv w:val="1"/>
      <w:marLeft w:val="0"/>
      <w:marRight w:val="0"/>
      <w:marTop w:val="0"/>
      <w:marBottom w:val="0"/>
      <w:divBdr>
        <w:top w:val="none" w:sz="0" w:space="0" w:color="auto"/>
        <w:left w:val="none" w:sz="0" w:space="0" w:color="auto"/>
        <w:bottom w:val="none" w:sz="0" w:space="0" w:color="auto"/>
        <w:right w:val="none" w:sz="0" w:space="0" w:color="auto"/>
      </w:divBdr>
    </w:div>
    <w:div w:id="1594044239">
      <w:bodyDiv w:val="1"/>
      <w:marLeft w:val="0"/>
      <w:marRight w:val="0"/>
      <w:marTop w:val="0"/>
      <w:marBottom w:val="0"/>
      <w:divBdr>
        <w:top w:val="none" w:sz="0" w:space="0" w:color="auto"/>
        <w:left w:val="none" w:sz="0" w:space="0" w:color="auto"/>
        <w:bottom w:val="none" w:sz="0" w:space="0" w:color="auto"/>
        <w:right w:val="none" w:sz="0" w:space="0" w:color="auto"/>
      </w:divBdr>
    </w:div>
    <w:div w:id="1594314848">
      <w:bodyDiv w:val="1"/>
      <w:marLeft w:val="0"/>
      <w:marRight w:val="0"/>
      <w:marTop w:val="0"/>
      <w:marBottom w:val="0"/>
      <w:divBdr>
        <w:top w:val="none" w:sz="0" w:space="0" w:color="auto"/>
        <w:left w:val="none" w:sz="0" w:space="0" w:color="auto"/>
        <w:bottom w:val="none" w:sz="0" w:space="0" w:color="auto"/>
        <w:right w:val="none" w:sz="0" w:space="0" w:color="auto"/>
      </w:divBdr>
    </w:div>
    <w:div w:id="1594438347">
      <w:bodyDiv w:val="1"/>
      <w:marLeft w:val="0"/>
      <w:marRight w:val="0"/>
      <w:marTop w:val="0"/>
      <w:marBottom w:val="0"/>
      <w:divBdr>
        <w:top w:val="none" w:sz="0" w:space="0" w:color="auto"/>
        <w:left w:val="none" w:sz="0" w:space="0" w:color="auto"/>
        <w:bottom w:val="none" w:sz="0" w:space="0" w:color="auto"/>
        <w:right w:val="none" w:sz="0" w:space="0" w:color="auto"/>
      </w:divBdr>
    </w:div>
    <w:div w:id="1594822784">
      <w:bodyDiv w:val="1"/>
      <w:marLeft w:val="0"/>
      <w:marRight w:val="0"/>
      <w:marTop w:val="0"/>
      <w:marBottom w:val="0"/>
      <w:divBdr>
        <w:top w:val="none" w:sz="0" w:space="0" w:color="auto"/>
        <w:left w:val="none" w:sz="0" w:space="0" w:color="auto"/>
        <w:bottom w:val="none" w:sz="0" w:space="0" w:color="auto"/>
        <w:right w:val="none" w:sz="0" w:space="0" w:color="auto"/>
      </w:divBdr>
    </w:div>
    <w:div w:id="1595743465">
      <w:bodyDiv w:val="1"/>
      <w:marLeft w:val="0"/>
      <w:marRight w:val="0"/>
      <w:marTop w:val="0"/>
      <w:marBottom w:val="0"/>
      <w:divBdr>
        <w:top w:val="none" w:sz="0" w:space="0" w:color="auto"/>
        <w:left w:val="none" w:sz="0" w:space="0" w:color="auto"/>
        <w:bottom w:val="none" w:sz="0" w:space="0" w:color="auto"/>
        <w:right w:val="none" w:sz="0" w:space="0" w:color="auto"/>
      </w:divBdr>
    </w:div>
    <w:div w:id="1597252639">
      <w:bodyDiv w:val="1"/>
      <w:marLeft w:val="0"/>
      <w:marRight w:val="0"/>
      <w:marTop w:val="0"/>
      <w:marBottom w:val="0"/>
      <w:divBdr>
        <w:top w:val="none" w:sz="0" w:space="0" w:color="auto"/>
        <w:left w:val="none" w:sz="0" w:space="0" w:color="auto"/>
        <w:bottom w:val="none" w:sz="0" w:space="0" w:color="auto"/>
        <w:right w:val="none" w:sz="0" w:space="0" w:color="auto"/>
      </w:divBdr>
    </w:div>
    <w:div w:id="1597405174">
      <w:bodyDiv w:val="1"/>
      <w:marLeft w:val="0"/>
      <w:marRight w:val="0"/>
      <w:marTop w:val="0"/>
      <w:marBottom w:val="0"/>
      <w:divBdr>
        <w:top w:val="none" w:sz="0" w:space="0" w:color="auto"/>
        <w:left w:val="none" w:sz="0" w:space="0" w:color="auto"/>
        <w:bottom w:val="none" w:sz="0" w:space="0" w:color="auto"/>
        <w:right w:val="none" w:sz="0" w:space="0" w:color="auto"/>
      </w:divBdr>
    </w:div>
    <w:div w:id="1597445897">
      <w:bodyDiv w:val="1"/>
      <w:marLeft w:val="0"/>
      <w:marRight w:val="0"/>
      <w:marTop w:val="0"/>
      <w:marBottom w:val="0"/>
      <w:divBdr>
        <w:top w:val="none" w:sz="0" w:space="0" w:color="auto"/>
        <w:left w:val="none" w:sz="0" w:space="0" w:color="auto"/>
        <w:bottom w:val="none" w:sz="0" w:space="0" w:color="auto"/>
        <w:right w:val="none" w:sz="0" w:space="0" w:color="auto"/>
      </w:divBdr>
    </w:div>
    <w:div w:id="1598321136">
      <w:bodyDiv w:val="1"/>
      <w:marLeft w:val="0"/>
      <w:marRight w:val="0"/>
      <w:marTop w:val="0"/>
      <w:marBottom w:val="0"/>
      <w:divBdr>
        <w:top w:val="none" w:sz="0" w:space="0" w:color="auto"/>
        <w:left w:val="none" w:sz="0" w:space="0" w:color="auto"/>
        <w:bottom w:val="none" w:sz="0" w:space="0" w:color="auto"/>
        <w:right w:val="none" w:sz="0" w:space="0" w:color="auto"/>
      </w:divBdr>
    </w:div>
    <w:div w:id="1598947712">
      <w:bodyDiv w:val="1"/>
      <w:marLeft w:val="0"/>
      <w:marRight w:val="0"/>
      <w:marTop w:val="0"/>
      <w:marBottom w:val="0"/>
      <w:divBdr>
        <w:top w:val="none" w:sz="0" w:space="0" w:color="auto"/>
        <w:left w:val="none" w:sz="0" w:space="0" w:color="auto"/>
        <w:bottom w:val="none" w:sz="0" w:space="0" w:color="auto"/>
        <w:right w:val="none" w:sz="0" w:space="0" w:color="auto"/>
      </w:divBdr>
    </w:div>
    <w:div w:id="1599286529">
      <w:bodyDiv w:val="1"/>
      <w:marLeft w:val="0"/>
      <w:marRight w:val="0"/>
      <w:marTop w:val="0"/>
      <w:marBottom w:val="0"/>
      <w:divBdr>
        <w:top w:val="none" w:sz="0" w:space="0" w:color="auto"/>
        <w:left w:val="none" w:sz="0" w:space="0" w:color="auto"/>
        <w:bottom w:val="none" w:sz="0" w:space="0" w:color="auto"/>
        <w:right w:val="none" w:sz="0" w:space="0" w:color="auto"/>
      </w:divBdr>
    </w:div>
    <w:div w:id="1599562792">
      <w:bodyDiv w:val="1"/>
      <w:marLeft w:val="0"/>
      <w:marRight w:val="0"/>
      <w:marTop w:val="0"/>
      <w:marBottom w:val="0"/>
      <w:divBdr>
        <w:top w:val="none" w:sz="0" w:space="0" w:color="auto"/>
        <w:left w:val="none" w:sz="0" w:space="0" w:color="auto"/>
        <w:bottom w:val="none" w:sz="0" w:space="0" w:color="auto"/>
        <w:right w:val="none" w:sz="0" w:space="0" w:color="auto"/>
      </w:divBdr>
    </w:div>
    <w:div w:id="1599677607">
      <w:bodyDiv w:val="1"/>
      <w:marLeft w:val="0"/>
      <w:marRight w:val="0"/>
      <w:marTop w:val="0"/>
      <w:marBottom w:val="0"/>
      <w:divBdr>
        <w:top w:val="none" w:sz="0" w:space="0" w:color="auto"/>
        <w:left w:val="none" w:sz="0" w:space="0" w:color="auto"/>
        <w:bottom w:val="none" w:sz="0" w:space="0" w:color="auto"/>
        <w:right w:val="none" w:sz="0" w:space="0" w:color="auto"/>
      </w:divBdr>
    </w:div>
    <w:div w:id="1600481074">
      <w:bodyDiv w:val="1"/>
      <w:marLeft w:val="0"/>
      <w:marRight w:val="0"/>
      <w:marTop w:val="0"/>
      <w:marBottom w:val="0"/>
      <w:divBdr>
        <w:top w:val="none" w:sz="0" w:space="0" w:color="auto"/>
        <w:left w:val="none" w:sz="0" w:space="0" w:color="auto"/>
        <w:bottom w:val="none" w:sz="0" w:space="0" w:color="auto"/>
        <w:right w:val="none" w:sz="0" w:space="0" w:color="auto"/>
      </w:divBdr>
    </w:div>
    <w:div w:id="1602302123">
      <w:bodyDiv w:val="1"/>
      <w:marLeft w:val="0"/>
      <w:marRight w:val="0"/>
      <w:marTop w:val="0"/>
      <w:marBottom w:val="0"/>
      <w:divBdr>
        <w:top w:val="none" w:sz="0" w:space="0" w:color="auto"/>
        <w:left w:val="none" w:sz="0" w:space="0" w:color="auto"/>
        <w:bottom w:val="none" w:sz="0" w:space="0" w:color="auto"/>
        <w:right w:val="none" w:sz="0" w:space="0" w:color="auto"/>
      </w:divBdr>
    </w:div>
    <w:div w:id="1602371235">
      <w:bodyDiv w:val="1"/>
      <w:marLeft w:val="0"/>
      <w:marRight w:val="0"/>
      <w:marTop w:val="0"/>
      <w:marBottom w:val="0"/>
      <w:divBdr>
        <w:top w:val="none" w:sz="0" w:space="0" w:color="auto"/>
        <w:left w:val="none" w:sz="0" w:space="0" w:color="auto"/>
        <w:bottom w:val="none" w:sz="0" w:space="0" w:color="auto"/>
        <w:right w:val="none" w:sz="0" w:space="0" w:color="auto"/>
      </w:divBdr>
    </w:div>
    <w:div w:id="1602373756">
      <w:bodyDiv w:val="1"/>
      <w:marLeft w:val="0"/>
      <w:marRight w:val="0"/>
      <w:marTop w:val="0"/>
      <w:marBottom w:val="0"/>
      <w:divBdr>
        <w:top w:val="none" w:sz="0" w:space="0" w:color="auto"/>
        <w:left w:val="none" w:sz="0" w:space="0" w:color="auto"/>
        <w:bottom w:val="none" w:sz="0" w:space="0" w:color="auto"/>
        <w:right w:val="none" w:sz="0" w:space="0" w:color="auto"/>
      </w:divBdr>
    </w:div>
    <w:div w:id="1602757391">
      <w:bodyDiv w:val="1"/>
      <w:marLeft w:val="0"/>
      <w:marRight w:val="0"/>
      <w:marTop w:val="0"/>
      <w:marBottom w:val="0"/>
      <w:divBdr>
        <w:top w:val="none" w:sz="0" w:space="0" w:color="auto"/>
        <w:left w:val="none" w:sz="0" w:space="0" w:color="auto"/>
        <w:bottom w:val="none" w:sz="0" w:space="0" w:color="auto"/>
        <w:right w:val="none" w:sz="0" w:space="0" w:color="auto"/>
      </w:divBdr>
    </w:div>
    <w:div w:id="1602910742">
      <w:bodyDiv w:val="1"/>
      <w:marLeft w:val="0"/>
      <w:marRight w:val="0"/>
      <w:marTop w:val="0"/>
      <w:marBottom w:val="0"/>
      <w:divBdr>
        <w:top w:val="none" w:sz="0" w:space="0" w:color="auto"/>
        <w:left w:val="none" w:sz="0" w:space="0" w:color="auto"/>
        <w:bottom w:val="none" w:sz="0" w:space="0" w:color="auto"/>
        <w:right w:val="none" w:sz="0" w:space="0" w:color="auto"/>
      </w:divBdr>
    </w:div>
    <w:div w:id="1603225185">
      <w:bodyDiv w:val="1"/>
      <w:marLeft w:val="0"/>
      <w:marRight w:val="0"/>
      <w:marTop w:val="0"/>
      <w:marBottom w:val="0"/>
      <w:divBdr>
        <w:top w:val="none" w:sz="0" w:space="0" w:color="auto"/>
        <w:left w:val="none" w:sz="0" w:space="0" w:color="auto"/>
        <w:bottom w:val="none" w:sz="0" w:space="0" w:color="auto"/>
        <w:right w:val="none" w:sz="0" w:space="0" w:color="auto"/>
      </w:divBdr>
    </w:div>
    <w:div w:id="1603610946">
      <w:bodyDiv w:val="1"/>
      <w:marLeft w:val="0"/>
      <w:marRight w:val="0"/>
      <w:marTop w:val="0"/>
      <w:marBottom w:val="0"/>
      <w:divBdr>
        <w:top w:val="none" w:sz="0" w:space="0" w:color="auto"/>
        <w:left w:val="none" w:sz="0" w:space="0" w:color="auto"/>
        <w:bottom w:val="none" w:sz="0" w:space="0" w:color="auto"/>
        <w:right w:val="none" w:sz="0" w:space="0" w:color="auto"/>
      </w:divBdr>
    </w:div>
    <w:div w:id="1603803930">
      <w:bodyDiv w:val="1"/>
      <w:marLeft w:val="0"/>
      <w:marRight w:val="0"/>
      <w:marTop w:val="0"/>
      <w:marBottom w:val="0"/>
      <w:divBdr>
        <w:top w:val="none" w:sz="0" w:space="0" w:color="auto"/>
        <w:left w:val="none" w:sz="0" w:space="0" w:color="auto"/>
        <w:bottom w:val="none" w:sz="0" w:space="0" w:color="auto"/>
        <w:right w:val="none" w:sz="0" w:space="0" w:color="auto"/>
      </w:divBdr>
    </w:div>
    <w:div w:id="1604147327">
      <w:bodyDiv w:val="1"/>
      <w:marLeft w:val="0"/>
      <w:marRight w:val="0"/>
      <w:marTop w:val="0"/>
      <w:marBottom w:val="0"/>
      <w:divBdr>
        <w:top w:val="none" w:sz="0" w:space="0" w:color="auto"/>
        <w:left w:val="none" w:sz="0" w:space="0" w:color="auto"/>
        <w:bottom w:val="none" w:sz="0" w:space="0" w:color="auto"/>
        <w:right w:val="none" w:sz="0" w:space="0" w:color="auto"/>
      </w:divBdr>
    </w:div>
    <w:div w:id="1604727232">
      <w:bodyDiv w:val="1"/>
      <w:marLeft w:val="0"/>
      <w:marRight w:val="0"/>
      <w:marTop w:val="0"/>
      <w:marBottom w:val="0"/>
      <w:divBdr>
        <w:top w:val="none" w:sz="0" w:space="0" w:color="auto"/>
        <w:left w:val="none" w:sz="0" w:space="0" w:color="auto"/>
        <w:bottom w:val="none" w:sz="0" w:space="0" w:color="auto"/>
        <w:right w:val="none" w:sz="0" w:space="0" w:color="auto"/>
      </w:divBdr>
    </w:div>
    <w:div w:id="1605383059">
      <w:bodyDiv w:val="1"/>
      <w:marLeft w:val="0"/>
      <w:marRight w:val="0"/>
      <w:marTop w:val="0"/>
      <w:marBottom w:val="0"/>
      <w:divBdr>
        <w:top w:val="none" w:sz="0" w:space="0" w:color="auto"/>
        <w:left w:val="none" w:sz="0" w:space="0" w:color="auto"/>
        <w:bottom w:val="none" w:sz="0" w:space="0" w:color="auto"/>
        <w:right w:val="none" w:sz="0" w:space="0" w:color="auto"/>
      </w:divBdr>
    </w:div>
    <w:div w:id="1605649034">
      <w:bodyDiv w:val="1"/>
      <w:marLeft w:val="0"/>
      <w:marRight w:val="0"/>
      <w:marTop w:val="0"/>
      <w:marBottom w:val="0"/>
      <w:divBdr>
        <w:top w:val="none" w:sz="0" w:space="0" w:color="auto"/>
        <w:left w:val="none" w:sz="0" w:space="0" w:color="auto"/>
        <w:bottom w:val="none" w:sz="0" w:space="0" w:color="auto"/>
        <w:right w:val="none" w:sz="0" w:space="0" w:color="auto"/>
      </w:divBdr>
    </w:div>
    <w:div w:id="1605650587">
      <w:bodyDiv w:val="1"/>
      <w:marLeft w:val="0"/>
      <w:marRight w:val="0"/>
      <w:marTop w:val="0"/>
      <w:marBottom w:val="0"/>
      <w:divBdr>
        <w:top w:val="none" w:sz="0" w:space="0" w:color="auto"/>
        <w:left w:val="none" w:sz="0" w:space="0" w:color="auto"/>
        <w:bottom w:val="none" w:sz="0" w:space="0" w:color="auto"/>
        <w:right w:val="none" w:sz="0" w:space="0" w:color="auto"/>
      </w:divBdr>
    </w:div>
    <w:div w:id="1605653141">
      <w:bodyDiv w:val="1"/>
      <w:marLeft w:val="0"/>
      <w:marRight w:val="0"/>
      <w:marTop w:val="0"/>
      <w:marBottom w:val="0"/>
      <w:divBdr>
        <w:top w:val="none" w:sz="0" w:space="0" w:color="auto"/>
        <w:left w:val="none" w:sz="0" w:space="0" w:color="auto"/>
        <w:bottom w:val="none" w:sz="0" w:space="0" w:color="auto"/>
        <w:right w:val="none" w:sz="0" w:space="0" w:color="auto"/>
      </w:divBdr>
    </w:div>
    <w:div w:id="1606570040">
      <w:bodyDiv w:val="1"/>
      <w:marLeft w:val="0"/>
      <w:marRight w:val="0"/>
      <w:marTop w:val="0"/>
      <w:marBottom w:val="0"/>
      <w:divBdr>
        <w:top w:val="none" w:sz="0" w:space="0" w:color="auto"/>
        <w:left w:val="none" w:sz="0" w:space="0" w:color="auto"/>
        <w:bottom w:val="none" w:sz="0" w:space="0" w:color="auto"/>
        <w:right w:val="none" w:sz="0" w:space="0" w:color="auto"/>
      </w:divBdr>
    </w:div>
    <w:div w:id="1607035273">
      <w:bodyDiv w:val="1"/>
      <w:marLeft w:val="0"/>
      <w:marRight w:val="0"/>
      <w:marTop w:val="0"/>
      <w:marBottom w:val="0"/>
      <w:divBdr>
        <w:top w:val="none" w:sz="0" w:space="0" w:color="auto"/>
        <w:left w:val="none" w:sz="0" w:space="0" w:color="auto"/>
        <w:bottom w:val="none" w:sz="0" w:space="0" w:color="auto"/>
        <w:right w:val="none" w:sz="0" w:space="0" w:color="auto"/>
      </w:divBdr>
    </w:div>
    <w:div w:id="1607804590">
      <w:bodyDiv w:val="1"/>
      <w:marLeft w:val="0"/>
      <w:marRight w:val="0"/>
      <w:marTop w:val="0"/>
      <w:marBottom w:val="0"/>
      <w:divBdr>
        <w:top w:val="none" w:sz="0" w:space="0" w:color="auto"/>
        <w:left w:val="none" w:sz="0" w:space="0" w:color="auto"/>
        <w:bottom w:val="none" w:sz="0" w:space="0" w:color="auto"/>
        <w:right w:val="none" w:sz="0" w:space="0" w:color="auto"/>
      </w:divBdr>
    </w:div>
    <w:div w:id="1607926635">
      <w:bodyDiv w:val="1"/>
      <w:marLeft w:val="0"/>
      <w:marRight w:val="0"/>
      <w:marTop w:val="0"/>
      <w:marBottom w:val="0"/>
      <w:divBdr>
        <w:top w:val="none" w:sz="0" w:space="0" w:color="auto"/>
        <w:left w:val="none" w:sz="0" w:space="0" w:color="auto"/>
        <w:bottom w:val="none" w:sz="0" w:space="0" w:color="auto"/>
        <w:right w:val="none" w:sz="0" w:space="0" w:color="auto"/>
      </w:divBdr>
    </w:div>
    <w:div w:id="1608464819">
      <w:bodyDiv w:val="1"/>
      <w:marLeft w:val="0"/>
      <w:marRight w:val="0"/>
      <w:marTop w:val="0"/>
      <w:marBottom w:val="0"/>
      <w:divBdr>
        <w:top w:val="none" w:sz="0" w:space="0" w:color="auto"/>
        <w:left w:val="none" w:sz="0" w:space="0" w:color="auto"/>
        <w:bottom w:val="none" w:sz="0" w:space="0" w:color="auto"/>
        <w:right w:val="none" w:sz="0" w:space="0" w:color="auto"/>
      </w:divBdr>
    </w:div>
    <w:div w:id="1608779903">
      <w:bodyDiv w:val="1"/>
      <w:marLeft w:val="0"/>
      <w:marRight w:val="0"/>
      <w:marTop w:val="0"/>
      <w:marBottom w:val="0"/>
      <w:divBdr>
        <w:top w:val="none" w:sz="0" w:space="0" w:color="auto"/>
        <w:left w:val="none" w:sz="0" w:space="0" w:color="auto"/>
        <w:bottom w:val="none" w:sz="0" w:space="0" w:color="auto"/>
        <w:right w:val="none" w:sz="0" w:space="0" w:color="auto"/>
      </w:divBdr>
    </w:div>
    <w:div w:id="1608806140">
      <w:bodyDiv w:val="1"/>
      <w:marLeft w:val="0"/>
      <w:marRight w:val="0"/>
      <w:marTop w:val="0"/>
      <w:marBottom w:val="0"/>
      <w:divBdr>
        <w:top w:val="none" w:sz="0" w:space="0" w:color="auto"/>
        <w:left w:val="none" w:sz="0" w:space="0" w:color="auto"/>
        <w:bottom w:val="none" w:sz="0" w:space="0" w:color="auto"/>
        <w:right w:val="none" w:sz="0" w:space="0" w:color="auto"/>
      </w:divBdr>
    </w:div>
    <w:div w:id="1609192293">
      <w:bodyDiv w:val="1"/>
      <w:marLeft w:val="0"/>
      <w:marRight w:val="0"/>
      <w:marTop w:val="0"/>
      <w:marBottom w:val="0"/>
      <w:divBdr>
        <w:top w:val="none" w:sz="0" w:space="0" w:color="auto"/>
        <w:left w:val="none" w:sz="0" w:space="0" w:color="auto"/>
        <w:bottom w:val="none" w:sz="0" w:space="0" w:color="auto"/>
        <w:right w:val="none" w:sz="0" w:space="0" w:color="auto"/>
      </w:divBdr>
    </w:div>
    <w:div w:id="1609392521">
      <w:bodyDiv w:val="1"/>
      <w:marLeft w:val="0"/>
      <w:marRight w:val="0"/>
      <w:marTop w:val="0"/>
      <w:marBottom w:val="0"/>
      <w:divBdr>
        <w:top w:val="none" w:sz="0" w:space="0" w:color="auto"/>
        <w:left w:val="none" w:sz="0" w:space="0" w:color="auto"/>
        <w:bottom w:val="none" w:sz="0" w:space="0" w:color="auto"/>
        <w:right w:val="none" w:sz="0" w:space="0" w:color="auto"/>
      </w:divBdr>
    </w:div>
    <w:div w:id="1609586090">
      <w:bodyDiv w:val="1"/>
      <w:marLeft w:val="0"/>
      <w:marRight w:val="0"/>
      <w:marTop w:val="0"/>
      <w:marBottom w:val="0"/>
      <w:divBdr>
        <w:top w:val="none" w:sz="0" w:space="0" w:color="auto"/>
        <w:left w:val="none" w:sz="0" w:space="0" w:color="auto"/>
        <w:bottom w:val="none" w:sz="0" w:space="0" w:color="auto"/>
        <w:right w:val="none" w:sz="0" w:space="0" w:color="auto"/>
      </w:divBdr>
    </w:div>
    <w:div w:id="1609846132">
      <w:bodyDiv w:val="1"/>
      <w:marLeft w:val="0"/>
      <w:marRight w:val="0"/>
      <w:marTop w:val="0"/>
      <w:marBottom w:val="0"/>
      <w:divBdr>
        <w:top w:val="none" w:sz="0" w:space="0" w:color="auto"/>
        <w:left w:val="none" w:sz="0" w:space="0" w:color="auto"/>
        <w:bottom w:val="none" w:sz="0" w:space="0" w:color="auto"/>
        <w:right w:val="none" w:sz="0" w:space="0" w:color="auto"/>
      </w:divBdr>
    </w:div>
    <w:div w:id="1609849869">
      <w:bodyDiv w:val="1"/>
      <w:marLeft w:val="0"/>
      <w:marRight w:val="0"/>
      <w:marTop w:val="0"/>
      <w:marBottom w:val="0"/>
      <w:divBdr>
        <w:top w:val="none" w:sz="0" w:space="0" w:color="auto"/>
        <w:left w:val="none" w:sz="0" w:space="0" w:color="auto"/>
        <w:bottom w:val="none" w:sz="0" w:space="0" w:color="auto"/>
        <w:right w:val="none" w:sz="0" w:space="0" w:color="auto"/>
      </w:divBdr>
    </w:div>
    <w:div w:id="1610355086">
      <w:bodyDiv w:val="1"/>
      <w:marLeft w:val="0"/>
      <w:marRight w:val="0"/>
      <w:marTop w:val="0"/>
      <w:marBottom w:val="0"/>
      <w:divBdr>
        <w:top w:val="none" w:sz="0" w:space="0" w:color="auto"/>
        <w:left w:val="none" w:sz="0" w:space="0" w:color="auto"/>
        <w:bottom w:val="none" w:sz="0" w:space="0" w:color="auto"/>
        <w:right w:val="none" w:sz="0" w:space="0" w:color="auto"/>
      </w:divBdr>
    </w:div>
    <w:div w:id="1610504699">
      <w:bodyDiv w:val="1"/>
      <w:marLeft w:val="0"/>
      <w:marRight w:val="0"/>
      <w:marTop w:val="0"/>
      <w:marBottom w:val="0"/>
      <w:divBdr>
        <w:top w:val="none" w:sz="0" w:space="0" w:color="auto"/>
        <w:left w:val="none" w:sz="0" w:space="0" w:color="auto"/>
        <w:bottom w:val="none" w:sz="0" w:space="0" w:color="auto"/>
        <w:right w:val="none" w:sz="0" w:space="0" w:color="auto"/>
      </w:divBdr>
    </w:div>
    <w:div w:id="1611232866">
      <w:bodyDiv w:val="1"/>
      <w:marLeft w:val="0"/>
      <w:marRight w:val="0"/>
      <w:marTop w:val="0"/>
      <w:marBottom w:val="0"/>
      <w:divBdr>
        <w:top w:val="none" w:sz="0" w:space="0" w:color="auto"/>
        <w:left w:val="none" w:sz="0" w:space="0" w:color="auto"/>
        <w:bottom w:val="none" w:sz="0" w:space="0" w:color="auto"/>
        <w:right w:val="none" w:sz="0" w:space="0" w:color="auto"/>
      </w:divBdr>
    </w:div>
    <w:div w:id="1611399919">
      <w:bodyDiv w:val="1"/>
      <w:marLeft w:val="0"/>
      <w:marRight w:val="0"/>
      <w:marTop w:val="0"/>
      <w:marBottom w:val="0"/>
      <w:divBdr>
        <w:top w:val="none" w:sz="0" w:space="0" w:color="auto"/>
        <w:left w:val="none" w:sz="0" w:space="0" w:color="auto"/>
        <w:bottom w:val="none" w:sz="0" w:space="0" w:color="auto"/>
        <w:right w:val="none" w:sz="0" w:space="0" w:color="auto"/>
      </w:divBdr>
    </w:div>
    <w:div w:id="1611475944">
      <w:bodyDiv w:val="1"/>
      <w:marLeft w:val="0"/>
      <w:marRight w:val="0"/>
      <w:marTop w:val="0"/>
      <w:marBottom w:val="0"/>
      <w:divBdr>
        <w:top w:val="none" w:sz="0" w:space="0" w:color="auto"/>
        <w:left w:val="none" w:sz="0" w:space="0" w:color="auto"/>
        <w:bottom w:val="none" w:sz="0" w:space="0" w:color="auto"/>
        <w:right w:val="none" w:sz="0" w:space="0" w:color="auto"/>
      </w:divBdr>
    </w:div>
    <w:div w:id="1611820337">
      <w:bodyDiv w:val="1"/>
      <w:marLeft w:val="0"/>
      <w:marRight w:val="0"/>
      <w:marTop w:val="0"/>
      <w:marBottom w:val="0"/>
      <w:divBdr>
        <w:top w:val="none" w:sz="0" w:space="0" w:color="auto"/>
        <w:left w:val="none" w:sz="0" w:space="0" w:color="auto"/>
        <w:bottom w:val="none" w:sz="0" w:space="0" w:color="auto"/>
        <w:right w:val="none" w:sz="0" w:space="0" w:color="auto"/>
      </w:divBdr>
    </w:div>
    <w:div w:id="1611858587">
      <w:bodyDiv w:val="1"/>
      <w:marLeft w:val="0"/>
      <w:marRight w:val="0"/>
      <w:marTop w:val="0"/>
      <w:marBottom w:val="0"/>
      <w:divBdr>
        <w:top w:val="none" w:sz="0" w:space="0" w:color="auto"/>
        <w:left w:val="none" w:sz="0" w:space="0" w:color="auto"/>
        <w:bottom w:val="none" w:sz="0" w:space="0" w:color="auto"/>
        <w:right w:val="none" w:sz="0" w:space="0" w:color="auto"/>
      </w:divBdr>
    </w:div>
    <w:div w:id="1611933277">
      <w:bodyDiv w:val="1"/>
      <w:marLeft w:val="0"/>
      <w:marRight w:val="0"/>
      <w:marTop w:val="0"/>
      <w:marBottom w:val="0"/>
      <w:divBdr>
        <w:top w:val="none" w:sz="0" w:space="0" w:color="auto"/>
        <w:left w:val="none" w:sz="0" w:space="0" w:color="auto"/>
        <w:bottom w:val="none" w:sz="0" w:space="0" w:color="auto"/>
        <w:right w:val="none" w:sz="0" w:space="0" w:color="auto"/>
      </w:divBdr>
    </w:div>
    <w:div w:id="1612081545">
      <w:bodyDiv w:val="1"/>
      <w:marLeft w:val="0"/>
      <w:marRight w:val="0"/>
      <w:marTop w:val="0"/>
      <w:marBottom w:val="0"/>
      <w:divBdr>
        <w:top w:val="none" w:sz="0" w:space="0" w:color="auto"/>
        <w:left w:val="none" w:sz="0" w:space="0" w:color="auto"/>
        <w:bottom w:val="none" w:sz="0" w:space="0" w:color="auto"/>
        <w:right w:val="none" w:sz="0" w:space="0" w:color="auto"/>
      </w:divBdr>
    </w:div>
    <w:div w:id="1613171018">
      <w:bodyDiv w:val="1"/>
      <w:marLeft w:val="0"/>
      <w:marRight w:val="0"/>
      <w:marTop w:val="0"/>
      <w:marBottom w:val="0"/>
      <w:divBdr>
        <w:top w:val="none" w:sz="0" w:space="0" w:color="auto"/>
        <w:left w:val="none" w:sz="0" w:space="0" w:color="auto"/>
        <w:bottom w:val="none" w:sz="0" w:space="0" w:color="auto"/>
        <w:right w:val="none" w:sz="0" w:space="0" w:color="auto"/>
      </w:divBdr>
    </w:div>
    <w:div w:id="1613392102">
      <w:bodyDiv w:val="1"/>
      <w:marLeft w:val="0"/>
      <w:marRight w:val="0"/>
      <w:marTop w:val="0"/>
      <w:marBottom w:val="0"/>
      <w:divBdr>
        <w:top w:val="none" w:sz="0" w:space="0" w:color="auto"/>
        <w:left w:val="none" w:sz="0" w:space="0" w:color="auto"/>
        <w:bottom w:val="none" w:sz="0" w:space="0" w:color="auto"/>
        <w:right w:val="none" w:sz="0" w:space="0" w:color="auto"/>
      </w:divBdr>
    </w:div>
    <w:div w:id="1613779317">
      <w:bodyDiv w:val="1"/>
      <w:marLeft w:val="0"/>
      <w:marRight w:val="0"/>
      <w:marTop w:val="0"/>
      <w:marBottom w:val="0"/>
      <w:divBdr>
        <w:top w:val="none" w:sz="0" w:space="0" w:color="auto"/>
        <w:left w:val="none" w:sz="0" w:space="0" w:color="auto"/>
        <w:bottom w:val="none" w:sz="0" w:space="0" w:color="auto"/>
        <w:right w:val="none" w:sz="0" w:space="0" w:color="auto"/>
      </w:divBdr>
    </w:div>
    <w:div w:id="1614552443">
      <w:bodyDiv w:val="1"/>
      <w:marLeft w:val="0"/>
      <w:marRight w:val="0"/>
      <w:marTop w:val="0"/>
      <w:marBottom w:val="0"/>
      <w:divBdr>
        <w:top w:val="none" w:sz="0" w:space="0" w:color="auto"/>
        <w:left w:val="none" w:sz="0" w:space="0" w:color="auto"/>
        <w:bottom w:val="none" w:sz="0" w:space="0" w:color="auto"/>
        <w:right w:val="none" w:sz="0" w:space="0" w:color="auto"/>
      </w:divBdr>
    </w:div>
    <w:div w:id="1614555924">
      <w:bodyDiv w:val="1"/>
      <w:marLeft w:val="0"/>
      <w:marRight w:val="0"/>
      <w:marTop w:val="0"/>
      <w:marBottom w:val="0"/>
      <w:divBdr>
        <w:top w:val="none" w:sz="0" w:space="0" w:color="auto"/>
        <w:left w:val="none" w:sz="0" w:space="0" w:color="auto"/>
        <w:bottom w:val="none" w:sz="0" w:space="0" w:color="auto"/>
        <w:right w:val="none" w:sz="0" w:space="0" w:color="auto"/>
      </w:divBdr>
    </w:div>
    <w:div w:id="1615475201">
      <w:bodyDiv w:val="1"/>
      <w:marLeft w:val="0"/>
      <w:marRight w:val="0"/>
      <w:marTop w:val="0"/>
      <w:marBottom w:val="0"/>
      <w:divBdr>
        <w:top w:val="none" w:sz="0" w:space="0" w:color="auto"/>
        <w:left w:val="none" w:sz="0" w:space="0" w:color="auto"/>
        <w:bottom w:val="none" w:sz="0" w:space="0" w:color="auto"/>
        <w:right w:val="none" w:sz="0" w:space="0" w:color="auto"/>
      </w:divBdr>
    </w:div>
    <w:div w:id="1616132936">
      <w:bodyDiv w:val="1"/>
      <w:marLeft w:val="0"/>
      <w:marRight w:val="0"/>
      <w:marTop w:val="0"/>
      <w:marBottom w:val="0"/>
      <w:divBdr>
        <w:top w:val="none" w:sz="0" w:space="0" w:color="auto"/>
        <w:left w:val="none" w:sz="0" w:space="0" w:color="auto"/>
        <w:bottom w:val="none" w:sz="0" w:space="0" w:color="auto"/>
        <w:right w:val="none" w:sz="0" w:space="0" w:color="auto"/>
      </w:divBdr>
    </w:div>
    <w:div w:id="1616328522">
      <w:bodyDiv w:val="1"/>
      <w:marLeft w:val="0"/>
      <w:marRight w:val="0"/>
      <w:marTop w:val="0"/>
      <w:marBottom w:val="0"/>
      <w:divBdr>
        <w:top w:val="none" w:sz="0" w:space="0" w:color="auto"/>
        <w:left w:val="none" w:sz="0" w:space="0" w:color="auto"/>
        <w:bottom w:val="none" w:sz="0" w:space="0" w:color="auto"/>
        <w:right w:val="none" w:sz="0" w:space="0" w:color="auto"/>
      </w:divBdr>
    </w:div>
    <w:div w:id="1617247858">
      <w:bodyDiv w:val="1"/>
      <w:marLeft w:val="0"/>
      <w:marRight w:val="0"/>
      <w:marTop w:val="0"/>
      <w:marBottom w:val="0"/>
      <w:divBdr>
        <w:top w:val="none" w:sz="0" w:space="0" w:color="auto"/>
        <w:left w:val="none" w:sz="0" w:space="0" w:color="auto"/>
        <w:bottom w:val="none" w:sz="0" w:space="0" w:color="auto"/>
        <w:right w:val="none" w:sz="0" w:space="0" w:color="auto"/>
      </w:divBdr>
    </w:div>
    <w:div w:id="1617254387">
      <w:bodyDiv w:val="1"/>
      <w:marLeft w:val="0"/>
      <w:marRight w:val="0"/>
      <w:marTop w:val="0"/>
      <w:marBottom w:val="0"/>
      <w:divBdr>
        <w:top w:val="none" w:sz="0" w:space="0" w:color="auto"/>
        <w:left w:val="none" w:sz="0" w:space="0" w:color="auto"/>
        <w:bottom w:val="none" w:sz="0" w:space="0" w:color="auto"/>
        <w:right w:val="none" w:sz="0" w:space="0" w:color="auto"/>
      </w:divBdr>
    </w:div>
    <w:div w:id="1617979557">
      <w:bodyDiv w:val="1"/>
      <w:marLeft w:val="0"/>
      <w:marRight w:val="0"/>
      <w:marTop w:val="0"/>
      <w:marBottom w:val="0"/>
      <w:divBdr>
        <w:top w:val="none" w:sz="0" w:space="0" w:color="auto"/>
        <w:left w:val="none" w:sz="0" w:space="0" w:color="auto"/>
        <w:bottom w:val="none" w:sz="0" w:space="0" w:color="auto"/>
        <w:right w:val="none" w:sz="0" w:space="0" w:color="auto"/>
      </w:divBdr>
    </w:div>
    <w:div w:id="1618483913">
      <w:bodyDiv w:val="1"/>
      <w:marLeft w:val="0"/>
      <w:marRight w:val="0"/>
      <w:marTop w:val="0"/>
      <w:marBottom w:val="0"/>
      <w:divBdr>
        <w:top w:val="none" w:sz="0" w:space="0" w:color="auto"/>
        <w:left w:val="none" w:sz="0" w:space="0" w:color="auto"/>
        <w:bottom w:val="none" w:sz="0" w:space="0" w:color="auto"/>
        <w:right w:val="none" w:sz="0" w:space="0" w:color="auto"/>
      </w:divBdr>
    </w:div>
    <w:div w:id="1618634270">
      <w:bodyDiv w:val="1"/>
      <w:marLeft w:val="0"/>
      <w:marRight w:val="0"/>
      <w:marTop w:val="0"/>
      <w:marBottom w:val="0"/>
      <w:divBdr>
        <w:top w:val="none" w:sz="0" w:space="0" w:color="auto"/>
        <w:left w:val="none" w:sz="0" w:space="0" w:color="auto"/>
        <w:bottom w:val="none" w:sz="0" w:space="0" w:color="auto"/>
        <w:right w:val="none" w:sz="0" w:space="0" w:color="auto"/>
      </w:divBdr>
    </w:div>
    <w:div w:id="1618834742">
      <w:bodyDiv w:val="1"/>
      <w:marLeft w:val="0"/>
      <w:marRight w:val="0"/>
      <w:marTop w:val="0"/>
      <w:marBottom w:val="0"/>
      <w:divBdr>
        <w:top w:val="none" w:sz="0" w:space="0" w:color="auto"/>
        <w:left w:val="none" w:sz="0" w:space="0" w:color="auto"/>
        <w:bottom w:val="none" w:sz="0" w:space="0" w:color="auto"/>
        <w:right w:val="none" w:sz="0" w:space="0" w:color="auto"/>
      </w:divBdr>
    </w:div>
    <w:div w:id="1619754905">
      <w:bodyDiv w:val="1"/>
      <w:marLeft w:val="0"/>
      <w:marRight w:val="0"/>
      <w:marTop w:val="0"/>
      <w:marBottom w:val="0"/>
      <w:divBdr>
        <w:top w:val="none" w:sz="0" w:space="0" w:color="auto"/>
        <w:left w:val="none" w:sz="0" w:space="0" w:color="auto"/>
        <w:bottom w:val="none" w:sz="0" w:space="0" w:color="auto"/>
        <w:right w:val="none" w:sz="0" w:space="0" w:color="auto"/>
      </w:divBdr>
    </w:div>
    <w:div w:id="1619920198">
      <w:bodyDiv w:val="1"/>
      <w:marLeft w:val="0"/>
      <w:marRight w:val="0"/>
      <w:marTop w:val="0"/>
      <w:marBottom w:val="0"/>
      <w:divBdr>
        <w:top w:val="none" w:sz="0" w:space="0" w:color="auto"/>
        <w:left w:val="none" w:sz="0" w:space="0" w:color="auto"/>
        <w:bottom w:val="none" w:sz="0" w:space="0" w:color="auto"/>
        <w:right w:val="none" w:sz="0" w:space="0" w:color="auto"/>
      </w:divBdr>
    </w:div>
    <w:div w:id="1620454357">
      <w:bodyDiv w:val="1"/>
      <w:marLeft w:val="0"/>
      <w:marRight w:val="0"/>
      <w:marTop w:val="0"/>
      <w:marBottom w:val="0"/>
      <w:divBdr>
        <w:top w:val="none" w:sz="0" w:space="0" w:color="auto"/>
        <w:left w:val="none" w:sz="0" w:space="0" w:color="auto"/>
        <w:bottom w:val="none" w:sz="0" w:space="0" w:color="auto"/>
        <w:right w:val="none" w:sz="0" w:space="0" w:color="auto"/>
      </w:divBdr>
    </w:div>
    <w:div w:id="1620720324">
      <w:bodyDiv w:val="1"/>
      <w:marLeft w:val="0"/>
      <w:marRight w:val="0"/>
      <w:marTop w:val="0"/>
      <w:marBottom w:val="0"/>
      <w:divBdr>
        <w:top w:val="none" w:sz="0" w:space="0" w:color="auto"/>
        <w:left w:val="none" w:sz="0" w:space="0" w:color="auto"/>
        <w:bottom w:val="none" w:sz="0" w:space="0" w:color="auto"/>
        <w:right w:val="none" w:sz="0" w:space="0" w:color="auto"/>
      </w:divBdr>
    </w:div>
    <w:div w:id="1621037160">
      <w:bodyDiv w:val="1"/>
      <w:marLeft w:val="0"/>
      <w:marRight w:val="0"/>
      <w:marTop w:val="0"/>
      <w:marBottom w:val="0"/>
      <w:divBdr>
        <w:top w:val="none" w:sz="0" w:space="0" w:color="auto"/>
        <w:left w:val="none" w:sz="0" w:space="0" w:color="auto"/>
        <w:bottom w:val="none" w:sz="0" w:space="0" w:color="auto"/>
        <w:right w:val="none" w:sz="0" w:space="0" w:color="auto"/>
      </w:divBdr>
    </w:div>
    <w:div w:id="1621106336">
      <w:bodyDiv w:val="1"/>
      <w:marLeft w:val="0"/>
      <w:marRight w:val="0"/>
      <w:marTop w:val="0"/>
      <w:marBottom w:val="0"/>
      <w:divBdr>
        <w:top w:val="none" w:sz="0" w:space="0" w:color="auto"/>
        <w:left w:val="none" w:sz="0" w:space="0" w:color="auto"/>
        <w:bottom w:val="none" w:sz="0" w:space="0" w:color="auto"/>
        <w:right w:val="none" w:sz="0" w:space="0" w:color="auto"/>
      </w:divBdr>
    </w:div>
    <w:div w:id="1621572239">
      <w:bodyDiv w:val="1"/>
      <w:marLeft w:val="0"/>
      <w:marRight w:val="0"/>
      <w:marTop w:val="0"/>
      <w:marBottom w:val="0"/>
      <w:divBdr>
        <w:top w:val="none" w:sz="0" w:space="0" w:color="auto"/>
        <w:left w:val="none" w:sz="0" w:space="0" w:color="auto"/>
        <w:bottom w:val="none" w:sz="0" w:space="0" w:color="auto"/>
        <w:right w:val="none" w:sz="0" w:space="0" w:color="auto"/>
      </w:divBdr>
    </w:div>
    <w:div w:id="1621834259">
      <w:bodyDiv w:val="1"/>
      <w:marLeft w:val="0"/>
      <w:marRight w:val="0"/>
      <w:marTop w:val="0"/>
      <w:marBottom w:val="0"/>
      <w:divBdr>
        <w:top w:val="none" w:sz="0" w:space="0" w:color="auto"/>
        <w:left w:val="none" w:sz="0" w:space="0" w:color="auto"/>
        <w:bottom w:val="none" w:sz="0" w:space="0" w:color="auto"/>
        <w:right w:val="none" w:sz="0" w:space="0" w:color="auto"/>
      </w:divBdr>
    </w:div>
    <w:div w:id="1621834733">
      <w:bodyDiv w:val="1"/>
      <w:marLeft w:val="0"/>
      <w:marRight w:val="0"/>
      <w:marTop w:val="0"/>
      <w:marBottom w:val="0"/>
      <w:divBdr>
        <w:top w:val="none" w:sz="0" w:space="0" w:color="auto"/>
        <w:left w:val="none" w:sz="0" w:space="0" w:color="auto"/>
        <w:bottom w:val="none" w:sz="0" w:space="0" w:color="auto"/>
        <w:right w:val="none" w:sz="0" w:space="0" w:color="auto"/>
      </w:divBdr>
    </w:div>
    <w:div w:id="1622302444">
      <w:bodyDiv w:val="1"/>
      <w:marLeft w:val="0"/>
      <w:marRight w:val="0"/>
      <w:marTop w:val="0"/>
      <w:marBottom w:val="0"/>
      <w:divBdr>
        <w:top w:val="none" w:sz="0" w:space="0" w:color="auto"/>
        <w:left w:val="none" w:sz="0" w:space="0" w:color="auto"/>
        <w:bottom w:val="none" w:sz="0" w:space="0" w:color="auto"/>
        <w:right w:val="none" w:sz="0" w:space="0" w:color="auto"/>
      </w:divBdr>
    </w:div>
    <w:div w:id="1622687262">
      <w:bodyDiv w:val="1"/>
      <w:marLeft w:val="0"/>
      <w:marRight w:val="0"/>
      <w:marTop w:val="0"/>
      <w:marBottom w:val="0"/>
      <w:divBdr>
        <w:top w:val="none" w:sz="0" w:space="0" w:color="auto"/>
        <w:left w:val="none" w:sz="0" w:space="0" w:color="auto"/>
        <w:bottom w:val="none" w:sz="0" w:space="0" w:color="auto"/>
        <w:right w:val="none" w:sz="0" w:space="0" w:color="auto"/>
      </w:divBdr>
    </w:div>
    <w:div w:id="1623419042">
      <w:bodyDiv w:val="1"/>
      <w:marLeft w:val="0"/>
      <w:marRight w:val="0"/>
      <w:marTop w:val="0"/>
      <w:marBottom w:val="0"/>
      <w:divBdr>
        <w:top w:val="none" w:sz="0" w:space="0" w:color="auto"/>
        <w:left w:val="none" w:sz="0" w:space="0" w:color="auto"/>
        <w:bottom w:val="none" w:sz="0" w:space="0" w:color="auto"/>
        <w:right w:val="none" w:sz="0" w:space="0" w:color="auto"/>
      </w:divBdr>
    </w:div>
    <w:div w:id="1623875672">
      <w:bodyDiv w:val="1"/>
      <w:marLeft w:val="0"/>
      <w:marRight w:val="0"/>
      <w:marTop w:val="0"/>
      <w:marBottom w:val="0"/>
      <w:divBdr>
        <w:top w:val="none" w:sz="0" w:space="0" w:color="auto"/>
        <w:left w:val="none" w:sz="0" w:space="0" w:color="auto"/>
        <w:bottom w:val="none" w:sz="0" w:space="0" w:color="auto"/>
        <w:right w:val="none" w:sz="0" w:space="0" w:color="auto"/>
      </w:divBdr>
    </w:div>
    <w:div w:id="1624311632">
      <w:bodyDiv w:val="1"/>
      <w:marLeft w:val="0"/>
      <w:marRight w:val="0"/>
      <w:marTop w:val="0"/>
      <w:marBottom w:val="0"/>
      <w:divBdr>
        <w:top w:val="none" w:sz="0" w:space="0" w:color="auto"/>
        <w:left w:val="none" w:sz="0" w:space="0" w:color="auto"/>
        <w:bottom w:val="none" w:sz="0" w:space="0" w:color="auto"/>
        <w:right w:val="none" w:sz="0" w:space="0" w:color="auto"/>
      </w:divBdr>
    </w:div>
    <w:div w:id="1624312967">
      <w:bodyDiv w:val="1"/>
      <w:marLeft w:val="0"/>
      <w:marRight w:val="0"/>
      <w:marTop w:val="0"/>
      <w:marBottom w:val="0"/>
      <w:divBdr>
        <w:top w:val="none" w:sz="0" w:space="0" w:color="auto"/>
        <w:left w:val="none" w:sz="0" w:space="0" w:color="auto"/>
        <w:bottom w:val="none" w:sz="0" w:space="0" w:color="auto"/>
        <w:right w:val="none" w:sz="0" w:space="0" w:color="auto"/>
      </w:divBdr>
    </w:div>
    <w:div w:id="1624657422">
      <w:bodyDiv w:val="1"/>
      <w:marLeft w:val="0"/>
      <w:marRight w:val="0"/>
      <w:marTop w:val="0"/>
      <w:marBottom w:val="0"/>
      <w:divBdr>
        <w:top w:val="none" w:sz="0" w:space="0" w:color="auto"/>
        <w:left w:val="none" w:sz="0" w:space="0" w:color="auto"/>
        <w:bottom w:val="none" w:sz="0" w:space="0" w:color="auto"/>
        <w:right w:val="none" w:sz="0" w:space="0" w:color="auto"/>
      </w:divBdr>
    </w:div>
    <w:div w:id="1625497100">
      <w:bodyDiv w:val="1"/>
      <w:marLeft w:val="0"/>
      <w:marRight w:val="0"/>
      <w:marTop w:val="0"/>
      <w:marBottom w:val="0"/>
      <w:divBdr>
        <w:top w:val="none" w:sz="0" w:space="0" w:color="auto"/>
        <w:left w:val="none" w:sz="0" w:space="0" w:color="auto"/>
        <w:bottom w:val="none" w:sz="0" w:space="0" w:color="auto"/>
        <w:right w:val="none" w:sz="0" w:space="0" w:color="auto"/>
      </w:divBdr>
    </w:div>
    <w:div w:id="1625773860">
      <w:bodyDiv w:val="1"/>
      <w:marLeft w:val="0"/>
      <w:marRight w:val="0"/>
      <w:marTop w:val="0"/>
      <w:marBottom w:val="0"/>
      <w:divBdr>
        <w:top w:val="none" w:sz="0" w:space="0" w:color="auto"/>
        <w:left w:val="none" w:sz="0" w:space="0" w:color="auto"/>
        <w:bottom w:val="none" w:sz="0" w:space="0" w:color="auto"/>
        <w:right w:val="none" w:sz="0" w:space="0" w:color="auto"/>
      </w:divBdr>
    </w:div>
    <w:div w:id="1625967121">
      <w:bodyDiv w:val="1"/>
      <w:marLeft w:val="0"/>
      <w:marRight w:val="0"/>
      <w:marTop w:val="0"/>
      <w:marBottom w:val="0"/>
      <w:divBdr>
        <w:top w:val="none" w:sz="0" w:space="0" w:color="auto"/>
        <w:left w:val="none" w:sz="0" w:space="0" w:color="auto"/>
        <w:bottom w:val="none" w:sz="0" w:space="0" w:color="auto"/>
        <w:right w:val="none" w:sz="0" w:space="0" w:color="auto"/>
      </w:divBdr>
    </w:div>
    <w:div w:id="1626039228">
      <w:bodyDiv w:val="1"/>
      <w:marLeft w:val="0"/>
      <w:marRight w:val="0"/>
      <w:marTop w:val="0"/>
      <w:marBottom w:val="0"/>
      <w:divBdr>
        <w:top w:val="none" w:sz="0" w:space="0" w:color="auto"/>
        <w:left w:val="none" w:sz="0" w:space="0" w:color="auto"/>
        <w:bottom w:val="none" w:sz="0" w:space="0" w:color="auto"/>
        <w:right w:val="none" w:sz="0" w:space="0" w:color="auto"/>
      </w:divBdr>
    </w:div>
    <w:div w:id="1626351564">
      <w:bodyDiv w:val="1"/>
      <w:marLeft w:val="0"/>
      <w:marRight w:val="0"/>
      <w:marTop w:val="0"/>
      <w:marBottom w:val="0"/>
      <w:divBdr>
        <w:top w:val="none" w:sz="0" w:space="0" w:color="auto"/>
        <w:left w:val="none" w:sz="0" w:space="0" w:color="auto"/>
        <w:bottom w:val="none" w:sz="0" w:space="0" w:color="auto"/>
        <w:right w:val="none" w:sz="0" w:space="0" w:color="auto"/>
      </w:divBdr>
    </w:div>
    <w:div w:id="1626692356">
      <w:bodyDiv w:val="1"/>
      <w:marLeft w:val="0"/>
      <w:marRight w:val="0"/>
      <w:marTop w:val="0"/>
      <w:marBottom w:val="0"/>
      <w:divBdr>
        <w:top w:val="none" w:sz="0" w:space="0" w:color="auto"/>
        <w:left w:val="none" w:sz="0" w:space="0" w:color="auto"/>
        <w:bottom w:val="none" w:sz="0" w:space="0" w:color="auto"/>
        <w:right w:val="none" w:sz="0" w:space="0" w:color="auto"/>
      </w:divBdr>
    </w:div>
    <w:div w:id="1626736224">
      <w:bodyDiv w:val="1"/>
      <w:marLeft w:val="0"/>
      <w:marRight w:val="0"/>
      <w:marTop w:val="0"/>
      <w:marBottom w:val="0"/>
      <w:divBdr>
        <w:top w:val="none" w:sz="0" w:space="0" w:color="auto"/>
        <w:left w:val="none" w:sz="0" w:space="0" w:color="auto"/>
        <w:bottom w:val="none" w:sz="0" w:space="0" w:color="auto"/>
        <w:right w:val="none" w:sz="0" w:space="0" w:color="auto"/>
      </w:divBdr>
    </w:div>
    <w:div w:id="1627394884">
      <w:bodyDiv w:val="1"/>
      <w:marLeft w:val="0"/>
      <w:marRight w:val="0"/>
      <w:marTop w:val="0"/>
      <w:marBottom w:val="0"/>
      <w:divBdr>
        <w:top w:val="none" w:sz="0" w:space="0" w:color="auto"/>
        <w:left w:val="none" w:sz="0" w:space="0" w:color="auto"/>
        <w:bottom w:val="none" w:sz="0" w:space="0" w:color="auto"/>
        <w:right w:val="none" w:sz="0" w:space="0" w:color="auto"/>
      </w:divBdr>
    </w:div>
    <w:div w:id="1627465810">
      <w:bodyDiv w:val="1"/>
      <w:marLeft w:val="0"/>
      <w:marRight w:val="0"/>
      <w:marTop w:val="0"/>
      <w:marBottom w:val="0"/>
      <w:divBdr>
        <w:top w:val="none" w:sz="0" w:space="0" w:color="auto"/>
        <w:left w:val="none" w:sz="0" w:space="0" w:color="auto"/>
        <w:bottom w:val="none" w:sz="0" w:space="0" w:color="auto"/>
        <w:right w:val="none" w:sz="0" w:space="0" w:color="auto"/>
      </w:divBdr>
    </w:div>
    <w:div w:id="1627470074">
      <w:bodyDiv w:val="1"/>
      <w:marLeft w:val="0"/>
      <w:marRight w:val="0"/>
      <w:marTop w:val="0"/>
      <w:marBottom w:val="0"/>
      <w:divBdr>
        <w:top w:val="none" w:sz="0" w:space="0" w:color="auto"/>
        <w:left w:val="none" w:sz="0" w:space="0" w:color="auto"/>
        <w:bottom w:val="none" w:sz="0" w:space="0" w:color="auto"/>
        <w:right w:val="none" w:sz="0" w:space="0" w:color="auto"/>
      </w:divBdr>
    </w:div>
    <w:div w:id="1627740964">
      <w:bodyDiv w:val="1"/>
      <w:marLeft w:val="0"/>
      <w:marRight w:val="0"/>
      <w:marTop w:val="0"/>
      <w:marBottom w:val="0"/>
      <w:divBdr>
        <w:top w:val="none" w:sz="0" w:space="0" w:color="auto"/>
        <w:left w:val="none" w:sz="0" w:space="0" w:color="auto"/>
        <w:bottom w:val="none" w:sz="0" w:space="0" w:color="auto"/>
        <w:right w:val="none" w:sz="0" w:space="0" w:color="auto"/>
      </w:divBdr>
    </w:div>
    <w:div w:id="1629581389">
      <w:bodyDiv w:val="1"/>
      <w:marLeft w:val="0"/>
      <w:marRight w:val="0"/>
      <w:marTop w:val="0"/>
      <w:marBottom w:val="0"/>
      <w:divBdr>
        <w:top w:val="none" w:sz="0" w:space="0" w:color="auto"/>
        <w:left w:val="none" w:sz="0" w:space="0" w:color="auto"/>
        <w:bottom w:val="none" w:sz="0" w:space="0" w:color="auto"/>
        <w:right w:val="none" w:sz="0" w:space="0" w:color="auto"/>
      </w:divBdr>
    </w:div>
    <w:div w:id="1629699508">
      <w:bodyDiv w:val="1"/>
      <w:marLeft w:val="0"/>
      <w:marRight w:val="0"/>
      <w:marTop w:val="0"/>
      <w:marBottom w:val="0"/>
      <w:divBdr>
        <w:top w:val="none" w:sz="0" w:space="0" w:color="auto"/>
        <w:left w:val="none" w:sz="0" w:space="0" w:color="auto"/>
        <w:bottom w:val="none" w:sz="0" w:space="0" w:color="auto"/>
        <w:right w:val="none" w:sz="0" w:space="0" w:color="auto"/>
      </w:divBdr>
    </w:div>
    <w:div w:id="1629896577">
      <w:bodyDiv w:val="1"/>
      <w:marLeft w:val="0"/>
      <w:marRight w:val="0"/>
      <w:marTop w:val="0"/>
      <w:marBottom w:val="0"/>
      <w:divBdr>
        <w:top w:val="none" w:sz="0" w:space="0" w:color="auto"/>
        <w:left w:val="none" w:sz="0" w:space="0" w:color="auto"/>
        <w:bottom w:val="none" w:sz="0" w:space="0" w:color="auto"/>
        <w:right w:val="none" w:sz="0" w:space="0" w:color="auto"/>
      </w:divBdr>
    </w:div>
    <w:div w:id="1630429707">
      <w:bodyDiv w:val="1"/>
      <w:marLeft w:val="0"/>
      <w:marRight w:val="0"/>
      <w:marTop w:val="0"/>
      <w:marBottom w:val="0"/>
      <w:divBdr>
        <w:top w:val="none" w:sz="0" w:space="0" w:color="auto"/>
        <w:left w:val="none" w:sz="0" w:space="0" w:color="auto"/>
        <w:bottom w:val="none" w:sz="0" w:space="0" w:color="auto"/>
        <w:right w:val="none" w:sz="0" w:space="0" w:color="auto"/>
      </w:divBdr>
    </w:div>
    <w:div w:id="1631202130">
      <w:bodyDiv w:val="1"/>
      <w:marLeft w:val="0"/>
      <w:marRight w:val="0"/>
      <w:marTop w:val="0"/>
      <w:marBottom w:val="0"/>
      <w:divBdr>
        <w:top w:val="none" w:sz="0" w:space="0" w:color="auto"/>
        <w:left w:val="none" w:sz="0" w:space="0" w:color="auto"/>
        <w:bottom w:val="none" w:sz="0" w:space="0" w:color="auto"/>
        <w:right w:val="none" w:sz="0" w:space="0" w:color="auto"/>
      </w:divBdr>
    </w:div>
    <w:div w:id="1631328285">
      <w:bodyDiv w:val="1"/>
      <w:marLeft w:val="0"/>
      <w:marRight w:val="0"/>
      <w:marTop w:val="0"/>
      <w:marBottom w:val="0"/>
      <w:divBdr>
        <w:top w:val="none" w:sz="0" w:space="0" w:color="auto"/>
        <w:left w:val="none" w:sz="0" w:space="0" w:color="auto"/>
        <w:bottom w:val="none" w:sz="0" w:space="0" w:color="auto"/>
        <w:right w:val="none" w:sz="0" w:space="0" w:color="auto"/>
      </w:divBdr>
    </w:div>
    <w:div w:id="1631935507">
      <w:bodyDiv w:val="1"/>
      <w:marLeft w:val="0"/>
      <w:marRight w:val="0"/>
      <w:marTop w:val="0"/>
      <w:marBottom w:val="0"/>
      <w:divBdr>
        <w:top w:val="none" w:sz="0" w:space="0" w:color="auto"/>
        <w:left w:val="none" w:sz="0" w:space="0" w:color="auto"/>
        <w:bottom w:val="none" w:sz="0" w:space="0" w:color="auto"/>
        <w:right w:val="none" w:sz="0" w:space="0" w:color="auto"/>
      </w:divBdr>
    </w:div>
    <w:div w:id="1631941050">
      <w:bodyDiv w:val="1"/>
      <w:marLeft w:val="0"/>
      <w:marRight w:val="0"/>
      <w:marTop w:val="0"/>
      <w:marBottom w:val="0"/>
      <w:divBdr>
        <w:top w:val="none" w:sz="0" w:space="0" w:color="auto"/>
        <w:left w:val="none" w:sz="0" w:space="0" w:color="auto"/>
        <w:bottom w:val="none" w:sz="0" w:space="0" w:color="auto"/>
        <w:right w:val="none" w:sz="0" w:space="0" w:color="auto"/>
      </w:divBdr>
    </w:div>
    <w:div w:id="1632051223">
      <w:bodyDiv w:val="1"/>
      <w:marLeft w:val="0"/>
      <w:marRight w:val="0"/>
      <w:marTop w:val="0"/>
      <w:marBottom w:val="0"/>
      <w:divBdr>
        <w:top w:val="none" w:sz="0" w:space="0" w:color="auto"/>
        <w:left w:val="none" w:sz="0" w:space="0" w:color="auto"/>
        <w:bottom w:val="none" w:sz="0" w:space="0" w:color="auto"/>
        <w:right w:val="none" w:sz="0" w:space="0" w:color="auto"/>
      </w:divBdr>
    </w:div>
    <w:div w:id="1632129164">
      <w:bodyDiv w:val="1"/>
      <w:marLeft w:val="0"/>
      <w:marRight w:val="0"/>
      <w:marTop w:val="0"/>
      <w:marBottom w:val="0"/>
      <w:divBdr>
        <w:top w:val="none" w:sz="0" w:space="0" w:color="auto"/>
        <w:left w:val="none" w:sz="0" w:space="0" w:color="auto"/>
        <w:bottom w:val="none" w:sz="0" w:space="0" w:color="auto"/>
        <w:right w:val="none" w:sz="0" w:space="0" w:color="auto"/>
      </w:divBdr>
    </w:div>
    <w:div w:id="1632520784">
      <w:bodyDiv w:val="1"/>
      <w:marLeft w:val="0"/>
      <w:marRight w:val="0"/>
      <w:marTop w:val="0"/>
      <w:marBottom w:val="0"/>
      <w:divBdr>
        <w:top w:val="none" w:sz="0" w:space="0" w:color="auto"/>
        <w:left w:val="none" w:sz="0" w:space="0" w:color="auto"/>
        <w:bottom w:val="none" w:sz="0" w:space="0" w:color="auto"/>
        <w:right w:val="none" w:sz="0" w:space="0" w:color="auto"/>
      </w:divBdr>
    </w:div>
    <w:div w:id="1632905880">
      <w:bodyDiv w:val="1"/>
      <w:marLeft w:val="0"/>
      <w:marRight w:val="0"/>
      <w:marTop w:val="0"/>
      <w:marBottom w:val="0"/>
      <w:divBdr>
        <w:top w:val="none" w:sz="0" w:space="0" w:color="auto"/>
        <w:left w:val="none" w:sz="0" w:space="0" w:color="auto"/>
        <w:bottom w:val="none" w:sz="0" w:space="0" w:color="auto"/>
        <w:right w:val="none" w:sz="0" w:space="0" w:color="auto"/>
      </w:divBdr>
    </w:div>
    <w:div w:id="1633096799">
      <w:bodyDiv w:val="1"/>
      <w:marLeft w:val="0"/>
      <w:marRight w:val="0"/>
      <w:marTop w:val="0"/>
      <w:marBottom w:val="0"/>
      <w:divBdr>
        <w:top w:val="none" w:sz="0" w:space="0" w:color="auto"/>
        <w:left w:val="none" w:sz="0" w:space="0" w:color="auto"/>
        <w:bottom w:val="none" w:sz="0" w:space="0" w:color="auto"/>
        <w:right w:val="none" w:sz="0" w:space="0" w:color="auto"/>
      </w:divBdr>
    </w:div>
    <w:div w:id="1633363823">
      <w:bodyDiv w:val="1"/>
      <w:marLeft w:val="0"/>
      <w:marRight w:val="0"/>
      <w:marTop w:val="0"/>
      <w:marBottom w:val="0"/>
      <w:divBdr>
        <w:top w:val="none" w:sz="0" w:space="0" w:color="auto"/>
        <w:left w:val="none" w:sz="0" w:space="0" w:color="auto"/>
        <w:bottom w:val="none" w:sz="0" w:space="0" w:color="auto"/>
        <w:right w:val="none" w:sz="0" w:space="0" w:color="auto"/>
      </w:divBdr>
    </w:div>
    <w:div w:id="1634091185">
      <w:bodyDiv w:val="1"/>
      <w:marLeft w:val="0"/>
      <w:marRight w:val="0"/>
      <w:marTop w:val="0"/>
      <w:marBottom w:val="0"/>
      <w:divBdr>
        <w:top w:val="none" w:sz="0" w:space="0" w:color="auto"/>
        <w:left w:val="none" w:sz="0" w:space="0" w:color="auto"/>
        <w:bottom w:val="none" w:sz="0" w:space="0" w:color="auto"/>
        <w:right w:val="none" w:sz="0" w:space="0" w:color="auto"/>
      </w:divBdr>
    </w:div>
    <w:div w:id="1634140274">
      <w:bodyDiv w:val="1"/>
      <w:marLeft w:val="0"/>
      <w:marRight w:val="0"/>
      <w:marTop w:val="0"/>
      <w:marBottom w:val="0"/>
      <w:divBdr>
        <w:top w:val="none" w:sz="0" w:space="0" w:color="auto"/>
        <w:left w:val="none" w:sz="0" w:space="0" w:color="auto"/>
        <w:bottom w:val="none" w:sz="0" w:space="0" w:color="auto"/>
        <w:right w:val="none" w:sz="0" w:space="0" w:color="auto"/>
      </w:divBdr>
    </w:div>
    <w:div w:id="1634208891">
      <w:bodyDiv w:val="1"/>
      <w:marLeft w:val="0"/>
      <w:marRight w:val="0"/>
      <w:marTop w:val="0"/>
      <w:marBottom w:val="0"/>
      <w:divBdr>
        <w:top w:val="none" w:sz="0" w:space="0" w:color="auto"/>
        <w:left w:val="none" w:sz="0" w:space="0" w:color="auto"/>
        <w:bottom w:val="none" w:sz="0" w:space="0" w:color="auto"/>
        <w:right w:val="none" w:sz="0" w:space="0" w:color="auto"/>
      </w:divBdr>
    </w:div>
    <w:div w:id="1634749825">
      <w:bodyDiv w:val="1"/>
      <w:marLeft w:val="0"/>
      <w:marRight w:val="0"/>
      <w:marTop w:val="0"/>
      <w:marBottom w:val="0"/>
      <w:divBdr>
        <w:top w:val="none" w:sz="0" w:space="0" w:color="auto"/>
        <w:left w:val="none" w:sz="0" w:space="0" w:color="auto"/>
        <w:bottom w:val="none" w:sz="0" w:space="0" w:color="auto"/>
        <w:right w:val="none" w:sz="0" w:space="0" w:color="auto"/>
      </w:divBdr>
    </w:div>
    <w:div w:id="1634796942">
      <w:bodyDiv w:val="1"/>
      <w:marLeft w:val="0"/>
      <w:marRight w:val="0"/>
      <w:marTop w:val="0"/>
      <w:marBottom w:val="0"/>
      <w:divBdr>
        <w:top w:val="none" w:sz="0" w:space="0" w:color="auto"/>
        <w:left w:val="none" w:sz="0" w:space="0" w:color="auto"/>
        <w:bottom w:val="none" w:sz="0" w:space="0" w:color="auto"/>
        <w:right w:val="none" w:sz="0" w:space="0" w:color="auto"/>
      </w:divBdr>
    </w:div>
    <w:div w:id="1635021341">
      <w:bodyDiv w:val="1"/>
      <w:marLeft w:val="0"/>
      <w:marRight w:val="0"/>
      <w:marTop w:val="0"/>
      <w:marBottom w:val="0"/>
      <w:divBdr>
        <w:top w:val="none" w:sz="0" w:space="0" w:color="auto"/>
        <w:left w:val="none" w:sz="0" w:space="0" w:color="auto"/>
        <w:bottom w:val="none" w:sz="0" w:space="0" w:color="auto"/>
        <w:right w:val="none" w:sz="0" w:space="0" w:color="auto"/>
      </w:divBdr>
    </w:div>
    <w:div w:id="1635256201">
      <w:bodyDiv w:val="1"/>
      <w:marLeft w:val="0"/>
      <w:marRight w:val="0"/>
      <w:marTop w:val="0"/>
      <w:marBottom w:val="0"/>
      <w:divBdr>
        <w:top w:val="none" w:sz="0" w:space="0" w:color="auto"/>
        <w:left w:val="none" w:sz="0" w:space="0" w:color="auto"/>
        <w:bottom w:val="none" w:sz="0" w:space="0" w:color="auto"/>
        <w:right w:val="none" w:sz="0" w:space="0" w:color="auto"/>
      </w:divBdr>
    </w:div>
    <w:div w:id="1636058950">
      <w:bodyDiv w:val="1"/>
      <w:marLeft w:val="0"/>
      <w:marRight w:val="0"/>
      <w:marTop w:val="0"/>
      <w:marBottom w:val="0"/>
      <w:divBdr>
        <w:top w:val="none" w:sz="0" w:space="0" w:color="auto"/>
        <w:left w:val="none" w:sz="0" w:space="0" w:color="auto"/>
        <w:bottom w:val="none" w:sz="0" w:space="0" w:color="auto"/>
        <w:right w:val="none" w:sz="0" w:space="0" w:color="auto"/>
      </w:divBdr>
    </w:div>
    <w:div w:id="1636059061">
      <w:bodyDiv w:val="1"/>
      <w:marLeft w:val="0"/>
      <w:marRight w:val="0"/>
      <w:marTop w:val="0"/>
      <w:marBottom w:val="0"/>
      <w:divBdr>
        <w:top w:val="none" w:sz="0" w:space="0" w:color="auto"/>
        <w:left w:val="none" w:sz="0" w:space="0" w:color="auto"/>
        <w:bottom w:val="none" w:sz="0" w:space="0" w:color="auto"/>
        <w:right w:val="none" w:sz="0" w:space="0" w:color="auto"/>
      </w:divBdr>
    </w:div>
    <w:div w:id="1636252574">
      <w:bodyDiv w:val="1"/>
      <w:marLeft w:val="0"/>
      <w:marRight w:val="0"/>
      <w:marTop w:val="0"/>
      <w:marBottom w:val="0"/>
      <w:divBdr>
        <w:top w:val="none" w:sz="0" w:space="0" w:color="auto"/>
        <w:left w:val="none" w:sz="0" w:space="0" w:color="auto"/>
        <w:bottom w:val="none" w:sz="0" w:space="0" w:color="auto"/>
        <w:right w:val="none" w:sz="0" w:space="0" w:color="auto"/>
      </w:divBdr>
    </w:div>
    <w:div w:id="1636713207">
      <w:bodyDiv w:val="1"/>
      <w:marLeft w:val="0"/>
      <w:marRight w:val="0"/>
      <w:marTop w:val="0"/>
      <w:marBottom w:val="0"/>
      <w:divBdr>
        <w:top w:val="none" w:sz="0" w:space="0" w:color="auto"/>
        <w:left w:val="none" w:sz="0" w:space="0" w:color="auto"/>
        <w:bottom w:val="none" w:sz="0" w:space="0" w:color="auto"/>
        <w:right w:val="none" w:sz="0" w:space="0" w:color="auto"/>
      </w:divBdr>
    </w:div>
    <w:div w:id="1636988234">
      <w:bodyDiv w:val="1"/>
      <w:marLeft w:val="0"/>
      <w:marRight w:val="0"/>
      <w:marTop w:val="0"/>
      <w:marBottom w:val="0"/>
      <w:divBdr>
        <w:top w:val="none" w:sz="0" w:space="0" w:color="auto"/>
        <w:left w:val="none" w:sz="0" w:space="0" w:color="auto"/>
        <w:bottom w:val="none" w:sz="0" w:space="0" w:color="auto"/>
        <w:right w:val="none" w:sz="0" w:space="0" w:color="auto"/>
      </w:divBdr>
    </w:div>
    <w:div w:id="1637493755">
      <w:bodyDiv w:val="1"/>
      <w:marLeft w:val="0"/>
      <w:marRight w:val="0"/>
      <w:marTop w:val="0"/>
      <w:marBottom w:val="0"/>
      <w:divBdr>
        <w:top w:val="none" w:sz="0" w:space="0" w:color="auto"/>
        <w:left w:val="none" w:sz="0" w:space="0" w:color="auto"/>
        <w:bottom w:val="none" w:sz="0" w:space="0" w:color="auto"/>
        <w:right w:val="none" w:sz="0" w:space="0" w:color="auto"/>
      </w:divBdr>
    </w:div>
    <w:div w:id="1637679533">
      <w:bodyDiv w:val="1"/>
      <w:marLeft w:val="0"/>
      <w:marRight w:val="0"/>
      <w:marTop w:val="0"/>
      <w:marBottom w:val="0"/>
      <w:divBdr>
        <w:top w:val="none" w:sz="0" w:space="0" w:color="auto"/>
        <w:left w:val="none" w:sz="0" w:space="0" w:color="auto"/>
        <w:bottom w:val="none" w:sz="0" w:space="0" w:color="auto"/>
        <w:right w:val="none" w:sz="0" w:space="0" w:color="auto"/>
      </w:divBdr>
    </w:div>
    <w:div w:id="1638027136">
      <w:bodyDiv w:val="1"/>
      <w:marLeft w:val="0"/>
      <w:marRight w:val="0"/>
      <w:marTop w:val="0"/>
      <w:marBottom w:val="0"/>
      <w:divBdr>
        <w:top w:val="none" w:sz="0" w:space="0" w:color="auto"/>
        <w:left w:val="none" w:sz="0" w:space="0" w:color="auto"/>
        <w:bottom w:val="none" w:sz="0" w:space="0" w:color="auto"/>
        <w:right w:val="none" w:sz="0" w:space="0" w:color="auto"/>
      </w:divBdr>
    </w:div>
    <w:div w:id="1638218061">
      <w:bodyDiv w:val="1"/>
      <w:marLeft w:val="0"/>
      <w:marRight w:val="0"/>
      <w:marTop w:val="0"/>
      <w:marBottom w:val="0"/>
      <w:divBdr>
        <w:top w:val="none" w:sz="0" w:space="0" w:color="auto"/>
        <w:left w:val="none" w:sz="0" w:space="0" w:color="auto"/>
        <w:bottom w:val="none" w:sz="0" w:space="0" w:color="auto"/>
        <w:right w:val="none" w:sz="0" w:space="0" w:color="auto"/>
      </w:divBdr>
    </w:div>
    <w:div w:id="1638221766">
      <w:bodyDiv w:val="1"/>
      <w:marLeft w:val="0"/>
      <w:marRight w:val="0"/>
      <w:marTop w:val="0"/>
      <w:marBottom w:val="0"/>
      <w:divBdr>
        <w:top w:val="none" w:sz="0" w:space="0" w:color="auto"/>
        <w:left w:val="none" w:sz="0" w:space="0" w:color="auto"/>
        <w:bottom w:val="none" w:sz="0" w:space="0" w:color="auto"/>
        <w:right w:val="none" w:sz="0" w:space="0" w:color="auto"/>
      </w:divBdr>
    </w:div>
    <w:div w:id="1638291180">
      <w:bodyDiv w:val="1"/>
      <w:marLeft w:val="0"/>
      <w:marRight w:val="0"/>
      <w:marTop w:val="0"/>
      <w:marBottom w:val="0"/>
      <w:divBdr>
        <w:top w:val="none" w:sz="0" w:space="0" w:color="auto"/>
        <w:left w:val="none" w:sz="0" w:space="0" w:color="auto"/>
        <w:bottom w:val="none" w:sz="0" w:space="0" w:color="auto"/>
        <w:right w:val="none" w:sz="0" w:space="0" w:color="auto"/>
      </w:divBdr>
    </w:div>
    <w:div w:id="1638755979">
      <w:bodyDiv w:val="1"/>
      <w:marLeft w:val="0"/>
      <w:marRight w:val="0"/>
      <w:marTop w:val="0"/>
      <w:marBottom w:val="0"/>
      <w:divBdr>
        <w:top w:val="none" w:sz="0" w:space="0" w:color="auto"/>
        <w:left w:val="none" w:sz="0" w:space="0" w:color="auto"/>
        <w:bottom w:val="none" w:sz="0" w:space="0" w:color="auto"/>
        <w:right w:val="none" w:sz="0" w:space="0" w:color="auto"/>
      </w:divBdr>
    </w:div>
    <w:div w:id="1641154911">
      <w:bodyDiv w:val="1"/>
      <w:marLeft w:val="0"/>
      <w:marRight w:val="0"/>
      <w:marTop w:val="0"/>
      <w:marBottom w:val="0"/>
      <w:divBdr>
        <w:top w:val="none" w:sz="0" w:space="0" w:color="auto"/>
        <w:left w:val="none" w:sz="0" w:space="0" w:color="auto"/>
        <w:bottom w:val="none" w:sz="0" w:space="0" w:color="auto"/>
        <w:right w:val="none" w:sz="0" w:space="0" w:color="auto"/>
      </w:divBdr>
    </w:div>
    <w:div w:id="1641425830">
      <w:bodyDiv w:val="1"/>
      <w:marLeft w:val="0"/>
      <w:marRight w:val="0"/>
      <w:marTop w:val="0"/>
      <w:marBottom w:val="0"/>
      <w:divBdr>
        <w:top w:val="none" w:sz="0" w:space="0" w:color="auto"/>
        <w:left w:val="none" w:sz="0" w:space="0" w:color="auto"/>
        <w:bottom w:val="none" w:sz="0" w:space="0" w:color="auto"/>
        <w:right w:val="none" w:sz="0" w:space="0" w:color="auto"/>
      </w:divBdr>
    </w:div>
    <w:div w:id="1641812168">
      <w:bodyDiv w:val="1"/>
      <w:marLeft w:val="0"/>
      <w:marRight w:val="0"/>
      <w:marTop w:val="0"/>
      <w:marBottom w:val="0"/>
      <w:divBdr>
        <w:top w:val="none" w:sz="0" w:space="0" w:color="auto"/>
        <w:left w:val="none" w:sz="0" w:space="0" w:color="auto"/>
        <w:bottom w:val="none" w:sz="0" w:space="0" w:color="auto"/>
        <w:right w:val="none" w:sz="0" w:space="0" w:color="auto"/>
      </w:divBdr>
    </w:div>
    <w:div w:id="1642269932">
      <w:bodyDiv w:val="1"/>
      <w:marLeft w:val="0"/>
      <w:marRight w:val="0"/>
      <w:marTop w:val="0"/>
      <w:marBottom w:val="0"/>
      <w:divBdr>
        <w:top w:val="none" w:sz="0" w:space="0" w:color="auto"/>
        <w:left w:val="none" w:sz="0" w:space="0" w:color="auto"/>
        <w:bottom w:val="none" w:sz="0" w:space="0" w:color="auto"/>
        <w:right w:val="none" w:sz="0" w:space="0" w:color="auto"/>
      </w:divBdr>
    </w:div>
    <w:div w:id="1642420331">
      <w:bodyDiv w:val="1"/>
      <w:marLeft w:val="0"/>
      <w:marRight w:val="0"/>
      <w:marTop w:val="0"/>
      <w:marBottom w:val="0"/>
      <w:divBdr>
        <w:top w:val="none" w:sz="0" w:space="0" w:color="auto"/>
        <w:left w:val="none" w:sz="0" w:space="0" w:color="auto"/>
        <w:bottom w:val="none" w:sz="0" w:space="0" w:color="auto"/>
        <w:right w:val="none" w:sz="0" w:space="0" w:color="auto"/>
      </w:divBdr>
    </w:div>
    <w:div w:id="1642612205">
      <w:bodyDiv w:val="1"/>
      <w:marLeft w:val="0"/>
      <w:marRight w:val="0"/>
      <w:marTop w:val="0"/>
      <w:marBottom w:val="0"/>
      <w:divBdr>
        <w:top w:val="none" w:sz="0" w:space="0" w:color="auto"/>
        <w:left w:val="none" w:sz="0" w:space="0" w:color="auto"/>
        <w:bottom w:val="none" w:sz="0" w:space="0" w:color="auto"/>
        <w:right w:val="none" w:sz="0" w:space="0" w:color="auto"/>
      </w:divBdr>
    </w:div>
    <w:div w:id="1642996098">
      <w:bodyDiv w:val="1"/>
      <w:marLeft w:val="0"/>
      <w:marRight w:val="0"/>
      <w:marTop w:val="0"/>
      <w:marBottom w:val="0"/>
      <w:divBdr>
        <w:top w:val="none" w:sz="0" w:space="0" w:color="auto"/>
        <w:left w:val="none" w:sz="0" w:space="0" w:color="auto"/>
        <w:bottom w:val="none" w:sz="0" w:space="0" w:color="auto"/>
        <w:right w:val="none" w:sz="0" w:space="0" w:color="auto"/>
      </w:divBdr>
    </w:div>
    <w:div w:id="1643195952">
      <w:bodyDiv w:val="1"/>
      <w:marLeft w:val="0"/>
      <w:marRight w:val="0"/>
      <w:marTop w:val="0"/>
      <w:marBottom w:val="0"/>
      <w:divBdr>
        <w:top w:val="none" w:sz="0" w:space="0" w:color="auto"/>
        <w:left w:val="none" w:sz="0" w:space="0" w:color="auto"/>
        <w:bottom w:val="none" w:sz="0" w:space="0" w:color="auto"/>
        <w:right w:val="none" w:sz="0" w:space="0" w:color="auto"/>
      </w:divBdr>
    </w:div>
    <w:div w:id="1643273642">
      <w:bodyDiv w:val="1"/>
      <w:marLeft w:val="0"/>
      <w:marRight w:val="0"/>
      <w:marTop w:val="0"/>
      <w:marBottom w:val="0"/>
      <w:divBdr>
        <w:top w:val="none" w:sz="0" w:space="0" w:color="auto"/>
        <w:left w:val="none" w:sz="0" w:space="0" w:color="auto"/>
        <w:bottom w:val="none" w:sz="0" w:space="0" w:color="auto"/>
        <w:right w:val="none" w:sz="0" w:space="0" w:color="auto"/>
      </w:divBdr>
    </w:div>
    <w:div w:id="1643850007">
      <w:bodyDiv w:val="1"/>
      <w:marLeft w:val="0"/>
      <w:marRight w:val="0"/>
      <w:marTop w:val="0"/>
      <w:marBottom w:val="0"/>
      <w:divBdr>
        <w:top w:val="none" w:sz="0" w:space="0" w:color="auto"/>
        <w:left w:val="none" w:sz="0" w:space="0" w:color="auto"/>
        <w:bottom w:val="none" w:sz="0" w:space="0" w:color="auto"/>
        <w:right w:val="none" w:sz="0" w:space="0" w:color="auto"/>
      </w:divBdr>
    </w:div>
    <w:div w:id="1644627205">
      <w:bodyDiv w:val="1"/>
      <w:marLeft w:val="0"/>
      <w:marRight w:val="0"/>
      <w:marTop w:val="0"/>
      <w:marBottom w:val="0"/>
      <w:divBdr>
        <w:top w:val="none" w:sz="0" w:space="0" w:color="auto"/>
        <w:left w:val="none" w:sz="0" w:space="0" w:color="auto"/>
        <w:bottom w:val="none" w:sz="0" w:space="0" w:color="auto"/>
        <w:right w:val="none" w:sz="0" w:space="0" w:color="auto"/>
      </w:divBdr>
    </w:div>
    <w:div w:id="1645088434">
      <w:bodyDiv w:val="1"/>
      <w:marLeft w:val="0"/>
      <w:marRight w:val="0"/>
      <w:marTop w:val="0"/>
      <w:marBottom w:val="0"/>
      <w:divBdr>
        <w:top w:val="none" w:sz="0" w:space="0" w:color="auto"/>
        <w:left w:val="none" w:sz="0" w:space="0" w:color="auto"/>
        <w:bottom w:val="none" w:sz="0" w:space="0" w:color="auto"/>
        <w:right w:val="none" w:sz="0" w:space="0" w:color="auto"/>
      </w:divBdr>
    </w:div>
    <w:div w:id="1645310166">
      <w:bodyDiv w:val="1"/>
      <w:marLeft w:val="0"/>
      <w:marRight w:val="0"/>
      <w:marTop w:val="0"/>
      <w:marBottom w:val="0"/>
      <w:divBdr>
        <w:top w:val="none" w:sz="0" w:space="0" w:color="auto"/>
        <w:left w:val="none" w:sz="0" w:space="0" w:color="auto"/>
        <w:bottom w:val="none" w:sz="0" w:space="0" w:color="auto"/>
        <w:right w:val="none" w:sz="0" w:space="0" w:color="auto"/>
      </w:divBdr>
    </w:div>
    <w:div w:id="1645351144">
      <w:bodyDiv w:val="1"/>
      <w:marLeft w:val="0"/>
      <w:marRight w:val="0"/>
      <w:marTop w:val="0"/>
      <w:marBottom w:val="0"/>
      <w:divBdr>
        <w:top w:val="none" w:sz="0" w:space="0" w:color="auto"/>
        <w:left w:val="none" w:sz="0" w:space="0" w:color="auto"/>
        <w:bottom w:val="none" w:sz="0" w:space="0" w:color="auto"/>
        <w:right w:val="none" w:sz="0" w:space="0" w:color="auto"/>
      </w:divBdr>
    </w:div>
    <w:div w:id="1645620152">
      <w:bodyDiv w:val="1"/>
      <w:marLeft w:val="0"/>
      <w:marRight w:val="0"/>
      <w:marTop w:val="0"/>
      <w:marBottom w:val="0"/>
      <w:divBdr>
        <w:top w:val="none" w:sz="0" w:space="0" w:color="auto"/>
        <w:left w:val="none" w:sz="0" w:space="0" w:color="auto"/>
        <w:bottom w:val="none" w:sz="0" w:space="0" w:color="auto"/>
        <w:right w:val="none" w:sz="0" w:space="0" w:color="auto"/>
      </w:divBdr>
    </w:div>
    <w:div w:id="1646204412">
      <w:bodyDiv w:val="1"/>
      <w:marLeft w:val="0"/>
      <w:marRight w:val="0"/>
      <w:marTop w:val="0"/>
      <w:marBottom w:val="0"/>
      <w:divBdr>
        <w:top w:val="none" w:sz="0" w:space="0" w:color="auto"/>
        <w:left w:val="none" w:sz="0" w:space="0" w:color="auto"/>
        <w:bottom w:val="none" w:sz="0" w:space="0" w:color="auto"/>
        <w:right w:val="none" w:sz="0" w:space="0" w:color="auto"/>
      </w:divBdr>
    </w:div>
    <w:div w:id="1646661058">
      <w:bodyDiv w:val="1"/>
      <w:marLeft w:val="0"/>
      <w:marRight w:val="0"/>
      <w:marTop w:val="0"/>
      <w:marBottom w:val="0"/>
      <w:divBdr>
        <w:top w:val="none" w:sz="0" w:space="0" w:color="auto"/>
        <w:left w:val="none" w:sz="0" w:space="0" w:color="auto"/>
        <w:bottom w:val="none" w:sz="0" w:space="0" w:color="auto"/>
        <w:right w:val="none" w:sz="0" w:space="0" w:color="auto"/>
      </w:divBdr>
    </w:div>
    <w:div w:id="1646734406">
      <w:bodyDiv w:val="1"/>
      <w:marLeft w:val="0"/>
      <w:marRight w:val="0"/>
      <w:marTop w:val="0"/>
      <w:marBottom w:val="0"/>
      <w:divBdr>
        <w:top w:val="none" w:sz="0" w:space="0" w:color="auto"/>
        <w:left w:val="none" w:sz="0" w:space="0" w:color="auto"/>
        <w:bottom w:val="none" w:sz="0" w:space="0" w:color="auto"/>
        <w:right w:val="none" w:sz="0" w:space="0" w:color="auto"/>
      </w:divBdr>
    </w:div>
    <w:div w:id="1646930166">
      <w:bodyDiv w:val="1"/>
      <w:marLeft w:val="0"/>
      <w:marRight w:val="0"/>
      <w:marTop w:val="0"/>
      <w:marBottom w:val="0"/>
      <w:divBdr>
        <w:top w:val="none" w:sz="0" w:space="0" w:color="auto"/>
        <w:left w:val="none" w:sz="0" w:space="0" w:color="auto"/>
        <w:bottom w:val="none" w:sz="0" w:space="0" w:color="auto"/>
        <w:right w:val="none" w:sz="0" w:space="0" w:color="auto"/>
      </w:divBdr>
    </w:div>
    <w:div w:id="1647081757">
      <w:bodyDiv w:val="1"/>
      <w:marLeft w:val="0"/>
      <w:marRight w:val="0"/>
      <w:marTop w:val="0"/>
      <w:marBottom w:val="0"/>
      <w:divBdr>
        <w:top w:val="none" w:sz="0" w:space="0" w:color="auto"/>
        <w:left w:val="none" w:sz="0" w:space="0" w:color="auto"/>
        <w:bottom w:val="none" w:sz="0" w:space="0" w:color="auto"/>
        <w:right w:val="none" w:sz="0" w:space="0" w:color="auto"/>
      </w:divBdr>
    </w:div>
    <w:div w:id="1647314476">
      <w:bodyDiv w:val="1"/>
      <w:marLeft w:val="0"/>
      <w:marRight w:val="0"/>
      <w:marTop w:val="0"/>
      <w:marBottom w:val="0"/>
      <w:divBdr>
        <w:top w:val="none" w:sz="0" w:space="0" w:color="auto"/>
        <w:left w:val="none" w:sz="0" w:space="0" w:color="auto"/>
        <w:bottom w:val="none" w:sz="0" w:space="0" w:color="auto"/>
        <w:right w:val="none" w:sz="0" w:space="0" w:color="auto"/>
      </w:divBdr>
    </w:div>
    <w:div w:id="1647317622">
      <w:bodyDiv w:val="1"/>
      <w:marLeft w:val="0"/>
      <w:marRight w:val="0"/>
      <w:marTop w:val="0"/>
      <w:marBottom w:val="0"/>
      <w:divBdr>
        <w:top w:val="none" w:sz="0" w:space="0" w:color="auto"/>
        <w:left w:val="none" w:sz="0" w:space="0" w:color="auto"/>
        <w:bottom w:val="none" w:sz="0" w:space="0" w:color="auto"/>
        <w:right w:val="none" w:sz="0" w:space="0" w:color="auto"/>
      </w:divBdr>
    </w:div>
    <w:div w:id="1648392644">
      <w:bodyDiv w:val="1"/>
      <w:marLeft w:val="0"/>
      <w:marRight w:val="0"/>
      <w:marTop w:val="0"/>
      <w:marBottom w:val="0"/>
      <w:divBdr>
        <w:top w:val="none" w:sz="0" w:space="0" w:color="auto"/>
        <w:left w:val="none" w:sz="0" w:space="0" w:color="auto"/>
        <w:bottom w:val="none" w:sz="0" w:space="0" w:color="auto"/>
        <w:right w:val="none" w:sz="0" w:space="0" w:color="auto"/>
      </w:divBdr>
    </w:div>
    <w:div w:id="1648625287">
      <w:bodyDiv w:val="1"/>
      <w:marLeft w:val="0"/>
      <w:marRight w:val="0"/>
      <w:marTop w:val="0"/>
      <w:marBottom w:val="0"/>
      <w:divBdr>
        <w:top w:val="none" w:sz="0" w:space="0" w:color="auto"/>
        <w:left w:val="none" w:sz="0" w:space="0" w:color="auto"/>
        <w:bottom w:val="none" w:sz="0" w:space="0" w:color="auto"/>
        <w:right w:val="none" w:sz="0" w:space="0" w:color="auto"/>
      </w:divBdr>
    </w:div>
    <w:div w:id="1648898097">
      <w:bodyDiv w:val="1"/>
      <w:marLeft w:val="0"/>
      <w:marRight w:val="0"/>
      <w:marTop w:val="0"/>
      <w:marBottom w:val="0"/>
      <w:divBdr>
        <w:top w:val="none" w:sz="0" w:space="0" w:color="auto"/>
        <w:left w:val="none" w:sz="0" w:space="0" w:color="auto"/>
        <w:bottom w:val="none" w:sz="0" w:space="0" w:color="auto"/>
        <w:right w:val="none" w:sz="0" w:space="0" w:color="auto"/>
      </w:divBdr>
    </w:div>
    <w:div w:id="1648970712">
      <w:bodyDiv w:val="1"/>
      <w:marLeft w:val="0"/>
      <w:marRight w:val="0"/>
      <w:marTop w:val="0"/>
      <w:marBottom w:val="0"/>
      <w:divBdr>
        <w:top w:val="none" w:sz="0" w:space="0" w:color="auto"/>
        <w:left w:val="none" w:sz="0" w:space="0" w:color="auto"/>
        <w:bottom w:val="none" w:sz="0" w:space="0" w:color="auto"/>
        <w:right w:val="none" w:sz="0" w:space="0" w:color="auto"/>
      </w:divBdr>
    </w:div>
    <w:div w:id="1650942372">
      <w:bodyDiv w:val="1"/>
      <w:marLeft w:val="0"/>
      <w:marRight w:val="0"/>
      <w:marTop w:val="0"/>
      <w:marBottom w:val="0"/>
      <w:divBdr>
        <w:top w:val="none" w:sz="0" w:space="0" w:color="auto"/>
        <w:left w:val="none" w:sz="0" w:space="0" w:color="auto"/>
        <w:bottom w:val="none" w:sz="0" w:space="0" w:color="auto"/>
        <w:right w:val="none" w:sz="0" w:space="0" w:color="auto"/>
      </w:divBdr>
    </w:div>
    <w:div w:id="1652715206">
      <w:bodyDiv w:val="1"/>
      <w:marLeft w:val="0"/>
      <w:marRight w:val="0"/>
      <w:marTop w:val="0"/>
      <w:marBottom w:val="0"/>
      <w:divBdr>
        <w:top w:val="none" w:sz="0" w:space="0" w:color="auto"/>
        <w:left w:val="none" w:sz="0" w:space="0" w:color="auto"/>
        <w:bottom w:val="none" w:sz="0" w:space="0" w:color="auto"/>
        <w:right w:val="none" w:sz="0" w:space="0" w:color="auto"/>
      </w:divBdr>
    </w:div>
    <w:div w:id="1652755481">
      <w:bodyDiv w:val="1"/>
      <w:marLeft w:val="0"/>
      <w:marRight w:val="0"/>
      <w:marTop w:val="0"/>
      <w:marBottom w:val="0"/>
      <w:divBdr>
        <w:top w:val="none" w:sz="0" w:space="0" w:color="auto"/>
        <w:left w:val="none" w:sz="0" w:space="0" w:color="auto"/>
        <w:bottom w:val="none" w:sz="0" w:space="0" w:color="auto"/>
        <w:right w:val="none" w:sz="0" w:space="0" w:color="auto"/>
      </w:divBdr>
    </w:div>
    <w:div w:id="1653286895">
      <w:bodyDiv w:val="1"/>
      <w:marLeft w:val="0"/>
      <w:marRight w:val="0"/>
      <w:marTop w:val="0"/>
      <w:marBottom w:val="0"/>
      <w:divBdr>
        <w:top w:val="none" w:sz="0" w:space="0" w:color="auto"/>
        <w:left w:val="none" w:sz="0" w:space="0" w:color="auto"/>
        <w:bottom w:val="none" w:sz="0" w:space="0" w:color="auto"/>
        <w:right w:val="none" w:sz="0" w:space="0" w:color="auto"/>
      </w:divBdr>
    </w:div>
    <w:div w:id="1654918209">
      <w:bodyDiv w:val="1"/>
      <w:marLeft w:val="0"/>
      <w:marRight w:val="0"/>
      <w:marTop w:val="0"/>
      <w:marBottom w:val="0"/>
      <w:divBdr>
        <w:top w:val="none" w:sz="0" w:space="0" w:color="auto"/>
        <w:left w:val="none" w:sz="0" w:space="0" w:color="auto"/>
        <w:bottom w:val="none" w:sz="0" w:space="0" w:color="auto"/>
        <w:right w:val="none" w:sz="0" w:space="0" w:color="auto"/>
      </w:divBdr>
    </w:div>
    <w:div w:id="1655180487">
      <w:bodyDiv w:val="1"/>
      <w:marLeft w:val="0"/>
      <w:marRight w:val="0"/>
      <w:marTop w:val="0"/>
      <w:marBottom w:val="0"/>
      <w:divBdr>
        <w:top w:val="none" w:sz="0" w:space="0" w:color="auto"/>
        <w:left w:val="none" w:sz="0" w:space="0" w:color="auto"/>
        <w:bottom w:val="none" w:sz="0" w:space="0" w:color="auto"/>
        <w:right w:val="none" w:sz="0" w:space="0" w:color="auto"/>
      </w:divBdr>
    </w:div>
    <w:div w:id="1655790695">
      <w:bodyDiv w:val="1"/>
      <w:marLeft w:val="0"/>
      <w:marRight w:val="0"/>
      <w:marTop w:val="0"/>
      <w:marBottom w:val="0"/>
      <w:divBdr>
        <w:top w:val="none" w:sz="0" w:space="0" w:color="auto"/>
        <w:left w:val="none" w:sz="0" w:space="0" w:color="auto"/>
        <w:bottom w:val="none" w:sz="0" w:space="0" w:color="auto"/>
        <w:right w:val="none" w:sz="0" w:space="0" w:color="auto"/>
      </w:divBdr>
    </w:div>
    <w:div w:id="1655914355">
      <w:bodyDiv w:val="1"/>
      <w:marLeft w:val="0"/>
      <w:marRight w:val="0"/>
      <w:marTop w:val="0"/>
      <w:marBottom w:val="0"/>
      <w:divBdr>
        <w:top w:val="none" w:sz="0" w:space="0" w:color="auto"/>
        <w:left w:val="none" w:sz="0" w:space="0" w:color="auto"/>
        <w:bottom w:val="none" w:sz="0" w:space="0" w:color="auto"/>
        <w:right w:val="none" w:sz="0" w:space="0" w:color="auto"/>
      </w:divBdr>
    </w:div>
    <w:div w:id="1656570733">
      <w:bodyDiv w:val="1"/>
      <w:marLeft w:val="0"/>
      <w:marRight w:val="0"/>
      <w:marTop w:val="0"/>
      <w:marBottom w:val="0"/>
      <w:divBdr>
        <w:top w:val="none" w:sz="0" w:space="0" w:color="auto"/>
        <w:left w:val="none" w:sz="0" w:space="0" w:color="auto"/>
        <w:bottom w:val="none" w:sz="0" w:space="0" w:color="auto"/>
        <w:right w:val="none" w:sz="0" w:space="0" w:color="auto"/>
      </w:divBdr>
    </w:div>
    <w:div w:id="1656911632">
      <w:bodyDiv w:val="1"/>
      <w:marLeft w:val="0"/>
      <w:marRight w:val="0"/>
      <w:marTop w:val="0"/>
      <w:marBottom w:val="0"/>
      <w:divBdr>
        <w:top w:val="none" w:sz="0" w:space="0" w:color="auto"/>
        <w:left w:val="none" w:sz="0" w:space="0" w:color="auto"/>
        <w:bottom w:val="none" w:sz="0" w:space="0" w:color="auto"/>
        <w:right w:val="none" w:sz="0" w:space="0" w:color="auto"/>
      </w:divBdr>
    </w:div>
    <w:div w:id="1657567650">
      <w:bodyDiv w:val="1"/>
      <w:marLeft w:val="0"/>
      <w:marRight w:val="0"/>
      <w:marTop w:val="0"/>
      <w:marBottom w:val="0"/>
      <w:divBdr>
        <w:top w:val="none" w:sz="0" w:space="0" w:color="auto"/>
        <w:left w:val="none" w:sz="0" w:space="0" w:color="auto"/>
        <w:bottom w:val="none" w:sz="0" w:space="0" w:color="auto"/>
        <w:right w:val="none" w:sz="0" w:space="0" w:color="auto"/>
      </w:divBdr>
    </w:div>
    <w:div w:id="1657757973">
      <w:bodyDiv w:val="1"/>
      <w:marLeft w:val="0"/>
      <w:marRight w:val="0"/>
      <w:marTop w:val="0"/>
      <w:marBottom w:val="0"/>
      <w:divBdr>
        <w:top w:val="none" w:sz="0" w:space="0" w:color="auto"/>
        <w:left w:val="none" w:sz="0" w:space="0" w:color="auto"/>
        <w:bottom w:val="none" w:sz="0" w:space="0" w:color="auto"/>
        <w:right w:val="none" w:sz="0" w:space="0" w:color="auto"/>
      </w:divBdr>
    </w:div>
    <w:div w:id="1658194206">
      <w:bodyDiv w:val="1"/>
      <w:marLeft w:val="0"/>
      <w:marRight w:val="0"/>
      <w:marTop w:val="0"/>
      <w:marBottom w:val="0"/>
      <w:divBdr>
        <w:top w:val="none" w:sz="0" w:space="0" w:color="auto"/>
        <w:left w:val="none" w:sz="0" w:space="0" w:color="auto"/>
        <w:bottom w:val="none" w:sz="0" w:space="0" w:color="auto"/>
        <w:right w:val="none" w:sz="0" w:space="0" w:color="auto"/>
      </w:divBdr>
    </w:div>
    <w:div w:id="1658217646">
      <w:bodyDiv w:val="1"/>
      <w:marLeft w:val="0"/>
      <w:marRight w:val="0"/>
      <w:marTop w:val="0"/>
      <w:marBottom w:val="0"/>
      <w:divBdr>
        <w:top w:val="none" w:sz="0" w:space="0" w:color="auto"/>
        <w:left w:val="none" w:sz="0" w:space="0" w:color="auto"/>
        <w:bottom w:val="none" w:sz="0" w:space="0" w:color="auto"/>
        <w:right w:val="none" w:sz="0" w:space="0" w:color="auto"/>
      </w:divBdr>
    </w:div>
    <w:div w:id="1658417143">
      <w:bodyDiv w:val="1"/>
      <w:marLeft w:val="0"/>
      <w:marRight w:val="0"/>
      <w:marTop w:val="0"/>
      <w:marBottom w:val="0"/>
      <w:divBdr>
        <w:top w:val="none" w:sz="0" w:space="0" w:color="auto"/>
        <w:left w:val="none" w:sz="0" w:space="0" w:color="auto"/>
        <w:bottom w:val="none" w:sz="0" w:space="0" w:color="auto"/>
        <w:right w:val="none" w:sz="0" w:space="0" w:color="auto"/>
      </w:divBdr>
    </w:div>
    <w:div w:id="1658419056">
      <w:bodyDiv w:val="1"/>
      <w:marLeft w:val="0"/>
      <w:marRight w:val="0"/>
      <w:marTop w:val="0"/>
      <w:marBottom w:val="0"/>
      <w:divBdr>
        <w:top w:val="none" w:sz="0" w:space="0" w:color="auto"/>
        <w:left w:val="none" w:sz="0" w:space="0" w:color="auto"/>
        <w:bottom w:val="none" w:sz="0" w:space="0" w:color="auto"/>
        <w:right w:val="none" w:sz="0" w:space="0" w:color="auto"/>
      </w:divBdr>
    </w:div>
    <w:div w:id="1658680765">
      <w:bodyDiv w:val="1"/>
      <w:marLeft w:val="0"/>
      <w:marRight w:val="0"/>
      <w:marTop w:val="0"/>
      <w:marBottom w:val="0"/>
      <w:divBdr>
        <w:top w:val="none" w:sz="0" w:space="0" w:color="auto"/>
        <w:left w:val="none" w:sz="0" w:space="0" w:color="auto"/>
        <w:bottom w:val="none" w:sz="0" w:space="0" w:color="auto"/>
        <w:right w:val="none" w:sz="0" w:space="0" w:color="auto"/>
      </w:divBdr>
    </w:div>
    <w:div w:id="1659267627">
      <w:bodyDiv w:val="1"/>
      <w:marLeft w:val="0"/>
      <w:marRight w:val="0"/>
      <w:marTop w:val="0"/>
      <w:marBottom w:val="0"/>
      <w:divBdr>
        <w:top w:val="none" w:sz="0" w:space="0" w:color="auto"/>
        <w:left w:val="none" w:sz="0" w:space="0" w:color="auto"/>
        <w:bottom w:val="none" w:sz="0" w:space="0" w:color="auto"/>
        <w:right w:val="none" w:sz="0" w:space="0" w:color="auto"/>
      </w:divBdr>
    </w:div>
    <w:div w:id="1660646245">
      <w:bodyDiv w:val="1"/>
      <w:marLeft w:val="0"/>
      <w:marRight w:val="0"/>
      <w:marTop w:val="0"/>
      <w:marBottom w:val="0"/>
      <w:divBdr>
        <w:top w:val="none" w:sz="0" w:space="0" w:color="auto"/>
        <w:left w:val="none" w:sz="0" w:space="0" w:color="auto"/>
        <w:bottom w:val="none" w:sz="0" w:space="0" w:color="auto"/>
        <w:right w:val="none" w:sz="0" w:space="0" w:color="auto"/>
      </w:divBdr>
    </w:div>
    <w:div w:id="1661079314">
      <w:bodyDiv w:val="1"/>
      <w:marLeft w:val="0"/>
      <w:marRight w:val="0"/>
      <w:marTop w:val="0"/>
      <w:marBottom w:val="0"/>
      <w:divBdr>
        <w:top w:val="none" w:sz="0" w:space="0" w:color="auto"/>
        <w:left w:val="none" w:sz="0" w:space="0" w:color="auto"/>
        <w:bottom w:val="none" w:sz="0" w:space="0" w:color="auto"/>
        <w:right w:val="none" w:sz="0" w:space="0" w:color="auto"/>
      </w:divBdr>
    </w:div>
    <w:div w:id="1661956601">
      <w:bodyDiv w:val="1"/>
      <w:marLeft w:val="0"/>
      <w:marRight w:val="0"/>
      <w:marTop w:val="0"/>
      <w:marBottom w:val="0"/>
      <w:divBdr>
        <w:top w:val="none" w:sz="0" w:space="0" w:color="auto"/>
        <w:left w:val="none" w:sz="0" w:space="0" w:color="auto"/>
        <w:bottom w:val="none" w:sz="0" w:space="0" w:color="auto"/>
        <w:right w:val="none" w:sz="0" w:space="0" w:color="auto"/>
      </w:divBdr>
    </w:div>
    <w:div w:id="1663773223">
      <w:bodyDiv w:val="1"/>
      <w:marLeft w:val="0"/>
      <w:marRight w:val="0"/>
      <w:marTop w:val="0"/>
      <w:marBottom w:val="0"/>
      <w:divBdr>
        <w:top w:val="none" w:sz="0" w:space="0" w:color="auto"/>
        <w:left w:val="none" w:sz="0" w:space="0" w:color="auto"/>
        <w:bottom w:val="none" w:sz="0" w:space="0" w:color="auto"/>
        <w:right w:val="none" w:sz="0" w:space="0" w:color="auto"/>
      </w:divBdr>
    </w:div>
    <w:div w:id="1663775425">
      <w:bodyDiv w:val="1"/>
      <w:marLeft w:val="0"/>
      <w:marRight w:val="0"/>
      <w:marTop w:val="0"/>
      <w:marBottom w:val="0"/>
      <w:divBdr>
        <w:top w:val="none" w:sz="0" w:space="0" w:color="auto"/>
        <w:left w:val="none" w:sz="0" w:space="0" w:color="auto"/>
        <w:bottom w:val="none" w:sz="0" w:space="0" w:color="auto"/>
        <w:right w:val="none" w:sz="0" w:space="0" w:color="auto"/>
      </w:divBdr>
    </w:div>
    <w:div w:id="1663894417">
      <w:bodyDiv w:val="1"/>
      <w:marLeft w:val="0"/>
      <w:marRight w:val="0"/>
      <w:marTop w:val="0"/>
      <w:marBottom w:val="0"/>
      <w:divBdr>
        <w:top w:val="none" w:sz="0" w:space="0" w:color="auto"/>
        <w:left w:val="none" w:sz="0" w:space="0" w:color="auto"/>
        <w:bottom w:val="none" w:sz="0" w:space="0" w:color="auto"/>
        <w:right w:val="none" w:sz="0" w:space="0" w:color="auto"/>
      </w:divBdr>
    </w:div>
    <w:div w:id="1663898050">
      <w:bodyDiv w:val="1"/>
      <w:marLeft w:val="0"/>
      <w:marRight w:val="0"/>
      <w:marTop w:val="0"/>
      <w:marBottom w:val="0"/>
      <w:divBdr>
        <w:top w:val="none" w:sz="0" w:space="0" w:color="auto"/>
        <w:left w:val="none" w:sz="0" w:space="0" w:color="auto"/>
        <w:bottom w:val="none" w:sz="0" w:space="0" w:color="auto"/>
        <w:right w:val="none" w:sz="0" w:space="0" w:color="auto"/>
      </w:divBdr>
    </w:div>
    <w:div w:id="1664046529">
      <w:bodyDiv w:val="1"/>
      <w:marLeft w:val="0"/>
      <w:marRight w:val="0"/>
      <w:marTop w:val="0"/>
      <w:marBottom w:val="0"/>
      <w:divBdr>
        <w:top w:val="none" w:sz="0" w:space="0" w:color="auto"/>
        <w:left w:val="none" w:sz="0" w:space="0" w:color="auto"/>
        <w:bottom w:val="none" w:sz="0" w:space="0" w:color="auto"/>
        <w:right w:val="none" w:sz="0" w:space="0" w:color="auto"/>
      </w:divBdr>
    </w:div>
    <w:div w:id="1664048925">
      <w:bodyDiv w:val="1"/>
      <w:marLeft w:val="0"/>
      <w:marRight w:val="0"/>
      <w:marTop w:val="0"/>
      <w:marBottom w:val="0"/>
      <w:divBdr>
        <w:top w:val="none" w:sz="0" w:space="0" w:color="auto"/>
        <w:left w:val="none" w:sz="0" w:space="0" w:color="auto"/>
        <w:bottom w:val="none" w:sz="0" w:space="0" w:color="auto"/>
        <w:right w:val="none" w:sz="0" w:space="0" w:color="auto"/>
      </w:divBdr>
    </w:div>
    <w:div w:id="1665039149">
      <w:bodyDiv w:val="1"/>
      <w:marLeft w:val="0"/>
      <w:marRight w:val="0"/>
      <w:marTop w:val="0"/>
      <w:marBottom w:val="0"/>
      <w:divBdr>
        <w:top w:val="none" w:sz="0" w:space="0" w:color="auto"/>
        <w:left w:val="none" w:sz="0" w:space="0" w:color="auto"/>
        <w:bottom w:val="none" w:sz="0" w:space="0" w:color="auto"/>
        <w:right w:val="none" w:sz="0" w:space="0" w:color="auto"/>
      </w:divBdr>
    </w:div>
    <w:div w:id="1665742405">
      <w:bodyDiv w:val="1"/>
      <w:marLeft w:val="0"/>
      <w:marRight w:val="0"/>
      <w:marTop w:val="0"/>
      <w:marBottom w:val="0"/>
      <w:divBdr>
        <w:top w:val="none" w:sz="0" w:space="0" w:color="auto"/>
        <w:left w:val="none" w:sz="0" w:space="0" w:color="auto"/>
        <w:bottom w:val="none" w:sz="0" w:space="0" w:color="auto"/>
        <w:right w:val="none" w:sz="0" w:space="0" w:color="auto"/>
      </w:divBdr>
    </w:div>
    <w:div w:id="1666005564">
      <w:bodyDiv w:val="1"/>
      <w:marLeft w:val="0"/>
      <w:marRight w:val="0"/>
      <w:marTop w:val="0"/>
      <w:marBottom w:val="0"/>
      <w:divBdr>
        <w:top w:val="none" w:sz="0" w:space="0" w:color="auto"/>
        <w:left w:val="none" w:sz="0" w:space="0" w:color="auto"/>
        <w:bottom w:val="none" w:sz="0" w:space="0" w:color="auto"/>
        <w:right w:val="none" w:sz="0" w:space="0" w:color="auto"/>
      </w:divBdr>
    </w:div>
    <w:div w:id="1666319518">
      <w:bodyDiv w:val="1"/>
      <w:marLeft w:val="0"/>
      <w:marRight w:val="0"/>
      <w:marTop w:val="0"/>
      <w:marBottom w:val="0"/>
      <w:divBdr>
        <w:top w:val="none" w:sz="0" w:space="0" w:color="auto"/>
        <w:left w:val="none" w:sz="0" w:space="0" w:color="auto"/>
        <w:bottom w:val="none" w:sz="0" w:space="0" w:color="auto"/>
        <w:right w:val="none" w:sz="0" w:space="0" w:color="auto"/>
      </w:divBdr>
    </w:div>
    <w:div w:id="1666515470">
      <w:bodyDiv w:val="1"/>
      <w:marLeft w:val="0"/>
      <w:marRight w:val="0"/>
      <w:marTop w:val="0"/>
      <w:marBottom w:val="0"/>
      <w:divBdr>
        <w:top w:val="none" w:sz="0" w:space="0" w:color="auto"/>
        <w:left w:val="none" w:sz="0" w:space="0" w:color="auto"/>
        <w:bottom w:val="none" w:sz="0" w:space="0" w:color="auto"/>
        <w:right w:val="none" w:sz="0" w:space="0" w:color="auto"/>
      </w:divBdr>
    </w:div>
    <w:div w:id="1666782295">
      <w:bodyDiv w:val="1"/>
      <w:marLeft w:val="0"/>
      <w:marRight w:val="0"/>
      <w:marTop w:val="0"/>
      <w:marBottom w:val="0"/>
      <w:divBdr>
        <w:top w:val="none" w:sz="0" w:space="0" w:color="auto"/>
        <w:left w:val="none" w:sz="0" w:space="0" w:color="auto"/>
        <w:bottom w:val="none" w:sz="0" w:space="0" w:color="auto"/>
        <w:right w:val="none" w:sz="0" w:space="0" w:color="auto"/>
      </w:divBdr>
    </w:div>
    <w:div w:id="1666862881">
      <w:bodyDiv w:val="1"/>
      <w:marLeft w:val="0"/>
      <w:marRight w:val="0"/>
      <w:marTop w:val="0"/>
      <w:marBottom w:val="0"/>
      <w:divBdr>
        <w:top w:val="none" w:sz="0" w:space="0" w:color="auto"/>
        <w:left w:val="none" w:sz="0" w:space="0" w:color="auto"/>
        <w:bottom w:val="none" w:sz="0" w:space="0" w:color="auto"/>
        <w:right w:val="none" w:sz="0" w:space="0" w:color="auto"/>
      </w:divBdr>
    </w:div>
    <w:div w:id="1669553329">
      <w:bodyDiv w:val="1"/>
      <w:marLeft w:val="0"/>
      <w:marRight w:val="0"/>
      <w:marTop w:val="0"/>
      <w:marBottom w:val="0"/>
      <w:divBdr>
        <w:top w:val="none" w:sz="0" w:space="0" w:color="auto"/>
        <w:left w:val="none" w:sz="0" w:space="0" w:color="auto"/>
        <w:bottom w:val="none" w:sz="0" w:space="0" w:color="auto"/>
        <w:right w:val="none" w:sz="0" w:space="0" w:color="auto"/>
      </w:divBdr>
    </w:div>
    <w:div w:id="1669822824">
      <w:bodyDiv w:val="1"/>
      <w:marLeft w:val="0"/>
      <w:marRight w:val="0"/>
      <w:marTop w:val="0"/>
      <w:marBottom w:val="0"/>
      <w:divBdr>
        <w:top w:val="none" w:sz="0" w:space="0" w:color="auto"/>
        <w:left w:val="none" w:sz="0" w:space="0" w:color="auto"/>
        <w:bottom w:val="none" w:sz="0" w:space="0" w:color="auto"/>
        <w:right w:val="none" w:sz="0" w:space="0" w:color="auto"/>
      </w:divBdr>
    </w:div>
    <w:div w:id="1670215525">
      <w:bodyDiv w:val="1"/>
      <w:marLeft w:val="0"/>
      <w:marRight w:val="0"/>
      <w:marTop w:val="0"/>
      <w:marBottom w:val="0"/>
      <w:divBdr>
        <w:top w:val="none" w:sz="0" w:space="0" w:color="auto"/>
        <w:left w:val="none" w:sz="0" w:space="0" w:color="auto"/>
        <w:bottom w:val="none" w:sz="0" w:space="0" w:color="auto"/>
        <w:right w:val="none" w:sz="0" w:space="0" w:color="auto"/>
      </w:divBdr>
    </w:div>
    <w:div w:id="1670328259">
      <w:bodyDiv w:val="1"/>
      <w:marLeft w:val="0"/>
      <w:marRight w:val="0"/>
      <w:marTop w:val="0"/>
      <w:marBottom w:val="0"/>
      <w:divBdr>
        <w:top w:val="none" w:sz="0" w:space="0" w:color="auto"/>
        <w:left w:val="none" w:sz="0" w:space="0" w:color="auto"/>
        <w:bottom w:val="none" w:sz="0" w:space="0" w:color="auto"/>
        <w:right w:val="none" w:sz="0" w:space="0" w:color="auto"/>
      </w:divBdr>
    </w:div>
    <w:div w:id="1670598165">
      <w:bodyDiv w:val="1"/>
      <w:marLeft w:val="0"/>
      <w:marRight w:val="0"/>
      <w:marTop w:val="0"/>
      <w:marBottom w:val="0"/>
      <w:divBdr>
        <w:top w:val="none" w:sz="0" w:space="0" w:color="auto"/>
        <w:left w:val="none" w:sz="0" w:space="0" w:color="auto"/>
        <w:bottom w:val="none" w:sz="0" w:space="0" w:color="auto"/>
        <w:right w:val="none" w:sz="0" w:space="0" w:color="auto"/>
      </w:divBdr>
    </w:div>
    <w:div w:id="1670790404">
      <w:bodyDiv w:val="1"/>
      <w:marLeft w:val="0"/>
      <w:marRight w:val="0"/>
      <w:marTop w:val="0"/>
      <w:marBottom w:val="0"/>
      <w:divBdr>
        <w:top w:val="none" w:sz="0" w:space="0" w:color="auto"/>
        <w:left w:val="none" w:sz="0" w:space="0" w:color="auto"/>
        <w:bottom w:val="none" w:sz="0" w:space="0" w:color="auto"/>
        <w:right w:val="none" w:sz="0" w:space="0" w:color="auto"/>
      </w:divBdr>
    </w:div>
    <w:div w:id="1670911797">
      <w:bodyDiv w:val="1"/>
      <w:marLeft w:val="0"/>
      <w:marRight w:val="0"/>
      <w:marTop w:val="0"/>
      <w:marBottom w:val="0"/>
      <w:divBdr>
        <w:top w:val="none" w:sz="0" w:space="0" w:color="auto"/>
        <w:left w:val="none" w:sz="0" w:space="0" w:color="auto"/>
        <w:bottom w:val="none" w:sz="0" w:space="0" w:color="auto"/>
        <w:right w:val="none" w:sz="0" w:space="0" w:color="auto"/>
      </w:divBdr>
    </w:div>
    <w:div w:id="1670986315">
      <w:bodyDiv w:val="1"/>
      <w:marLeft w:val="0"/>
      <w:marRight w:val="0"/>
      <w:marTop w:val="0"/>
      <w:marBottom w:val="0"/>
      <w:divBdr>
        <w:top w:val="none" w:sz="0" w:space="0" w:color="auto"/>
        <w:left w:val="none" w:sz="0" w:space="0" w:color="auto"/>
        <w:bottom w:val="none" w:sz="0" w:space="0" w:color="auto"/>
        <w:right w:val="none" w:sz="0" w:space="0" w:color="auto"/>
      </w:divBdr>
    </w:div>
    <w:div w:id="1671063605">
      <w:bodyDiv w:val="1"/>
      <w:marLeft w:val="0"/>
      <w:marRight w:val="0"/>
      <w:marTop w:val="0"/>
      <w:marBottom w:val="0"/>
      <w:divBdr>
        <w:top w:val="none" w:sz="0" w:space="0" w:color="auto"/>
        <w:left w:val="none" w:sz="0" w:space="0" w:color="auto"/>
        <w:bottom w:val="none" w:sz="0" w:space="0" w:color="auto"/>
        <w:right w:val="none" w:sz="0" w:space="0" w:color="auto"/>
      </w:divBdr>
    </w:div>
    <w:div w:id="1671834188">
      <w:bodyDiv w:val="1"/>
      <w:marLeft w:val="0"/>
      <w:marRight w:val="0"/>
      <w:marTop w:val="0"/>
      <w:marBottom w:val="0"/>
      <w:divBdr>
        <w:top w:val="none" w:sz="0" w:space="0" w:color="auto"/>
        <w:left w:val="none" w:sz="0" w:space="0" w:color="auto"/>
        <w:bottom w:val="none" w:sz="0" w:space="0" w:color="auto"/>
        <w:right w:val="none" w:sz="0" w:space="0" w:color="auto"/>
      </w:divBdr>
    </w:div>
    <w:div w:id="1671907962">
      <w:bodyDiv w:val="1"/>
      <w:marLeft w:val="0"/>
      <w:marRight w:val="0"/>
      <w:marTop w:val="0"/>
      <w:marBottom w:val="0"/>
      <w:divBdr>
        <w:top w:val="none" w:sz="0" w:space="0" w:color="auto"/>
        <w:left w:val="none" w:sz="0" w:space="0" w:color="auto"/>
        <w:bottom w:val="none" w:sz="0" w:space="0" w:color="auto"/>
        <w:right w:val="none" w:sz="0" w:space="0" w:color="auto"/>
      </w:divBdr>
    </w:div>
    <w:div w:id="1672610297">
      <w:bodyDiv w:val="1"/>
      <w:marLeft w:val="0"/>
      <w:marRight w:val="0"/>
      <w:marTop w:val="0"/>
      <w:marBottom w:val="0"/>
      <w:divBdr>
        <w:top w:val="none" w:sz="0" w:space="0" w:color="auto"/>
        <w:left w:val="none" w:sz="0" w:space="0" w:color="auto"/>
        <w:bottom w:val="none" w:sz="0" w:space="0" w:color="auto"/>
        <w:right w:val="none" w:sz="0" w:space="0" w:color="auto"/>
      </w:divBdr>
    </w:div>
    <w:div w:id="1673413689">
      <w:bodyDiv w:val="1"/>
      <w:marLeft w:val="0"/>
      <w:marRight w:val="0"/>
      <w:marTop w:val="0"/>
      <w:marBottom w:val="0"/>
      <w:divBdr>
        <w:top w:val="none" w:sz="0" w:space="0" w:color="auto"/>
        <w:left w:val="none" w:sz="0" w:space="0" w:color="auto"/>
        <w:bottom w:val="none" w:sz="0" w:space="0" w:color="auto"/>
        <w:right w:val="none" w:sz="0" w:space="0" w:color="auto"/>
      </w:divBdr>
    </w:div>
    <w:div w:id="1673533409">
      <w:bodyDiv w:val="1"/>
      <w:marLeft w:val="0"/>
      <w:marRight w:val="0"/>
      <w:marTop w:val="0"/>
      <w:marBottom w:val="0"/>
      <w:divBdr>
        <w:top w:val="none" w:sz="0" w:space="0" w:color="auto"/>
        <w:left w:val="none" w:sz="0" w:space="0" w:color="auto"/>
        <w:bottom w:val="none" w:sz="0" w:space="0" w:color="auto"/>
        <w:right w:val="none" w:sz="0" w:space="0" w:color="auto"/>
      </w:divBdr>
    </w:div>
    <w:div w:id="1675837885">
      <w:bodyDiv w:val="1"/>
      <w:marLeft w:val="0"/>
      <w:marRight w:val="0"/>
      <w:marTop w:val="0"/>
      <w:marBottom w:val="0"/>
      <w:divBdr>
        <w:top w:val="none" w:sz="0" w:space="0" w:color="auto"/>
        <w:left w:val="none" w:sz="0" w:space="0" w:color="auto"/>
        <w:bottom w:val="none" w:sz="0" w:space="0" w:color="auto"/>
        <w:right w:val="none" w:sz="0" w:space="0" w:color="auto"/>
      </w:divBdr>
    </w:div>
    <w:div w:id="1675957553">
      <w:bodyDiv w:val="1"/>
      <w:marLeft w:val="0"/>
      <w:marRight w:val="0"/>
      <w:marTop w:val="0"/>
      <w:marBottom w:val="0"/>
      <w:divBdr>
        <w:top w:val="none" w:sz="0" w:space="0" w:color="auto"/>
        <w:left w:val="none" w:sz="0" w:space="0" w:color="auto"/>
        <w:bottom w:val="none" w:sz="0" w:space="0" w:color="auto"/>
        <w:right w:val="none" w:sz="0" w:space="0" w:color="auto"/>
      </w:divBdr>
    </w:div>
    <w:div w:id="1676032206">
      <w:bodyDiv w:val="1"/>
      <w:marLeft w:val="0"/>
      <w:marRight w:val="0"/>
      <w:marTop w:val="0"/>
      <w:marBottom w:val="0"/>
      <w:divBdr>
        <w:top w:val="none" w:sz="0" w:space="0" w:color="auto"/>
        <w:left w:val="none" w:sz="0" w:space="0" w:color="auto"/>
        <w:bottom w:val="none" w:sz="0" w:space="0" w:color="auto"/>
        <w:right w:val="none" w:sz="0" w:space="0" w:color="auto"/>
      </w:divBdr>
    </w:div>
    <w:div w:id="1676417167">
      <w:bodyDiv w:val="1"/>
      <w:marLeft w:val="0"/>
      <w:marRight w:val="0"/>
      <w:marTop w:val="0"/>
      <w:marBottom w:val="0"/>
      <w:divBdr>
        <w:top w:val="none" w:sz="0" w:space="0" w:color="auto"/>
        <w:left w:val="none" w:sz="0" w:space="0" w:color="auto"/>
        <w:bottom w:val="none" w:sz="0" w:space="0" w:color="auto"/>
        <w:right w:val="none" w:sz="0" w:space="0" w:color="auto"/>
      </w:divBdr>
    </w:div>
    <w:div w:id="1676490205">
      <w:bodyDiv w:val="1"/>
      <w:marLeft w:val="0"/>
      <w:marRight w:val="0"/>
      <w:marTop w:val="0"/>
      <w:marBottom w:val="0"/>
      <w:divBdr>
        <w:top w:val="none" w:sz="0" w:space="0" w:color="auto"/>
        <w:left w:val="none" w:sz="0" w:space="0" w:color="auto"/>
        <w:bottom w:val="none" w:sz="0" w:space="0" w:color="auto"/>
        <w:right w:val="none" w:sz="0" w:space="0" w:color="auto"/>
      </w:divBdr>
    </w:div>
    <w:div w:id="1677417610">
      <w:bodyDiv w:val="1"/>
      <w:marLeft w:val="0"/>
      <w:marRight w:val="0"/>
      <w:marTop w:val="0"/>
      <w:marBottom w:val="0"/>
      <w:divBdr>
        <w:top w:val="none" w:sz="0" w:space="0" w:color="auto"/>
        <w:left w:val="none" w:sz="0" w:space="0" w:color="auto"/>
        <w:bottom w:val="none" w:sz="0" w:space="0" w:color="auto"/>
        <w:right w:val="none" w:sz="0" w:space="0" w:color="auto"/>
      </w:divBdr>
    </w:div>
    <w:div w:id="1677802572">
      <w:bodyDiv w:val="1"/>
      <w:marLeft w:val="0"/>
      <w:marRight w:val="0"/>
      <w:marTop w:val="0"/>
      <w:marBottom w:val="0"/>
      <w:divBdr>
        <w:top w:val="none" w:sz="0" w:space="0" w:color="auto"/>
        <w:left w:val="none" w:sz="0" w:space="0" w:color="auto"/>
        <w:bottom w:val="none" w:sz="0" w:space="0" w:color="auto"/>
        <w:right w:val="none" w:sz="0" w:space="0" w:color="auto"/>
      </w:divBdr>
    </w:div>
    <w:div w:id="1678384407">
      <w:bodyDiv w:val="1"/>
      <w:marLeft w:val="0"/>
      <w:marRight w:val="0"/>
      <w:marTop w:val="0"/>
      <w:marBottom w:val="0"/>
      <w:divBdr>
        <w:top w:val="none" w:sz="0" w:space="0" w:color="auto"/>
        <w:left w:val="none" w:sz="0" w:space="0" w:color="auto"/>
        <w:bottom w:val="none" w:sz="0" w:space="0" w:color="auto"/>
        <w:right w:val="none" w:sz="0" w:space="0" w:color="auto"/>
      </w:divBdr>
    </w:div>
    <w:div w:id="1678582582">
      <w:bodyDiv w:val="1"/>
      <w:marLeft w:val="0"/>
      <w:marRight w:val="0"/>
      <w:marTop w:val="0"/>
      <w:marBottom w:val="0"/>
      <w:divBdr>
        <w:top w:val="none" w:sz="0" w:space="0" w:color="auto"/>
        <w:left w:val="none" w:sz="0" w:space="0" w:color="auto"/>
        <w:bottom w:val="none" w:sz="0" w:space="0" w:color="auto"/>
        <w:right w:val="none" w:sz="0" w:space="0" w:color="auto"/>
      </w:divBdr>
    </w:div>
    <w:div w:id="1678771045">
      <w:bodyDiv w:val="1"/>
      <w:marLeft w:val="0"/>
      <w:marRight w:val="0"/>
      <w:marTop w:val="0"/>
      <w:marBottom w:val="0"/>
      <w:divBdr>
        <w:top w:val="none" w:sz="0" w:space="0" w:color="auto"/>
        <w:left w:val="none" w:sz="0" w:space="0" w:color="auto"/>
        <w:bottom w:val="none" w:sz="0" w:space="0" w:color="auto"/>
        <w:right w:val="none" w:sz="0" w:space="0" w:color="auto"/>
      </w:divBdr>
    </w:div>
    <w:div w:id="1680038803">
      <w:bodyDiv w:val="1"/>
      <w:marLeft w:val="0"/>
      <w:marRight w:val="0"/>
      <w:marTop w:val="0"/>
      <w:marBottom w:val="0"/>
      <w:divBdr>
        <w:top w:val="none" w:sz="0" w:space="0" w:color="auto"/>
        <w:left w:val="none" w:sz="0" w:space="0" w:color="auto"/>
        <w:bottom w:val="none" w:sz="0" w:space="0" w:color="auto"/>
        <w:right w:val="none" w:sz="0" w:space="0" w:color="auto"/>
      </w:divBdr>
    </w:div>
    <w:div w:id="1680161769">
      <w:bodyDiv w:val="1"/>
      <w:marLeft w:val="0"/>
      <w:marRight w:val="0"/>
      <w:marTop w:val="0"/>
      <w:marBottom w:val="0"/>
      <w:divBdr>
        <w:top w:val="none" w:sz="0" w:space="0" w:color="auto"/>
        <w:left w:val="none" w:sz="0" w:space="0" w:color="auto"/>
        <w:bottom w:val="none" w:sz="0" w:space="0" w:color="auto"/>
        <w:right w:val="none" w:sz="0" w:space="0" w:color="auto"/>
      </w:divBdr>
    </w:div>
    <w:div w:id="1681463994">
      <w:bodyDiv w:val="1"/>
      <w:marLeft w:val="0"/>
      <w:marRight w:val="0"/>
      <w:marTop w:val="0"/>
      <w:marBottom w:val="0"/>
      <w:divBdr>
        <w:top w:val="none" w:sz="0" w:space="0" w:color="auto"/>
        <w:left w:val="none" w:sz="0" w:space="0" w:color="auto"/>
        <w:bottom w:val="none" w:sz="0" w:space="0" w:color="auto"/>
        <w:right w:val="none" w:sz="0" w:space="0" w:color="auto"/>
      </w:divBdr>
    </w:div>
    <w:div w:id="1682509718">
      <w:bodyDiv w:val="1"/>
      <w:marLeft w:val="0"/>
      <w:marRight w:val="0"/>
      <w:marTop w:val="0"/>
      <w:marBottom w:val="0"/>
      <w:divBdr>
        <w:top w:val="none" w:sz="0" w:space="0" w:color="auto"/>
        <w:left w:val="none" w:sz="0" w:space="0" w:color="auto"/>
        <w:bottom w:val="none" w:sz="0" w:space="0" w:color="auto"/>
        <w:right w:val="none" w:sz="0" w:space="0" w:color="auto"/>
      </w:divBdr>
    </w:div>
    <w:div w:id="1682510614">
      <w:bodyDiv w:val="1"/>
      <w:marLeft w:val="0"/>
      <w:marRight w:val="0"/>
      <w:marTop w:val="0"/>
      <w:marBottom w:val="0"/>
      <w:divBdr>
        <w:top w:val="none" w:sz="0" w:space="0" w:color="auto"/>
        <w:left w:val="none" w:sz="0" w:space="0" w:color="auto"/>
        <w:bottom w:val="none" w:sz="0" w:space="0" w:color="auto"/>
        <w:right w:val="none" w:sz="0" w:space="0" w:color="auto"/>
      </w:divBdr>
    </w:div>
    <w:div w:id="1682779207">
      <w:bodyDiv w:val="1"/>
      <w:marLeft w:val="0"/>
      <w:marRight w:val="0"/>
      <w:marTop w:val="0"/>
      <w:marBottom w:val="0"/>
      <w:divBdr>
        <w:top w:val="none" w:sz="0" w:space="0" w:color="auto"/>
        <w:left w:val="none" w:sz="0" w:space="0" w:color="auto"/>
        <w:bottom w:val="none" w:sz="0" w:space="0" w:color="auto"/>
        <w:right w:val="none" w:sz="0" w:space="0" w:color="auto"/>
      </w:divBdr>
    </w:div>
    <w:div w:id="1683359175">
      <w:bodyDiv w:val="1"/>
      <w:marLeft w:val="0"/>
      <w:marRight w:val="0"/>
      <w:marTop w:val="0"/>
      <w:marBottom w:val="0"/>
      <w:divBdr>
        <w:top w:val="none" w:sz="0" w:space="0" w:color="auto"/>
        <w:left w:val="none" w:sz="0" w:space="0" w:color="auto"/>
        <w:bottom w:val="none" w:sz="0" w:space="0" w:color="auto"/>
        <w:right w:val="none" w:sz="0" w:space="0" w:color="auto"/>
      </w:divBdr>
    </w:div>
    <w:div w:id="1683628118">
      <w:bodyDiv w:val="1"/>
      <w:marLeft w:val="0"/>
      <w:marRight w:val="0"/>
      <w:marTop w:val="0"/>
      <w:marBottom w:val="0"/>
      <w:divBdr>
        <w:top w:val="none" w:sz="0" w:space="0" w:color="auto"/>
        <w:left w:val="none" w:sz="0" w:space="0" w:color="auto"/>
        <w:bottom w:val="none" w:sz="0" w:space="0" w:color="auto"/>
        <w:right w:val="none" w:sz="0" w:space="0" w:color="auto"/>
      </w:divBdr>
    </w:div>
    <w:div w:id="1684235123">
      <w:bodyDiv w:val="1"/>
      <w:marLeft w:val="0"/>
      <w:marRight w:val="0"/>
      <w:marTop w:val="0"/>
      <w:marBottom w:val="0"/>
      <w:divBdr>
        <w:top w:val="none" w:sz="0" w:space="0" w:color="auto"/>
        <w:left w:val="none" w:sz="0" w:space="0" w:color="auto"/>
        <w:bottom w:val="none" w:sz="0" w:space="0" w:color="auto"/>
        <w:right w:val="none" w:sz="0" w:space="0" w:color="auto"/>
      </w:divBdr>
    </w:div>
    <w:div w:id="1684353081">
      <w:bodyDiv w:val="1"/>
      <w:marLeft w:val="0"/>
      <w:marRight w:val="0"/>
      <w:marTop w:val="0"/>
      <w:marBottom w:val="0"/>
      <w:divBdr>
        <w:top w:val="none" w:sz="0" w:space="0" w:color="auto"/>
        <w:left w:val="none" w:sz="0" w:space="0" w:color="auto"/>
        <w:bottom w:val="none" w:sz="0" w:space="0" w:color="auto"/>
        <w:right w:val="none" w:sz="0" w:space="0" w:color="auto"/>
      </w:divBdr>
    </w:div>
    <w:div w:id="1685210358">
      <w:bodyDiv w:val="1"/>
      <w:marLeft w:val="0"/>
      <w:marRight w:val="0"/>
      <w:marTop w:val="0"/>
      <w:marBottom w:val="0"/>
      <w:divBdr>
        <w:top w:val="none" w:sz="0" w:space="0" w:color="auto"/>
        <w:left w:val="none" w:sz="0" w:space="0" w:color="auto"/>
        <w:bottom w:val="none" w:sz="0" w:space="0" w:color="auto"/>
        <w:right w:val="none" w:sz="0" w:space="0" w:color="auto"/>
      </w:divBdr>
    </w:div>
    <w:div w:id="1685932543">
      <w:bodyDiv w:val="1"/>
      <w:marLeft w:val="0"/>
      <w:marRight w:val="0"/>
      <w:marTop w:val="0"/>
      <w:marBottom w:val="0"/>
      <w:divBdr>
        <w:top w:val="none" w:sz="0" w:space="0" w:color="auto"/>
        <w:left w:val="none" w:sz="0" w:space="0" w:color="auto"/>
        <w:bottom w:val="none" w:sz="0" w:space="0" w:color="auto"/>
        <w:right w:val="none" w:sz="0" w:space="0" w:color="auto"/>
      </w:divBdr>
    </w:div>
    <w:div w:id="1686207512">
      <w:bodyDiv w:val="1"/>
      <w:marLeft w:val="0"/>
      <w:marRight w:val="0"/>
      <w:marTop w:val="0"/>
      <w:marBottom w:val="0"/>
      <w:divBdr>
        <w:top w:val="none" w:sz="0" w:space="0" w:color="auto"/>
        <w:left w:val="none" w:sz="0" w:space="0" w:color="auto"/>
        <w:bottom w:val="none" w:sz="0" w:space="0" w:color="auto"/>
        <w:right w:val="none" w:sz="0" w:space="0" w:color="auto"/>
      </w:divBdr>
    </w:div>
    <w:div w:id="1686323152">
      <w:bodyDiv w:val="1"/>
      <w:marLeft w:val="0"/>
      <w:marRight w:val="0"/>
      <w:marTop w:val="0"/>
      <w:marBottom w:val="0"/>
      <w:divBdr>
        <w:top w:val="none" w:sz="0" w:space="0" w:color="auto"/>
        <w:left w:val="none" w:sz="0" w:space="0" w:color="auto"/>
        <w:bottom w:val="none" w:sz="0" w:space="0" w:color="auto"/>
        <w:right w:val="none" w:sz="0" w:space="0" w:color="auto"/>
      </w:divBdr>
    </w:div>
    <w:div w:id="1686905090">
      <w:bodyDiv w:val="1"/>
      <w:marLeft w:val="0"/>
      <w:marRight w:val="0"/>
      <w:marTop w:val="0"/>
      <w:marBottom w:val="0"/>
      <w:divBdr>
        <w:top w:val="none" w:sz="0" w:space="0" w:color="auto"/>
        <w:left w:val="none" w:sz="0" w:space="0" w:color="auto"/>
        <w:bottom w:val="none" w:sz="0" w:space="0" w:color="auto"/>
        <w:right w:val="none" w:sz="0" w:space="0" w:color="auto"/>
      </w:divBdr>
    </w:div>
    <w:div w:id="1687100692">
      <w:bodyDiv w:val="1"/>
      <w:marLeft w:val="0"/>
      <w:marRight w:val="0"/>
      <w:marTop w:val="0"/>
      <w:marBottom w:val="0"/>
      <w:divBdr>
        <w:top w:val="none" w:sz="0" w:space="0" w:color="auto"/>
        <w:left w:val="none" w:sz="0" w:space="0" w:color="auto"/>
        <w:bottom w:val="none" w:sz="0" w:space="0" w:color="auto"/>
        <w:right w:val="none" w:sz="0" w:space="0" w:color="auto"/>
      </w:divBdr>
    </w:div>
    <w:div w:id="1687170990">
      <w:bodyDiv w:val="1"/>
      <w:marLeft w:val="0"/>
      <w:marRight w:val="0"/>
      <w:marTop w:val="0"/>
      <w:marBottom w:val="0"/>
      <w:divBdr>
        <w:top w:val="none" w:sz="0" w:space="0" w:color="auto"/>
        <w:left w:val="none" w:sz="0" w:space="0" w:color="auto"/>
        <w:bottom w:val="none" w:sz="0" w:space="0" w:color="auto"/>
        <w:right w:val="none" w:sz="0" w:space="0" w:color="auto"/>
      </w:divBdr>
    </w:div>
    <w:div w:id="1687488245">
      <w:bodyDiv w:val="1"/>
      <w:marLeft w:val="0"/>
      <w:marRight w:val="0"/>
      <w:marTop w:val="0"/>
      <w:marBottom w:val="0"/>
      <w:divBdr>
        <w:top w:val="none" w:sz="0" w:space="0" w:color="auto"/>
        <w:left w:val="none" w:sz="0" w:space="0" w:color="auto"/>
        <w:bottom w:val="none" w:sz="0" w:space="0" w:color="auto"/>
        <w:right w:val="none" w:sz="0" w:space="0" w:color="auto"/>
      </w:divBdr>
    </w:div>
    <w:div w:id="1688173453">
      <w:bodyDiv w:val="1"/>
      <w:marLeft w:val="0"/>
      <w:marRight w:val="0"/>
      <w:marTop w:val="0"/>
      <w:marBottom w:val="0"/>
      <w:divBdr>
        <w:top w:val="none" w:sz="0" w:space="0" w:color="auto"/>
        <w:left w:val="none" w:sz="0" w:space="0" w:color="auto"/>
        <w:bottom w:val="none" w:sz="0" w:space="0" w:color="auto"/>
        <w:right w:val="none" w:sz="0" w:space="0" w:color="auto"/>
      </w:divBdr>
    </w:div>
    <w:div w:id="1688484025">
      <w:bodyDiv w:val="1"/>
      <w:marLeft w:val="0"/>
      <w:marRight w:val="0"/>
      <w:marTop w:val="0"/>
      <w:marBottom w:val="0"/>
      <w:divBdr>
        <w:top w:val="none" w:sz="0" w:space="0" w:color="auto"/>
        <w:left w:val="none" w:sz="0" w:space="0" w:color="auto"/>
        <w:bottom w:val="none" w:sz="0" w:space="0" w:color="auto"/>
        <w:right w:val="none" w:sz="0" w:space="0" w:color="auto"/>
      </w:divBdr>
    </w:div>
    <w:div w:id="1688633158">
      <w:bodyDiv w:val="1"/>
      <w:marLeft w:val="0"/>
      <w:marRight w:val="0"/>
      <w:marTop w:val="0"/>
      <w:marBottom w:val="0"/>
      <w:divBdr>
        <w:top w:val="none" w:sz="0" w:space="0" w:color="auto"/>
        <w:left w:val="none" w:sz="0" w:space="0" w:color="auto"/>
        <w:bottom w:val="none" w:sz="0" w:space="0" w:color="auto"/>
        <w:right w:val="none" w:sz="0" w:space="0" w:color="auto"/>
      </w:divBdr>
    </w:div>
    <w:div w:id="1688867076">
      <w:bodyDiv w:val="1"/>
      <w:marLeft w:val="0"/>
      <w:marRight w:val="0"/>
      <w:marTop w:val="0"/>
      <w:marBottom w:val="0"/>
      <w:divBdr>
        <w:top w:val="none" w:sz="0" w:space="0" w:color="auto"/>
        <w:left w:val="none" w:sz="0" w:space="0" w:color="auto"/>
        <w:bottom w:val="none" w:sz="0" w:space="0" w:color="auto"/>
        <w:right w:val="none" w:sz="0" w:space="0" w:color="auto"/>
      </w:divBdr>
    </w:div>
    <w:div w:id="1689410982">
      <w:bodyDiv w:val="1"/>
      <w:marLeft w:val="0"/>
      <w:marRight w:val="0"/>
      <w:marTop w:val="0"/>
      <w:marBottom w:val="0"/>
      <w:divBdr>
        <w:top w:val="none" w:sz="0" w:space="0" w:color="auto"/>
        <w:left w:val="none" w:sz="0" w:space="0" w:color="auto"/>
        <w:bottom w:val="none" w:sz="0" w:space="0" w:color="auto"/>
        <w:right w:val="none" w:sz="0" w:space="0" w:color="auto"/>
      </w:divBdr>
    </w:div>
    <w:div w:id="1689603371">
      <w:bodyDiv w:val="1"/>
      <w:marLeft w:val="0"/>
      <w:marRight w:val="0"/>
      <w:marTop w:val="0"/>
      <w:marBottom w:val="0"/>
      <w:divBdr>
        <w:top w:val="none" w:sz="0" w:space="0" w:color="auto"/>
        <w:left w:val="none" w:sz="0" w:space="0" w:color="auto"/>
        <w:bottom w:val="none" w:sz="0" w:space="0" w:color="auto"/>
        <w:right w:val="none" w:sz="0" w:space="0" w:color="auto"/>
      </w:divBdr>
    </w:div>
    <w:div w:id="1690596272">
      <w:bodyDiv w:val="1"/>
      <w:marLeft w:val="0"/>
      <w:marRight w:val="0"/>
      <w:marTop w:val="0"/>
      <w:marBottom w:val="0"/>
      <w:divBdr>
        <w:top w:val="none" w:sz="0" w:space="0" w:color="auto"/>
        <w:left w:val="none" w:sz="0" w:space="0" w:color="auto"/>
        <w:bottom w:val="none" w:sz="0" w:space="0" w:color="auto"/>
        <w:right w:val="none" w:sz="0" w:space="0" w:color="auto"/>
      </w:divBdr>
    </w:div>
    <w:div w:id="1690645623">
      <w:bodyDiv w:val="1"/>
      <w:marLeft w:val="0"/>
      <w:marRight w:val="0"/>
      <w:marTop w:val="0"/>
      <w:marBottom w:val="0"/>
      <w:divBdr>
        <w:top w:val="none" w:sz="0" w:space="0" w:color="auto"/>
        <w:left w:val="none" w:sz="0" w:space="0" w:color="auto"/>
        <w:bottom w:val="none" w:sz="0" w:space="0" w:color="auto"/>
        <w:right w:val="none" w:sz="0" w:space="0" w:color="auto"/>
      </w:divBdr>
    </w:div>
    <w:div w:id="1691105555">
      <w:bodyDiv w:val="1"/>
      <w:marLeft w:val="0"/>
      <w:marRight w:val="0"/>
      <w:marTop w:val="0"/>
      <w:marBottom w:val="0"/>
      <w:divBdr>
        <w:top w:val="none" w:sz="0" w:space="0" w:color="auto"/>
        <w:left w:val="none" w:sz="0" w:space="0" w:color="auto"/>
        <w:bottom w:val="none" w:sz="0" w:space="0" w:color="auto"/>
        <w:right w:val="none" w:sz="0" w:space="0" w:color="auto"/>
      </w:divBdr>
    </w:div>
    <w:div w:id="1692027143">
      <w:bodyDiv w:val="1"/>
      <w:marLeft w:val="0"/>
      <w:marRight w:val="0"/>
      <w:marTop w:val="0"/>
      <w:marBottom w:val="0"/>
      <w:divBdr>
        <w:top w:val="none" w:sz="0" w:space="0" w:color="auto"/>
        <w:left w:val="none" w:sz="0" w:space="0" w:color="auto"/>
        <w:bottom w:val="none" w:sz="0" w:space="0" w:color="auto"/>
        <w:right w:val="none" w:sz="0" w:space="0" w:color="auto"/>
      </w:divBdr>
    </w:div>
    <w:div w:id="1692218303">
      <w:bodyDiv w:val="1"/>
      <w:marLeft w:val="0"/>
      <w:marRight w:val="0"/>
      <w:marTop w:val="0"/>
      <w:marBottom w:val="0"/>
      <w:divBdr>
        <w:top w:val="none" w:sz="0" w:space="0" w:color="auto"/>
        <w:left w:val="none" w:sz="0" w:space="0" w:color="auto"/>
        <w:bottom w:val="none" w:sz="0" w:space="0" w:color="auto"/>
        <w:right w:val="none" w:sz="0" w:space="0" w:color="auto"/>
      </w:divBdr>
    </w:div>
    <w:div w:id="1692221823">
      <w:bodyDiv w:val="1"/>
      <w:marLeft w:val="0"/>
      <w:marRight w:val="0"/>
      <w:marTop w:val="0"/>
      <w:marBottom w:val="0"/>
      <w:divBdr>
        <w:top w:val="none" w:sz="0" w:space="0" w:color="auto"/>
        <w:left w:val="none" w:sz="0" w:space="0" w:color="auto"/>
        <w:bottom w:val="none" w:sz="0" w:space="0" w:color="auto"/>
        <w:right w:val="none" w:sz="0" w:space="0" w:color="auto"/>
      </w:divBdr>
    </w:div>
    <w:div w:id="1692222642">
      <w:bodyDiv w:val="1"/>
      <w:marLeft w:val="0"/>
      <w:marRight w:val="0"/>
      <w:marTop w:val="0"/>
      <w:marBottom w:val="0"/>
      <w:divBdr>
        <w:top w:val="none" w:sz="0" w:space="0" w:color="auto"/>
        <w:left w:val="none" w:sz="0" w:space="0" w:color="auto"/>
        <w:bottom w:val="none" w:sz="0" w:space="0" w:color="auto"/>
        <w:right w:val="none" w:sz="0" w:space="0" w:color="auto"/>
      </w:divBdr>
    </w:div>
    <w:div w:id="1692879611">
      <w:bodyDiv w:val="1"/>
      <w:marLeft w:val="0"/>
      <w:marRight w:val="0"/>
      <w:marTop w:val="0"/>
      <w:marBottom w:val="0"/>
      <w:divBdr>
        <w:top w:val="none" w:sz="0" w:space="0" w:color="auto"/>
        <w:left w:val="none" w:sz="0" w:space="0" w:color="auto"/>
        <w:bottom w:val="none" w:sz="0" w:space="0" w:color="auto"/>
        <w:right w:val="none" w:sz="0" w:space="0" w:color="auto"/>
      </w:divBdr>
    </w:div>
    <w:div w:id="1693535283">
      <w:bodyDiv w:val="1"/>
      <w:marLeft w:val="0"/>
      <w:marRight w:val="0"/>
      <w:marTop w:val="0"/>
      <w:marBottom w:val="0"/>
      <w:divBdr>
        <w:top w:val="none" w:sz="0" w:space="0" w:color="auto"/>
        <w:left w:val="none" w:sz="0" w:space="0" w:color="auto"/>
        <w:bottom w:val="none" w:sz="0" w:space="0" w:color="auto"/>
        <w:right w:val="none" w:sz="0" w:space="0" w:color="auto"/>
      </w:divBdr>
    </w:div>
    <w:div w:id="1693843985">
      <w:bodyDiv w:val="1"/>
      <w:marLeft w:val="0"/>
      <w:marRight w:val="0"/>
      <w:marTop w:val="0"/>
      <w:marBottom w:val="0"/>
      <w:divBdr>
        <w:top w:val="none" w:sz="0" w:space="0" w:color="auto"/>
        <w:left w:val="none" w:sz="0" w:space="0" w:color="auto"/>
        <w:bottom w:val="none" w:sz="0" w:space="0" w:color="auto"/>
        <w:right w:val="none" w:sz="0" w:space="0" w:color="auto"/>
      </w:divBdr>
    </w:div>
    <w:div w:id="1694188372">
      <w:bodyDiv w:val="1"/>
      <w:marLeft w:val="0"/>
      <w:marRight w:val="0"/>
      <w:marTop w:val="0"/>
      <w:marBottom w:val="0"/>
      <w:divBdr>
        <w:top w:val="none" w:sz="0" w:space="0" w:color="auto"/>
        <w:left w:val="none" w:sz="0" w:space="0" w:color="auto"/>
        <w:bottom w:val="none" w:sz="0" w:space="0" w:color="auto"/>
        <w:right w:val="none" w:sz="0" w:space="0" w:color="auto"/>
      </w:divBdr>
    </w:div>
    <w:div w:id="1694266850">
      <w:bodyDiv w:val="1"/>
      <w:marLeft w:val="0"/>
      <w:marRight w:val="0"/>
      <w:marTop w:val="0"/>
      <w:marBottom w:val="0"/>
      <w:divBdr>
        <w:top w:val="none" w:sz="0" w:space="0" w:color="auto"/>
        <w:left w:val="none" w:sz="0" w:space="0" w:color="auto"/>
        <w:bottom w:val="none" w:sz="0" w:space="0" w:color="auto"/>
        <w:right w:val="none" w:sz="0" w:space="0" w:color="auto"/>
      </w:divBdr>
    </w:div>
    <w:div w:id="1694456695">
      <w:bodyDiv w:val="1"/>
      <w:marLeft w:val="0"/>
      <w:marRight w:val="0"/>
      <w:marTop w:val="0"/>
      <w:marBottom w:val="0"/>
      <w:divBdr>
        <w:top w:val="none" w:sz="0" w:space="0" w:color="auto"/>
        <w:left w:val="none" w:sz="0" w:space="0" w:color="auto"/>
        <w:bottom w:val="none" w:sz="0" w:space="0" w:color="auto"/>
        <w:right w:val="none" w:sz="0" w:space="0" w:color="auto"/>
      </w:divBdr>
    </w:div>
    <w:div w:id="1694572917">
      <w:bodyDiv w:val="1"/>
      <w:marLeft w:val="0"/>
      <w:marRight w:val="0"/>
      <w:marTop w:val="0"/>
      <w:marBottom w:val="0"/>
      <w:divBdr>
        <w:top w:val="none" w:sz="0" w:space="0" w:color="auto"/>
        <w:left w:val="none" w:sz="0" w:space="0" w:color="auto"/>
        <w:bottom w:val="none" w:sz="0" w:space="0" w:color="auto"/>
        <w:right w:val="none" w:sz="0" w:space="0" w:color="auto"/>
      </w:divBdr>
    </w:div>
    <w:div w:id="1694720385">
      <w:bodyDiv w:val="1"/>
      <w:marLeft w:val="0"/>
      <w:marRight w:val="0"/>
      <w:marTop w:val="0"/>
      <w:marBottom w:val="0"/>
      <w:divBdr>
        <w:top w:val="none" w:sz="0" w:space="0" w:color="auto"/>
        <w:left w:val="none" w:sz="0" w:space="0" w:color="auto"/>
        <w:bottom w:val="none" w:sz="0" w:space="0" w:color="auto"/>
        <w:right w:val="none" w:sz="0" w:space="0" w:color="auto"/>
      </w:divBdr>
    </w:div>
    <w:div w:id="1695232435">
      <w:bodyDiv w:val="1"/>
      <w:marLeft w:val="0"/>
      <w:marRight w:val="0"/>
      <w:marTop w:val="0"/>
      <w:marBottom w:val="0"/>
      <w:divBdr>
        <w:top w:val="none" w:sz="0" w:space="0" w:color="auto"/>
        <w:left w:val="none" w:sz="0" w:space="0" w:color="auto"/>
        <w:bottom w:val="none" w:sz="0" w:space="0" w:color="auto"/>
        <w:right w:val="none" w:sz="0" w:space="0" w:color="auto"/>
      </w:divBdr>
    </w:div>
    <w:div w:id="1696540387">
      <w:bodyDiv w:val="1"/>
      <w:marLeft w:val="0"/>
      <w:marRight w:val="0"/>
      <w:marTop w:val="0"/>
      <w:marBottom w:val="0"/>
      <w:divBdr>
        <w:top w:val="none" w:sz="0" w:space="0" w:color="auto"/>
        <w:left w:val="none" w:sz="0" w:space="0" w:color="auto"/>
        <w:bottom w:val="none" w:sz="0" w:space="0" w:color="auto"/>
        <w:right w:val="none" w:sz="0" w:space="0" w:color="auto"/>
      </w:divBdr>
    </w:div>
    <w:div w:id="1696736358">
      <w:bodyDiv w:val="1"/>
      <w:marLeft w:val="0"/>
      <w:marRight w:val="0"/>
      <w:marTop w:val="0"/>
      <w:marBottom w:val="0"/>
      <w:divBdr>
        <w:top w:val="none" w:sz="0" w:space="0" w:color="auto"/>
        <w:left w:val="none" w:sz="0" w:space="0" w:color="auto"/>
        <w:bottom w:val="none" w:sz="0" w:space="0" w:color="auto"/>
        <w:right w:val="none" w:sz="0" w:space="0" w:color="auto"/>
      </w:divBdr>
    </w:div>
    <w:div w:id="1697194926">
      <w:bodyDiv w:val="1"/>
      <w:marLeft w:val="0"/>
      <w:marRight w:val="0"/>
      <w:marTop w:val="0"/>
      <w:marBottom w:val="0"/>
      <w:divBdr>
        <w:top w:val="none" w:sz="0" w:space="0" w:color="auto"/>
        <w:left w:val="none" w:sz="0" w:space="0" w:color="auto"/>
        <w:bottom w:val="none" w:sz="0" w:space="0" w:color="auto"/>
        <w:right w:val="none" w:sz="0" w:space="0" w:color="auto"/>
      </w:divBdr>
    </w:div>
    <w:div w:id="1697927168">
      <w:bodyDiv w:val="1"/>
      <w:marLeft w:val="0"/>
      <w:marRight w:val="0"/>
      <w:marTop w:val="0"/>
      <w:marBottom w:val="0"/>
      <w:divBdr>
        <w:top w:val="none" w:sz="0" w:space="0" w:color="auto"/>
        <w:left w:val="none" w:sz="0" w:space="0" w:color="auto"/>
        <w:bottom w:val="none" w:sz="0" w:space="0" w:color="auto"/>
        <w:right w:val="none" w:sz="0" w:space="0" w:color="auto"/>
      </w:divBdr>
    </w:div>
    <w:div w:id="1698848184">
      <w:bodyDiv w:val="1"/>
      <w:marLeft w:val="0"/>
      <w:marRight w:val="0"/>
      <w:marTop w:val="0"/>
      <w:marBottom w:val="0"/>
      <w:divBdr>
        <w:top w:val="none" w:sz="0" w:space="0" w:color="auto"/>
        <w:left w:val="none" w:sz="0" w:space="0" w:color="auto"/>
        <w:bottom w:val="none" w:sz="0" w:space="0" w:color="auto"/>
        <w:right w:val="none" w:sz="0" w:space="0" w:color="auto"/>
      </w:divBdr>
    </w:div>
    <w:div w:id="1698892352">
      <w:bodyDiv w:val="1"/>
      <w:marLeft w:val="0"/>
      <w:marRight w:val="0"/>
      <w:marTop w:val="0"/>
      <w:marBottom w:val="0"/>
      <w:divBdr>
        <w:top w:val="none" w:sz="0" w:space="0" w:color="auto"/>
        <w:left w:val="none" w:sz="0" w:space="0" w:color="auto"/>
        <w:bottom w:val="none" w:sz="0" w:space="0" w:color="auto"/>
        <w:right w:val="none" w:sz="0" w:space="0" w:color="auto"/>
      </w:divBdr>
    </w:div>
    <w:div w:id="1699426379">
      <w:bodyDiv w:val="1"/>
      <w:marLeft w:val="0"/>
      <w:marRight w:val="0"/>
      <w:marTop w:val="0"/>
      <w:marBottom w:val="0"/>
      <w:divBdr>
        <w:top w:val="none" w:sz="0" w:space="0" w:color="auto"/>
        <w:left w:val="none" w:sz="0" w:space="0" w:color="auto"/>
        <w:bottom w:val="none" w:sz="0" w:space="0" w:color="auto"/>
        <w:right w:val="none" w:sz="0" w:space="0" w:color="auto"/>
      </w:divBdr>
    </w:div>
    <w:div w:id="1699618392">
      <w:bodyDiv w:val="1"/>
      <w:marLeft w:val="0"/>
      <w:marRight w:val="0"/>
      <w:marTop w:val="0"/>
      <w:marBottom w:val="0"/>
      <w:divBdr>
        <w:top w:val="none" w:sz="0" w:space="0" w:color="auto"/>
        <w:left w:val="none" w:sz="0" w:space="0" w:color="auto"/>
        <w:bottom w:val="none" w:sz="0" w:space="0" w:color="auto"/>
        <w:right w:val="none" w:sz="0" w:space="0" w:color="auto"/>
      </w:divBdr>
    </w:div>
    <w:div w:id="1700734829">
      <w:bodyDiv w:val="1"/>
      <w:marLeft w:val="0"/>
      <w:marRight w:val="0"/>
      <w:marTop w:val="0"/>
      <w:marBottom w:val="0"/>
      <w:divBdr>
        <w:top w:val="none" w:sz="0" w:space="0" w:color="auto"/>
        <w:left w:val="none" w:sz="0" w:space="0" w:color="auto"/>
        <w:bottom w:val="none" w:sz="0" w:space="0" w:color="auto"/>
        <w:right w:val="none" w:sz="0" w:space="0" w:color="auto"/>
      </w:divBdr>
    </w:div>
    <w:div w:id="1700813638">
      <w:bodyDiv w:val="1"/>
      <w:marLeft w:val="0"/>
      <w:marRight w:val="0"/>
      <w:marTop w:val="0"/>
      <w:marBottom w:val="0"/>
      <w:divBdr>
        <w:top w:val="none" w:sz="0" w:space="0" w:color="auto"/>
        <w:left w:val="none" w:sz="0" w:space="0" w:color="auto"/>
        <w:bottom w:val="none" w:sz="0" w:space="0" w:color="auto"/>
        <w:right w:val="none" w:sz="0" w:space="0" w:color="auto"/>
      </w:divBdr>
    </w:div>
    <w:div w:id="1700936794">
      <w:bodyDiv w:val="1"/>
      <w:marLeft w:val="0"/>
      <w:marRight w:val="0"/>
      <w:marTop w:val="0"/>
      <w:marBottom w:val="0"/>
      <w:divBdr>
        <w:top w:val="none" w:sz="0" w:space="0" w:color="auto"/>
        <w:left w:val="none" w:sz="0" w:space="0" w:color="auto"/>
        <w:bottom w:val="none" w:sz="0" w:space="0" w:color="auto"/>
        <w:right w:val="none" w:sz="0" w:space="0" w:color="auto"/>
      </w:divBdr>
    </w:div>
    <w:div w:id="1701006627">
      <w:bodyDiv w:val="1"/>
      <w:marLeft w:val="0"/>
      <w:marRight w:val="0"/>
      <w:marTop w:val="0"/>
      <w:marBottom w:val="0"/>
      <w:divBdr>
        <w:top w:val="none" w:sz="0" w:space="0" w:color="auto"/>
        <w:left w:val="none" w:sz="0" w:space="0" w:color="auto"/>
        <w:bottom w:val="none" w:sz="0" w:space="0" w:color="auto"/>
        <w:right w:val="none" w:sz="0" w:space="0" w:color="auto"/>
      </w:divBdr>
    </w:div>
    <w:div w:id="1701203094">
      <w:bodyDiv w:val="1"/>
      <w:marLeft w:val="0"/>
      <w:marRight w:val="0"/>
      <w:marTop w:val="0"/>
      <w:marBottom w:val="0"/>
      <w:divBdr>
        <w:top w:val="none" w:sz="0" w:space="0" w:color="auto"/>
        <w:left w:val="none" w:sz="0" w:space="0" w:color="auto"/>
        <w:bottom w:val="none" w:sz="0" w:space="0" w:color="auto"/>
        <w:right w:val="none" w:sz="0" w:space="0" w:color="auto"/>
      </w:divBdr>
    </w:div>
    <w:div w:id="1702052006">
      <w:bodyDiv w:val="1"/>
      <w:marLeft w:val="0"/>
      <w:marRight w:val="0"/>
      <w:marTop w:val="0"/>
      <w:marBottom w:val="0"/>
      <w:divBdr>
        <w:top w:val="none" w:sz="0" w:space="0" w:color="auto"/>
        <w:left w:val="none" w:sz="0" w:space="0" w:color="auto"/>
        <w:bottom w:val="none" w:sz="0" w:space="0" w:color="auto"/>
        <w:right w:val="none" w:sz="0" w:space="0" w:color="auto"/>
      </w:divBdr>
    </w:div>
    <w:div w:id="1702779311">
      <w:bodyDiv w:val="1"/>
      <w:marLeft w:val="0"/>
      <w:marRight w:val="0"/>
      <w:marTop w:val="0"/>
      <w:marBottom w:val="0"/>
      <w:divBdr>
        <w:top w:val="none" w:sz="0" w:space="0" w:color="auto"/>
        <w:left w:val="none" w:sz="0" w:space="0" w:color="auto"/>
        <w:bottom w:val="none" w:sz="0" w:space="0" w:color="auto"/>
        <w:right w:val="none" w:sz="0" w:space="0" w:color="auto"/>
      </w:divBdr>
    </w:div>
    <w:div w:id="1703168184">
      <w:bodyDiv w:val="1"/>
      <w:marLeft w:val="0"/>
      <w:marRight w:val="0"/>
      <w:marTop w:val="0"/>
      <w:marBottom w:val="0"/>
      <w:divBdr>
        <w:top w:val="none" w:sz="0" w:space="0" w:color="auto"/>
        <w:left w:val="none" w:sz="0" w:space="0" w:color="auto"/>
        <w:bottom w:val="none" w:sz="0" w:space="0" w:color="auto"/>
        <w:right w:val="none" w:sz="0" w:space="0" w:color="auto"/>
      </w:divBdr>
    </w:div>
    <w:div w:id="1703481671">
      <w:bodyDiv w:val="1"/>
      <w:marLeft w:val="0"/>
      <w:marRight w:val="0"/>
      <w:marTop w:val="0"/>
      <w:marBottom w:val="0"/>
      <w:divBdr>
        <w:top w:val="none" w:sz="0" w:space="0" w:color="auto"/>
        <w:left w:val="none" w:sz="0" w:space="0" w:color="auto"/>
        <w:bottom w:val="none" w:sz="0" w:space="0" w:color="auto"/>
        <w:right w:val="none" w:sz="0" w:space="0" w:color="auto"/>
      </w:divBdr>
    </w:div>
    <w:div w:id="1703632759">
      <w:bodyDiv w:val="1"/>
      <w:marLeft w:val="0"/>
      <w:marRight w:val="0"/>
      <w:marTop w:val="0"/>
      <w:marBottom w:val="0"/>
      <w:divBdr>
        <w:top w:val="none" w:sz="0" w:space="0" w:color="auto"/>
        <w:left w:val="none" w:sz="0" w:space="0" w:color="auto"/>
        <w:bottom w:val="none" w:sz="0" w:space="0" w:color="auto"/>
        <w:right w:val="none" w:sz="0" w:space="0" w:color="auto"/>
      </w:divBdr>
    </w:div>
    <w:div w:id="1704011528">
      <w:bodyDiv w:val="1"/>
      <w:marLeft w:val="0"/>
      <w:marRight w:val="0"/>
      <w:marTop w:val="0"/>
      <w:marBottom w:val="0"/>
      <w:divBdr>
        <w:top w:val="none" w:sz="0" w:space="0" w:color="auto"/>
        <w:left w:val="none" w:sz="0" w:space="0" w:color="auto"/>
        <w:bottom w:val="none" w:sz="0" w:space="0" w:color="auto"/>
        <w:right w:val="none" w:sz="0" w:space="0" w:color="auto"/>
      </w:divBdr>
    </w:div>
    <w:div w:id="1704209920">
      <w:bodyDiv w:val="1"/>
      <w:marLeft w:val="0"/>
      <w:marRight w:val="0"/>
      <w:marTop w:val="0"/>
      <w:marBottom w:val="0"/>
      <w:divBdr>
        <w:top w:val="none" w:sz="0" w:space="0" w:color="auto"/>
        <w:left w:val="none" w:sz="0" w:space="0" w:color="auto"/>
        <w:bottom w:val="none" w:sz="0" w:space="0" w:color="auto"/>
        <w:right w:val="none" w:sz="0" w:space="0" w:color="auto"/>
      </w:divBdr>
    </w:div>
    <w:div w:id="1705254845">
      <w:bodyDiv w:val="1"/>
      <w:marLeft w:val="0"/>
      <w:marRight w:val="0"/>
      <w:marTop w:val="0"/>
      <w:marBottom w:val="0"/>
      <w:divBdr>
        <w:top w:val="none" w:sz="0" w:space="0" w:color="auto"/>
        <w:left w:val="none" w:sz="0" w:space="0" w:color="auto"/>
        <w:bottom w:val="none" w:sz="0" w:space="0" w:color="auto"/>
        <w:right w:val="none" w:sz="0" w:space="0" w:color="auto"/>
      </w:divBdr>
    </w:div>
    <w:div w:id="1705405005">
      <w:bodyDiv w:val="1"/>
      <w:marLeft w:val="0"/>
      <w:marRight w:val="0"/>
      <w:marTop w:val="0"/>
      <w:marBottom w:val="0"/>
      <w:divBdr>
        <w:top w:val="none" w:sz="0" w:space="0" w:color="auto"/>
        <w:left w:val="none" w:sz="0" w:space="0" w:color="auto"/>
        <w:bottom w:val="none" w:sz="0" w:space="0" w:color="auto"/>
        <w:right w:val="none" w:sz="0" w:space="0" w:color="auto"/>
      </w:divBdr>
    </w:div>
    <w:div w:id="1705787494">
      <w:bodyDiv w:val="1"/>
      <w:marLeft w:val="0"/>
      <w:marRight w:val="0"/>
      <w:marTop w:val="0"/>
      <w:marBottom w:val="0"/>
      <w:divBdr>
        <w:top w:val="none" w:sz="0" w:space="0" w:color="auto"/>
        <w:left w:val="none" w:sz="0" w:space="0" w:color="auto"/>
        <w:bottom w:val="none" w:sz="0" w:space="0" w:color="auto"/>
        <w:right w:val="none" w:sz="0" w:space="0" w:color="auto"/>
      </w:divBdr>
    </w:div>
    <w:div w:id="1706783165">
      <w:bodyDiv w:val="1"/>
      <w:marLeft w:val="0"/>
      <w:marRight w:val="0"/>
      <w:marTop w:val="0"/>
      <w:marBottom w:val="0"/>
      <w:divBdr>
        <w:top w:val="none" w:sz="0" w:space="0" w:color="auto"/>
        <w:left w:val="none" w:sz="0" w:space="0" w:color="auto"/>
        <w:bottom w:val="none" w:sz="0" w:space="0" w:color="auto"/>
        <w:right w:val="none" w:sz="0" w:space="0" w:color="auto"/>
      </w:divBdr>
    </w:div>
    <w:div w:id="1706828498">
      <w:bodyDiv w:val="1"/>
      <w:marLeft w:val="0"/>
      <w:marRight w:val="0"/>
      <w:marTop w:val="0"/>
      <w:marBottom w:val="0"/>
      <w:divBdr>
        <w:top w:val="none" w:sz="0" w:space="0" w:color="auto"/>
        <w:left w:val="none" w:sz="0" w:space="0" w:color="auto"/>
        <w:bottom w:val="none" w:sz="0" w:space="0" w:color="auto"/>
        <w:right w:val="none" w:sz="0" w:space="0" w:color="auto"/>
      </w:divBdr>
    </w:div>
    <w:div w:id="1707564355">
      <w:bodyDiv w:val="1"/>
      <w:marLeft w:val="0"/>
      <w:marRight w:val="0"/>
      <w:marTop w:val="0"/>
      <w:marBottom w:val="0"/>
      <w:divBdr>
        <w:top w:val="none" w:sz="0" w:space="0" w:color="auto"/>
        <w:left w:val="none" w:sz="0" w:space="0" w:color="auto"/>
        <w:bottom w:val="none" w:sz="0" w:space="0" w:color="auto"/>
        <w:right w:val="none" w:sz="0" w:space="0" w:color="auto"/>
      </w:divBdr>
    </w:div>
    <w:div w:id="1707680926">
      <w:bodyDiv w:val="1"/>
      <w:marLeft w:val="0"/>
      <w:marRight w:val="0"/>
      <w:marTop w:val="0"/>
      <w:marBottom w:val="0"/>
      <w:divBdr>
        <w:top w:val="none" w:sz="0" w:space="0" w:color="auto"/>
        <w:left w:val="none" w:sz="0" w:space="0" w:color="auto"/>
        <w:bottom w:val="none" w:sz="0" w:space="0" w:color="auto"/>
        <w:right w:val="none" w:sz="0" w:space="0" w:color="auto"/>
      </w:divBdr>
    </w:div>
    <w:div w:id="1707832402">
      <w:bodyDiv w:val="1"/>
      <w:marLeft w:val="0"/>
      <w:marRight w:val="0"/>
      <w:marTop w:val="0"/>
      <w:marBottom w:val="0"/>
      <w:divBdr>
        <w:top w:val="none" w:sz="0" w:space="0" w:color="auto"/>
        <w:left w:val="none" w:sz="0" w:space="0" w:color="auto"/>
        <w:bottom w:val="none" w:sz="0" w:space="0" w:color="auto"/>
        <w:right w:val="none" w:sz="0" w:space="0" w:color="auto"/>
      </w:divBdr>
    </w:div>
    <w:div w:id="1707872806">
      <w:bodyDiv w:val="1"/>
      <w:marLeft w:val="0"/>
      <w:marRight w:val="0"/>
      <w:marTop w:val="0"/>
      <w:marBottom w:val="0"/>
      <w:divBdr>
        <w:top w:val="none" w:sz="0" w:space="0" w:color="auto"/>
        <w:left w:val="none" w:sz="0" w:space="0" w:color="auto"/>
        <w:bottom w:val="none" w:sz="0" w:space="0" w:color="auto"/>
        <w:right w:val="none" w:sz="0" w:space="0" w:color="auto"/>
      </w:divBdr>
    </w:div>
    <w:div w:id="1708212965">
      <w:bodyDiv w:val="1"/>
      <w:marLeft w:val="0"/>
      <w:marRight w:val="0"/>
      <w:marTop w:val="0"/>
      <w:marBottom w:val="0"/>
      <w:divBdr>
        <w:top w:val="none" w:sz="0" w:space="0" w:color="auto"/>
        <w:left w:val="none" w:sz="0" w:space="0" w:color="auto"/>
        <w:bottom w:val="none" w:sz="0" w:space="0" w:color="auto"/>
        <w:right w:val="none" w:sz="0" w:space="0" w:color="auto"/>
      </w:divBdr>
    </w:div>
    <w:div w:id="1708607318">
      <w:bodyDiv w:val="1"/>
      <w:marLeft w:val="0"/>
      <w:marRight w:val="0"/>
      <w:marTop w:val="0"/>
      <w:marBottom w:val="0"/>
      <w:divBdr>
        <w:top w:val="none" w:sz="0" w:space="0" w:color="auto"/>
        <w:left w:val="none" w:sz="0" w:space="0" w:color="auto"/>
        <w:bottom w:val="none" w:sz="0" w:space="0" w:color="auto"/>
        <w:right w:val="none" w:sz="0" w:space="0" w:color="auto"/>
      </w:divBdr>
    </w:div>
    <w:div w:id="1709337166">
      <w:bodyDiv w:val="1"/>
      <w:marLeft w:val="0"/>
      <w:marRight w:val="0"/>
      <w:marTop w:val="0"/>
      <w:marBottom w:val="0"/>
      <w:divBdr>
        <w:top w:val="none" w:sz="0" w:space="0" w:color="auto"/>
        <w:left w:val="none" w:sz="0" w:space="0" w:color="auto"/>
        <w:bottom w:val="none" w:sz="0" w:space="0" w:color="auto"/>
        <w:right w:val="none" w:sz="0" w:space="0" w:color="auto"/>
      </w:divBdr>
    </w:div>
    <w:div w:id="1709530915">
      <w:bodyDiv w:val="1"/>
      <w:marLeft w:val="0"/>
      <w:marRight w:val="0"/>
      <w:marTop w:val="0"/>
      <w:marBottom w:val="0"/>
      <w:divBdr>
        <w:top w:val="none" w:sz="0" w:space="0" w:color="auto"/>
        <w:left w:val="none" w:sz="0" w:space="0" w:color="auto"/>
        <w:bottom w:val="none" w:sz="0" w:space="0" w:color="auto"/>
        <w:right w:val="none" w:sz="0" w:space="0" w:color="auto"/>
      </w:divBdr>
    </w:div>
    <w:div w:id="1709717563">
      <w:bodyDiv w:val="1"/>
      <w:marLeft w:val="0"/>
      <w:marRight w:val="0"/>
      <w:marTop w:val="0"/>
      <w:marBottom w:val="0"/>
      <w:divBdr>
        <w:top w:val="none" w:sz="0" w:space="0" w:color="auto"/>
        <w:left w:val="none" w:sz="0" w:space="0" w:color="auto"/>
        <w:bottom w:val="none" w:sz="0" w:space="0" w:color="auto"/>
        <w:right w:val="none" w:sz="0" w:space="0" w:color="auto"/>
      </w:divBdr>
    </w:div>
    <w:div w:id="1710492520">
      <w:bodyDiv w:val="1"/>
      <w:marLeft w:val="0"/>
      <w:marRight w:val="0"/>
      <w:marTop w:val="0"/>
      <w:marBottom w:val="0"/>
      <w:divBdr>
        <w:top w:val="none" w:sz="0" w:space="0" w:color="auto"/>
        <w:left w:val="none" w:sz="0" w:space="0" w:color="auto"/>
        <w:bottom w:val="none" w:sz="0" w:space="0" w:color="auto"/>
        <w:right w:val="none" w:sz="0" w:space="0" w:color="auto"/>
      </w:divBdr>
    </w:div>
    <w:div w:id="1711025825">
      <w:bodyDiv w:val="1"/>
      <w:marLeft w:val="0"/>
      <w:marRight w:val="0"/>
      <w:marTop w:val="0"/>
      <w:marBottom w:val="0"/>
      <w:divBdr>
        <w:top w:val="none" w:sz="0" w:space="0" w:color="auto"/>
        <w:left w:val="none" w:sz="0" w:space="0" w:color="auto"/>
        <w:bottom w:val="none" w:sz="0" w:space="0" w:color="auto"/>
        <w:right w:val="none" w:sz="0" w:space="0" w:color="auto"/>
      </w:divBdr>
    </w:div>
    <w:div w:id="1711342772">
      <w:bodyDiv w:val="1"/>
      <w:marLeft w:val="0"/>
      <w:marRight w:val="0"/>
      <w:marTop w:val="0"/>
      <w:marBottom w:val="0"/>
      <w:divBdr>
        <w:top w:val="none" w:sz="0" w:space="0" w:color="auto"/>
        <w:left w:val="none" w:sz="0" w:space="0" w:color="auto"/>
        <w:bottom w:val="none" w:sz="0" w:space="0" w:color="auto"/>
        <w:right w:val="none" w:sz="0" w:space="0" w:color="auto"/>
      </w:divBdr>
    </w:div>
    <w:div w:id="1711418017">
      <w:bodyDiv w:val="1"/>
      <w:marLeft w:val="0"/>
      <w:marRight w:val="0"/>
      <w:marTop w:val="0"/>
      <w:marBottom w:val="0"/>
      <w:divBdr>
        <w:top w:val="none" w:sz="0" w:space="0" w:color="auto"/>
        <w:left w:val="none" w:sz="0" w:space="0" w:color="auto"/>
        <w:bottom w:val="none" w:sz="0" w:space="0" w:color="auto"/>
        <w:right w:val="none" w:sz="0" w:space="0" w:color="auto"/>
      </w:divBdr>
    </w:div>
    <w:div w:id="1711564118">
      <w:bodyDiv w:val="1"/>
      <w:marLeft w:val="0"/>
      <w:marRight w:val="0"/>
      <w:marTop w:val="0"/>
      <w:marBottom w:val="0"/>
      <w:divBdr>
        <w:top w:val="none" w:sz="0" w:space="0" w:color="auto"/>
        <w:left w:val="none" w:sz="0" w:space="0" w:color="auto"/>
        <w:bottom w:val="none" w:sz="0" w:space="0" w:color="auto"/>
        <w:right w:val="none" w:sz="0" w:space="0" w:color="auto"/>
      </w:divBdr>
    </w:div>
    <w:div w:id="1711763391">
      <w:bodyDiv w:val="1"/>
      <w:marLeft w:val="0"/>
      <w:marRight w:val="0"/>
      <w:marTop w:val="0"/>
      <w:marBottom w:val="0"/>
      <w:divBdr>
        <w:top w:val="none" w:sz="0" w:space="0" w:color="auto"/>
        <w:left w:val="none" w:sz="0" w:space="0" w:color="auto"/>
        <w:bottom w:val="none" w:sz="0" w:space="0" w:color="auto"/>
        <w:right w:val="none" w:sz="0" w:space="0" w:color="auto"/>
      </w:divBdr>
    </w:div>
    <w:div w:id="1711954526">
      <w:bodyDiv w:val="1"/>
      <w:marLeft w:val="0"/>
      <w:marRight w:val="0"/>
      <w:marTop w:val="0"/>
      <w:marBottom w:val="0"/>
      <w:divBdr>
        <w:top w:val="none" w:sz="0" w:space="0" w:color="auto"/>
        <w:left w:val="none" w:sz="0" w:space="0" w:color="auto"/>
        <w:bottom w:val="none" w:sz="0" w:space="0" w:color="auto"/>
        <w:right w:val="none" w:sz="0" w:space="0" w:color="auto"/>
      </w:divBdr>
    </w:div>
    <w:div w:id="1712610898">
      <w:bodyDiv w:val="1"/>
      <w:marLeft w:val="0"/>
      <w:marRight w:val="0"/>
      <w:marTop w:val="0"/>
      <w:marBottom w:val="0"/>
      <w:divBdr>
        <w:top w:val="none" w:sz="0" w:space="0" w:color="auto"/>
        <w:left w:val="none" w:sz="0" w:space="0" w:color="auto"/>
        <w:bottom w:val="none" w:sz="0" w:space="0" w:color="auto"/>
        <w:right w:val="none" w:sz="0" w:space="0" w:color="auto"/>
      </w:divBdr>
    </w:div>
    <w:div w:id="1713073085">
      <w:bodyDiv w:val="1"/>
      <w:marLeft w:val="0"/>
      <w:marRight w:val="0"/>
      <w:marTop w:val="0"/>
      <w:marBottom w:val="0"/>
      <w:divBdr>
        <w:top w:val="none" w:sz="0" w:space="0" w:color="auto"/>
        <w:left w:val="none" w:sz="0" w:space="0" w:color="auto"/>
        <w:bottom w:val="none" w:sz="0" w:space="0" w:color="auto"/>
        <w:right w:val="none" w:sz="0" w:space="0" w:color="auto"/>
      </w:divBdr>
    </w:div>
    <w:div w:id="1713190522">
      <w:bodyDiv w:val="1"/>
      <w:marLeft w:val="0"/>
      <w:marRight w:val="0"/>
      <w:marTop w:val="0"/>
      <w:marBottom w:val="0"/>
      <w:divBdr>
        <w:top w:val="none" w:sz="0" w:space="0" w:color="auto"/>
        <w:left w:val="none" w:sz="0" w:space="0" w:color="auto"/>
        <w:bottom w:val="none" w:sz="0" w:space="0" w:color="auto"/>
        <w:right w:val="none" w:sz="0" w:space="0" w:color="auto"/>
      </w:divBdr>
    </w:div>
    <w:div w:id="1714234569">
      <w:bodyDiv w:val="1"/>
      <w:marLeft w:val="0"/>
      <w:marRight w:val="0"/>
      <w:marTop w:val="0"/>
      <w:marBottom w:val="0"/>
      <w:divBdr>
        <w:top w:val="none" w:sz="0" w:space="0" w:color="auto"/>
        <w:left w:val="none" w:sz="0" w:space="0" w:color="auto"/>
        <w:bottom w:val="none" w:sz="0" w:space="0" w:color="auto"/>
        <w:right w:val="none" w:sz="0" w:space="0" w:color="auto"/>
      </w:divBdr>
    </w:div>
    <w:div w:id="1714378698">
      <w:bodyDiv w:val="1"/>
      <w:marLeft w:val="0"/>
      <w:marRight w:val="0"/>
      <w:marTop w:val="0"/>
      <w:marBottom w:val="0"/>
      <w:divBdr>
        <w:top w:val="none" w:sz="0" w:space="0" w:color="auto"/>
        <w:left w:val="none" w:sz="0" w:space="0" w:color="auto"/>
        <w:bottom w:val="none" w:sz="0" w:space="0" w:color="auto"/>
        <w:right w:val="none" w:sz="0" w:space="0" w:color="auto"/>
      </w:divBdr>
    </w:div>
    <w:div w:id="1714385406">
      <w:bodyDiv w:val="1"/>
      <w:marLeft w:val="0"/>
      <w:marRight w:val="0"/>
      <w:marTop w:val="0"/>
      <w:marBottom w:val="0"/>
      <w:divBdr>
        <w:top w:val="none" w:sz="0" w:space="0" w:color="auto"/>
        <w:left w:val="none" w:sz="0" w:space="0" w:color="auto"/>
        <w:bottom w:val="none" w:sz="0" w:space="0" w:color="auto"/>
        <w:right w:val="none" w:sz="0" w:space="0" w:color="auto"/>
      </w:divBdr>
    </w:div>
    <w:div w:id="1714422281">
      <w:bodyDiv w:val="1"/>
      <w:marLeft w:val="0"/>
      <w:marRight w:val="0"/>
      <w:marTop w:val="0"/>
      <w:marBottom w:val="0"/>
      <w:divBdr>
        <w:top w:val="none" w:sz="0" w:space="0" w:color="auto"/>
        <w:left w:val="none" w:sz="0" w:space="0" w:color="auto"/>
        <w:bottom w:val="none" w:sz="0" w:space="0" w:color="auto"/>
        <w:right w:val="none" w:sz="0" w:space="0" w:color="auto"/>
      </w:divBdr>
    </w:div>
    <w:div w:id="1714622190">
      <w:bodyDiv w:val="1"/>
      <w:marLeft w:val="0"/>
      <w:marRight w:val="0"/>
      <w:marTop w:val="0"/>
      <w:marBottom w:val="0"/>
      <w:divBdr>
        <w:top w:val="none" w:sz="0" w:space="0" w:color="auto"/>
        <w:left w:val="none" w:sz="0" w:space="0" w:color="auto"/>
        <w:bottom w:val="none" w:sz="0" w:space="0" w:color="auto"/>
        <w:right w:val="none" w:sz="0" w:space="0" w:color="auto"/>
      </w:divBdr>
    </w:div>
    <w:div w:id="1714885634">
      <w:bodyDiv w:val="1"/>
      <w:marLeft w:val="0"/>
      <w:marRight w:val="0"/>
      <w:marTop w:val="0"/>
      <w:marBottom w:val="0"/>
      <w:divBdr>
        <w:top w:val="none" w:sz="0" w:space="0" w:color="auto"/>
        <w:left w:val="none" w:sz="0" w:space="0" w:color="auto"/>
        <w:bottom w:val="none" w:sz="0" w:space="0" w:color="auto"/>
        <w:right w:val="none" w:sz="0" w:space="0" w:color="auto"/>
      </w:divBdr>
    </w:div>
    <w:div w:id="1715036446">
      <w:bodyDiv w:val="1"/>
      <w:marLeft w:val="0"/>
      <w:marRight w:val="0"/>
      <w:marTop w:val="0"/>
      <w:marBottom w:val="0"/>
      <w:divBdr>
        <w:top w:val="none" w:sz="0" w:space="0" w:color="auto"/>
        <w:left w:val="none" w:sz="0" w:space="0" w:color="auto"/>
        <w:bottom w:val="none" w:sz="0" w:space="0" w:color="auto"/>
        <w:right w:val="none" w:sz="0" w:space="0" w:color="auto"/>
      </w:divBdr>
    </w:div>
    <w:div w:id="1715080927">
      <w:bodyDiv w:val="1"/>
      <w:marLeft w:val="0"/>
      <w:marRight w:val="0"/>
      <w:marTop w:val="0"/>
      <w:marBottom w:val="0"/>
      <w:divBdr>
        <w:top w:val="none" w:sz="0" w:space="0" w:color="auto"/>
        <w:left w:val="none" w:sz="0" w:space="0" w:color="auto"/>
        <w:bottom w:val="none" w:sz="0" w:space="0" w:color="auto"/>
        <w:right w:val="none" w:sz="0" w:space="0" w:color="auto"/>
      </w:divBdr>
    </w:div>
    <w:div w:id="1715807010">
      <w:bodyDiv w:val="1"/>
      <w:marLeft w:val="0"/>
      <w:marRight w:val="0"/>
      <w:marTop w:val="0"/>
      <w:marBottom w:val="0"/>
      <w:divBdr>
        <w:top w:val="none" w:sz="0" w:space="0" w:color="auto"/>
        <w:left w:val="none" w:sz="0" w:space="0" w:color="auto"/>
        <w:bottom w:val="none" w:sz="0" w:space="0" w:color="auto"/>
        <w:right w:val="none" w:sz="0" w:space="0" w:color="auto"/>
      </w:divBdr>
    </w:div>
    <w:div w:id="1716931525">
      <w:bodyDiv w:val="1"/>
      <w:marLeft w:val="0"/>
      <w:marRight w:val="0"/>
      <w:marTop w:val="0"/>
      <w:marBottom w:val="0"/>
      <w:divBdr>
        <w:top w:val="none" w:sz="0" w:space="0" w:color="auto"/>
        <w:left w:val="none" w:sz="0" w:space="0" w:color="auto"/>
        <w:bottom w:val="none" w:sz="0" w:space="0" w:color="auto"/>
        <w:right w:val="none" w:sz="0" w:space="0" w:color="auto"/>
      </w:divBdr>
    </w:div>
    <w:div w:id="1717243489">
      <w:bodyDiv w:val="1"/>
      <w:marLeft w:val="0"/>
      <w:marRight w:val="0"/>
      <w:marTop w:val="0"/>
      <w:marBottom w:val="0"/>
      <w:divBdr>
        <w:top w:val="none" w:sz="0" w:space="0" w:color="auto"/>
        <w:left w:val="none" w:sz="0" w:space="0" w:color="auto"/>
        <w:bottom w:val="none" w:sz="0" w:space="0" w:color="auto"/>
        <w:right w:val="none" w:sz="0" w:space="0" w:color="auto"/>
      </w:divBdr>
    </w:div>
    <w:div w:id="1717311501">
      <w:bodyDiv w:val="1"/>
      <w:marLeft w:val="0"/>
      <w:marRight w:val="0"/>
      <w:marTop w:val="0"/>
      <w:marBottom w:val="0"/>
      <w:divBdr>
        <w:top w:val="none" w:sz="0" w:space="0" w:color="auto"/>
        <w:left w:val="none" w:sz="0" w:space="0" w:color="auto"/>
        <w:bottom w:val="none" w:sz="0" w:space="0" w:color="auto"/>
        <w:right w:val="none" w:sz="0" w:space="0" w:color="auto"/>
      </w:divBdr>
    </w:div>
    <w:div w:id="1717971346">
      <w:bodyDiv w:val="1"/>
      <w:marLeft w:val="0"/>
      <w:marRight w:val="0"/>
      <w:marTop w:val="0"/>
      <w:marBottom w:val="0"/>
      <w:divBdr>
        <w:top w:val="none" w:sz="0" w:space="0" w:color="auto"/>
        <w:left w:val="none" w:sz="0" w:space="0" w:color="auto"/>
        <w:bottom w:val="none" w:sz="0" w:space="0" w:color="auto"/>
        <w:right w:val="none" w:sz="0" w:space="0" w:color="auto"/>
      </w:divBdr>
    </w:div>
    <w:div w:id="1718163604">
      <w:bodyDiv w:val="1"/>
      <w:marLeft w:val="0"/>
      <w:marRight w:val="0"/>
      <w:marTop w:val="0"/>
      <w:marBottom w:val="0"/>
      <w:divBdr>
        <w:top w:val="none" w:sz="0" w:space="0" w:color="auto"/>
        <w:left w:val="none" w:sz="0" w:space="0" w:color="auto"/>
        <w:bottom w:val="none" w:sz="0" w:space="0" w:color="auto"/>
        <w:right w:val="none" w:sz="0" w:space="0" w:color="auto"/>
      </w:divBdr>
    </w:div>
    <w:div w:id="1719014953">
      <w:bodyDiv w:val="1"/>
      <w:marLeft w:val="0"/>
      <w:marRight w:val="0"/>
      <w:marTop w:val="0"/>
      <w:marBottom w:val="0"/>
      <w:divBdr>
        <w:top w:val="none" w:sz="0" w:space="0" w:color="auto"/>
        <w:left w:val="none" w:sz="0" w:space="0" w:color="auto"/>
        <w:bottom w:val="none" w:sz="0" w:space="0" w:color="auto"/>
        <w:right w:val="none" w:sz="0" w:space="0" w:color="auto"/>
      </w:divBdr>
    </w:div>
    <w:div w:id="1720131069">
      <w:bodyDiv w:val="1"/>
      <w:marLeft w:val="0"/>
      <w:marRight w:val="0"/>
      <w:marTop w:val="0"/>
      <w:marBottom w:val="0"/>
      <w:divBdr>
        <w:top w:val="none" w:sz="0" w:space="0" w:color="auto"/>
        <w:left w:val="none" w:sz="0" w:space="0" w:color="auto"/>
        <w:bottom w:val="none" w:sz="0" w:space="0" w:color="auto"/>
        <w:right w:val="none" w:sz="0" w:space="0" w:color="auto"/>
      </w:divBdr>
    </w:div>
    <w:div w:id="1720203502">
      <w:bodyDiv w:val="1"/>
      <w:marLeft w:val="0"/>
      <w:marRight w:val="0"/>
      <w:marTop w:val="0"/>
      <w:marBottom w:val="0"/>
      <w:divBdr>
        <w:top w:val="none" w:sz="0" w:space="0" w:color="auto"/>
        <w:left w:val="none" w:sz="0" w:space="0" w:color="auto"/>
        <w:bottom w:val="none" w:sz="0" w:space="0" w:color="auto"/>
        <w:right w:val="none" w:sz="0" w:space="0" w:color="auto"/>
      </w:divBdr>
    </w:div>
    <w:div w:id="1721126576">
      <w:bodyDiv w:val="1"/>
      <w:marLeft w:val="0"/>
      <w:marRight w:val="0"/>
      <w:marTop w:val="0"/>
      <w:marBottom w:val="0"/>
      <w:divBdr>
        <w:top w:val="none" w:sz="0" w:space="0" w:color="auto"/>
        <w:left w:val="none" w:sz="0" w:space="0" w:color="auto"/>
        <w:bottom w:val="none" w:sz="0" w:space="0" w:color="auto"/>
        <w:right w:val="none" w:sz="0" w:space="0" w:color="auto"/>
      </w:divBdr>
    </w:div>
    <w:div w:id="1721128010">
      <w:bodyDiv w:val="1"/>
      <w:marLeft w:val="0"/>
      <w:marRight w:val="0"/>
      <w:marTop w:val="0"/>
      <w:marBottom w:val="0"/>
      <w:divBdr>
        <w:top w:val="none" w:sz="0" w:space="0" w:color="auto"/>
        <w:left w:val="none" w:sz="0" w:space="0" w:color="auto"/>
        <w:bottom w:val="none" w:sz="0" w:space="0" w:color="auto"/>
        <w:right w:val="none" w:sz="0" w:space="0" w:color="auto"/>
      </w:divBdr>
    </w:div>
    <w:div w:id="1721245886">
      <w:bodyDiv w:val="1"/>
      <w:marLeft w:val="0"/>
      <w:marRight w:val="0"/>
      <w:marTop w:val="0"/>
      <w:marBottom w:val="0"/>
      <w:divBdr>
        <w:top w:val="none" w:sz="0" w:space="0" w:color="auto"/>
        <w:left w:val="none" w:sz="0" w:space="0" w:color="auto"/>
        <w:bottom w:val="none" w:sz="0" w:space="0" w:color="auto"/>
        <w:right w:val="none" w:sz="0" w:space="0" w:color="auto"/>
      </w:divBdr>
    </w:div>
    <w:div w:id="1721246644">
      <w:bodyDiv w:val="1"/>
      <w:marLeft w:val="0"/>
      <w:marRight w:val="0"/>
      <w:marTop w:val="0"/>
      <w:marBottom w:val="0"/>
      <w:divBdr>
        <w:top w:val="none" w:sz="0" w:space="0" w:color="auto"/>
        <w:left w:val="none" w:sz="0" w:space="0" w:color="auto"/>
        <w:bottom w:val="none" w:sz="0" w:space="0" w:color="auto"/>
        <w:right w:val="none" w:sz="0" w:space="0" w:color="auto"/>
      </w:divBdr>
    </w:div>
    <w:div w:id="1721594248">
      <w:bodyDiv w:val="1"/>
      <w:marLeft w:val="0"/>
      <w:marRight w:val="0"/>
      <w:marTop w:val="0"/>
      <w:marBottom w:val="0"/>
      <w:divBdr>
        <w:top w:val="none" w:sz="0" w:space="0" w:color="auto"/>
        <w:left w:val="none" w:sz="0" w:space="0" w:color="auto"/>
        <w:bottom w:val="none" w:sz="0" w:space="0" w:color="auto"/>
        <w:right w:val="none" w:sz="0" w:space="0" w:color="auto"/>
      </w:divBdr>
    </w:div>
    <w:div w:id="1722745469">
      <w:bodyDiv w:val="1"/>
      <w:marLeft w:val="0"/>
      <w:marRight w:val="0"/>
      <w:marTop w:val="0"/>
      <w:marBottom w:val="0"/>
      <w:divBdr>
        <w:top w:val="none" w:sz="0" w:space="0" w:color="auto"/>
        <w:left w:val="none" w:sz="0" w:space="0" w:color="auto"/>
        <w:bottom w:val="none" w:sz="0" w:space="0" w:color="auto"/>
        <w:right w:val="none" w:sz="0" w:space="0" w:color="auto"/>
      </w:divBdr>
    </w:div>
    <w:div w:id="1723671976">
      <w:bodyDiv w:val="1"/>
      <w:marLeft w:val="0"/>
      <w:marRight w:val="0"/>
      <w:marTop w:val="0"/>
      <w:marBottom w:val="0"/>
      <w:divBdr>
        <w:top w:val="none" w:sz="0" w:space="0" w:color="auto"/>
        <w:left w:val="none" w:sz="0" w:space="0" w:color="auto"/>
        <w:bottom w:val="none" w:sz="0" w:space="0" w:color="auto"/>
        <w:right w:val="none" w:sz="0" w:space="0" w:color="auto"/>
      </w:divBdr>
    </w:div>
    <w:div w:id="1723941839">
      <w:bodyDiv w:val="1"/>
      <w:marLeft w:val="0"/>
      <w:marRight w:val="0"/>
      <w:marTop w:val="0"/>
      <w:marBottom w:val="0"/>
      <w:divBdr>
        <w:top w:val="none" w:sz="0" w:space="0" w:color="auto"/>
        <w:left w:val="none" w:sz="0" w:space="0" w:color="auto"/>
        <w:bottom w:val="none" w:sz="0" w:space="0" w:color="auto"/>
        <w:right w:val="none" w:sz="0" w:space="0" w:color="auto"/>
      </w:divBdr>
    </w:div>
    <w:div w:id="1724017631">
      <w:bodyDiv w:val="1"/>
      <w:marLeft w:val="0"/>
      <w:marRight w:val="0"/>
      <w:marTop w:val="0"/>
      <w:marBottom w:val="0"/>
      <w:divBdr>
        <w:top w:val="none" w:sz="0" w:space="0" w:color="auto"/>
        <w:left w:val="none" w:sz="0" w:space="0" w:color="auto"/>
        <w:bottom w:val="none" w:sz="0" w:space="0" w:color="auto"/>
        <w:right w:val="none" w:sz="0" w:space="0" w:color="auto"/>
      </w:divBdr>
    </w:div>
    <w:div w:id="1724868141">
      <w:bodyDiv w:val="1"/>
      <w:marLeft w:val="0"/>
      <w:marRight w:val="0"/>
      <w:marTop w:val="0"/>
      <w:marBottom w:val="0"/>
      <w:divBdr>
        <w:top w:val="none" w:sz="0" w:space="0" w:color="auto"/>
        <w:left w:val="none" w:sz="0" w:space="0" w:color="auto"/>
        <w:bottom w:val="none" w:sz="0" w:space="0" w:color="auto"/>
        <w:right w:val="none" w:sz="0" w:space="0" w:color="auto"/>
      </w:divBdr>
    </w:div>
    <w:div w:id="1725791214">
      <w:bodyDiv w:val="1"/>
      <w:marLeft w:val="0"/>
      <w:marRight w:val="0"/>
      <w:marTop w:val="0"/>
      <w:marBottom w:val="0"/>
      <w:divBdr>
        <w:top w:val="none" w:sz="0" w:space="0" w:color="auto"/>
        <w:left w:val="none" w:sz="0" w:space="0" w:color="auto"/>
        <w:bottom w:val="none" w:sz="0" w:space="0" w:color="auto"/>
        <w:right w:val="none" w:sz="0" w:space="0" w:color="auto"/>
      </w:divBdr>
    </w:div>
    <w:div w:id="1726106407">
      <w:bodyDiv w:val="1"/>
      <w:marLeft w:val="0"/>
      <w:marRight w:val="0"/>
      <w:marTop w:val="0"/>
      <w:marBottom w:val="0"/>
      <w:divBdr>
        <w:top w:val="none" w:sz="0" w:space="0" w:color="auto"/>
        <w:left w:val="none" w:sz="0" w:space="0" w:color="auto"/>
        <w:bottom w:val="none" w:sz="0" w:space="0" w:color="auto"/>
        <w:right w:val="none" w:sz="0" w:space="0" w:color="auto"/>
      </w:divBdr>
    </w:div>
    <w:div w:id="1726220045">
      <w:bodyDiv w:val="1"/>
      <w:marLeft w:val="0"/>
      <w:marRight w:val="0"/>
      <w:marTop w:val="0"/>
      <w:marBottom w:val="0"/>
      <w:divBdr>
        <w:top w:val="none" w:sz="0" w:space="0" w:color="auto"/>
        <w:left w:val="none" w:sz="0" w:space="0" w:color="auto"/>
        <w:bottom w:val="none" w:sz="0" w:space="0" w:color="auto"/>
        <w:right w:val="none" w:sz="0" w:space="0" w:color="auto"/>
      </w:divBdr>
    </w:div>
    <w:div w:id="1726370613">
      <w:bodyDiv w:val="1"/>
      <w:marLeft w:val="0"/>
      <w:marRight w:val="0"/>
      <w:marTop w:val="0"/>
      <w:marBottom w:val="0"/>
      <w:divBdr>
        <w:top w:val="none" w:sz="0" w:space="0" w:color="auto"/>
        <w:left w:val="none" w:sz="0" w:space="0" w:color="auto"/>
        <w:bottom w:val="none" w:sz="0" w:space="0" w:color="auto"/>
        <w:right w:val="none" w:sz="0" w:space="0" w:color="auto"/>
      </w:divBdr>
    </w:div>
    <w:div w:id="1727484370">
      <w:bodyDiv w:val="1"/>
      <w:marLeft w:val="0"/>
      <w:marRight w:val="0"/>
      <w:marTop w:val="0"/>
      <w:marBottom w:val="0"/>
      <w:divBdr>
        <w:top w:val="none" w:sz="0" w:space="0" w:color="auto"/>
        <w:left w:val="none" w:sz="0" w:space="0" w:color="auto"/>
        <w:bottom w:val="none" w:sz="0" w:space="0" w:color="auto"/>
        <w:right w:val="none" w:sz="0" w:space="0" w:color="auto"/>
      </w:divBdr>
    </w:div>
    <w:div w:id="1727758091">
      <w:bodyDiv w:val="1"/>
      <w:marLeft w:val="0"/>
      <w:marRight w:val="0"/>
      <w:marTop w:val="0"/>
      <w:marBottom w:val="0"/>
      <w:divBdr>
        <w:top w:val="none" w:sz="0" w:space="0" w:color="auto"/>
        <w:left w:val="none" w:sz="0" w:space="0" w:color="auto"/>
        <w:bottom w:val="none" w:sz="0" w:space="0" w:color="auto"/>
        <w:right w:val="none" w:sz="0" w:space="0" w:color="auto"/>
      </w:divBdr>
    </w:div>
    <w:div w:id="1727991963">
      <w:bodyDiv w:val="1"/>
      <w:marLeft w:val="0"/>
      <w:marRight w:val="0"/>
      <w:marTop w:val="0"/>
      <w:marBottom w:val="0"/>
      <w:divBdr>
        <w:top w:val="none" w:sz="0" w:space="0" w:color="auto"/>
        <w:left w:val="none" w:sz="0" w:space="0" w:color="auto"/>
        <w:bottom w:val="none" w:sz="0" w:space="0" w:color="auto"/>
        <w:right w:val="none" w:sz="0" w:space="0" w:color="auto"/>
      </w:divBdr>
    </w:div>
    <w:div w:id="1728601852">
      <w:bodyDiv w:val="1"/>
      <w:marLeft w:val="0"/>
      <w:marRight w:val="0"/>
      <w:marTop w:val="0"/>
      <w:marBottom w:val="0"/>
      <w:divBdr>
        <w:top w:val="none" w:sz="0" w:space="0" w:color="auto"/>
        <w:left w:val="none" w:sz="0" w:space="0" w:color="auto"/>
        <w:bottom w:val="none" w:sz="0" w:space="0" w:color="auto"/>
        <w:right w:val="none" w:sz="0" w:space="0" w:color="auto"/>
      </w:divBdr>
    </w:div>
    <w:div w:id="1728842178">
      <w:bodyDiv w:val="1"/>
      <w:marLeft w:val="0"/>
      <w:marRight w:val="0"/>
      <w:marTop w:val="0"/>
      <w:marBottom w:val="0"/>
      <w:divBdr>
        <w:top w:val="none" w:sz="0" w:space="0" w:color="auto"/>
        <w:left w:val="none" w:sz="0" w:space="0" w:color="auto"/>
        <w:bottom w:val="none" w:sz="0" w:space="0" w:color="auto"/>
        <w:right w:val="none" w:sz="0" w:space="0" w:color="auto"/>
      </w:divBdr>
    </w:div>
    <w:div w:id="1729331004">
      <w:bodyDiv w:val="1"/>
      <w:marLeft w:val="0"/>
      <w:marRight w:val="0"/>
      <w:marTop w:val="0"/>
      <w:marBottom w:val="0"/>
      <w:divBdr>
        <w:top w:val="none" w:sz="0" w:space="0" w:color="auto"/>
        <w:left w:val="none" w:sz="0" w:space="0" w:color="auto"/>
        <w:bottom w:val="none" w:sz="0" w:space="0" w:color="auto"/>
        <w:right w:val="none" w:sz="0" w:space="0" w:color="auto"/>
      </w:divBdr>
    </w:div>
    <w:div w:id="1730029753">
      <w:bodyDiv w:val="1"/>
      <w:marLeft w:val="0"/>
      <w:marRight w:val="0"/>
      <w:marTop w:val="0"/>
      <w:marBottom w:val="0"/>
      <w:divBdr>
        <w:top w:val="none" w:sz="0" w:space="0" w:color="auto"/>
        <w:left w:val="none" w:sz="0" w:space="0" w:color="auto"/>
        <w:bottom w:val="none" w:sz="0" w:space="0" w:color="auto"/>
        <w:right w:val="none" w:sz="0" w:space="0" w:color="auto"/>
      </w:divBdr>
    </w:div>
    <w:div w:id="1730151567">
      <w:bodyDiv w:val="1"/>
      <w:marLeft w:val="0"/>
      <w:marRight w:val="0"/>
      <w:marTop w:val="0"/>
      <w:marBottom w:val="0"/>
      <w:divBdr>
        <w:top w:val="none" w:sz="0" w:space="0" w:color="auto"/>
        <w:left w:val="none" w:sz="0" w:space="0" w:color="auto"/>
        <w:bottom w:val="none" w:sz="0" w:space="0" w:color="auto"/>
        <w:right w:val="none" w:sz="0" w:space="0" w:color="auto"/>
      </w:divBdr>
    </w:div>
    <w:div w:id="1730571778">
      <w:bodyDiv w:val="1"/>
      <w:marLeft w:val="0"/>
      <w:marRight w:val="0"/>
      <w:marTop w:val="0"/>
      <w:marBottom w:val="0"/>
      <w:divBdr>
        <w:top w:val="none" w:sz="0" w:space="0" w:color="auto"/>
        <w:left w:val="none" w:sz="0" w:space="0" w:color="auto"/>
        <w:bottom w:val="none" w:sz="0" w:space="0" w:color="auto"/>
        <w:right w:val="none" w:sz="0" w:space="0" w:color="auto"/>
      </w:divBdr>
    </w:div>
    <w:div w:id="1731269205">
      <w:bodyDiv w:val="1"/>
      <w:marLeft w:val="0"/>
      <w:marRight w:val="0"/>
      <w:marTop w:val="0"/>
      <w:marBottom w:val="0"/>
      <w:divBdr>
        <w:top w:val="none" w:sz="0" w:space="0" w:color="auto"/>
        <w:left w:val="none" w:sz="0" w:space="0" w:color="auto"/>
        <w:bottom w:val="none" w:sz="0" w:space="0" w:color="auto"/>
        <w:right w:val="none" w:sz="0" w:space="0" w:color="auto"/>
      </w:divBdr>
    </w:div>
    <w:div w:id="1731727348">
      <w:bodyDiv w:val="1"/>
      <w:marLeft w:val="0"/>
      <w:marRight w:val="0"/>
      <w:marTop w:val="0"/>
      <w:marBottom w:val="0"/>
      <w:divBdr>
        <w:top w:val="none" w:sz="0" w:space="0" w:color="auto"/>
        <w:left w:val="none" w:sz="0" w:space="0" w:color="auto"/>
        <w:bottom w:val="none" w:sz="0" w:space="0" w:color="auto"/>
        <w:right w:val="none" w:sz="0" w:space="0" w:color="auto"/>
      </w:divBdr>
    </w:div>
    <w:div w:id="1731952547">
      <w:bodyDiv w:val="1"/>
      <w:marLeft w:val="0"/>
      <w:marRight w:val="0"/>
      <w:marTop w:val="0"/>
      <w:marBottom w:val="0"/>
      <w:divBdr>
        <w:top w:val="none" w:sz="0" w:space="0" w:color="auto"/>
        <w:left w:val="none" w:sz="0" w:space="0" w:color="auto"/>
        <w:bottom w:val="none" w:sz="0" w:space="0" w:color="auto"/>
        <w:right w:val="none" w:sz="0" w:space="0" w:color="auto"/>
      </w:divBdr>
    </w:div>
    <w:div w:id="1732069832">
      <w:bodyDiv w:val="1"/>
      <w:marLeft w:val="0"/>
      <w:marRight w:val="0"/>
      <w:marTop w:val="0"/>
      <w:marBottom w:val="0"/>
      <w:divBdr>
        <w:top w:val="none" w:sz="0" w:space="0" w:color="auto"/>
        <w:left w:val="none" w:sz="0" w:space="0" w:color="auto"/>
        <w:bottom w:val="none" w:sz="0" w:space="0" w:color="auto"/>
        <w:right w:val="none" w:sz="0" w:space="0" w:color="auto"/>
      </w:divBdr>
    </w:div>
    <w:div w:id="1734814520">
      <w:bodyDiv w:val="1"/>
      <w:marLeft w:val="0"/>
      <w:marRight w:val="0"/>
      <w:marTop w:val="0"/>
      <w:marBottom w:val="0"/>
      <w:divBdr>
        <w:top w:val="none" w:sz="0" w:space="0" w:color="auto"/>
        <w:left w:val="none" w:sz="0" w:space="0" w:color="auto"/>
        <w:bottom w:val="none" w:sz="0" w:space="0" w:color="auto"/>
        <w:right w:val="none" w:sz="0" w:space="0" w:color="auto"/>
      </w:divBdr>
    </w:div>
    <w:div w:id="1737511103">
      <w:bodyDiv w:val="1"/>
      <w:marLeft w:val="0"/>
      <w:marRight w:val="0"/>
      <w:marTop w:val="0"/>
      <w:marBottom w:val="0"/>
      <w:divBdr>
        <w:top w:val="none" w:sz="0" w:space="0" w:color="auto"/>
        <w:left w:val="none" w:sz="0" w:space="0" w:color="auto"/>
        <w:bottom w:val="none" w:sz="0" w:space="0" w:color="auto"/>
        <w:right w:val="none" w:sz="0" w:space="0" w:color="auto"/>
      </w:divBdr>
    </w:div>
    <w:div w:id="1737700710">
      <w:bodyDiv w:val="1"/>
      <w:marLeft w:val="0"/>
      <w:marRight w:val="0"/>
      <w:marTop w:val="0"/>
      <w:marBottom w:val="0"/>
      <w:divBdr>
        <w:top w:val="none" w:sz="0" w:space="0" w:color="auto"/>
        <w:left w:val="none" w:sz="0" w:space="0" w:color="auto"/>
        <w:bottom w:val="none" w:sz="0" w:space="0" w:color="auto"/>
        <w:right w:val="none" w:sz="0" w:space="0" w:color="auto"/>
      </w:divBdr>
    </w:div>
    <w:div w:id="1737976654">
      <w:bodyDiv w:val="1"/>
      <w:marLeft w:val="0"/>
      <w:marRight w:val="0"/>
      <w:marTop w:val="0"/>
      <w:marBottom w:val="0"/>
      <w:divBdr>
        <w:top w:val="none" w:sz="0" w:space="0" w:color="auto"/>
        <w:left w:val="none" w:sz="0" w:space="0" w:color="auto"/>
        <w:bottom w:val="none" w:sz="0" w:space="0" w:color="auto"/>
        <w:right w:val="none" w:sz="0" w:space="0" w:color="auto"/>
      </w:divBdr>
    </w:div>
    <w:div w:id="1738698390">
      <w:bodyDiv w:val="1"/>
      <w:marLeft w:val="0"/>
      <w:marRight w:val="0"/>
      <w:marTop w:val="0"/>
      <w:marBottom w:val="0"/>
      <w:divBdr>
        <w:top w:val="none" w:sz="0" w:space="0" w:color="auto"/>
        <w:left w:val="none" w:sz="0" w:space="0" w:color="auto"/>
        <w:bottom w:val="none" w:sz="0" w:space="0" w:color="auto"/>
        <w:right w:val="none" w:sz="0" w:space="0" w:color="auto"/>
      </w:divBdr>
    </w:div>
    <w:div w:id="1739086456">
      <w:bodyDiv w:val="1"/>
      <w:marLeft w:val="0"/>
      <w:marRight w:val="0"/>
      <w:marTop w:val="0"/>
      <w:marBottom w:val="0"/>
      <w:divBdr>
        <w:top w:val="none" w:sz="0" w:space="0" w:color="auto"/>
        <w:left w:val="none" w:sz="0" w:space="0" w:color="auto"/>
        <w:bottom w:val="none" w:sz="0" w:space="0" w:color="auto"/>
        <w:right w:val="none" w:sz="0" w:space="0" w:color="auto"/>
      </w:divBdr>
    </w:div>
    <w:div w:id="1739131932">
      <w:bodyDiv w:val="1"/>
      <w:marLeft w:val="0"/>
      <w:marRight w:val="0"/>
      <w:marTop w:val="0"/>
      <w:marBottom w:val="0"/>
      <w:divBdr>
        <w:top w:val="none" w:sz="0" w:space="0" w:color="auto"/>
        <w:left w:val="none" w:sz="0" w:space="0" w:color="auto"/>
        <w:bottom w:val="none" w:sz="0" w:space="0" w:color="auto"/>
        <w:right w:val="none" w:sz="0" w:space="0" w:color="auto"/>
      </w:divBdr>
    </w:div>
    <w:div w:id="1739354815">
      <w:bodyDiv w:val="1"/>
      <w:marLeft w:val="0"/>
      <w:marRight w:val="0"/>
      <w:marTop w:val="0"/>
      <w:marBottom w:val="0"/>
      <w:divBdr>
        <w:top w:val="none" w:sz="0" w:space="0" w:color="auto"/>
        <w:left w:val="none" w:sz="0" w:space="0" w:color="auto"/>
        <w:bottom w:val="none" w:sz="0" w:space="0" w:color="auto"/>
        <w:right w:val="none" w:sz="0" w:space="0" w:color="auto"/>
      </w:divBdr>
    </w:div>
    <w:div w:id="1739592342">
      <w:bodyDiv w:val="1"/>
      <w:marLeft w:val="0"/>
      <w:marRight w:val="0"/>
      <w:marTop w:val="0"/>
      <w:marBottom w:val="0"/>
      <w:divBdr>
        <w:top w:val="none" w:sz="0" w:space="0" w:color="auto"/>
        <w:left w:val="none" w:sz="0" w:space="0" w:color="auto"/>
        <w:bottom w:val="none" w:sz="0" w:space="0" w:color="auto"/>
        <w:right w:val="none" w:sz="0" w:space="0" w:color="auto"/>
      </w:divBdr>
    </w:div>
    <w:div w:id="1739860340">
      <w:bodyDiv w:val="1"/>
      <w:marLeft w:val="0"/>
      <w:marRight w:val="0"/>
      <w:marTop w:val="0"/>
      <w:marBottom w:val="0"/>
      <w:divBdr>
        <w:top w:val="none" w:sz="0" w:space="0" w:color="auto"/>
        <w:left w:val="none" w:sz="0" w:space="0" w:color="auto"/>
        <w:bottom w:val="none" w:sz="0" w:space="0" w:color="auto"/>
        <w:right w:val="none" w:sz="0" w:space="0" w:color="auto"/>
      </w:divBdr>
    </w:div>
    <w:div w:id="1740712491">
      <w:bodyDiv w:val="1"/>
      <w:marLeft w:val="0"/>
      <w:marRight w:val="0"/>
      <w:marTop w:val="0"/>
      <w:marBottom w:val="0"/>
      <w:divBdr>
        <w:top w:val="none" w:sz="0" w:space="0" w:color="auto"/>
        <w:left w:val="none" w:sz="0" w:space="0" w:color="auto"/>
        <w:bottom w:val="none" w:sz="0" w:space="0" w:color="auto"/>
        <w:right w:val="none" w:sz="0" w:space="0" w:color="auto"/>
      </w:divBdr>
    </w:div>
    <w:div w:id="1740976091">
      <w:bodyDiv w:val="1"/>
      <w:marLeft w:val="0"/>
      <w:marRight w:val="0"/>
      <w:marTop w:val="0"/>
      <w:marBottom w:val="0"/>
      <w:divBdr>
        <w:top w:val="none" w:sz="0" w:space="0" w:color="auto"/>
        <w:left w:val="none" w:sz="0" w:space="0" w:color="auto"/>
        <w:bottom w:val="none" w:sz="0" w:space="0" w:color="auto"/>
        <w:right w:val="none" w:sz="0" w:space="0" w:color="auto"/>
      </w:divBdr>
    </w:div>
    <w:div w:id="1741102043">
      <w:bodyDiv w:val="1"/>
      <w:marLeft w:val="0"/>
      <w:marRight w:val="0"/>
      <w:marTop w:val="0"/>
      <w:marBottom w:val="0"/>
      <w:divBdr>
        <w:top w:val="none" w:sz="0" w:space="0" w:color="auto"/>
        <w:left w:val="none" w:sz="0" w:space="0" w:color="auto"/>
        <w:bottom w:val="none" w:sz="0" w:space="0" w:color="auto"/>
        <w:right w:val="none" w:sz="0" w:space="0" w:color="auto"/>
      </w:divBdr>
    </w:div>
    <w:div w:id="1741249015">
      <w:bodyDiv w:val="1"/>
      <w:marLeft w:val="0"/>
      <w:marRight w:val="0"/>
      <w:marTop w:val="0"/>
      <w:marBottom w:val="0"/>
      <w:divBdr>
        <w:top w:val="none" w:sz="0" w:space="0" w:color="auto"/>
        <w:left w:val="none" w:sz="0" w:space="0" w:color="auto"/>
        <w:bottom w:val="none" w:sz="0" w:space="0" w:color="auto"/>
        <w:right w:val="none" w:sz="0" w:space="0" w:color="auto"/>
      </w:divBdr>
    </w:div>
    <w:div w:id="1741563430">
      <w:bodyDiv w:val="1"/>
      <w:marLeft w:val="0"/>
      <w:marRight w:val="0"/>
      <w:marTop w:val="0"/>
      <w:marBottom w:val="0"/>
      <w:divBdr>
        <w:top w:val="none" w:sz="0" w:space="0" w:color="auto"/>
        <w:left w:val="none" w:sz="0" w:space="0" w:color="auto"/>
        <w:bottom w:val="none" w:sz="0" w:space="0" w:color="auto"/>
        <w:right w:val="none" w:sz="0" w:space="0" w:color="auto"/>
      </w:divBdr>
    </w:div>
    <w:div w:id="1741710000">
      <w:bodyDiv w:val="1"/>
      <w:marLeft w:val="0"/>
      <w:marRight w:val="0"/>
      <w:marTop w:val="0"/>
      <w:marBottom w:val="0"/>
      <w:divBdr>
        <w:top w:val="none" w:sz="0" w:space="0" w:color="auto"/>
        <w:left w:val="none" w:sz="0" w:space="0" w:color="auto"/>
        <w:bottom w:val="none" w:sz="0" w:space="0" w:color="auto"/>
        <w:right w:val="none" w:sz="0" w:space="0" w:color="auto"/>
      </w:divBdr>
    </w:div>
    <w:div w:id="1741948885">
      <w:bodyDiv w:val="1"/>
      <w:marLeft w:val="0"/>
      <w:marRight w:val="0"/>
      <w:marTop w:val="0"/>
      <w:marBottom w:val="0"/>
      <w:divBdr>
        <w:top w:val="none" w:sz="0" w:space="0" w:color="auto"/>
        <w:left w:val="none" w:sz="0" w:space="0" w:color="auto"/>
        <w:bottom w:val="none" w:sz="0" w:space="0" w:color="auto"/>
        <w:right w:val="none" w:sz="0" w:space="0" w:color="auto"/>
      </w:divBdr>
    </w:div>
    <w:div w:id="1743482914">
      <w:bodyDiv w:val="1"/>
      <w:marLeft w:val="0"/>
      <w:marRight w:val="0"/>
      <w:marTop w:val="0"/>
      <w:marBottom w:val="0"/>
      <w:divBdr>
        <w:top w:val="none" w:sz="0" w:space="0" w:color="auto"/>
        <w:left w:val="none" w:sz="0" w:space="0" w:color="auto"/>
        <w:bottom w:val="none" w:sz="0" w:space="0" w:color="auto"/>
        <w:right w:val="none" w:sz="0" w:space="0" w:color="auto"/>
      </w:divBdr>
    </w:div>
    <w:div w:id="1744528200">
      <w:bodyDiv w:val="1"/>
      <w:marLeft w:val="0"/>
      <w:marRight w:val="0"/>
      <w:marTop w:val="0"/>
      <w:marBottom w:val="0"/>
      <w:divBdr>
        <w:top w:val="none" w:sz="0" w:space="0" w:color="auto"/>
        <w:left w:val="none" w:sz="0" w:space="0" w:color="auto"/>
        <w:bottom w:val="none" w:sz="0" w:space="0" w:color="auto"/>
        <w:right w:val="none" w:sz="0" w:space="0" w:color="auto"/>
      </w:divBdr>
    </w:div>
    <w:div w:id="1744718307">
      <w:bodyDiv w:val="1"/>
      <w:marLeft w:val="0"/>
      <w:marRight w:val="0"/>
      <w:marTop w:val="0"/>
      <w:marBottom w:val="0"/>
      <w:divBdr>
        <w:top w:val="none" w:sz="0" w:space="0" w:color="auto"/>
        <w:left w:val="none" w:sz="0" w:space="0" w:color="auto"/>
        <w:bottom w:val="none" w:sz="0" w:space="0" w:color="auto"/>
        <w:right w:val="none" w:sz="0" w:space="0" w:color="auto"/>
      </w:divBdr>
    </w:div>
    <w:div w:id="1744907049">
      <w:bodyDiv w:val="1"/>
      <w:marLeft w:val="0"/>
      <w:marRight w:val="0"/>
      <w:marTop w:val="0"/>
      <w:marBottom w:val="0"/>
      <w:divBdr>
        <w:top w:val="none" w:sz="0" w:space="0" w:color="auto"/>
        <w:left w:val="none" w:sz="0" w:space="0" w:color="auto"/>
        <w:bottom w:val="none" w:sz="0" w:space="0" w:color="auto"/>
        <w:right w:val="none" w:sz="0" w:space="0" w:color="auto"/>
      </w:divBdr>
    </w:div>
    <w:div w:id="1745879861">
      <w:bodyDiv w:val="1"/>
      <w:marLeft w:val="0"/>
      <w:marRight w:val="0"/>
      <w:marTop w:val="0"/>
      <w:marBottom w:val="0"/>
      <w:divBdr>
        <w:top w:val="none" w:sz="0" w:space="0" w:color="auto"/>
        <w:left w:val="none" w:sz="0" w:space="0" w:color="auto"/>
        <w:bottom w:val="none" w:sz="0" w:space="0" w:color="auto"/>
        <w:right w:val="none" w:sz="0" w:space="0" w:color="auto"/>
      </w:divBdr>
    </w:div>
    <w:div w:id="1746107588">
      <w:bodyDiv w:val="1"/>
      <w:marLeft w:val="0"/>
      <w:marRight w:val="0"/>
      <w:marTop w:val="0"/>
      <w:marBottom w:val="0"/>
      <w:divBdr>
        <w:top w:val="none" w:sz="0" w:space="0" w:color="auto"/>
        <w:left w:val="none" w:sz="0" w:space="0" w:color="auto"/>
        <w:bottom w:val="none" w:sz="0" w:space="0" w:color="auto"/>
        <w:right w:val="none" w:sz="0" w:space="0" w:color="auto"/>
      </w:divBdr>
    </w:div>
    <w:div w:id="1746148918">
      <w:bodyDiv w:val="1"/>
      <w:marLeft w:val="0"/>
      <w:marRight w:val="0"/>
      <w:marTop w:val="0"/>
      <w:marBottom w:val="0"/>
      <w:divBdr>
        <w:top w:val="none" w:sz="0" w:space="0" w:color="auto"/>
        <w:left w:val="none" w:sz="0" w:space="0" w:color="auto"/>
        <w:bottom w:val="none" w:sz="0" w:space="0" w:color="auto"/>
        <w:right w:val="none" w:sz="0" w:space="0" w:color="auto"/>
      </w:divBdr>
    </w:div>
    <w:div w:id="1746223187">
      <w:bodyDiv w:val="1"/>
      <w:marLeft w:val="0"/>
      <w:marRight w:val="0"/>
      <w:marTop w:val="0"/>
      <w:marBottom w:val="0"/>
      <w:divBdr>
        <w:top w:val="none" w:sz="0" w:space="0" w:color="auto"/>
        <w:left w:val="none" w:sz="0" w:space="0" w:color="auto"/>
        <w:bottom w:val="none" w:sz="0" w:space="0" w:color="auto"/>
        <w:right w:val="none" w:sz="0" w:space="0" w:color="auto"/>
      </w:divBdr>
    </w:div>
    <w:div w:id="1746535952">
      <w:bodyDiv w:val="1"/>
      <w:marLeft w:val="0"/>
      <w:marRight w:val="0"/>
      <w:marTop w:val="0"/>
      <w:marBottom w:val="0"/>
      <w:divBdr>
        <w:top w:val="none" w:sz="0" w:space="0" w:color="auto"/>
        <w:left w:val="none" w:sz="0" w:space="0" w:color="auto"/>
        <w:bottom w:val="none" w:sz="0" w:space="0" w:color="auto"/>
        <w:right w:val="none" w:sz="0" w:space="0" w:color="auto"/>
      </w:divBdr>
    </w:div>
    <w:div w:id="1746536850">
      <w:bodyDiv w:val="1"/>
      <w:marLeft w:val="0"/>
      <w:marRight w:val="0"/>
      <w:marTop w:val="0"/>
      <w:marBottom w:val="0"/>
      <w:divBdr>
        <w:top w:val="none" w:sz="0" w:space="0" w:color="auto"/>
        <w:left w:val="none" w:sz="0" w:space="0" w:color="auto"/>
        <w:bottom w:val="none" w:sz="0" w:space="0" w:color="auto"/>
        <w:right w:val="none" w:sz="0" w:space="0" w:color="auto"/>
      </w:divBdr>
    </w:div>
    <w:div w:id="1746761042">
      <w:bodyDiv w:val="1"/>
      <w:marLeft w:val="0"/>
      <w:marRight w:val="0"/>
      <w:marTop w:val="0"/>
      <w:marBottom w:val="0"/>
      <w:divBdr>
        <w:top w:val="none" w:sz="0" w:space="0" w:color="auto"/>
        <w:left w:val="none" w:sz="0" w:space="0" w:color="auto"/>
        <w:bottom w:val="none" w:sz="0" w:space="0" w:color="auto"/>
        <w:right w:val="none" w:sz="0" w:space="0" w:color="auto"/>
      </w:divBdr>
    </w:div>
    <w:div w:id="1746800389">
      <w:bodyDiv w:val="1"/>
      <w:marLeft w:val="0"/>
      <w:marRight w:val="0"/>
      <w:marTop w:val="0"/>
      <w:marBottom w:val="0"/>
      <w:divBdr>
        <w:top w:val="none" w:sz="0" w:space="0" w:color="auto"/>
        <w:left w:val="none" w:sz="0" w:space="0" w:color="auto"/>
        <w:bottom w:val="none" w:sz="0" w:space="0" w:color="auto"/>
        <w:right w:val="none" w:sz="0" w:space="0" w:color="auto"/>
      </w:divBdr>
    </w:div>
    <w:div w:id="1746993361">
      <w:bodyDiv w:val="1"/>
      <w:marLeft w:val="0"/>
      <w:marRight w:val="0"/>
      <w:marTop w:val="0"/>
      <w:marBottom w:val="0"/>
      <w:divBdr>
        <w:top w:val="none" w:sz="0" w:space="0" w:color="auto"/>
        <w:left w:val="none" w:sz="0" w:space="0" w:color="auto"/>
        <w:bottom w:val="none" w:sz="0" w:space="0" w:color="auto"/>
        <w:right w:val="none" w:sz="0" w:space="0" w:color="auto"/>
      </w:divBdr>
    </w:div>
    <w:div w:id="1747461337">
      <w:bodyDiv w:val="1"/>
      <w:marLeft w:val="0"/>
      <w:marRight w:val="0"/>
      <w:marTop w:val="0"/>
      <w:marBottom w:val="0"/>
      <w:divBdr>
        <w:top w:val="none" w:sz="0" w:space="0" w:color="auto"/>
        <w:left w:val="none" w:sz="0" w:space="0" w:color="auto"/>
        <w:bottom w:val="none" w:sz="0" w:space="0" w:color="auto"/>
        <w:right w:val="none" w:sz="0" w:space="0" w:color="auto"/>
      </w:divBdr>
    </w:div>
    <w:div w:id="1747995614">
      <w:bodyDiv w:val="1"/>
      <w:marLeft w:val="0"/>
      <w:marRight w:val="0"/>
      <w:marTop w:val="0"/>
      <w:marBottom w:val="0"/>
      <w:divBdr>
        <w:top w:val="none" w:sz="0" w:space="0" w:color="auto"/>
        <w:left w:val="none" w:sz="0" w:space="0" w:color="auto"/>
        <w:bottom w:val="none" w:sz="0" w:space="0" w:color="auto"/>
        <w:right w:val="none" w:sz="0" w:space="0" w:color="auto"/>
      </w:divBdr>
    </w:div>
    <w:div w:id="1749880692">
      <w:bodyDiv w:val="1"/>
      <w:marLeft w:val="0"/>
      <w:marRight w:val="0"/>
      <w:marTop w:val="0"/>
      <w:marBottom w:val="0"/>
      <w:divBdr>
        <w:top w:val="none" w:sz="0" w:space="0" w:color="auto"/>
        <w:left w:val="none" w:sz="0" w:space="0" w:color="auto"/>
        <w:bottom w:val="none" w:sz="0" w:space="0" w:color="auto"/>
        <w:right w:val="none" w:sz="0" w:space="0" w:color="auto"/>
      </w:divBdr>
    </w:div>
    <w:div w:id="1749887618">
      <w:bodyDiv w:val="1"/>
      <w:marLeft w:val="0"/>
      <w:marRight w:val="0"/>
      <w:marTop w:val="0"/>
      <w:marBottom w:val="0"/>
      <w:divBdr>
        <w:top w:val="none" w:sz="0" w:space="0" w:color="auto"/>
        <w:left w:val="none" w:sz="0" w:space="0" w:color="auto"/>
        <w:bottom w:val="none" w:sz="0" w:space="0" w:color="auto"/>
        <w:right w:val="none" w:sz="0" w:space="0" w:color="auto"/>
      </w:divBdr>
    </w:div>
    <w:div w:id="1750079389">
      <w:bodyDiv w:val="1"/>
      <w:marLeft w:val="0"/>
      <w:marRight w:val="0"/>
      <w:marTop w:val="0"/>
      <w:marBottom w:val="0"/>
      <w:divBdr>
        <w:top w:val="none" w:sz="0" w:space="0" w:color="auto"/>
        <w:left w:val="none" w:sz="0" w:space="0" w:color="auto"/>
        <w:bottom w:val="none" w:sz="0" w:space="0" w:color="auto"/>
        <w:right w:val="none" w:sz="0" w:space="0" w:color="auto"/>
      </w:divBdr>
    </w:div>
    <w:div w:id="1750494143">
      <w:bodyDiv w:val="1"/>
      <w:marLeft w:val="0"/>
      <w:marRight w:val="0"/>
      <w:marTop w:val="0"/>
      <w:marBottom w:val="0"/>
      <w:divBdr>
        <w:top w:val="none" w:sz="0" w:space="0" w:color="auto"/>
        <w:left w:val="none" w:sz="0" w:space="0" w:color="auto"/>
        <w:bottom w:val="none" w:sz="0" w:space="0" w:color="auto"/>
        <w:right w:val="none" w:sz="0" w:space="0" w:color="auto"/>
      </w:divBdr>
    </w:div>
    <w:div w:id="1750619884">
      <w:bodyDiv w:val="1"/>
      <w:marLeft w:val="0"/>
      <w:marRight w:val="0"/>
      <w:marTop w:val="0"/>
      <w:marBottom w:val="0"/>
      <w:divBdr>
        <w:top w:val="none" w:sz="0" w:space="0" w:color="auto"/>
        <w:left w:val="none" w:sz="0" w:space="0" w:color="auto"/>
        <w:bottom w:val="none" w:sz="0" w:space="0" w:color="auto"/>
        <w:right w:val="none" w:sz="0" w:space="0" w:color="auto"/>
      </w:divBdr>
    </w:div>
    <w:div w:id="1751465997">
      <w:bodyDiv w:val="1"/>
      <w:marLeft w:val="0"/>
      <w:marRight w:val="0"/>
      <w:marTop w:val="0"/>
      <w:marBottom w:val="0"/>
      <w:divBdr>
        <w:top w:val="none" w:sz="0" w:space="0" w:color="auto"/>
        <w:left w:val="none" w:sz="0" w:space="0" w:color="auto"/>
        <w:bottom w:val="none" w:sz="0" w:space="0" w:color="auto"/>
        <w:right w:val="none" w:sz="0" w:space="0" w:color="auto"/>
      </w:divBdr>
    </w:div>
    <w:div w:id="1752459865">
      <w:bodyDiv w:val="1"/>
      <w:marLeft w:val="0"/>
      <w:marRight w:val="0"/>
      <w:marTop w:val="0"/>
      <w:marBottom w:val="0"/>
      <w:divBdr>
        <w:top w:val="none" w:sz="0" w:space="0" w:color="auto"/>
        <w:left w:val="none" w:sz="0" w:space="0" w:color="auto"/>
        <w:bottom w:val="none" w:sz="0" w:space="0" w:color="auto"/>
        <w:right w:val="none" w:sz="0" w:space="0" w:color="auto"/>
      </w:divBdr>
    </w:div>
    <w:div w:id="1753047477">
      <w:bodyDiv w:val="1"/>
      <w:marLeft w:val="0"/>
      <w:marRight w:val="0"/>
      <w:marTop w:val="0"/>
      <w:marBottom w:val="0"/>
      <w:divBdr>
        <w:top w:val="none" w:sz="0" w:space="0" w:color="auto"/>
        <w:left w:val="none" w:sz="0" w:space="0" w:color="auto"/>
        <w:bottom w:val="none" w:sz="0" w:space="0" w:color="auto"/>
        <w:right w:val="none" w:sz="0" w:space="0" w:color="auto"/>
      </w:divBdr>
    </w:div>
    <w:div w:id="1753161354">
      <w:bodyDiv w:val="1"/>
      <w:marLeft w:val="0"/>
      <w:marRight w:val="0"/>
      <w:marTop w:val="0"/>
      <w:marBottom w:val="0"/>
      <w:divBdr>
        <w:top w:val="none" w:sz="0" w:space="0" w:color="auto"/>
        <w:left w:val="none" w:sz="0" w:space="0" w:color="auto"/>
        <w:bottom w:val="none" w:sz="0" w:space="0" w:color="auto"/>
        <w:right w:val="none" w:sz="0" w:space="0" w:color="auto"/>
      </w:divBdr>
    </w:div>
    <w:div w:id="1753431204">
      <w:bodyDiv w:val="1"/>
      <w:marLeft w:val="0"/>
      <w:marRight w:val="0"/>
      <w:marTop w:val="0"/>
      <w:marBottom w:val="0"/>
      <w:divBdr>
        <w:top w:val="none" w:sz="0" w:space="0" w:color="auto"/>
        <w:left w:val="none" w:sz="0" w:space="0" w:color="auto"/>
        <w:bottom w:val="none" w:sz="0" w:space="0" w:color="auto"/>
        <w:right w:val="none" w:sz="0" w:space="0" w:color="auto"/>
      </w:divBdr>
    </w:div>
    <w:div w:id="1753552170">
      <w:bodyDiv w:val="1"/>
      <w:marLeft w:val="0"/>
      <w:marRight w:val="0"/>
      <w:marTop w:val="0"/>
      <w:marBottom w:val="0"/>
      <w:divBdr>
        <w:top w:val="none" w:sz="0" w:space="0" w:color="auto"/>
        <w:left w:val="none" w:sz="0" w:space="0" w:color="auto"/>
        <w:bottom w:val="none" w:sz="0" w:space="0" w:color="auto"/>
        <w:right w:val="none" w:sz="0" w:space="0" w:color="auto"/>
      </w:divBdr>
    </w:div>
    <w:div w:id="1753702358">
      <w:bodyDiv w:val="1"/>
      <w:marLeft w:val="0"/>
      <w:marRight w:val="0"/>
      <w:marTop w:val="0"/>
      <w:marBottom w:val="0"/>
      <w:divBdr>
        <w:top w:val="none" w:sz="0" w:space="0" w:color="auto"/>
        <w:left w:val="none" w:sz="0" w:space="0" w:color="auto"/>
        <w:bottom w:val="none" w:sz="0" w:space="0" w:color="auto"/>
        <w:right w:val="none" w:sz="0" w:space="0" w:color="auto"/>
      </w:divBdr>
    </w:div>
    <w:div w:id="1754233215">
      <w:bodyDiv w:val="1"/>
      <w:marLeft w:val="0"/>
      <w:marRight w:val="0"/>
      <w:marTop w:val="0"/>
      <w:marBottom w:val="0"/>
      <w:divBdr>
        <w:top w:val="none" w:sz="0" w:space="0" w:color="auto"/>
        <w:left w:val="none" w:sz="0" w:space="0" w:color="auto"/>
        <w:bottom w:val="none" w:sz="0" w:space="0" w:color="auto"/>
        <w:right w:val="none" w:sz="0" w:space="0" w:color="auto"/>
      </w:divBdr>
    </w:div>
    <w:div w:id="1754353225">
      <w:bodyDiv w:val="1"/>
      <w:marLeft w:val="0"/>
      <w:marRight w:val="0"/>
      <w:marTop w:val="0"/>
      <w:marBottom w:val="0"/>
      <w:divBdr>
        <w:top w:val="none" w:sz="0" w:space="0" w:color="auto"/>
        <w:left w:val="none" w:sz="0" w:space="0" w:color="auto"/>
        <w:bottom w:val="none" w:sz="0" w:space="0" w:color="auto"/>
        <w:right w:val="none" w:sz="0" w:space="0" w:color="auto"/>
      </w:divBdr>
    </w:div>
    <w:div w:id="1754550946">
      <w:bodyDiv w:val="1"/>
      <w:marLeft w:val="0"/>
      <w:marRight w:val="0"/>
      <w:marTop w:val="0"/>
      <w:marBottom w:val="0"/>
      <w:divBdr>
        <w:top w:val="none" w:sz="0" w:space="0" w:color="auto"/>
        <w:left w:val="none" w:sz="0" w:space="0" w:color="auto"/>
        <w:bottom w:val="none" w:sz="0" w:space="0" w:color="auto"/>
        <w:right w:val="none" w:sz="0" w:space="0" w:color="auto"/>
      </w:divBdr>
    </w:div>
    <w:div w:id="1755323230">
      <w:bodyDiv w:val="1"/>
      <w:marLeft w:val="0"/>
      <w:marRight w:val="0"/>
      <w:marTop w:val="0"/>
      <w:marBottom w:val="0"/>
      <w:divBdr>
        <w:top w:val="none" w:sz="0" w:space="0" w:color="auto"/>
        <w:left w:val="none" w:sz="0" w:space="0" w:color="auto"/>
        <w:bottom w:val="none" w:sz="0" w:space="0" w:color="auto"/>
        <w:right w:val="none" w:sz="0" w:space="0" w:color="auto"/>
      </w:divBdr>
    </w:div>
    <w:div w:id="1756246287">
      <w:bodyDiv w:val="1"/>
      <w:marLeft w:val="0"/>
      <w:marRight w:val="0"/>
      <w:marTop w:val="0"/>
      <w:marBottom w:val="0"/>
      <w:divBdr>
        <w:top w:val="none" w:sz="0" w:space="0" w:color="auto"/>
        <w:left w:val="none" w:sz="0" w:space="0" w:color="auto"/>
        <w:bottom w:val="none" w:sz="0" w:space="0" w:color="auto"/>
        <w:right w:val="none" w:sz="0" w:space="0" w:color="auto"/>
      </w:divBdr>
    </w:div>
    <w:div w:id="1756364977">
      <w:bodyDiv w:val="1"/>
      <w:marLeft w:val="0"/>
      <w:marRight w:val="0"/>
      <w:marTop w:val="0"/>
      <w:marBottom w:val="0"/>
      <w:divBdr>
        <w:top w:val="none" w:sz="0" w:space="0" w:color="auto"/>
        <w:left w:val="none" w:sz="0" w:space="0" w:color="auto"/>
        <w:bottom w:val="none" w:sz="0" w:space="0" w:color="auto"/>
        <w:right w:val="none" w:sz="0" w:space="0" w:color="auto"/>
      </w:divBdr>
    </w:div>
    <w:div w:id="1756514632">
      <w:bodyDiv w:val="1"/>
      <w:marLeft w:val="0"/>
      <w:marRight w:val="0"/>
      <w:marTop w:val="0"/>
      <w:marBottom w:val="0"/>
      <w:divBdr>
        <w:top w:val="none" w:sz="0" w:space="0" w:color="auto"/>
        <w:left w:val="none" w:sz="0" w:space="0" w:color="auto"/>
        <w:bottom w:val="none" w:sz="0" w:space="0" w:color="auto"/>
        <w:right w:val="none" w:sz="0" w:space="0" w:color="auto"/>
      </w:divBdr>
    </w:div>
    <w:div w:id="1756591014">
      <w:bodyDiv w:val="1"/>
      <w:marLeft w:val="0"/>
      <w:marRight w:val="0"/>
      <w:marTop w:val="0"/>
      <w:marBottom w:val="0"/>
      <w:divBdr>
        <w:top w:val="none" w:sz="0" w:space="0" w:color="auto"/>
        <w:left w:val="none" w:sz="0" w:space="0" w:color="auto"/>
        <w:bottom w:val="none" w:sz="0" w:space="0" w:color="auto"/>
        <w:right w:val="none" w:sz="0" w:space="0" w:color="auto"/>
      </w:divBdr>
    </w:div>
    <w:div w:id="1757365964">
      <w:bodyDiv w:val="1"/>
      <w:marLeft w:val="0"/>
      <w:marRight w:val="0"/>
      <w:marTop w:val="0"/>
      <w:marBottom w:val="0"/>
      <w:divBdr>
        <w:top w:val="none" w:sz="0" w:space="0" w:color="auto"/>
        <w:left w:val="none" w:sz="0" w:space="0" w:color="auto"/>
        <w:bottom w:val="none" w:sz="0" w:space="0" w:color="auto"/>
        <w:right w:val="none" w:sz="0" w:space="0" w:color="auto"/>
      </w:divBdr>
    </w:div>
    <w:div w:id="1757481909">
      <w:bodyDiv w:val="1"/>
      <w:marLeft w:val="0"/>
      <w:marRight w:val="0"/>
      <w:marTop w:val="0"/>
      <w:marBottom w:val="0"/>
      <w:divBdr>
        <w:top w:val="none" w:sz="0" w:space="0" w:color="auto"/>
        <w:left w:val="none" w:sz="0" w:space="0" w:color="auto"/>
        <w:bottom w:val="none" w:sz="0" w:space="0" w:color="auto"/>
        <w:right w:val="none" w:sz="0" w:space="0" w:color="auto"/>
      </w:divBdr>
    </w:div>
    <w:div w:id="1757551012">
      <w:bodyDiv w:val="1"/>
      <w:marLeft w:val="0"/>
      <w:marRight w:val="0"/>
      <w:marTop w:val="0"/>
      <w:marBottom w:val="0"/>
      <w:divBdr>
        <w:top w:val="none" w:sz="0" w:space="0" w:color="auto"/>
        <w:left w:val="none" w:sz="0" w:space="0" w:color="auto"/>
        <w:bottom w:val="none" w:sz="0" w:space="0" w:color="auto"/>
        <w:right w:val="none" w:sz="0" w:space="0" w:color="auto"/>
      </w:divBdr>
    </w:div>
    <w:div w:id="1757559383">
      <w:bodyDiv w:val="1"/>
      <w:marLeft w:val="0"/>
      <w:marRight w:val="0"/>
      <w:marTop w:val="0"/>
      <w:marBottom w:val="0"/>
      <w:divBdr>
        <w:top w:val="none" w:sz="0" w:space="0" w:color="auto"/>
        <w:left w:val="none" w:sz="0" w:space="0" w:color="auto"/>
        <w:bottom w:val="none" w:sz="0" w:space="0" w:color="auto"/>
        <w:right w:val="none" w:sz="0" w:space="0" w:color="auto"/>
      </w:divBdr>
    </w:div>
    <w:div w:id="1757745334">
      <w:bodyDiv w:val="1"/>
      <w:marLeft w:val="0"/>
      <w:marRight w:val="0"/>
      <w:marTop w:val="0"/>
      <w:marBottom w:val="0"/>
      <w:divBdr>
        <w:top w:val="none" w:sz="0" w:space="0" w:color="auto"/>
        <w:left w:val="none" w:sz="0" w:space="0" w:color="auto"/>
        <w:bottom w:val="none" w:sz="0" w:space="0" w:color="auto"/>
        <w:right w:val="none" w:sz="0" w:space="0" w:color="auto"/>
      </w:divBdr>
    </w:div>
    <w:div w:id="1757895911">
      <w:bodyDiv w:val="1"/>
      <w:marLeft w:val="0"/>
      <w:marRight w:val="0"/>
      <w:marTop w:val="0"/>
      <w:marBottom w:val="0"/>
      <w:divBdr>
        <w:top w:val="none" w:sz="0" w:space="0" w:color="auto"/>
        <w:left w:val="none" w:sz="0" w:space="0" w:color="auto"/>
        <w:bottom w:val="none" w:sz="0" w:space="0" w:color="auto"/>
        <w:right w:val="none" w:sz="0" w:space="0" w:color="auto"/>
      </w:divBdr>
    </w:div>
    <w:div w:id="1758600788">
      <w:bodyDiv w:val="1"/>
      <w:marLeft w:val="0"/>
      <w:marRight w:val="0"/>
      <w:marTop w:val="0"/>
      <w:marBottom w:val="0"/>
      <w:divBdr>
        <w:top w:val="none" w:sz="0" w:space="0" w:color="auto"/>
        <w:left w:val="none" w:sz="0" w:space="0" w:color="auto"/>
        <w:bottom w:val="none" w:sz="0" w:space="0" w:color="auto"/>
        <w:right w:val="none" w:sz="0" w:space="0" w:color="auto"/>
      </w:divBdr>
    </w:div>
    <w:div w:id="1759326860">
      <w:bodyDiv w:val="1"/>
      <w:marLeft w:val="0"/>
      <w:marRight w:val="0"/>
      <w:marTop w:val="0"/>
      <w:marBottom w:val="0"/>
      <w:divBdr>
        <w:top w:val="none" w:sz="0" w:space="0" w:color="auto"/>
        <w:left w:val="none" w:sz="0" w:space="0" w:color="auto"/>
        <w:bottom w:val="none" w:sz="0" w:space="0" w:color="auto"/>
        <w:right w:val="none" w:sz="0" w:space="0" w:color="auto"/>
      </w:divBdr>
    </w:div>
    <w:div w:id="1759787052">
      <w:bodyDiv w:val="1"/>
      <w:marLeft w:val="0"/>
      <w:marRight w:val="0"/>
      <w:marTop w:val="0"/>
      <w:marBottom w:val="0"/>
      <w:divBdr>
        <w:top w:val="none" w:sz="0" w:space="0" w:color="auto"/>
        <w:left w:val="none" w:sz="0" w:space="0" w:color="auto"/>
        <w:bottom w:val="none" w:sz="0" w:space="0" w:color="auto"/>
        <w:right w:val="none" w:sz="0" w:space="0" w:color="auto"/>
      </w:divBdr>
    </w:div>
    <w:div w:id="1760978173">
      <w:bodyDiv w:val="1"/>
      <w:marLeft w:val="0"/>
      <w:marRight w:val="0"/>
      <w:marTop w:val="0"/>
      <w:marBottom w:val="0"/>
      <w:divBdr>
        <w:top w:val="none" w:sz="0" w:space="0" w:color="auto"/>
        <w:left w:val="none" w:sz="0" w:space="0" w:color="auto"/>
        <w:bottom w:val="none" w:sz="0" w:space="0" w:color="auto"/>
        <w:right w:val="none" w:sz="0" w:space="0" w:color="auto"/>
      </w:divBdr>
    </w:div>
    <w:div w:id="1761635225">
      <w:bodyDiv w:val="1"/>
      <w:marLeft w:val="0"/>
      <w:marRight w:val="0"/>
      <w:marTop w:val="0"/>
      <w:marBottom w:val="0"/>
      <w:divBdr>
        <w:top w:val="none" w:sz="0" w:space="0" w:color="auto"/>
        <w:left w:val="none" w:sz="0" w:space="0" w:color="auto"/>
        <w:bottom w:val="none" w:sz="0" w:space="0" w:color="auto"/>
        <w:right w:val="none" w:sz="0" w:space="0" w:color="auto"/>
      </w:divBdr>
    </w:div>
    <w:div w:id="1761750285">
      <w:bodyDiv w:val="1"/>
      <w:marLeft w:val="0"/>
      <w:marRight w:val="0"/>
      <w:marTop w:val="0"/>
      <w:marBottom w:val="0"/>
      <w:divBdr>
        <w:top w:val="none" w:sz="0" w:space="0" w:color="auto"/>
        <w:left w:val="none" w:sz="0" w:space="0" w:color="auto"/>
        <w:bottom w:val="none" w:sz="0" w:space="0" w:color="auto"/>
        <w:right w:val="none" w:sz="0" w:space="0" w:color="auto"/>
      </w:divBdr>
    </w:div>
    <w:div w:id="1762604823">
      <w:bodyDiv w:val="1"/>
      <w:marLeft w:val="0"/>
      <w:marRight w:val="0"/>
      <w:marTop w:val="0"/>
      <w:marBottom w:val="0"/>
      <w:divBdr>
        <w:top w:val="none" w:sz="0" w:space="0" w:color="auto"/>
        <w:left w:val="none" w:sz="0" w:space="0" w:color="auto"/>
        <w:bottom w:val="none" w:sz="0" w:space="0" w:color="auto"/>
        <w:right w:val="none" w:sz="0" w:space="0" w:color="auto"/>
      </w:divBdr>
    </w:div>
    <w:div w:id="1762874358">
      <w:bodyDiv w:val="1"/>
      <w:marLeft w:val="0"/>
      <w:marRight w:val="0"/>
      <w:marTop w:val="0"/>
      <w:marBottom w:val="0"/>
      <w:divBdr>
        <w:top w:val="none" w:sz="0" w:space="0" w:color="auto"/>
        <w:left w:val="none" w:sz="0" w:space="0" w:color="auto"/>
        <w:bottom w:val="none" w:sz="0" w:space="0" w:color="auto"/>
        <w:right w:val="none" w:sz="0" w:space="0" w:color="auto"/>
      </w:divBdr>
    </w:div>
    <w:div w:id="1763262240">
      <w:bodyDiv w:val="1"/>
      <w:marLeft w:val="0"/>
      <w:marRight w:val="0"/>
      <w:marTop w:val="0"/>
      <w:marBottom w:val="0"/>
      <w:divBdr>
        <w:top w:val="none" w:sz="0" w:space="0" w:color="auto"/>
        <w:left w:val="none" w:sz="0" w:space="0" w:color="auto"/>
        <w:bottom w:val="none" w:sz="0" w:space="0" w:color="auto"/>
        <w:right w:val="none" w:sz="0" w:space="0" w:color="auto"/>
      </w:divBdr>
    </w:div>
    <w:div w:id="1763332718">
      <w:bodyDiv w:val="1"/>
      <w:marLeft w:val="0"/>
      <w:marRight w:val="0"/>
      <w:marTop w:val="0"/>
      <w:marBottom w:val="0"/>
      <w:divBdr>
        <w:top w:val="none" w:sz="0" w:space="0" w:color="auto"/>
        <w:left w:val="none" w:sz="0" w:space="0" w:color="auto"/>
        <w:bottom w:val="none" w:sz="0" w:space="0" w:color="auto"/>
        <w:right w:val="none" w:sz="0" w:space="0" w:color="auto"/>
      </w:divBdr>
    </w:div>
    <w:div w:id="1763791529">
      <w:bodyDiv w:val="1"/>
      <w:marLeft w:val="0"/>
      <w:marRight w:val="0"/>
      <w:marTop w:val="0"/>
      <w:marBottom w:val="0"/>
      <w:divBdr>
        <w:top w:val="none" w:sz="0" w:space="0" w:color="auto"/>
        <w:left w:val="none" w:sz="0" w:space="0" w:color="auto"/>
        <w:bottom w:val="none" w:sz="0" w:space="0" w:color="auto"/>
        <w:right w:val="none" w:sz="0" w:space="0" w:color="auto"/>
      </w:divBdr>
    </w:div>
    <w:div w:id="1763909815">
      <w:bodyDiv w:val="1"/>
      <w:marLeft w:val="0"/>
      <w:marRight w:val="0"/>
      <w:marTop w:val="0"/>
      <w:marBottom w:val="0"/>
      <w:divBdr>
        <w:top w:val="none" w:sz="0" w:space="0" w:color="auto"/>
        <w:left w:val="none" w:sz="0" w:space="0" w:color="auto"/>
        <w:bottom w:val="none" w:sz="0" w:space="0" w:color="auto"/>
        <w:right w:val="none" w:sz="0" w:space="0" w:color="auto"/>
      </w:divBdr>
    </w:div>
    <w:div w:id="1764183093">
      <w:bodyDiv w:val="1"/>
      <w:marLeft w:val="0"/>
      <w:marRight w:val="0"/>
      <w:marTop w:val="0"/>
      <w:marBottom w:val="0"/>
      <w:divBdr>
        <w:top w:val="none" w:sz="0" w:space="0" w:color="auto"/>
        <w:left w:val="none" w:sz="0" w:space="0" w:color="auto"/>
        <w:bottom w:val="none" w:sz="0" w:space="0" w:color="auto"/>
        <w:right w:val="none" w:sz="0" w:space="0" w:color="auto"/>
      </w:divBdr>
    </w:div>
    <w:div w:id="1764835645">
      <w:bodyDiv w:val="1"/>
      <w:marLeft w:val="0"/>
      <w:marRight w:val="0"/>
      <w:marTop w:val="0"/>
      <w:marBottom w:val="0"/>
      <w:divBdr>
        <w:top w:val="none" w:sz="0" w:space="0" w:color="auto"/>
        <w:left w:val="none" w:sz="0" w:space="0" w:color="auto"/>
        <w:bottom w:val="none" w:sz="0" w:space="0" w:color="auto"/>
        <w:right w:val="none" w:sz="0" w:space="0" w:color="auto"/>
      </w:divBdr>
    </w:div>
    <w:div w:id="1765179323">
      <w:bodyDiv w:val="1"/>
      <w:marLeft w:val="0"/>
      <w:marRight w:val="0"/>
      <w:marTop w:val="0"/>
      <w:marBottom w:val="0"/>
      <w:divBdr>
        <w:top w:val="none" w:sz="0" w:space="0" w:color="auto"/>
        <w:left w:val="none" w:sz="0" w:space="0" w:color="auto"/>
        <w:bottom w:val="none" w:sz="0" w:space="0" w:color="auto"/>
        <w:right w:val="none" w:sz="0" w:space="0" w:color="auto"/>
      </w:divBdr>
    </w:div>
    <w:div w:id="1765295799">
      <w:bodyDiv w:val="1"/>
      <w:marLeft w:val="0"/>
      <w:marRight w:val="0"/>
      <w:marTop w:val="0"/>
      <w:marBottom w:val="0"/>
      <w:divBdr>
        <w:top w:val="none" w:sz="0" w:space="0" w:color="auto"/>
        <w:left w:val="none" w:sz="0" w:space="0" w:color="auto"/>
        <w:bottom w:val="none" w:sz="0" w:space="0" w:color="auto"/>
        <w:right w:val="none" w:sz="0" w:space="0" w:color="auto"/>
      </w:divBdr>
    </w:div>
    <w:div w:id="1767118728">
      <w:bodyDiv w:val="1"/>
      <w:marLeft w:val="0"/>
      <w:marRight w:val="0"/>
      <w:marTop w:val="0"/>
      <w:marBottom w:val="0"/>
      <w:divBdr>
        <w:top w:val="none" w:sz="0" w:space="0" w:color="auto"/>
        <w:left w:val="none" w:sz="0" w:space="0" w:color="auto"/>
        <w:bottom w:val="none" w:sz="0" w:space="0" w:color="auto"/>
        <w:right w:val="none" w:sz="0" w:space="0" w:color="auto"/>
      </w:divBdr>
    </w:div>
    <w:div w:id="1767384036">
      <w:bodyDiv w:val="1"/>
      <w:marLeft w:val="0"/>
      <w:marRight w:val="0"/>
      <w:marTop w:val="0"/>
      <w:marBottom w:val="0"/>
      <w:divBdr>
        <w:top w:val="none" w:sz="0" w:space="0" w:color="auto"/>
        <w:left w:val="none" w:sz="0" w:space="0" w:color="auto"/>
        <w:bottom w:val="none" w:sz="0" w:space="0" w:color="auto"/>
        <w:right w:val="none" w:sz="0" w:space="0" w:color="auto"/>
      </w:divBdr>
    </w:div>
    <w:div w:id="1767388335">
      <w:bodyDiv w:val="1"/>
      <w:marLeft w:val="0"/>
      <w:marRight w:val="0"/>
      <w:marTop w:val="0"/>
      <w:marBottom w:val="0"/>
      <w:divBdr>
        <w:top w:val="none" w:sz="0" w:space="0" w:color="auto"/>
        <w:left w:val="none" w:sz="0" w:space="0" w:color="auto"/>
        <w:bottom w:val="none" w:sz="0" w:space="0" w:color="auto"/>
        <w:right w:val="none" w:sz="0" w:space="0" w:color="auto"/>
      </w:divBdr>
    </w:div>
    <w:div w:id="1767575722">
      <w:bodyDiv w:val="1"/>
      <w:marLeft w:val="0"/>
      <w:marRight w:val="0"/>
      <w:marTop w:val="0"/>
      <w:marBottom w:val="0"/>
      <w:divBdr>
        <w:top w:val="none" w:sz="0" w:space="0" w:color="auto"/>
        <w:left w:val="none" w:sz="0" w:space="0" w:color="auto"/>
        <w:bottom w:val="none" w:sz="0" w:space="0" w:color="auto"/>
        <w:right w:val="none" w:sz="0" w:space="0" w:color="auto"/>
      </w:divBdr>
    </w:div>
    <w:div w:id="1768622405">
      <w:bodyDiv w:val="1"/>
      <w:marLeft w:val="0"/>
      <w:marRight w:val="0"/>
      <w:marTop w:val="0"/>
      <w:marBottom w:val="0"/>
      <w:divBdr>
        <w:top w:val="none" w:sz="0" w:space="0" w:color="auto"/>
        <w:left w:val="none" w:sz="0" w:space="0" w:color="auto"/>
        <w:bottom w:val="none" w:sz="0" w:space="0" w:color="auto"/>
        <w:right w:val="none" w:sz="0" w:space="0" w:color="auto"/>
      </w:divBdr>
    </w:div>
    <w:div w:id="1768622458">
      <w:bodyDiv w:val="1"/>
      <w:marLeft w:val="0"/>
      <w:marRight w:val="0"/>
      <w:marTop w:val="0"/>
      <w:marBottom w:val="0"/>
      <w:divBdr>
        <w:top w:val="none" w:sz="0" w:space="0" w:color="auto"/>
        <w:left w:val="none" w:sz="0" w:space="0" w:color="auto"/>
        <w:bottom w:val="none" w:sz="0" w:space="0" w:color="auto"/>
        <w:right w:val="none" w:sz="0" w:space="0" w:color="auto"/>
      </w:divBdr>
    </w:div>
    <w:div w:id="1768694324">
      <w:bodyDiv w:val="1"/>
      <w:marLeft w:val="0"/>
      <w:marRight w:val="0"/>
      <w:marTop w:val="0"/>
      <w:marBottom w:val="0"/>
      <w:divBdr>
        <w:top w:val="none" w:sz="0" w:space="0" w:color="auto"/>
        <w:left w:val="none" w:sz="0" w:space="0" w:color="auto"/>
        <w:bottom w:val="none" w:sz="0" w:space="0" w:color="auto"/>
        <w:right w:val="none" w:sz="0" w:space="0" w:color="auto"/>
      </w:divBdr>
    </w:div>
    <w:div w:id="1768770323">
      <w:bodyDiv w:val="1"/>
      <w:marLeft w:val="0"/>
      <w:marRight w:val="0"/>
      <w:marTop w:val="0"/>
      <w:marBottom w:val="0"/>
      <w:divBdr>
        <w:top w:val="none" w:sz="0" w:space="0" w:color="auto"/>
        <w:left w:val="none" w:sz="0" w:space="0" w:color="auto"/>
        <w:bottom w:val="none" w:sz="0" w:space="0" w:color="auto"/>
        <w:right w:val="none" w:sz="0" w:space="0" w:color="auto"/>
      </w:divBdr>
    </w:div>
    <w:div w:id="1768964750">
      <w:bodyDiv w:val="1"/>
      <w:marLeft w:val="0"/>
      <w:marRight w:val="0"/>
      <w:marTop w:val="0"/>
      <w:marBottom w:val="0"/>
      <w:divBdr>
        <w:top w:val="none" w:sz="0" w:space="0" w:color="auto"/>
        <w:left w:val="none" w:sz="0" w:space="0" w:color="auto"/>
        <w:bottom w:val="none" w:sz="0" w:space="0" w:color="auto"/>
        <w:right w:val="none" w:sz="0" w:space="0" w:color="auto"/>
      </w:divBdr>
    </w:div>
    <w:div w:id="1769277642">
      <w:bodyDiv w:val="1"/>
      <w:marLeft w:val="0"/>
      <w:marRight w:val="0"/>
      <w:marTop w:val="0"/>
      <w:marBottom w:val="0"/>
      <w:divBdr>
        <w:top w:val="none" w:sz="0" w:space="0" w:color="auto"/>
        <w:left w:val="none" w:sz="0" w:space="0" w:color="auto"/>
        <w:bottom w:val="none" w:sz="0" w:space="0" w:color="auto"/>
        <w:right w:val="none" w:sz="0" w:space="0" w:color="auto"/>
      </w:divBdr>
    </w:div>
    <w:div w:id="1769347725">
      <w:bodyDiv w:val="1"/>
      <w:marLeft w:val="0"/>
      <w:marRight w:val="0"/>
      <w:marTop w:val="0"/>
      <w:marBottom w:val="0"/>
      <w:divBdr>
        <w:top w:val="none" w:sz="0" w:space="0" w:color="auto"/>
        <w:left w:val="none" w:sz="0" w:space="0" w:color="auto"/>
        <w:bottom w:val="none" w:sz="0" w:space="0" w:color="auto"/>
        <w:right w:val="none" w:sz="0" w:space="0" w:color="auto"/>
      </w:divBdr>
    </w:div>
    <w:div w:id="1769813747">
      <w:bodyDiv w:val="1"/>
      <w:marLeft w:val="0"/>
      <w:marRight w:val="0"/>
      <w:marTop w:val="0"/>
      <w:marBottom w:val="0"/>
      <w:divBdr>
        <w:top w:val="none" w:sz="0" w:space="0" w:color="auto"/>
        <w:left w:val="none" w:sz="0" w:space="0" w:color="auto"/>
        <w:bottom w:val="none" w:sz="0" w:space="0" w:color="auto"/>
        <w:right w:val="none" w:sz="0" w:space="0" w:color="auto"/>
      </w:divBdr>
    </w:div>
    <w:div w:id="1769933510">
      <w:bodyDiv w:val="1"/>
      <w:marLeft w:val="0"/>
      <w:marRight w:val="0"/>
      <w:marTop w:val="0"/>
      <w:marBottom w:val="0"/>
      <w:divBdr>
        <w:top w:val="none" w:sz="0" w:space="0" w:color="auto"/>
        <w:left w:val="none" w:sz="0" w:space="0" w:color="auto"/>
        <w:bottom w:val="none" w:sz="0" w:space="0" w:color="auto"/>
        <w:right w:val="none" w:sz="0" w:space="0" w:color="auto"/>
      </w:divBdr>
    </w:div>
    <w:div w:id="1770194175">
      <w:bodyDiv w:val="1"/>
      <w:marLeft w:val="0"/>
      <w:marRight w:val="0"/>
      <w:marTop w:val="0"/>
      <w:marBottom w:val="0"/>
      <w:divBdr>
        <w:top w:val="none" w:sz="0" w:space="0" w:color="auto"/>
        <w:left w:val="none" w:sz="0" w:space="0" w:color="auto"/>
        <w:bottom w:val="none" w:sz="0" w:space="0" w:color="auto"/>
        <w:right w:val="none" w:sz="0" w:space="0" w:color="auto"/>
      </w:divBdr>
    </w:div>
    <w:div w:id="1770346296">
      <w:bodyDiv w:val="1"/>
      <w:marLeft w:val="0"/>
      <w:marRight w:val="0"/>
      <w:marTop w:val="0"/>
      <w:marBottom w:val="0"/>
      <w:divBdr>
        <w:top w:val="none" w:sz="0" w:space="0" w:color="auto"/>
        <w:left w:val="none" w:sz="0" w:space="0" w:color="auto"/>
        <w:bottom w:val="none" w:sz="0" w:space="0" w:color="auto"/>
        <w:right w:val="none" w:sz="0" w:space="0" w:color="auto"/>
      </w:divBdr>
    </w:div>
    <w:div w:id="1771387730">
      <w:bodyDiv w:val="1"/>
      <w:marLeft w:val="0"/>
      <w:marRight w:val="0"/>
      <w:marTop w:val="0"/>
      <w:marBottom w:val="0"/>
      <w:divBdr>
        <w:top w:val="none" w:sz="0" w:space="0" w:color="auto"/>
        <w:left w:val="none" w:sz="0" w:space="0" w:color="auto"/>
        <w:bottom w:val="none" w:sz="0" w:space="0" w:color="auto"/>
        <w:right w:val="none" w:sz="0" w:space="0" w:color="auto"/>
      </w:divBdr>
    </w:div>
    <w:div w:id="1771390929">
      <w:bodyDiv w:val="1"/>
      <w:marLeft w:val="0"/>
      <w:marRight w:val="0"/>
      <w:marTop w:val="0"/>
      <w:marBottom w:val="0"/>
      <w:divBdr>
        <w:top w:val="none" w:sz="0" w:space="0" w:color="auto"/>
        <w:left w:val="none" w:sz="0" w:space="0" w:color="auto"/>
        <w:bottom w:val="none" w:sz="0" w:space="0" w:color="auto"/>
        <w:right w:val="none" w:sz="0" w:space="0" w:color="auto"/>
      </w:divBdr>
    </w:div>
    <w:div w:id="1771579696">
      <w:bodyDiv w:val="1"/>
      <w:marLeft w:val="0"/>
      <w:marRight w:val="0"/>
      <w:marTop w:val="0"/>
      <w:marBottom w:val="0"/>
      <w:divBdr>
        <w:top w:val="none" w:sz="0" w:space="0" w:color="auto"/>
        <w:left w:val="none" w:sz="0" w:space="0" w:color="auto"/>
        <w:bottom w:val="none" w:sz="0" w:space="0" w:color="auto"/>
        <w:right w:val="none" w:sz="0" w:space="0" w:color="auto"/>
      </w:divBdr>
    </w:div>
    <w:div w:id="1771656387">
      <w:bodyDiv w:val="1"/>
      <w:marLeft w:val="0"/>
      <w:marRight w:val="0"/>
      <w:marTop w:val="0"/>
      <w:marBottom w:val="0"/>
      <w:divBdr>
        <w:top w:val="none" w:sz="0" w:space="0" w:color="auto"/>
        <w:left w:val="none" w:sz="0" w:space="0" w:color="auto"/>
        <w:bottom w:val="none" w:sz="0" w:space="0" w:color="auto"/>
        <w:right w:val="none" w:sz="0" w:space="0" w:color="auto"/>
      </w:divBdr>
    </w:div>
    <w:div w:id="1772820014">
      <w:bodyDiv w:val="1"/>
      <w:marLeft w:val="0"/>
      <w:marRight w:val="0"/>
      <w:marTop w:val="0"/>
      <w:marBottom w:val="0"/>
      <w:divBdr>
        <w:top w:val="none" w:sz="0" w:space="0" w:color="auto"/>
        <w:left w:val="none" w:sz="0" w:space="0" w:color="auto"/>
        <w:bottom w:val="none" w:sz="0" w:space="0" w:color="auto"/>
        <w:right w:val="none" w:sz="0" w:space="0" w:color="auto"/>
      </w:divBdr>
    </w:div>
    <w:div w:id="1773936940">
      <w:bodyDiv w:val="1"/>
      <w:marLeft w:val="0"/>
      <w:marRight w:val="0"/>
      <w:marTop w:val="0"/>
      <w:marBottom w:val="0"/>
      <w:divBdr>
        <w:top w:val="none" w:sz="0" w:space="0" w:color="auto"/>
        <w:left w:val="none" w:sz="0" w:space="0" w:color="auto"/>
        <w:bottom w:val="none" w:sz="0" w:space="0" w:color="auto"/>
        <w:right w:val="none" w:sz="0" w:space="0" w:color="auto"/>
      </w:divBdr>
    </w:div>
    <w:div w:id="1774201822">
      <w:bodyDiv w:val="1"/>
      <w:marLeft w:val="0"/>
      <w:marRight w:val="0"/>
      <w:marTop w:val="0"/>
      <w:marBottom w:val="0"/>
      <w:divBdr>
        <w:top w:val="none" w:sz="0" w:space="0" w:color="auto"/>
        <w:left w:val="none" w:sz="0" w:space="0" w:color="auto"/>
        <w:bottom w:val="none" w:sz="0" w:space="0" w:color="auto"/>
        <w:right w:val="none" w:sz="0" w:space="0" w:color="auto"/>
      </w:divBdr>
    </w:div>
    <w:div w:id="1774203061">
      <w:bodyDiv w:val="1"/>
      <w:marLeft w:val="0"/>
      <w:marRight w:val="0"/>
      <w:marTop w:val="0"/>
      <w:marBottom w:val="0"/>
      <w:divBdr>
        <w:top w:val="none" w:sz="0" w:space="0" w:color="auto"/>
        <w:left w:val="none" w:sz="0" w:space="0" w:color="auto"/>
        <w:bottom w:val="none" w:sz="0" w:space="0" w:color="auto"/>
        <w:right w:val="none" w:sz="0" w:space="0" w:color="auto"/>
      </w:divBdr>
    </w:div>
    <w:div w:id="1774743885">
      <w:bodyDiv w:val="1"/>
      <w:marLeft w:val="0"/>
      <w:marRight w:val="0"/>
      <w:marTop w:val="0"/>
      <w:marBottom w:val="0"/>
      <w:divBdr>
        <w:top w:val="none" w:sz="0" w:space="0" w:color="auto"/>
        <w:left w:val="none" w:sz="0" w:space="0" w:color="auto"/>
        <w:bottom w:val="none" w:sz="0" w:space="0" w:color="auto"/>
        <w:right w:val="none" w:sz="0" w:space="0" w:color="auto"/>
      </w:divBdr>
    </w:div>
    <w:div w:id="1774783710">
      <w:bodyDiv w:val="1"/>
      <w:marLeft w:val="0"/>
      <w:marRight w:val="0"/>
      <w:marTop w:val="0"/>
      <w:marBottom w:val="0"/>
      <w:divBdr>
        <w:top w:val="none" w:sz="0" w:space="0" w:color="auto"/>
        <w:left w:val="none" w:sz="0" w:space="0" w:color="auto"/>
        <w:bottom w:val="none" w:sz="0" w:space="0" w:color="auto"/>
        <w:right w:val="none" w:sz="0" w:space="0" w:color="auto"/>
      </w:divBdr>
    </w:div>
    <w:div w:id="1774855869">
      <w:bodyDiv w:val="1"/>
      <w:marLeft w:val="0"/>
      <w:marRight w:val="0"/>
      <w:marTop w:val="0"/>
      <w:marBottom w:val="0"/>
      <w:divBdr>
        <w:top w:val="none" w:sz="0" w:space="0" w:color="auto"/>
        <w:left w:val="none" w:sz="0" w:space="0" w:color="auto"/>
        <w:bottom w:val="none" w:sz="0" w:space="0" w:color="auto"/>
        <w:right w:val="none" w:sz="0" w:space="0" w:color="auto"/>
      </w:divBdr>
    </w:div>
    <w:div w:id="1775245629">
      <w:bodyDiv w:val="1"/>
      <w:marLeft w:val="0"/>
      <w:marRight w:val="0"/>
      <w:marTop w:val="0"/>
      <w:marBottom w:val="0"/>
      <w:divBdr>
        <w:top w:val="none" w:sz="0" w:space="0" w:color="auto"/>
        <w:left w:val="none" w:sz="0" w:space="0" w:color="auto"/>
        <w:bottom w:val="none" w:sz="0" w:space="0" w:color="auto"/>
        <w:right w:val="none" w:sz="0" w:space="0" w:color="auto"/>
      </w:divBdr>
    </w:div>
    <w:div w:id="1775974653">
      <w:bodyDiv w:val="1"/>
      <w:marLeft w:val="0"/>
      <w:marRight w:val="0"/>
      <w:marTop w:val="0"/>
      <w:marBottom w:val="0"/>
      <w:divBdr>
        <w:top w:val="none" w:sz="0" w:space="0" w:color="auto"/>
        <w:left w:val="none" w:sz="0" w:space="0" w:color="auto"/>
        <w:bottom w:val="none" w:sz="0" w:space="0" w:color="auto"/>
        <w:right w:val="none" w:sz="0" w:space="0" w:color="auto"/>
      </w:divBdr>
    </w:div>
    <w:div w:id="1775978936">
      <w:bodyDiv w:val="1"/>
      <w:marLeft w:val="0"/>
      <w:marRight w:val="0"/>
      <w:marTop w:val="0"/>
      <w:marBottom w:val="0"/>
      <w:divBdr>
        <w:top w:val="none" w:sz="0" w:space="0" w:color="auto"/>
        <w:left w:val="none" w:sz="0" w:space="0" w:color="auto"/>
        <w:bottom w:val="none" w:sz="0" w:space="0" w:color="auto"/>
        <w:right w:val="none" w:sz="0" w:space="0" w:color="auto"/>
      </w:divBdr>
    </w:div>
    <w:div w:id="1776168988">
      <w:bodyDiv w:val="1"/>
      <w:marLeft w:val="0"/>
      <w:marRight w:val="0"/>
      <w:marTop w:val="0"/>
      <w:marBottom w:val="0"/>
      <w:divBdr>
        <w:top w:val="none" w:sz="0" w:space="0" w:color="auto"/>
        <w:left w:val="none" w:sz="0" w:space="0" w:color="auto"/>
        <w:bottom w:val="none" w:sz="0" w:space="0" w:color="auto"/>
        <w:right w:val="none" w:sz="0" w:space="0" w:color="auto"/>
      </w:divBdr>
    </w:div>
    <w:div w:id="1776485232">
      <w:bodyDiv w:val="1"/>
      <w:marLeft w:val="0"/>
      <w:marRight w:val="0"/>
      <w:marTop w:val="0"/>
      <w:marBottom w:val="0"/>
      <w:divBdr>
        <w:top w:val="none" w:sz="0" w:space="0" w:color="auto"/>
        <w:left w:val="none" w:sz="0" w:space="0" w:color="auto"/>
        <w:bottom w:val="none" w:sz="0" w:space="0" w:color="auto"/>
        <w:right w:val="none" w:sz="0" w:space="0" w:color="auto"/>
      </w:divBdr>
    </w:div>
    <w:div w:id="1776712496">
      <w:bodyDiv w:val="1"/>
      <w:marLeft w:val="0"/>
      <w:marRight w:val="0"/>
      <w:marTop w:val="0"/>
      <w:marBottom w:val="0"/>
      <w:divBdr>
        <w:top w:val="none" w:sz="0" w:space="0" w:color="auto"/>
        <w:left w:val="none" w:sz="0" w:space="0" w:color="auto"/>
        <w:bottom w:val="none" w:sz="0" w:space="0" w:color="auto"/>
        <w:right w:val="none" w:sz="0" w:space="0" w:color="auto"/>
      </w:divBdr>
    </w:div>
    <w:div w:id="1776823079">
      <w:bodyDiv w:val="1"/>
      <w:marLeft w:val="0"/>
      <w:marRight w:val="0"/>
      <w:marTop w:val="0"/>
      <w:marBottom w:val="0"/>
      <w:divBdr>
        <w:top w:val="none" w:sz="0" w:space="0" w:color="auto"/>
        <w:left w:val="none" w:sz="0" w:space="0" w:color="auto"/>
        <w:bottom w:val="none" w:sz="0" w:space="0" w:color="auto"/>
        <w:right w:val="none" w:sz="0" w:space="0" w:color="auto"/>
      </w:divBdr>
    </w:div>
    <w:div w:id="1776906268">
      <w:bodyDiv w:val="1"/>
      <w:marLeft w:val="0"/>
      <w:marRight w:val="0"/>
      <w:marTop w:val="0"/>
      <w:marBottom w:val="0"/>
      <w:divBdr>
        <w:top w:val="none" w:sz="0" w:space="0" w:color="auto"/>
        <w:left w:val="none" w:sz="0" w:space="0" w:color="auto"/>
        <w:bottom w:val="none" w:sz="0" w:space="0" w:color="auto"/>
        <w:right w:val="none" w:sz="0" w:space="0" w:color="auto"/>
      </w:divBdr>
    </w:div>
    <w:div w:id="1777215478">
      <w:bodyDiv w:val="1"/>
      <w:marLeft w:val="0"/>
      <w:marRight w:val="0"/>
      <w:marTop w:val="0"/>
      <w:marBottom w:val="0"/>
      <w:divBdr>
        <w:top w:val="none" w:sz="0" w:space="0" w:color="auto"/>
        <w:left w:val="none" w:sz="0" w:space="0" w:color="auto"/>
        <w:bottom w:val="none" w:sz="0" w:space="0" w:color="auto"/>
        <w:right w:val="none" w:sz="0" w:space="0" w:color="auto"/>
      </w:divBdr>
    </w:div>
    <w:div w:id="1777676076">
      <w:bodyDiv w:val="1"/>
      <w:marLeft w:val="0"/>
      <w:marRight w:val="0"/>
      <w:marTop w:val="0"/>
      <w:marBottom w:val="0"/>
      <w:divBdr>
        <w:top w:val="none" w:sz="0" w:space="0" w:color="auto"/>
        <w:left w:val="none" w:sz="0" w:space="0" w:color="auto"/>
        <w:bottom w:val="none" w:sz="0" w:space="0" w:color="auto"/>
        <w:right w:val="none" w:sz="0" w:space="0" w:color="auto"/>
      </w:divBdr>
    </w:div>
    <w:div w:id="1778601049">
      <w:bodyDiv w:val="1"/>
      <w:marLeft w:val="0"/>
      <w:marRight w:val="0"/>
      <w:marTop w:val="0"/>
      <w:marBottom w:val="0"/>
      <w:divBdr>
        <w:top w:val="none" w:sz="0" w:space="0" w:color="auto"/>
        <w:left w:val="none" w:sz="0" w:space="0" w:color="auto"/>
        <w:bottom w:val="none" w:sz="0" w:space="0" w:color="auto"/>
        <w:right w:val="none" w:sz="0" w:space="0" w:color="auto"/>
      </w:divBdr>
    </w:div>
    <w:div w:id="1778863312">
      <w:bodyDiv w:val="1"/>
      <w:marLeft w:val="0"/>
      <w:marRight w:val="0"/>
      <w:marTop w:val="0"/>
      <w:marBottom w:val="0"/>
      <w:divBdr>
        <w:top w:val="none" w:sz="0" w:space="0" w:color="auto"/>
        <w:left w:val="none" w:sz="0" w:space="0" w:color="auto"/>
        <w:bottom w:val="none" w:sz="0" w:space="0" w:color="auto"/>
        <w:right w:val="none" w:sz="0" w:space="0" w:color="auto"/>
      </w:divBdr>
    </w:div>
    <w:div w:id="1779250922">
      <w:bodyDiv w:val="1"/>
      <w:marLeft w:val="0"/>
      <w:marRight w:val="0"/>
      <w:marTop w:val="0"/>
      <w:marBottom w:val="0"/>
      <w:divBdr>
        <w:top w:val="none" w:sz="0" w:space="0" w:color="auto"/>
        <w:left w:val="none" w:sz="0" w:space="0" w:color="auto"/>
        <w:bottom w:val="none" w:sz="0" w:space="0" w:color="auto"/>
        <w:right w:val="none" w:sz="0" w:space="0" w:color="auto"/>
      </w:divBdr>
    </w:div>
    <w:div w:id="1780300458">
      <w:bodyDiv w:val="1"/>
      <w:marLeft w:val="0"/>
      <w:marRight w:val="0"/>
      <w:marTop w:val="0"/>
      <w:marBottom w:val="0"/>
      <w:divBdr>
        <w:top w:val="none" w:sz="0" w:space="0" w:color="auto"/>
        <w:left w:val="none" w:sz="0" w:space="0" w:color="auto"/>
        <w:bottom w:val="none" w:sz="0" w:space="0" w:color="auto"/>
        <w:right w:val="none" w:sz="0" w:space="0" w:color="auto"/>
      </w:divBdr>
    </w:div>
    <w:div w:id="1780906403">
      <w:bodyDiv w:val="1"/>
      <w:marLeft w:val="0"/>
      <w:marRight w:val="0"/>
      <w:marTop w:val="0"/>
      <w:marBottom w:val="0"/>
      <w:divBdr>
        <w:top w:val="none" w:sz="0" w:space="0" w:color="auto"/>
        <w:left w:val="none" w:sz="0" w:space="0" w:color="auto"/>
        <w:bottom w:val="none" w:sz="0" w:space="0" w:color="auto"/>
        <w:right w:val="none" w:sz="0" w:space="0" w:color="auto"/>
      </w:divBdr>
    </w:div>
    <w:div w:id="1781024710">
      <w:bodyDiv w:val="1"/>
      <w:marLeft w:val="0"/>
      <w:marRight w:val="0"/>
      <w:marTop w:val="0"/>
      <w:marBottom w:val="0"/>
      <w:divBdr>
        <w:top w:val="none" w:sz="0" w:space="0" w:color="auto"/>
        <w:left w:val="none" w:sz="0" w:space="0" w:color="auto"/>
        <w:bottom w:val="none" w:sz="0" w:space="0" w:color="auto"/>
        <w:right w:val="none" w:sz="0" w:space="0" w:color="auto"/>
      </w:divBdr>
    </w:div>
    <w:div w:id="1781990424">
      <w:bodyDiv w:val="1"/>
      <w:marLeft w:val="0"/>
      <w:marRight w:val="0"/>
      <w:marTop w:val="0"/>
      <w:marBottom w:val="0"/>
      <w:divBdr>
        <w:top w:val="none" w:sz="0" w:space="0" w:color="auto"/>
        <w:left w:val="none" w:sz="0" w:space="0" w:color="auto"/>
        <w:bottom w:val="none" w:sz="0" w:space="0" w:color="auto"/>
        <w:right w:val="none" w:sz="0" w:space="0" w:color="auto"/>
      </w:divBdr>
    </w:div>
    <w:div w:id="1782186232">
      <w:bodyDiv w:val="1"/>
      <w:marLeft w:val="0"/>
      <w:marRight w:val="0"/>
      <w:marTop w:val="0"/>
      <w:marBottom w:val="0"/>
      <w:divBdr>
        <w:top w:val="none" w:sz="0" w:space="0" w:color="auto"/>
        <w:left w:val="none" w:sz="0" w:space="0" w:color="auto"/>
        <w:bottom w:val="none" w:sz="0" w:space="0" w:color="auto"/>
        <w:right w:val="none" w:sz="0" w:space="0" w:color="auto"/>
      </w:divBdr>
    </w:div>
    <w:div w:id="1782450037">
      <w:bodyDiv w:val="1"/>
      <w:marLeft w:val="0"/>
      <w:marRight w:val="0"/>
      <w:marTop w:val="0"/>
      <w:marBottom w:val="0"/>
      <w:divBdr>
        <w:top w:val="none" w:sz="0" w:space="0" w:color="auto"/>
        <w:left w:val="none" w:sz="0" w:space="0" w:color="auto"/>
        <w:bottom w:val="none" w:sz="0" w:space="0" w:color="auto"/>
        <w:right w:val="none" w:sz="0" w:space="0" w:color="auto"/>
      </w:divBdr>
    </w:div>
    <w:div w:id="1783109470">
      <w:bodyDiv w:val="1"/>
      <w:marLeft w:val="0"/>
      <w:marRight w:val="0"/>
      <w:marTop w:val="0"/>
      <w:marBottom w:val="0"/>
      <w:divBdr>
        <w:top w:val="none" w:sz="0" w:space="0" w:color="auto"/>
        <w:left w:val="none" w:sz="0" w:space="0" w:color="auto"/>
        <w:bottom w:val="none" w:sz="0" w:space="0" w:color="auto"/>
        <w:right w:val="none" w:sz="0" w:space="0" w:color="auto"/>
      </w:divBdr>
    </w:div>
    <w:div w:id="1783763223">
      <w:bodyDiv w:val="1"/>
      <w:marLeft w:val="0"/>
      <w:marRight w:val="0"/>
      <w:marTop w:val="0"/>
      <w:marBottom w:val="0"/>
      <w:divBdr>
        <w:top w:val="none" w:sz="0" w:space="0" w:color="auto"/>
        <w:left w:val="none" w:sz="0" w:space="0" w:color="auto"/>
        <w:bottom w:val="none" w:sz="0" w:space="0" w:color="auto"/>
        <w:right w:val="none" w:sz="0" w:space="0" w:color="auto"/>
      </w:divBdr>
    </w:div>
    <w:div w:id="1783838120">
      <w:bodyDiv w:val="1"/>
      <w:marLeft w:val="0"/>
      <w:marRight w:val="0"/>
      <w:marTop w:val="0"/>
      <w:marBottom w:val="0"/>
      <w:divBdr>
        <w:top w:val="none" w:sz="0" w:space="0" w:color="auto"/>
        <w:left w:val="none" w:sz="0" w:space="0" w:color="auto"/>
        <w:bottom w:val="none" w:sz="0" w:space="0" w:color="auto"/>
        <w:right w:val="none" w:sz="0" w:space="0" w:color="auto"/>
      </w:divBdr>
    </w:div>
    <w:div w:id="1784155030">
      <w:bodyDiv w:val="1"/>
      <w:marLeft w:val="0"/>
      <w:marRight w:val="0"/>
      <w:marTop w:val="0"/>
      <w:marBottom w:val="0"/>
      <w:divBdr>
        <w:top w:val="none" w:sz="0" w:space="0" w:color="auto"/>
        <w:left w:val="none" w:sz="0" w:space="0" w:color="auto"/>
        <w:bottom w:val="none" w:sz="0" w:space="0" w:color="auto"/>
        <w:right w:val="none" w:sz="0" w:space="0" w:color="auto"/>
      </w:divBdr>
    </w:div>
    <w:div w:id="1784617495">
      <w:bodyDiv w:val="1"/>
      <w:marLeft w:val="0"/>
      <w:marRight w:val="0"/>
      <w:marTop w:val="0"/>
      <w:marBottom w:val="0"/>
      <w:divBdr>
        <w:top w:val="none" w:sz="0" w:space="0" w:color="auto"/>
        <w:left w:val="none" w:sz="0" w:space="0" w:color="auto"/>
        <w:bottom w:val="none" w:sz="0" w:space="0" w:color="auto"/>
        <w:right w:val="none" w:sz="0" w:space="0" w:color="auto"/>
      </w:divBdr>
    </w:div>
    <w:div w:id="1785266824">
      <w:bodyDiv w:val="1"/>
      <w:marLeft w:val="0"/>
      <w:marRight w:val="0"/>
      <w:marTop w:val="0"/>
      <w:marBottom w:val="0"/>
      <w:divBdr>
        <w:top w:val="none" w:sz="0" w:space="0" w:color="auto"/>
        <w:left w:val="none" w:sz="0" w:space="0" w:color="auto"/>
        <w:bottom w:val="none" w:sz="0" w:space="0" w:color="auto"/>
        <w:right w:val="none" w:sz="0" w:space="0" w:color="auto"/>
      </w:divBdr>
    </w:div>
    <w:div w:id="1786314865">
      <w:bodyDiv w:val="1"/>
      <w:marLeft w:val="0"/>
      <w:marRight w:val="0"/>
      <w:marTop w:val="0"/>
      <w:marBottom w:val="0"/>
      <w:divBdr>
        <w:top w:val="none" w:sz="0" w:space="0" w:color="auto"/>
        <w:left w:val="none" w:sz="0" w:space="0" w:color="auto"/>
        <w:bottom w:val="none" w:sz="0" w:space="0" w:color="auto"/>
        <w:right w:val="none" w:sz="0" w:space="0" w:color="auto"/>
      </w:divBdr>
    </w:div>
    <w:div w:id="1786381690">
      <w:bodyDiv w:val="1"/>
      <w:marLeft w:val="0"/>
      <w:marRight w:val="0"/>
      <w:marTop w:val="0"/>
      <w:marBottom w:val="0"/>
      <w:divBdr>
        <w:top w:val="none" w:sz="0" w:space="0" w:color="auto"/>
        <w:left w:val="none" w:sz="0" w:space="0" w:color="auto"/>
        <w:bottom w:val="none" w:sz="0" w:space="0" w:color="auto"/>
        <w:right w:val="none" w:sz="0" w:space="0" w:color="auto"/>
      </w:divBdr>
    </w:div>
    <w:div w:id="1786388831">
      <w:bodyDiv w:val="1"/>
      <w:marLeft w:val="0"/>
      <w:marRight w:val="0"/>
      <w:marTop w:val="0"/>
      <w:marBottom w:val="0"/>
      <w:divBdr>
        <w:top w:val="none" w:sz="0" w:space="0" w:color="auto"/>
        <w:left w:val="none" w:sz="0" w:space="0" w:color="auto"/>
        <w:bottom w:val="none" w:sz="0" w:space="0" w:color="auto"/>
        <w:right w:val="none" w:sz="0" w:space="0" w:color="auto"/>
      </w:divBdr>
    </w:div>
    <w:div w:id="1787652593">
      <w:bodyDiv w:val="1"/>
      <w:marLeft w:val="0"/>
      <w:marRight w:val="0"/>
      <w:marTop w:val="0"/>
      <w:marBottom w:val="0"/>
      <w:divBdr>
        <w:top w:val="none" w:sz="0" w:space="0" w:color="auto"/>
        <w:left w:val="none" w:sz="0" w:space="0" w:color="auto"/>
        <w:bottom w:val="none" w:sz="0" w:space="0" w:color="auto"/>
        <w:right w:val="none" w:sz="0" w:space="0" w:color="auto"/>
      </w:divBdr>
    </w:div>
    <w:div w:id="1787892889">
      <w:bodyDiv w:val="1"/>
      <w:marLeft w:val="0"/>
      <w:marRight w:val="0"/>
      <w:marTop w:val="0"/>
      <w:marBottom w:val="0"/>
      <w:divBdr>
        <w:top w:val="none" w:sz="0" w:space="0" w:color="auto"/>
        <w:left w:val="none" w:sz="0" w:space="0" w:color="auto"/>
        <w:bottom w:val="none" w:sz="0" w:space="0" w:color="auto"/>
        <w:right w:val="none" w:sz="0" w:space="0" w:color="auto"/>
      </w:divBdr>
    </w:div>
    <w:div w:id="1787963878">
      <w:bodyDiv w:val="1"/>
      <w:marLeft w:val="0"/>
      <w:marRight w:val="0"/>
      <w:marTop w:val="0"/>
      <w:marBottom w:val="0"/>
      <w:divBdr>
        <w:top w:val="none" w:sz="0" w:space="0" w:color="auto"/>
        <w:left w:val="none" w:sz="0" w:space="0" w:color="auto"/>
        <w:bottom w:val="none" w:sz="0" w:space="0" w:color="auto"/>
        <w:right w:val="none" w:sz="0" w:space="0" w:color="auto"/>
      </w:divBdr>
    </w:div>
    <w:div w:id="1788810645">
      <w:bodyDiv w:val="1"/>
      <w:marLeft w:val="0"/>
      <w:marRight w:val="0"/>
      <w:marTop w:val="0"/>
      <w:marBottom w:val="0"/>
      <w:divBdr>
        <w:top w:val="none" w:sz="0" w:space="0" w:color="auto"/>
        <w:left w:val="none" w:sz="0" w:space="0" w:color="auto"/>
        <w:bottom w:val="none" w:sz="0" w:space="0" w:color="auto"/>
        <w:right w:val="none" w:sz="0" w:space="0" w:color="auto"/>
      </w:divBdr>
    </w:div>
    <w:div w:id="1788814809">
      <w:bodyDiv w:val="1"/>
      <w:marLeft w:val="0"/>
      <w:marRight w:val="0"/>
      <w:marTop w:val="0"/>
      <w:marBottom w:val="0"/>
      <w:divBdr>
        <w:top w:val="none" w:sz="0" w:space="0" w:color="auto"/>
        <w:left w:val="none" w:sz="0" w:space="0" w:color="auto"/>
        <w:bottom w:val="none" w:sz="0" w:space="0" w:color="auto"/>
        <w:right w:val="none" w:sz="0" w:space="0" w:color="auto"/>
      </w:divBdr>
    </w:div>
    <w:div w:id="1790706658">
      <w:bodyDiv w:val="1"/>
      <w:marLeft w:val="0"/>
      <w:marRight w:val="0"/>
      <w:marTop w:val="0"/>
      <w:marBottom w:val="0"/>
      <w:divBdr>
        <w:top w:val="none" w:sz="0" w:space="0" w:color="auto"/>
        <w:left w:val="none" w:sz="0" w:space="0" w:color="auto"/>
        <w:bottom w:val="none" w:sz="0" w:space="0" w:color="auto"/>
        <w:right w:val="none" w:sz="0" w:space="0" w:color="auto"/>
      </w:divBdr>
    </w:div>
    <w:div w:id="1790859358">
      <w:bodyDiv w:val="1"/>
      <w:marLeft w:val="0"/>
      <w:marRight w:val="0"/>
      <w:marTop w:val="0"/>
      <w:marBottom w:val="0"/>
      <w:divBdr>
        <w:top w:val="none" w:sz="0" w:space="0" w:color="auto"/>
        <w:left w:val="none" w:sz="0" w:space="0" w:color="auto"/>
        <w:bottom w:val="none" w:sz="0" w:space="0" w:color="auto"/>
        <w:right w:val="none" w:sz="0" w:space="0" w:color="auto"/>
      </w:divBdr>
    </w:div>
    <w:div w:id="1791781563">
      <w:bodyDiv w:val="1"/>
      <w:marLeft w:val="0"/>
      <w:marRight w:val="0"/>
      <w:marTop w:val="0"/>
      <w:marBottom w:val="0"/>
      <w:divBdr>
        <w:top w:val="none" w:sz="0" w:space="0" w:color="auto"/>
        <w:left w:val="none" w:sz="0" w:space="0" w:color="auto"/>
        <w:bottom w:val="none" w:sz="0" w:space="0" w:color="auto"/>
        <w:right w:val="none" w:sz="0" w:space="0" w:color="auto"/>
      </w:divBdr>
    </w:div>
    <w:div w:id="1791826445">
      <w:bodyDiv w:val="1"/>
      <w:marLeft w:val="0"/>
      <w:marRight w:val="0"/>
      <w:marTop w:val="0"/>
      <w:marBottom w:val="0"/>
      <w:divBdr>
        <w:top w:val="none" w:sz="0" w:space="0" w:color="auto"/>
        <w:left w:val="none" w:sz="0" w:space="0" w:color="auto"/>
        <w:bottom w:val="none" w:sz="0" w:space="0" w:color="auto"/>
        <w:right w:val="none" w:sz="0" w:space="0" w:color="auto"/>
      </w:divBdr>
    </w:div>
    <w:div w:id="1791974211">
      <w:bodyDiv w:val="1"/>
      <w:marLeft w:val="0"/>
      <w:marRight w:val="0"/>
      <w:marTop w:val="0"/>
      <w:marBottom w:val="0"/>
      <w:divBdr>
        <w:top w:val="none" w:sz="0" w:space="0" w:color="auto"/>
        <w:left w:val="none" w:sz="0" w:space="0" w:color="auto"/>
        <w:bottom w:val="none" w:sz="0" w:space="0" w:color="auto"/>
        <w:right w:val="none" w:sz="0" w:space="0" w:color="auto"/>
      </w:divBdr>
    </w:div>
    <w:div w:id="1792555198">
      <w:bodyDiv w:val="1"/>
      <w:marLeft w:val="0"/>
      <w:marRight w:val="0"/>
      <w:marTop w:val="0"/>
      <w:marBottom w:val="0"/>
      <w:divBdr>
        <w:top w:val="none" w:sz="0" w:space="0" w:color="auto"/>
        <w:left w:val="none" w:sz="0" w:space="0" w:color="auto"/>
        <w:bottom w:val="none" w:sz="0" w:space="0" w:color="auto"/>
        <w:right w:val="none" w:sz="0" w:space="0" w:color="auto"/>
      </w:divBdr>
    </w:div>
    <w:div w:id="1792627619">
      <w:bodyDiv w:val="1"/>
      <w:marLeft w:val="0"/>
      <w:marRight w:val="0"/>
      <w:marTop w:val="0"/>
      <w:marBottom w:val="0"/>
      <w:divBdr>
        <w:top w:val="none" w:sz="0" w:space="0" w:color="auto"/>
        <w:left w:val="none" w:sz="0" w:space="0" w:color="auto"/>
        <w:bottom w:val="none" w:sz="0" w:space="0" w:color="auto"/>
        <w:right w:val="none" w:sz="0" w:space="0" w:color="auto"/>
      </w:divBdr>
    </w:div>
    <w:div w:id="1792934974">
      <w:bodyDiv w:val="1"/>
      <w:marLeft w:val="0"/>
      <w:marRight w:val="0"/>
      <w:marTop w:val="0"/>
      <w:marBottom w:val="0"/>
      <w:divBdr>
        <w:top w:val="none" w:sz="0" w:space="0" w:color="auto"/>
        <w:left w:val="none" w:sz="0" w:space="0" w:color="auto"/>
        <w:bottom w:val="none" w:sz="0" w:space="0" w:color="auto"/>
        <w:right w:val="none" w:sz="0" w:space="0" w:color="auto"/>
      </w:divBdr>
    </w:div>
    <w:div w:id="1793473435">
      <w:bodyDiv w:val="1"/>
      <w:marLeft w:val="0"/>
      <w:marRight w:val="0"/>
      <w:marTop w:val="0"/>
      <w:marBottom w:val="0"/>
      <w:divBdr>
        <w:top w:val="none" w:sz="0" w:space="0" w:color="auto"/>
        <w:left w:val="none" w:sz="0" w:space="0" w:color="auto"/>
        <w:bottom w:val="none" w:sz="0" w:space="0" w:color="auto"/>
        <w:right w:val="none" w:sz="0" w:space="0" w:color="auto"/>
      </w:divBdr>
    </w:div>
    <w:div w:id="1793941580">
      <w:bodyDiv w:val="1"/>
      <w:marLeft w:val="0"/>
      <w:marRight w:val="0"/>
      <w:marTop w:val="0"/>
      <w:marBottom w:val="0"/>
      <w:divBdr>
        <w:top w:val="none" w:sz="0" w:space="0" w:color="auto"/>
        <w:left w:val="none" w:sz="0" w:space="0" w:color="auto"/>
        <w:bottom w:val="none" w:sz="0" w:space="0" w:color="auto"/>
        <w:right w:val="none" w:sz="0" w:space="0" w:color="auto"/>
      </w:divBdr>
    </w:div>
    <w:div w:id="1794208347">
      <w:bodyDiv w:val="1"/>
      <w:marLeft w:val="0"/>
      <w:marRight w:val="0"/>
      <w:marTop w:val="0"/>
      <w:marBottom w:val="0"/>
      <w:divBdr>
        <w:top w:val="none" w:sz="0" w:space="0" w:color="auto"/>
        <w:left w:val="none" w:sz="0" w:space="0" w:color="auto"/>
        <w:bottom w:val="none" w:sz="0" w:space="0" w:color="auto"/>
        <w:right w:val="none" w:sz="0" w:space="0" w:color="auto"/>
      </w:divBdr>
    </w:div>
    <w:div w:id="1795517986">
      <w:bodyDiv w:val="1"/>
      <w:marLeft w:val="0"/>
      <w:marRight w:val="0"/>
      <w:marTop w:val="0"/>
      <w:marBottom w:val="0"/>
      <w:divBdr>
        <w:top w:val="none" w:sz="0" w:space="0" w:color="auto"/>
        <w:left w:val="none" w:sz="0" w:space="0" w:color="auto"/>
        <w:bottom w:val="none" w:sz="0" w:space="0" w:color="auto"/>
        <w:right w:val="none" w:sz="0" w:space="0" w:color="auto"/>
      </w:divBdr>
    </w:div>
    <w:div w:id="1795980563">
      <w:bodyDiv w:val="1"/>
      <w:marLeft w:val="0"/>
      <w:marRight w:val="0"/>
      <w:marTop w:val="0"/>
      <w:marBottom w:val="0"/>
      <w:divBdr>
        <w:top w:val="none" w:sz="0" w:space="0" w:color="auto"/>
        <w:left w:val="none" w:sz="0" w:space="0" w:color="auto"/>
        <w:bottom w:val="none" w:sz="0" w:space="0" w:color="auto"/>
        <w:right w:val="none" w:sz="0" w:space="0" w:color="auto"/>
      </w:divBdr>
    </w:div>
    <w:div w:id="1796289404">
      <w:bodyDiv w:val="1"/>
      <w:marLeft w:val="0"/>
      <w:marRight w:val="0"/>
      <w:marTop w:val="0"/>
      <w:marBottom w:val="0"/>
      <w:divBdr>
        <w:top w:val="none" w:sz="0" w:space="0" w:color="auto"/>
        <w:left w:val="none" w:sz="0" w:space="0" w:color="auto"/>
        <w:bottom w:val="none" w:sz="0" w:space="0" w:color="auto"/>
        <w:right w:val="none" w:sz="0" w:space="0" w:color="auto"/>
      </w:divBdr>
    </w:div>
    <w:div w:id="1796946039">
      <w:bodyDiv w:val="1"/>
      <w:marLeft w:val="0"/>
      <w:marRight w:val="0"/>
      <w:marTop w:val="0"/>
      <w:marBottom w:val="0"/>
      <w:divBdr>
        <w:top w:val="none" w:sz="0" w:space="0" w:color="auto"/>
        <w:left w:val="none" w:sz="0" w:space="0" w:color="auto"/>
        <w:bottom w:val="none" w:sz="0" w:space="0" w:color="auto"/>
        <w:right w:val="none" w:sz="0" w:space="0" w:color="auto"/>
      </w:divBdr>
    </w:div>
    <w:div w:id="1797093486">
      <w:bodyDiv w:val="1"/>
      <w:marLeft w:val="0"/>
      <w:marRight w:val="0"/>
      <w:marTop w:val="0"/>
      <w:marBottom w:val="0"/>
      <w:divBdr>
        <w:top w:val="none" w:sz="0" w:space="0" w:color="auto"/>
        <w:left w:val="none" w:sz="0" w:space="0" w:color="auto"/>
        <w:bottom w:val="none" w:sz="0" w:space="0" w:color="auto"/>
        <w:right w:val="none" w:sz="0" w:space="0" w:color="auto"/>
      </w:divBdr>
    </w:div>
    <w:div w:id="1797747777">
      <w:bodyDiv w:val="1"/>
      <w:marLeft w:val="0"/>
      <w:marRight w:val="0"/>
      <w:marTop w:val="0"/>
      <w:marBottom w:val="0"/>
      <w:divBdr>
        <w:top w:val="none" w:sz="0" w:space="0" w:color="auto"/>
        <w:left w:val="none" w:sz="0" w:space="0" w:color="auto"/>
        <w:bottom w:val="none" w:sz="0" w:space="0" w:color="auto"/>
        <w:right w:val="none" w:sz="0" w:space="0" w:color="auto"/>
      </w:divBdr>
    </w:div>
    <w:div w:id="1798252455">
      <w:bodyDiv w:val="1"/>
      <w:marLeft w:val="0"/>
      <w:marRight w:val="0"/>
      <w:marTop w:val="0"/>
      <w:marBottom w:val="0"/>
      <w:divBdr>
        <w:top w:val="none" w:sz="0" w:space="0" w:color="auto"/>
        <w:left w:val="none" w:sz="0" w:space="0" w:color="auto"/>
        <w:bottom w:val="none" w:sz="0" w:space="0" w:color="auto"/>
        <w:right w:val="none" w:sz="0" w:space="0" w:color="auto"/>
      </w:divBdr>
    </w:div>
    <w:div w:id="1800339810">
      <w:bodyDiv w:val="1"/>
      <w:marLeft w:val="0"/>
      <w:marRight w:val="0"/>
      <w:marTop w:val="0"/>
      <w:marBottom w:val="0"/>
      <w:divBdr>
        <w:top w:val="none" w:sz="0" w:space="0" w:color="auto"/>
        <w:left w:val="none" w:sz="0" w:space="0" w:color="auto"/>
        <w:bottom w:val="none" w:sz="0" w:space="0" w:color="auto"/>
        <w:right w:val="none" w:sz="0" w:space="0" w:color="auto"/>
      </w:divBdr>
    </w:div>
    <w:div w:id="1801141923">
      <w:bodyDiv w:val="1"/>
      <w:marLeft w:val="0"/>
      <w:marRight w:val="0"/>
      <w:marTop w:val="0"/>
      <w:marBottom w:val="0"/>
      <w:divBdr>
        <w:top w:val="none" w:sz="0" w:space="0" w:color="auto"/>
        <w:left w:val="none" w:sz="0" w:space="0" w:color="auto"/>
        <w:bottom w:val="none" w:sz="0" w:space="0" w:color="auto"/>
        <w:right w:val="none" w:sz="0" w:space="0" w:color="auto"/>
      </w:divBdr>
    </w:div>
    <w:div w:id="1801264786">
      <w:bodyDiv w:val="1"/>
      <w:marLeft w:val="0"/>
      <w:marRight w:val="0"/>
      <w:marTop w:val="0"/>
      <w:marBottom w:val="0"/>
      <w:divBdr>
        <w:top w:val="none" w:sz="0" w:space="0" w:color="auto"/>
        <w:left w:val="none" w:sz="0" w:space="0" w:color="auto"/>
        <w:bottom w:val="none" w:sz="0" w:space="0" w:color="auto"/>
        <w:right w:val="none" w:sz="0" w:space="0" w:color="auto"/>
      </w:divBdr>
    </w:div>
    <w:div w:id="1802110290">
      <w:bodyDiv w:val="1"/>
      <w:marLeft w:val="0"/>
      <w:marRight w:val="0"/>
      <w:marTop w:val="0"/>
      <w:marBottom w:val="0"/>
      <w:divBdr>
        <w:top w:val="none" w:sz="0" w:space="0" w:color="auto"/>
        <w:left w:val="none" w:sz="0" w:space="0" w:color="auto"/>
        <w:bottom w:val="none" w:sz="0" w:space="0" w:color="auto"/>
        <w:right w:val="none" w:sz="0" w:space="0" w:color="auto"/>
      </w:divBdr>
    </w:div>
    <w:div w:id="1802650626">
      <w:bodyDiv w:val="1"/>
      <w:marLeft w:val="0"/>
      <w:marRight w:val="0"/>
      <w:marTop w:val="0"/>
      <w:marBottom w:val="0"/>
      <w:divBdr>
        <w:top w:val="none" w:sz="0" w:space="0" w:color="auto"/>
        <w:left w:val="none" w:sz="0" w:space="0" w:color="auto"/>
        <w:bottom w:val="none" w:sz="0" w:space="0" w:color="auto"/>
        <w:right w:val="none" w:sz="0" w:space="0" w:color="auto"/>
      </w:divBdr>
    </w:div>
    <w:div w:id="1802730507">
      <w:bodyDiv w:val="1"/>
      <w:marLeft w:val="0"/>
      <w:marRight w:val="0"/>
      <w:marTop w:val="0"/>
      <w:marBottom w:val="0"/>
      <w:divBdr>
        <w:top w:val="none" w:sz="0" w:space="0" w:color="auto"/>
        <w:left w:val="none" w:sz="0" w:space="0" w:color="auto"/>
        <w:bottom w:val="none" w:sz="0" w:space="0" w:color="auto"/>
        <w:right w:val="none" w:sz="0" w:space="0" w:color="auto"/>
      </w:divBdr>
    </w:div>
    <w:div w:id="1804496255">
      <w:bodyDiv w:val="1"/>
      <w:marLeft w:val="0"/>
      <w:marRight w:val="0"/>
      <w:marTop w:val="0"/>
      <w:marBottom w:val="0"/>
      <w:divBdr>
        <w:top w:val="none" w:sz="0" w:space="0" w:color="auto"/>
        <w:left w:val="none" w:sz="0" w:space="0" w:color="auto"/>
        <w:bottom w:val="none" w:sz="0" w:space="0" w:color="auto"/>
        <w:right w:val="none" w:sz="0" w:space="0" w:color="auto"/>
      </w:divBdr>
    </w:div>
    <w:div w:id="1804541811">
      <w:bodyDiv w:val="1"/>
      <w:marLeft w:val="0"/>
      <w:marRight w:val="0"/>
      <w:marTop w:val="0"/>
      <w:marBottom w:val="0"/>
      <w:divBdr>
        <w:top w:val="none" w:sz="0" w:space="0" w:color="auto"/>
        <w:left w:val="none" w:sz="0" w:space="0" w:color="auto"/>
        <w:bottom w:val="none" w:sz="0" w:space="0" w:color="auto"/>
        <w:right w:val="none" w:sz="0" w:space="0" w:color="auto"/>
      </w:divBdr>
    </w:div>
    <w:div w:id="1805197467">
      <w:bodyDiv w:val="1"/>
      <w:marLeft w:val="0"/>
      <w:marRight w:val="0"/>
      <w:marTop w:val="0"/>
      <w:marBottom w:val="0"/>
      <w:divBdr>
        <w:top w:val="none" w:sz="0" w:space="0" w:color="auto"/>
        <w:left w:val="none" w:sz="0" w:space="0" w:color="auto"/>
        <w:bottom w:val="none" w:sz="0" w:space="0" w:color="auto"/>
        <w:right w:val="none" w:sz="0" w:space="0" w:color="auto"/>
      </w:divBdr>
    </w:div>
    <w:div w:id="1806193092">
      <w:bodyDiv w:val="1"/>
      <w:marLeft w:val="0"/>
      <w:marRight w:val="0"/>
      <w:marTop w:val="0"/>
      <w:marBottom w:val="0"/>
      <w:divBdr>
        <w:top w:val="none" w:sz="0" w:space="0" w:color="auto"/>
        <w:left w:val="none" w:sz="0" w:space="0" w:color="auto"/>
        <w:bottom w:val="none" w:sz="0" w:space="0" w:color="auto"/>
        <w:right w:val="none" w:sz="0" w:space="0" w:color="auto"/>
      </w:divBdr>
    </w:div>
    <w:div w:id="1806266707">
      <w:bodyDiv w:val="1"/>
      <w:marLeft w:val="0"/>
      <w:marRight w:val="0"/>
      <w:marTop w:val="0"/>
      <w:marBottom w:val="0"/>
      <w:divBdr>
        <w:top w:val="none" w:sz="0" w:space="0" w:color="auto"/>
        <w:left w:val="none" w:sz="0" w:space="0" w:color="auto"/>
        <w:bottom w:val="none" w:sz="0" w:space="0" w:color="auto"/>
        <w:right w:val="none" w:sz="0" w:space="0" w:color="auto"/>
      </w:divBdr>
    </w:div>
    <w:div w:id="1806267197">
      <w:bodyDiv w:val="1"/>
      <w:marLeft w:val="0"/>
      <w:marRight w:val="0"/>
      <w:marTop w:val="0"/>
      <w:marBottom w:val="0"/>
      <w:divBdr>
        <w:top w:val="none" w:sz="0" w:space="0" w:color="auto"/>
        <w:left w:val="none" w:sz="0" w:space="0" w:color="auto"/>
        <w:bottom w:val="none" w:sz="0" w:space="0" w:color="auto"/>
        <w:right w:val="none" w:sz="0" w:space="0" w:color="auto"/>
      </w:divBdr>
    </w:div>
    <w:div w:id="1806313603">
      <w:bodyDiv w:val="1"/>
      <w:marLeft w:val="0"/>
      <w:marRight w:val="0"/>
      <w:marTop w:val="0"/>
      <w:marBottom w:val="0"/>
      <w:divBdr>
        <w:top w:val="none" w:sz="0" w:space="0" w:color="auto"/>
        <w:left w:val="none" w:sz="0" w:space="0" w:color="auto"/>
        <w:bottom w:val="none" w:sz="0" w:space="0" w:color="auto"/>
        <w:right w:val="none" w:sz="0" w:space="0" w:color="auto"/>
      </w:divBdr>
    </w:div>
    <w:div w:id="1806464574">
      <w:bodyDiv w:val="1"/>
      <w:marLeft w:val="0"/>
      <w:marRight w:val="0"/>
      <w:marTop w:val="0"/>
      <w:marBottom w:val="0"/>
      <w:divBdr>
        <w:top w:val="none" w:sz="0" w:space="0" w:color="auto"/>
        <w:left w:val="none" w:sz="0" w:space="0" w:color="auto"/>
        <w:bottom w:val="none" w:sz="0" w:space="0" w:color="auto"/>
        <w:right w:val="none" w:sz="0" w:space="0" w:color="auto"/>
      </w:divBdr>
    </w:div>
    <w:div w:id="1806697072">
      <w:bodyDiv w:val="1"/>
      <w:marLeft w:val="0"/>
      <w:marRight w:val="0"/>
      <w:marTop w:val="0"/>
      <w:marBottom w:val="0"/>
      <w:divBdr>
        <w:top w:val="none" w:sz="0" w:space="0" w:color="auto"/>
        <w:left w:val="none" w:sz="0" w:space="0" w:color="auto"/>
        <w:bottom w:val="none" w:sz="0" w:space="0" w:color="auto"/>
        <w:right w:val="none" w:sz="0" w:space="0" w:color="auto"/>
      </w:divBdr>
    </w:div>
    <w:div w:id="1807039649">
      <w:bodyDiv w:val="1"/>
      <w:marLeft w:val="0"/>
      <w:marRight w:val="0"/>
      <w:marTop w:val="0"/>
      <w:marBottom w:val="0"/>
      <w:divBdr>
        <w:top w:val="none" w:sz="0" w:space="0" w:color="auto"/>
        <w:left w:val="none" w:sz="0" w:space="0" w:color="auto"/>
        <w:bottom w:val="none" w:sz="0" w:space="0" w:color="auto"/>
        <w:right w:val="none" w:sz="0" w:space="0" w:color="auto"/>
      </w:divBdr>
    </w:div>
    <w:div w:id="1807045041">
      <w:bodyDiv w:val="1"/>
      <w:marLeft w:val="0"/>
      <w:marRight w:val="0"/>
      <w:marTop w:val="0"/>
      <w:marBottom w:val="0"/>
      <w:divBdr>
        <w:top w:val="none" w:sz="0" w:space="0" w:color="auto"/>
        <w:left w:val="none" w:sz="0" w:space="0" w:color="auto"/>
        <w:bottom w:val="none" w:sz="0" w:space="0" w:color="auto"/>
        <w:right w:val="none" w:sz="0" w:space="0" w:color="auto"/>
      </w:divBdr>
    </w:div>
    <w:div w:id="1807122372">
      <w:bodyDiv w:val="1"/>
      <w:marLeft w:val="0"/>
      <w:marRight w:val="0"/>
      <w:marTop w:val="0"/>
      <w:marBottom w:val="0"/>
      <w:divBdr>
        <w:top w:val="none" w:sz="0" w:space="0" w:color="auto"/>
        <w:left w:val="none" w:sz="0" w:space="0" w:color="auto"/>
        <w:bottom w:val="none" w:sz="0" w:space="0" w:color="auto"/>
        <w:right w:val="none" w:sz="0" w:space="0" w:color="auto"/>
      </w:divBdr>
    </w:div>
    <w:div w:id="1807622312">
      <w:bodyDiv w:val="1"/>
      <w:marLeft w:val="0"/>
      <w:marRight w:val="0"/>
      <w:marTop w:val="0"/>
      <w:marBottom w:val="0"/>
      <w:divBdr>
        <w:top w:val="none" w:sz="0" w:space="0" w:color="auto"/>
        <w:left w:val="none" w:sz="0" w:space="0" w:color="auto"/>
        <w:bottom w:val="none" w:sz="0" w:space="0" w:color="auto"/>
        <w:right w:val="none" w:sz="0" w:space="0" w:color="auto"/>
      </w:divBdr>
    </w:div>
    <w:div w:id="1807746218">
      <w:bodyDiv w:val="1"/>
      <w:marLeft w:val="0"/>
      <w:marRight w:val="0"/>
      <w:marTop w:val="0"/>
      <w:marBottom w:val="0"/>
      <w:divBdr>
        <w:top w:val="none" w:sz="0" w:space="0" w:color="auto"/>
        <w:left w:val="none" w:sz="0" w:space="0" w:color="auto"/>
        <w:bottom w:val="none" w:sz="0" w:space="0" w:color="auto"/>
        <w:right w:val="none" w:sz="0" w:space="0" w:color="auto"/>
      </w:divBdr>
    </w:div>
    <w:div w:id="1808087000">
      <w:bodyDiv w:val="1"/>
      <w:marLeft w:val="0"/>
      <w:marRight w:val="0"/>
      <w:marTop w:val="0"/>
      <w:marBottom w:val="0"/>
      <w:divBdr>
        <w:top w:val="none" w:sz="0" w:space="0" w:color="auto"/>
        <w:left w:val="none" w:sz="0" w:space="0" w:color="auto"/>
        <w:bottom w:val="none" w:sz="0" w:space="0" w:color="auto"/>
        <w:right w:val="none" w:sz="0" w:space="0" w:color="auto"/>
      </w:divBdr>
    </w:div>
    <w:div w:id="1808547503">
      <w:bodyDiv w:val="1"/>
      <w:marLeft w:val="0"/>
      <w:marRight w:val="0"/>
      <w:marTop w:val="0"/>
      <w:marBottom w:val="0"/>
      <w:divBdr>
        <w:top w:val="none" w:sz="0" w:space="0" w:color="auto"/>
        <w:left w:val="none" w:sz="0" w:space="0" w:color="auto"/>
        <w:bottom w:val="none" w:sz="0" w:space="0" w:color="auto"/>
        <w:right w:val="none" w:sz="0" w:space="0" w:color="auto"/>
      </w:divBdr>
    </w:div>
    <w:div w:id="1809936468">
      <w:bodyDiv w:val="1"/>
      <w:marLeft w:val="0"/>
      <w:marRight w:val="0"/>
      <w:marTop w:val="0"/>
      <w:marBottom w:val="0"/>
      <w:divBdr>
        <w:top w:val="none" w:sz="0" w:space="0" w:color="auto"/>
        <w:left w:val="none" w:sz="0" w:space="0" w:color="auto"/>
        <w:bottom w:val="none" w:sz="0" w:space="0" w:color="auto"/>
        <w:right w:val="none" w:sz="0" w:space="0" w:color="auto"/>
      </w:divBdr>
    </w:div>
    <w:div w:id="1810004600">
      <w:bodyDiv w:val="1"/>
      <w:marLeft w:val="0"/>
      <w:marRight w:val="0"/>
      <w:marTop w:val="0"/>
      <w:marBottom w:val="0"/>
      <w:divBdr>
        <w:top w:val="none" w:sz="0" w:space="0" w:color="auto"/>
        <w:left w:val="none" w:sz="0" w:space="0" w:color="auto"/>
        <w:bottom w:val="none" w:sz="0" w:space="0" w:color="auto"/>
        <w:right w:val="none" w:sz="0" w:space="0" w:color="auto"/>
      </w:divBdr>
    </w:div>
    <w:div w:id="1810438821">
      <w:bodyDiv w:val="1"/>
      <w:marLeft w:val="0"/>
      <w:marRight w:val="0"/>
      <w:marTop w:val="0"/>
      <w:marBottom w:val="0"/>
      <w:divBdr>
        <w:top w:val="none" w:sz="0" w:space="0" w:color="auto"/>
        <w:left w:val="none" w:sz="0" w:space="0" w:color="auto"/>
        <w:bottom w:val="none" w:sz="0" w:space="0" w:color="auto"/>
        <w:right w:val="none" w:sz="0" w:space="0" w:color="auto"/>
      </w:divBdr>
    </w:div>
    <w:div w:id="1811436575">
      <w:bodyDiv w:val="1"/>
      <w:marLeft w:val="0"/>
      <w:marRight w:val="0"/>
      <w:marTop w:val="0"/>
      <w:marBottom w:val="0"/>
      <w:divBdr>
        <w:top w:val="none" w:sz="0" w:space="0" w:color="auto"/>
        <w:left w:val="none" w:sz="0" w:space="0" w:color="auto"/>
        <w:bottom w:val="none" w:sz="0" w:space="0" w:color="auto"/>
        <w:right w:val="none" w:sz="0" w:space="0" w:color="auto"/>
      </w:divBdr>
    </w:div>
    <w:div w:id="1812399522">
      <w:bodyDiv w:val="1"/>
      <w:marLeft w:val="0"/>
      <w:marRight w:val="0"/>
      <w:marTop w:val="0"/>
      <w:marBottom w:val="0"/>
      <w:divBdr>
        <w:top w:val="none" w:sz="0" w:space="0" w:color="auto"/>
        <w:left w:val="none" w:sz="0" w:space="0" w:color="auto"/>
        <w:bottom w:val="none" w:sz="0" w:space="0" w:color="auto"/>
        <w:right w:val="none" w:sz="0" w:space="0" w:color="auto"/>
      </w:divBdr>
    </w:div>
    <w:div w:id="1812677469">
      <w:bodyDiv w:val="1"/>
      <w:marLeft w:val="0"/>
      <w:marRight w:val="0"/>
      <w:marTop w:val="0"/>
      <w:marBottom w:val="0"/>
      <w:divBdr>
        <w:top w:val="none" w:sz="0" w:space="0" w:color="auto"/>
        <w:left w:val="none" w:sz="0" w:space="0" w:color="auto"/>
        <w:bottom w:val="none" w:sz="0" w:space="0" w:color="auto"/>
        <w:right w:val="none" w:sz="0" w:space="0" w:color="auto"/>
      </w:divBdr>
    </w:div>
    <w:div w:id="1812822163">
      <w:bodyDiv w:val="1"/>
      <w:marLeft w:val="0"/>
      <w:marRight w:val="0"/>
      <w:marTop w:val="0"/>
      <w:marBottom w:val="0"/>
      <w:divBdr>
        <w:top w:val="none" w:sz="0" w:space="0" w:color="auto"/>
        <w:left w:val="none" w:sz="0" w:space="0" w:color="auto"/>
        <w:bottom w:val="none" w:sz="0" w:space="0" w:color="auto"/>
        <w:right w:val="none" w:sz="0" w:space="0" w:color="auto"/>
      </w:divBdr>
    </w:div>
    <w:div w:id="1813281802">
      <w:bodyDiv w:val="1"/>
      <w:marLeft w:val="0"/>
      <w:marRight w:val="0"/>
      <w:marTop w:val="0"/>
      <w:marBottom w:val="0"/>
      <w:divBdr>
        <w:top w:val="none" w:sz="0" w:space="0" w:color="auto"/>
        <w:left w:val="none" w:sz="0" w:space="0" w:color="auto"/>
        <w:bottom w:val="none" w:sz="0" w:space="0" w:color="auto"/>
        <w:right w:val="none" w:sz="0" w:space="0" w:color="auto"/>
      </w:divBdr>
    </w:div>
    <w:div w:id="1813673707">
      <w:bodyDiv w:val="1"/>
      <w:marLeft w:val="0"/>
      <w:marRight w:val="0"/>
      <w:marTop w:val="0"/>
      <w:marBottom w:val="0"/>
      <w:divBdr>
        <w:top w:val="none" w:sz="0" w:space="0" w:color="auto"/>
        <w:left w:val="none" w:sz="0" w:space="0" w:color="auto"/>
        <w:bottom w:val="none" w:sz="0" w:space="0" w:color="auto"/>
        <w:right w:val="none" w:sz="0" w:space="0" w:color="auto"/>
      </w:divBdr>
    </w:div>
    <w:div w:id="1814637626">
      <w:bodyDiv w:val="1"/>
      <w:marLeft w:val="0"/>
      <w:marRight w:val="0"/>
      <w:marTop w:val="0"/>
      <w:marBottom w:val="0"/>
      <w:divBdr>
        <w:top w:val="none" w:sz="0" w:space="0" w:color="auto"/>
        <w:left w:val="none" w:sz="0" w:space="0" w:color="auto"/>
        <w:bottom w:val="none" w:sz="0" w:space="0" w:color="auto"/>
        <w:right w:val="none" w:sz="0" w:space="0" w:color="auto"/>
      </w:divBdr>
    </w:div>
    <w:div w:id="1815293635">
      <w:bodyDiv w:val="1"/>
      <w:marLeft w:val="0"/>
      <w:marRight w:val="0"/>
      <w:marTop w:val="0"/>
      <w:marBottom w:val="0"/>
      <w:divBdr>
        <w:top w:val="none" w:sz="0" w:space="0" w:color="auto"/>
        <w:left w:val="none" w:sz="0" w:space="0" w:color="auto"/>
        <w:bottom w:val="none" w:sz="0" w:space="0" w:color="auto"/>
        <w:right w:val="none" w:sz="0" w:space="0" w:color="auto"/>
      </w:divBdr>
    </w:div>
    <w:div w:id="1815298378">
      <w:bodyDiv w:val="1"/>
      <w:marLeft w:val="0"/>
      <w:marRight w:val="0"/>
      <w:marTop w:val="0"/>
      <w:marBottom w:val="0"/>
      <w:divBdr>
        <w:top w:val="none" w:sz="0" w:space="0" w:color="auto"/>
        <w:left w:val="none" w:sz="0" w:space="0" w:color="auto"/>
        <w:bottom w:val="none" w:sz="0" w:space="0" w:color="auto"/>
        <w:right w:val="none" w:sz="0" w:space="0" w:color="auto"/>
      </w:divBdr>
    </w:div>
    <w:div w:id="1815635588">
      <w:bodyDiv w:val="1"/>
      <w:marLeft w:val="0"/>
      <w:marRight w:val="0"/>
      <w:marTop w:val="0"/>
      <w:marBottom w:val="0"/>
      <w:divBdr>
        <w:top w:val="none" w:sz="0" w:space="0" w:color="auto"/>
        <w:left w:val="none" w:sz="0" w:space="0" w:color="auto"/>
        <w:bottom w:val="none" w:sz="0" w:space="0" w:color="auto"/>
        <w:right w:val="none" w:sz="0" w:space="0" w:color="auto"/>
      </w:divBdr>
    </w:div>
    <w:div w:id="1815878116">
      <w:bodyDiv w:val="1"/>
      <w:marLeft w:val="0"/>
      <w:marRight w:val="0"/>
      <w:marTop w:val="0"/>
      <w:marBottom w:val="0"/>
      <w:divBdr>
        <w:top w:val="none" w:sz="0" w:space="0" w:color="auto"/>
        <w:left w:val="none" w:sz="0" w:space="0" w:color="auto"/>
        <w:bottom w:val="none" w:sz="0" w:space="0" w:color="auto"/>
        <w:right w:val="none" w:sz="0" w:space="0" w:color="auto"/>
      </w:divBdr>
    </w:div>
    <w:div w:id="1816332369">
      <w:bodyDiv w:val="1"/>
      <w:marLeft w:val="0"/>
      <w:marRight w:val="0"/>
      <w:marTop w:val="0"/>
      <w:marBottom w:val="0"/>
      <w:divBdr>
        <w:top w:val="none" w:sz="0" w:space="0" w:color="auto"/>
        <w:left w:val="none" w:sz="0" w:space="0" w:color="auto"/>
        <w:bottom w:val="none" w:sz="0" w:space="0" w:color="auto"/>
        <w:right w:val="none" w:sz="0" w:space="0" w:color="auto"/>
      </w:divBdr>
    </w:div>
    <w:div w:id="1816750575">
      <w:bodyDiv w:val="1"/>
      <w:marLeft w:val="0"/>
      <w:marRight w:val="0"/>
      <w:marTop w:val="0"/>
      <w:marBottom w:val="0"/>
      <w:divBdr>
        <w:top w:val="none" w:sz="0" w:space="0" w:color="auto"/>
        <w:left w:val="none" w:sz="0" w:space="0" w:color="auto"/>
        <w:bottom w:val="none" w:sz="0" w:space="0" w:color="auto"/>
        <w:right w:val="none" w:sz="0" w:space="0" w:color="auto"/>
      </w:divBdr>
    </w:div>
    <w:div w:id="1816994763">
      <w:bodyDiv w:val="1"/>
      <w:marLeft w:val="0"/>
      <w:marRight w:val="0"/>
      <w:marTop w:val="0"/>
      <w:marBottom w:val="0"/>
      <w:divBdr>
        <w:top w:val="none" w:sz="0" w:space="0" w:color="auto"/>
        <w:left w:val="none" w:sz="0" w:space="0" w:color="auto"/>
        <w:bottom w:val="none" w:sz="0" w:space="0" w:color="auto"/>
        <w:right w:val="none" w:sz="0" w:space="0" w:color="auto"/>
      </w:divBdr>
    </w:div>
    <w:div w:id="1817139839">
      <w:bodyDiv w:val="1"/>
      <w:marLeft w:val="0"/>
      <w:marRight w:val="0"/>
      <w:marTop w:val="0"/>
      <w:marBottom w:val="0"/>
      <w:divBdr>
        <w:top w:val="none" w:sz="0" w:space="0" w:color="auto"/>
        <w:left w:val="none" w:sz="0" w:space="0" w:color="auto"/>
        <w:bottom w:val="none" w:sz="0" w:space="0" w:color="auto"/>
        <w:right w:val="none" w:sz="0" w:space="0" w:color="auto"/>
      </w:divBdr>
    </w:div>
    <w:div w:id="1817185912">
      <w:bodyDiv w:val="1"/>
      <w:marLeft w:val="0"/>
      <w:marRight w:val="0"/>
      <w:marTop w:val="0"/>
      <w:marBottom w:val="0"/>
      <w:divBdr>
        <w:top w:val="none" w:sz="0" w:space="0" w:color="auto"/>
        <w:left w:val="none" w:sz="0" w:space="0" w:color="auto"/>
        <w:bottom w:val="none" w:sz="0" w:space="0" w:color="auto"/>
        <w:right w:val="none" w:sz="0" w:space="0" w:color="auto"/>
      </w:divBdr>
    </w:div>
    <w:div w:id="1817260951">
      <w:bodyDiv w:val="1"/>
      <w:marLeft w:val="0"/>
      <w:marRight w:val="0"/>
      <w:marTop w:val="0"/>
      <w:marBottom w:val="0"/>
      <w:divBdr>
        <w:top w:val="none" w:sz="0" w:space="0" w:color="auto"/>
        <w:left w:val="none" w:sz="0" w:space="0" w:color="auto"/>
        <w:bottom w:val="none" w:sz="0" w:space="0" w:color="auto"/>
        <w:right w:val="none" w:sz="0" w:space="0" w:color="auto"/>
      </w:divBdr>
    </w:div>
    <w:div w:id="1817335412">
      <w:bodyDiv w:val="1"/>
      <w:marLeft w:val="0"/>
      <w:marRight w:val="0"/>
      <w:marTop w:val="0"/>
      <w:marBottom w:val="0"/>
      <w:divBdr>
        <w:top w:val="none" w:sz="0" w:space="0" w:color="auto"/>
        <w:left w:val="none" w:sz="0" w:space="0" w:color="auto"/>
        <w:bottom w:val="none" w:sz="0" w:space="0" w:color="auto"/>
        <w:right w:val="none" w:sz="0" w:space="0" w:color="auto"/>
      </w:divBdr>
    </w:div>
    <w:div w:id="1818257930">
      <w:bodyDiv w:val="1"/>
      <w:marLeft w:val="0"/>
      <w:marRight w:val="0"/>
      <w:marTop w:val="0"/>
      <w:marBottom w:val="0"/>
      <w:divBdr>
        <w:top w:val="none" w:sz="0" w:space="0" w:color="auto"/>
        <w:left w:val="none" w:sz="0" w:space="0" w:color="auto"/>
        <w:bottom w:val="none" w:sz="0" w:space="0" w:color="auto"/>
        <w:right w:val="none" w:sz="0" w:space="0" w:color="auto"/>
      </w:divBdr>
    </w:div>
    <w:div w:id="1819573731">
      <w:bodyDiv w:val="1"/>
      <w:marLeft w:val="0"/>
      <w:marRight w:val="0"/>
      <w:marTop w:val="0"/>
      <w:marBottom w:val="0"/>
      <w:divBdr>
        <w:top w:val="none" w:sz="0" w:space="0" w:color="auto"/>
        <w:left w:val="none" w:sz="0" w:space="0" w:color="auto"/>
        <w:bottom w:val="none" w:sz="0" w:space="0" w:color="auto"/>
        <w:right w:val="none" w:sz="0" w:space="0" w:color="auto"/>
      </w:divBdr>
    </w:div>
    <w:div w:id="1820222226">
      <w:bodyDiv w:val="1"/>
      <w:marLeft w:val="0"/>
      <w:marRight w:val="0"/>
      <w:marTop w:val="0"/>
      <w:marBottom w:val="0"/>
      <w:divBdr>
        <w:top w:val="none" w:sz="0" w:space="0" w:color="auto"/>
        <w:left w:val="none" w:sz="0" w:space="0" w:color="auto"/>
        <w:bottom w:val="none" w:sz="0" w:space="0" w:color="auto"/>
        <w:right w:val="none" w:sz="0" w:space="0" w:color="auto"/>
      </w:divBdr>
    </w:div>
    <w:div w:id="1820224613">
      <w:bodyDiv w:val="1"/>
      <w:marLeft w:val="0"/>
      <w:marRight w:val="0"/>
      <w:marTop w:val="0"/>
      <w:marBottom w:val="0"/>
      <w:divBdr>
        <w:top w:val="none" w:sz="0" w:space="0" w:color="auto"/>
        <w:left w:val="none" w:sz="0" w:space="0" w:color="auto"/>
        <w:bottom w:val="none" w:sz="0" w:space="0" w:color="auto"/>
        <w:right w:val="none" w:sz="0" w:space="0" w:color="auto"/>
      </w:divBdr>
    </w:div>
    <w:div w:id="1820264562">
      <w:bodyDiv w:val="1"/>
      <w:marLeft w:val="0"/>
      <w:marRight w:val="0"/>
      <w:marTop w:val="0"/>
      <w:marBottom w:val="0"/>
      <w:divBdr>
        <w:top w:val="none" w:sz="0" w:space="0" w:color="auto"/>
        <w:left w:val="none" w:sz="0" w:space="0" w:color="auto"/>
        <w:bottom w:val="none" w:sz="0" w:space="0" w:color="auto"/>
        <w:right w:val="none" w:sz="0" w:space="0" w:color="auto"/>
      </w:divBdr>
    </w:div>
    <w:div w:id="1820271954">
      <w:bodyDiv w:val="1"/>
      <w:marLeft w:val="0"/>
      <w:marRight w:val="0"/>
      <w:marTop w:val="0"/>
      <w:marBottom w:val="0"/>
      <w:divBdr>
        <w:top w:val="none" w:sz="0" w:space="0" w:color="auto"/>
        <w:left w:val="none" w:sz="0" w:space="0" w:color="auto"/>
        <w:bottom w:val="none" w:sz="0" w:space="0" w:color="auto"/>
        <w:right w:val="none" w:sz="0" w:space="0" w:color="auto"/>
      </w:divBdr>
    </w:div>
    <w:div w:id="1820415311">
      <w:bodyDiv w:val="1"/>
      <w:marLeft w:val="0"/>
      <w:marRight w:val="0"/>
      <w:marTop w:val="0"/>
      <w:marBottom w:val="0"/>
      <w:divBdr>
        <w:top w:val="none" w:sz="0" w:space="0" w:color="auto"/>
        <w:left w:val="none" w:sz="0" w:space="0" w:color="auto"/>
        <w:bottom w:val="none" w:sz="0" w:space="0" w:color="auto"/>
        <w:right w:val="none" w:sz="0" w:space="0" w:color="auto"/>
      </w:divBdr>
    </w:div>
    <w:div w:id="1821460434">
      <w:bodyDiv w:val="1"/>
      <w:marLeft w:val="0"/>
      <w:marRight w:val="0"/>
      <w:marTop w:val="0"/>
      <w:marBottom w:val="0"/>
      <w:divBdr>
        <w:top w:val="none" w:sz="0" w:space="0" w:color="auto"/>
        <w:left w:val="none" w:sz="0" w:space="0" w:color="auto"/>
        <w:bottom w:val="none" w:sz="0" w:space="0" w:color="auto"/>
        <w:right w:val="none" w:sz="0" w:space="0" w:color="auto"/>
      </w:divBdr>
    </w:div>
    <w:div w:id="1821917553">
      <w:bodyDiv w:val="1"/>
      <w:marLeft w:val="0"/>
      <w:marRight w:val="0"/>
      <w:marTop w:val="0"/>
      <w:marBottom w:val="0"/>
      <w:divBdr>
        <w:top w:val="none" w:sz="0" w:space="0" w:color="auto"/>
        <w:left w:val="none" w:sz="0" w:space="0" w:color="auto"/>
        <w:bottom w:val="none" w:sz="0" w:space="0" w:color="auto"/>
        <w:right w:val="none" w:sz="0" w:space="0" w:color="auto"/>
      </w:divBdr>
    </w:div>
    <w:div w:id="1822191171">
      <w:bodyDiv w:val="1"/>
      <w:marLeft w:val="0"/>
      <w:marRight w:val="0"/>
      <w:marTop w:val="0"/>
      <w:marBottom w:val="0"/>
      <w:divBdr>
        <w:top w:val="none" w:sz="0" w:space="0" w:color="auto"/>
        <w:left w:val="none" w:sz="0" w:space="0" w:color="auto"/>
        <w:bottom w:val="none" w:sz="0" w:space="0" w:color="auto"/>
        <w:right w:val="none" w:sz="0" w:space="0" w:color="auto"/>
      </w:divBdr>
    </w:div>
    <w:div w:id="1822234140">
      <w:bodyDiv w:val="1"/>
      <w:marLeft w:val="0"/>
      <w:marRight w:val="0"/>
      <w:marTop w:val="0"/>
      <w:marBottom w:val="0"/>
      <w:divBdr>
        <w:top w:val="none" w:sz="0" w:space="0" w:color="auto"/>
        <w:left w:val="none" w:sz="0" w:space="0" w:color="auto"/>
        <w:bottom w:val="none" w:sz="0" w:space="0" w:color="auto"/>
        <w:right w:val="none" w:sz="0" w:space="0" w:color="auto"/>
      </w:divBdr>
    </w:div>
    <w:div w:id="1822885741">
      <w:bodyDiv w:val="1"/>
      <w:marLeft w:val="0"/>
      <w:marRight w:val="0"/>
      <w:marTop w:val="0"/>
      <w:marBottom w:val="0"/>
      <w:divBdr>
        <w:top w:val="none" w:sz="0" w:space="0" w:color="auto"/>
        <w:left w:val="none" w:sz="0" w:space="0" w:color="auto"/>
        <w:bottom w:val="none" w:sz="0" w:space="0" w:color="auto"/>
        <w:right w:val="none" w:sz="0" w:space="0" w:color="auto"/>
      </w:divBdr>
    </w:div>
    <w:div w:id="1823038006">
      <w:bodyDiv w:val="1"/>
      <w:marLeft w:val="0"/>
      <w:marRight w:val="0"/>
      <w:marTop w:val="0"/>
      <w:marBottom w:val="0"/>
      <w:divBdr>
        <w:top w:val="none" w:sz="0" w:space="0" w:color="auto"/>
        <w:left w:val="none" w:sz="0" w:space="0" w:color="auto"/>
        <w:bottom w:val="none" w:sz="0" w:space="0" w:color="auto"/>
        <w:right w:val="none" w:sz="0" w:space="0" w:color="auto"/>
      </w:divBdr>
    </w:div>
    <w:div w:id="1823422996">
      <w:bodyDiv w:val="1"/>
      <w:marLeft w:val="0"/>
      <w:marRight w:val="0"/>
      <w:marTop w:val="0"/>
      <w:marBottom w:val="0"/>
      <w:divBdr>
        <w:top w:val="none" w:sz="0" w:space="0" w:color="auto"/>
        <w:left w:val="none" w:sz="0" w:space="0" w:color="auto"/>
        <w:bottom w:val="none" w:sz="0" w:space="0" w:color="auto"/>
        <w:right w:val="none" w:sz="0" w:space="0" w:color="auto"/>
      </w:divBdr>
    </w:div>
    <w:div w:id="1823736596">
      <w:bodyDiv w:val="1"/>
      <w:marLeft w:val="0"/>
      <w:marRight w:val="0"/>
      <w:marTop w:val="0"/>
      <w:marBottom w:val="0"/>
      <w:divBdr>
        <w:top w:val="none" w:sz="0" w:space="0" w:color="auto"/>
        <w:left w:val="none" w:sz="0" w:space="0" w:color="auto"/>
        <w:bottom w:val="none" w:sz="0" w:space="0" w:color="auto"/>
        <w:right w:val="none" w:sz="0" w:space="0" w:color="auto"/>
      </w:divBdr>
    </w:div>
    <w:div w:id="1823807934">
      <w:bodyDiv w:val="1"/>
      <w:marLeft w:val="0"/>
      <w:marRight w:val="0"/>
      <w:marTop w:val="0"/>
      <w:marBottom w:val="0"/>
      <w:divBdr>
        <w:top w:val="none" w:sz="0" w:space="0" w:color="auto"/>
        <w:left w:val="none" w:sz="0" w:space="0" w:color="auto"/>
        <w:bottom w:val="none" w:sz="0" w:space="0" w:color="auto"/>
        <w:right w:val="none" w:sz="0" w:space="0" w:color="auto"/>
      </w:divBdr>
    </w:div>
    <w:div w:id="1824003327">
      <w:bodyDiv w:val="1"/>
      <w:marLeft w:val="0"/>
      <w:marRight w:val="0"/>
      <w:marTop w:val="0"/>
      <w:marBottom w:val="0"/>
      <w:divBdr>
        <w:top w:val="none" w:sz="0" w:space="0" w:color="auto"/>
        <w:left w:val="none" w:sz="0" w:space="0" w:color="auto"/>
        <w:bottom w:val="none" w:sz="0" w:space="0" w:color="auto"/>
        <w:right w:val="none" w:sz="0" w:space="0" w:color="auto"/>
      </w:divBdr>
    </w:div>
    <w:div w:id="1824931866">
      <w:bodyDiv w:val="1"/>
      <w:marLeft w:val="0"/>
      <w:marRight w:val="0"/>
      <w:marTop w:val="0"/>
      <w:marBottom w:val="0"/>
      <w:divBdr>
        <w:top w:val="none" w:sz="0" w:space="0" w:color="auto"/>
        <w:left w:val="none" w:sz="0" w:space="0" w:color="auto"/>
        <w:bottom w:val="none" w:sz="0" w:space="0" w:color="auto"/>
        <w:right w:val="none" w:sz="0" w:space="0" w:color="auto"/>
      </w:divBdr>
    </w:div>
    <w:div w:id="1825127457">
      <w:bodyDiv w:val="1"/>
      <w:marLeft w:val="0"/>
      <w:marRight w:val="0"/>
      <w:marTop w:val="0"/>
      <w:marBottom w:val="0"/>
      <w:divBdr>
        <w:top w:val="none" w:sz="0" w:space="0" w:color="auto"/>
        <w:left w:val="none" w:sz="0" w:space="0" w:color="auto"/>
        <w:bottom w:val="none" w:sz="0" w:space="0" w:color="auto"/>
        <w:right w:val="none" w:sz="0" w:space="0" w:color="auto"/>
      </w:divBdr>
    </w:div>
    <w:div w:id="1825471123">
      <w:bodyDiv w:val="1"/>
      <w:marLeft w:val="0"/>
      <w:marRight w:val="0"/>
      <w:marTop w:val="0"/>
      <w:marBottom w:val="0"/>
      <w:divBdr>
        <w:top w:val="none" w:sz="0" w:space="0" w:color="auto"/>
        <w:left w:val="none" w:sz="0" w:space="0" w:color="auto"/>
        <w:bottom w:val="none" w:sz="0" w:space="0" w:color="auto"/>
        <w:right w:val="none" w:sz="0" w:space="0" w:color="auto"/>
      </w:divBdr>
    </w:div>
    <w:div w:id="1825851559">
      <w:bodyDiv w:val="1"/>
      <w:marLeft w:val="0"/>
      <w:marRight w:val="0"/>
      <w:marTop w:val="0"/>
      <w:marBottom w:val="0"/>
      <w:divBdr>
        <w:top w:val="none" w:sz="0" w:space="0" w:color="auto"/>
        <w:left w:val="none" w:sz="0" w:space="0" w:color="auto"/>
        <w:bottom w:val="none" w:sz="0" w:space="0" w:color="auto"/>
        <w:right w:val="none" w:sz="0" w:space="0" w:color="auto"/>
      </w:divBdr>
    </w:div>
    <w:div w:id="1825855863">
      <w:bodyDiv w:val="1"/>
      <w:marLeft w:val="0"/>
      <w:marRight w:val="0"/>
      <w:marTop w:val="0"/>
      <w:marBottom w:val="0"/>
      <w:divBdr>
        <w:top w:val="none" w:sz="0" w:space="0" w:color="auto"/>
        <w:left w:val="none" w:sz="0" w:space="0" w:color="auto"/>
        <w:bottom w:val="none" w:sz="0" w:space="0" w:color="auto"/>
        <w:right w:val="none" w:sz="0" w:space="0" w:color="auto"/>
      </w:divBdr>
    </w:div>
    <w:div w:id="1825973485">
      <w:bodyDiv w:val="1"/>
      <w:marLeft w:val="0"/>
      <w:marRight w:val="0"/>
      <w:marTop w:val="0"/>
      <w:marBottom w:val="0"/>
      <w:divBdr>
        <w:top w:val="none" w:sz="0" w:space="0" w:color="auto"/>
        <w:left w:val="none" w:sz="0" w:space="0" w:color="auto"/>
        <w:bottom w:val="none" w:sz="0" w:space="0" w:color="auto"/>
        <w:right w:val="none" w:sz="0" w:space="0" w:color="auto"/>
      </w:divBdr>
    </w:div>
    <w:div w:id="1826628928">
      <w:bodyDiv w:val="1"/>
      <w:marLeft w:val="0"/>
      <w:marRight w:val="0"/>
      <w:marTop w:val="0"/>
      <w:marBottom w:val="0"/>
      <w:divBdr>
        <w:top w:val="none" w:sz="0" w:space="0" w:color="auto"/>
        <w:left w:val="none" w:sz="0" w:space="0" w:color="auto"/>
        <w:bottom w:val="none" w:sz="0" w:space="0" w:color="auto"/>
        <w:right w:val="none" w:sz="0" w:space="0" w:color="auto"/>
      </w:divBdr>
    </w:div>
    <w:div w:id="1827480005">
      <w:bodyDiv w:val="1"/>
      <w:marLeft w:val="0"/>
      <w:marRight w:val="0"/>
      <w:marTop w:val="0"/>
      <w:marBottom w:val="0"/>
      <w:divBdr>
        <w:top w:val="none" w:sz="0" w:space="0" w:color="auto"/>
        <w:left w:val="none" w:sz="0" w:space="0" w:color="auto"/>
        <w:bottom w:val="none" w:sz="0" w:space="0" w:color="auto"/>
        <w:right w:val="none" w:sz="0" w:space="0" w:color="auto"/>
      </w:divBdr>
    </w:div>
    <w:div w:id="1827821640">
      <w:bodyDiv w:val="1"/>
      <w:marLeft w:val="0"/>
      <w:marRight w:val="0"/>
      <w:marTop w:val="0"/>
      <w:marBottom w:val="0"/>
      <w:divBdr>
        <w:top w:val="none" w:sz="0" w:space="0" w:color="auto"/>
        <w:left w:val="none" w:sz="0" w:space="0" w:color="auto"/>
        <w:bottom w:val="none" w:sz="0" w:space="0" w:color="auto"/>
        <w:right w:val="none" w:sz="0" w:space="0" w:color="auto"/>
      </w:divBdr>
    </w:div>
    <w:div w:id="1828133497">
      <w:bodyDiv w:val="1"/>
      <w:marLeft w:val="0"/>
      <w:marRight w:val="0"/>
      <w:marTop w:val="0"/>
      <w:marBottom w:val="0"/>
      <w:divBdr>
        <w:top w:val="none" w:sz="0" w:space="0" w:color="auto"/>
        <w:left w:val="none" w:sz="0" w:space="0" w:color="auto"/>
        <w:bottom w:val="none" w:sz="0" w:space="0" w:color="auto"/>
        <w:right w:val="none" w:sz="0" w:space="0" w:color="auto"/>
      </w:divBdr>
    </w:div>
    <w:div w:id="1828813846">
      <w:bodyDiv w:val="1"/>
      <w:marLeft w:val="0"/>
      <w:marRight w:val="0"/>
      <w:marTop w:val="0"/>
      <w:marBottom w:val="0"/>
      <w:divBdr>
        <w:top w:val="none" w:sz="0" w:space="0" w:color="auto"/>
        <w:left w:val="none" w:sz="0" w:space="0" w:color="auto"/>
        <w:bottom w:val="none" w:sz="0" w:space="0" w:color="auto"/>
        <w:right w:val="none" w:sz="0" w:space="0" w:color="auto"/>
      </w:divBdr>
    </w:div>
    <w:div w:id="1828814696">
      <w:bodyDiv w:val="1"/>
      <w:marLeft w:val="0"/>
      <w:marRight w:val="0"/>
      <w:marTop w:val="0"/>
      <w:marBottom w:val="0"/>
      <w:divBdr>
        <w:top w:val="none" w:sz="0" w:space="0" w:color="auto"/>
        <w:left w:val="none" w:sz="0" w:space="0" w:color="auto"/>
        <w:bottom w:val="none" w:sz="0" w:space="0" w:color="auto"/>
        <w:right w:val="none" w:sz="0" w:space="0" w:color="auto"/>
      </w:divBdr>
    </w:div>
    <w:div w:id="1829130987">
      <w:bodyDiv w:val="1"/>
      <w:marLeft w:val="0"/>
      <w:marRight w:val="0"/>
      <w:marTop w:val="0"/>
      <w:marBottom w:val="0"/>
      <w:divBdr>
        <w:top w:val="none" w:sz="0" w:space="0" w:color="auto"/>
        <w:left w:val="none" w:sz="0" w:space="0" w:color="auto"/>
        <w:bottom w:val="none" w:sz="0" w:space="0" w:color="auto"/>
        <w:right w:val="none" w:sz="0" w:space="0" w:color="auto"/>
      </w:divBdr>
    </w:div>
    <w:div w:id="1829588366">
      <w:bodyDiv w:val="1"/>
      <w:marLeft w:val="0"/>
      <w:marRight w:val="0"/>
      <w:marTop w:val="0"/>
      <w:marBottom w:val="0"/>
      <w:divBdr>
        <w:top w:val="none" w:sz="0" w:space="0" w:color="auto"/>
        <w:left w:val="none" w:sz="0" w:space="0" w:color="auto"/>
        <w:bottom w:val="none" w:sz="0" w:space="0" w:color="auto"/>
        <w:right w:val="none" w:sz="0" w:space="0" w:color="auto"/>
      </w:divBdr>
    </w:div>
    <w:div w:id="1830318168">
      <w:bodyDiv w:val="1"/>
      <w:marLeft w:val="0"/>
      <w:marRight w:val="0"/>
      <w:marTop w:val="0"/>
      <w:marBottom w:val="0"/>
      <w:divBdr>
        <w:top w:val="none" w:sz="0" w:space="0" w:color="auto"/>
        <w:left w:val="none" w:sz="0" w:space="0" w:color="auto"/>
        <w:bottom w:val="none" w:sz="0" w:space="0" w:color="auto"/>
        <w:right w:val="none" w:sz="0" w:space="0" w:color="auto"/>
      </w:divBdr>
    </w:div>
    <w:div w:id="1830360382">
      <w:bodyDiv w:val="1"/>
      <w:marLeft w:val="0"/>
      <w:marRight w:val="0"/>
      <w:marTop w:val="0"/>
      <w:marBottom w:val="0"/>
      <w:divBdr>
        <w:top w:val="none" w:sz="0" w:space="0" w:color="auto"/>
        <w:left w:val="none" w:sz="0" w:space="0" w:color="auto"/>
        <w:bottom w:val="none" w:sz="0" w:space="0" w:color="auto"/>
        <w:right w:val="none" w:sz="0" w:space="0" w:color="auto"/>
      </w:divBdr>
    </w:div>
    <w:div w:id="1831363972">
      <w:bodyDiv w:val="1"/>
      <w:marLeft w:val="0"/>
      <w:marRight w:val="0"/>
      <w:marTop w:val="0"/>
      <w:marBottom w:val="0"/>
      <w:divBdr>
        <w:top w:val="none" w:sz="0" w:space="0" w:color="auto"/>
        <w:left w:val="none" w:sz="0" w:space="0" w:color="auto"/>
        <w:bottom w:val="none" w:sz="0" w:space="0" w:color="auto"/>
        <w:right w:val="none" w:sz="0" w:space="0" w:color="auto"/>
      </w:divBdr>
    </w:div>
    <w:div w:id="1831604507">
      <w:bodyDiv w:val="1"/>
      <w:marLeft w:val="0"/>
      <w:marRight w:val="0"/>
      <w:marTop w:val="0"/>
      <w:marBottom w:val="0"/>
      <w:divBdr>
        <w:top w:val="none" w:sz="0" w:space="0" w:color="auto"/>
        <w:left w:val="none" w:sz="0" w:space="0" w:color="auto"/>
        <w:bottom w:val="none" w:sz="0" w:space="0" w:color="auto"/>
        <w:right w:val="none" w:sz="0" w:space="0" w:color="auto"/>
      </w:divBdr>
    </w:div>
    <w:div w:id="1831947476">
      <w:bodyDiv w:val="1"/>
      <w:marLeft w:val="0"/>
      <w:marRight w:val="0"/>
      <w:marTop w:val="0"/>
      <w:marBottom w:val="0"/>
      <w:divBdr>
        <w:top w:val="none" w:sz="0" w:space="0" w:color="auto"/>
        <w:left w:val="none" w:sz="0" w:space="0" w:color="auto"/>
        <w:bottom w:val="none" w:sz="0" w:space="0" w:color="auto"/>
        <w:right w:val="none" w:sz="0" w:space="0" w:color="auto"/>
      </w:divBdr>
    </w:div>
    <w:div w:id="1832600998">
      <w:bodyDiv w:val="1"/>
      <w:marLeft w:val="0"/>
      <w:marRight w:val="0"/>
      <w:marTop w:val="0"/>
      <w:marBottom w:val="0"/>
      <w:divBdr>
        <w:top w:val="none" w:sz="0" w:space="0" w:color="auto"/>
        <w:left w:val="none" w:sz="0" w:space="0" w:color="auto"/>
        <w:bottom w:val="none" w:sz="0" w:space="0" w:color="auto"/>
        <w:right w:val="none" w:sz="0" w:space="0" w:color="auto"/>
      </w:divBdr>
    </w:div>
    <w:div w:id="1832982759">
      <w:bodyDiv w:val="1"/>
      <w:marLeft w:val="0"/>
      <w:marRight w:val="0"/>
      <w:marTop w:val="0"/>
      <w:marBottom w:val="0"/>
      <w:divBdr>
        <w:top w:val="none" w:sz="0" w:space="0" w:color="auto"/>
        <w:left w:val="none" w:sz="0" w:space="0" w:color="auto"/>
        <w:bottom w:val="none" w:sz="0" w:space="0" w:color="auto"/>
        <w:right w:val="none" w:sz="0" w:space="0" w:color="auto"/>
      </w:divBdr>
    </w:div>
    <w:div w:id="1833980470">
      <w:bodyDiv w:val="1"/>
      <w:marLeft w:val="0"/>
      <w:marRight w:val="0"/>
      <w:marTop w:val="0"/>
      <w:marBottom w:val="0"/>
      <w:divBdr>
        <w:top w:val="none" w:sz="0" w:space="0" w:color="auto"/>
        <w:left w:val="none" w:sz="0" w:space="0" w:color="auto"/>
        <w:bottom w:val="none" w:sz="0" w:space="0" w:color="auto"/>
        <w:right w:val="none" w:sz="0" w:space="0" w:color="auto"/>
      </w:divBdr>
    </w:div>
    <w:div w:id="1834492988">
      <w:bodyDiv w:val="1"/>
      <w:marLeft w:val="0"/>
      <w:marRight w:val="0"/>
      <w:marTop w:val="0"/>
      <w:marBottom w:val="0"/>
      <w:divBdr>
        <w:top w:val="none" w:sz="0" w:space="0" w:color="auto"/>
        <w:left w:val="none" w:sz="0" w:space="0" w:color="auto"/>
        <w:bottom w:val="none" w:sz="0" w:space="0" w:color="auto"/>
        <w:right w:val="none" w:sz="0" w:space="0" w:color="auto"/>
      </w:divBdr>
    </w:div>
    <w:div w:id="1834833752">
      <w:bodyDiv w:val="1"/>
      <w:marLeft w:val="0"/>
      <w:marRight w:val="0"/>
      <w:marTop w:val="0"/>
      <w:marBottom w:val="0"/>
      <w:divBdr>
        <w:top w:val="none" w:sz="0" w:space="0" w:color="auto"/>
        <w:left w:val="none" w:sz="0" w:space="0" w:color="auto"/>
        <w:bottom w:val="none" w:sz="0" w:space="0" w:color="auto"/>
        <w:right w:val="none" w:sz="0" w:space="0" w:color="auto"/>
      </w:divBdr>
    </w:div>
    <w:div w:id="1835025593">
      <w:bodyDiv w:val="1"/>
      <w:marLeft w:val="0"/>
      <w:marRight w:val="0"/>
      <w:marTop w:val="0"/>
      <w:marBottom w:val="0"/>
      <w:divBdr>
        <w:top w:val="none" w:sz="0" w:space="0" w:color="auto"/>
        <w:left w:val="none" w:sz="0" w:space="0" w:color="auto"/>
        <w:bottom w:val="none" w:sz="0" w:space="0" w:color="auto"/>
        <w:right w:val="none" w:sz="0" w:space="0" w:color="auto"/>
      </w:divBdr>
    </w:div>
    <w:div w:id="1835026032">
      <w:bodyDiv w:val="1"/>
      <w:marLeft w:val="0"/>
      <w:marRight w:val="0"/>
      <w:marTop w:val="0"/>
      <w:marBottom w:val="0"/>
      <w:divBdr>
        <w:top w:val="none" w:sz="0" w:space="0" w:color="auto"/>
        <w:left w:val="none" w:sz="0" w:space="0" w:color="auto"/>
        <w:bottom w:val="none" w:sz="0" w:space="0" w:color="auto"/>
        <w:right w:val="none" w:sz="0" w:space="0" w:color="auto"/>
      </w:divBdr>
    </w:div>
    <w:div w:id="1835947239">
      <w:bodyDiv w:val="1"/>
      <w:marLeft w:val="0"/>
      <w:marRight w:val="0"/>
      <w:marTop w:val="0"/>
      <w:marBottom w:val="0"/>
      <w:divBdr>
        <w:top w:val="none" w:sz="0" w:space="0" w:color="auto"/>
        <w:left w:val="none" w:sz="0" w:space="0" w:color="auto"/>
        <w:bottom w:val="none" w:sz="0" w:space="0" w:color="auto"/>
        <w:right w:val="none" w:sz="0" w:space="0" w:color="auto"/>
      </w:divBdr>
    </w:div>
    <w:div w:id="1835992408">
      <w:bodyDiv w:val="1"/>
      <w:marLeft w:val="0"/>
      <w:marRight w:val="0"/>
      <w:marTop w:val="0"/>
      <w:marBottom w:val="0"/>
      <w:divBdr>
        <w:top w:val="none" w:sz="0" w:space="0" w:color="auto"/>
        <w:left w:val="none" w:sz="0" w:space="0" w:color="auto"/>
        <w:bottom w:val="none" w:sz="0" w:space="0" w:color="auto"/>
        <w:right w:val="none" w:sz="0" w:space="0" w:color="auto"/>
      </w:divBdr>
    </w:div>
    <w:div w:id="1836190705">
      <w:bodyDiv w:val="1"/>
      <w:marLeft w:val="0"/>
      <w:marRight w:val="0"/>
      <w:marTop w:val="0"/>
      <w:marBottom w:val="0"/>
      <w:divBdr>
        <w:top w:val="none" w:sz="0" w:space="0" w:color="auto"/>
        <w:left w:val="none" w:sz="0" w:space="0" w:color="auto"/>
        <w:bottom w:val="none" w:sz="0" w:space="0" w:color="auto"/>
        <w:right w:val="none" w:sz="0" w:space="0" w:color="auto"/>
      </w:divBdr>
    </w:div>
    <w:div w:id="1836339273">
      <w:bodyDiv w:val="1"/>
      <w:marLeft w:val="0"/>
      <w:marRight w:val="0"/>
      <w:marTop w:val="0"/>
      <w:marBottom w:val="0"/>
      <w:divBdr>
        <w:top w:val="none" w:sz="0" w:space="0" w:color="auto"/>
        <w:left w:val="none" w:sz="0" w:space="0" w:color="auto"/>
        <w:bottom w:val="none" w:sz="0" w:space="0" w:color="auto"/>
        <w:right w:val="none" w:sz="0" w:space="0" w:color="auto"/>
      </w:divBdr>
    </w:div>
    <w:div w:id="1836413030">
      <w:bodyDiv w:val="1"/>
      <w:marLeft w:val="0"/>
      <w:marRight w:val="0"/>
      <w:marTop w:val="0"/>
      <w:marBottom w:val="0"/>
      <w:divBdr>
        <w:top w:val="none" w:sz="0" w:space="0" w:color="auto"/>
        <w:left w:val="none" w:sz="0" w:space="0" w:color="auto"/>
        <w:bottom w:val="none" w:sz="0" w:space="0" w:color="auto"/>
        <w:right w:val="none" w:sz="0" w:space="0" w:color="auto"/>
      </w:divBdr>
    </w:div>
    <w:div w:id="1836804476">
      <w:bodyDiv w:val="1"/>
      <w:marLeft w:val="0"/>
      <w:marRight w:val="0"/>
      <w:marTop w:val="0"/>
      <w:marBottom w:val="0"/>
      <w:divBdr>
        <w:top w:val="none" w:sz="0" w:space="0" w:color="auto"/>
        <w:left w:val="none" w:sz="0" w:space="0" w:color="auto"/>
        <w:bottom w:val="none" w:sz="0" w:space="0" w:color="auto"/>
        <w:right w:val="none" w:sz="0" w:space="0" w:color="auto"/>
      </w:divBdr>
    </w:div>
    <w:div w:id="1836917184">
      <w:bodyDiv w:val="1"/>
      <w:marLeft w:val="0"/>
      <w:marRight w:val="0"/>
      <w:marTop w:val="0"/>
      <w:marBottom w:val="0"/>
      <w:divBdr>
        <w:top w:val="none" w:sz="0" w:space="0" w:color="auto"/>
        <w:left w:val="none" w:sz="0" w:space="0" w:color="auto"/>
        <w:bottom w:val="none" w:sz="0" w:space="0" w:color="auto"/>
        <w:right w:val="none" w:sz="0" w:space="0" w:color="auto"/>
      </w:divBdr>
    </w:div>
    <w:div w:id="1837303833">
      <w:bodyDiv w:val="1"/>
      <w:marLeft w:val="0"/>
      <w:marRight w:val="0"/>
      <w:marTop w:val="0"/>
      <w:marBottom w:val="0"/>
      <w:divBdr>
        <w:top w:val="none" w:sz="0" w:space="0" w:color="auto"/>
        <w:left w:val="none" w:sz="0" w:space="0" w:color="auto"/>
        <w:bottom w:val="none" w:sz="0" w:space="0" w:color="auto"/>
        <w:right w:val="none" w:sz="0" w:space="0" w:color="auto"/>
      </w:divBdr>
    </w:div>
    <w:div w:id="1837572183">
      <w:bodyDiv w:val="1"/>
      <w:marLeft w:val="0"/>
      <w:marRight w:val="0"/>
      <w:marTop w:val="0"/>
      <w:marBottom w:val="0"/>
      <w:divBdr>
        <w:top w:val="none" w:sz="0" w:space="0" w:color="auto"/>
        <w:left w:val="none" w:sz="0" w:space="0" w:color="auto"/>
        <w:bottom w:val="none" w:sz="0" w:space="0" w:color="auto"/>
        <w:right w:val="none" w:sz="0" w:space="0" w:color="auto"/>
      </w:divBdr>
    </w:div>
    <w:div w:id="1838423270">
      <w:bodyDiv w:val="1"/>
      <w:marLeft w:val="0"/>
      <w:marRight w:val="0"/>
      <w:marTop w:val="0"/>
      <w:marBottom w:val="0"/>
      <w:divBdr>
        <w:top w:val="none" w:sz="0" w:space="0" w:color="auto"/>
        <w:left w:val="none" w:sz="0" w:space="0" w:color="auto"/>
        <w:bottom w:val="none" w:sz="0" w:space="0" w:color="auto"/>
        <w:right w:val="none" w:sz="0" w:space="0" w:color="auto"/>
      </w:divBdr>
    </w:div>
    <w:div w:id="1838495930">
      <w:bodyDiv w:val="1"/>
      <w:marLeft w:val="0"/>
      <w:marRight w:val="0"/>
      <w:marTop w:val="0"/>
      <w:marBottom w:val="0"/>
      <w:divBdr>
        <w:top w:val="none" w:sz="0" w:space="0" w:color="auto"/>
        <w:left w:val="none" w:sz="0" w:space="0" w:color="auto"/>
        <w:bottom w:val="none" w:sz="0" w:space="0" w:color="auto"/>
        <w:right w:val="none" w:sz="0" w:space="0" w:color="auto"/>
      </w:divBdr>
    </w:div>
    <w:div w:id="1839080058">
      <w:bodyDiv w:val="1"/>
      <w:marLeft w:val="0"/>
      <w:marRight w:val="0"/>
      <w:marTop w:val="0"/>
      <w:marBottom w:val="0"/>
      <w:divBdr>
        <w:top w:val="none" w:sz="0" w:space="0" w:color="auto"/>
        <w:left w:val="none" w:sz="0" w:space="0" w:color="auto"/>
        <w:bottom w:val="none" w:sz="0" w:space="0" w:color="auto"/>
        <w:right w:val="none" w:sz="0" w:space="0" w:color="auto"/>
      </w:divBdr>
    </w:div>
    <w:div w:id="1839147579">
      <w:bodyDiv w:val="1"/>
      <w:marLeft w:val="0"/>
      <w:marRight w:val="0"/>
      <w:marTop w:val="0"/>
      <w:marBottom w:val="0"/>
      <w:divBdr>
        <w:top w:val="none" w:sz="0" w:space="0" w:color="auto"/>
        <w:left w:val="none" w:sz="0" w:space="0" w:color="auto"/>
        <w:bottom w:val="none" w:sz="0" w:space="0" w:color="auto"/>
        <w:right w:val="none" w:sz="0" w:space="0" w:color="auto"/>
      </w:divBdr>
    </w:div>
    <w:div w:id="1840197915">
      <w:bodyDiv w:val="1"/>
      <w:marLeft w:val="0"/>
      <w:marRight w:val="0"/>
      <w:marTop w:val="0"/>
      <w:marBottom w:val="0"/>
      <w:divBdr>
        <w:top w:val="none" w:sz="0" w:space="0" w:color="auto"/>
        <w:left w:val="none" w:sz="0" w:space="0" w:color="auto"/>
        <w:bottom w:val="none" w:sz="0" w:space="0" w:color="auto"/>
        <w:right w:val="none" w:sz="0" w:space="0" w:color="auto"/>
      </w:divBdr>
    </w:div>
    <w:div w:id="1840339872">
      <w:bodyDiv w:val="1"/>
      <w:marLeft w:val="0"/>
      <w:marRight w:val="0"/>
      <w:marTop w:val="0"/>
      <w:marBottom w:val="0"/>
      <w:divBdr>
        <w:top w:val="none" w:sz="0" w:space="0" w:color="auto"/>
        <w:left w:val="none" w:sz="0" w:space="0" w:color="auto"/>
        <w:bottom w:val="none" w:sz="0" w:space="0" w:color="auto"/>
        <w:right w:val="none" w:sz="0" w:space="0" w:color="auto"/>
      </w:divBdr>
    </w:div>
    <w:div w:id="1840807799">
      <w:bodyDiv w:val="1"/>
      <w:marLeft w:val="0"/>
      <w:marRight w:val="0"/>
      <w:marTop w:val="0"/>
      <w:marBottom w:val="0"/>
      <w:divBdr>
        <w:top w:val="none" w:sz="0" w:space="0" w:color="auto"/>
        <w:left w:val="none" w:sz="0" w:space="0" w:color="auto"/>
        <w:bottom w:val="none" w:sz="0" w:space="0" w:color="auto"/>
        <w:right w:val="none" w:sz="0" w:space="0" w:color="auto"/>
      </w:divBdr>
    </w:div>
    <w:div w:id="1840921838">
      <w:bodyDiv w:val="1"/>
      <w:marLeft w:val="0"/>
      <w:marRight w:val="0"/>
      <w:marTop w:val="0"/>
      <w:marBottom w:val="0"/>
      <w:divBdr>
        <w:top w:val="none" w:sz="0" w:space="0" w:color="auto"/>
        <w:left w:val="none" w:sz="0" w:space="0" w:color="auto"/>
        <w:bottom w:val="none" w:sz="0" w:space="0" w:color="auto"/>
        <w:right w:val="none" w:sz="0" w:space="0" w:color="auto"/>
      </w:divBdr>
    </w:div>
    <w:div w:id="1841000591">
      <w:bodyDiv w:val="1"/>
      <w:marLeft w:val="0"/>
      <w:marRight w:val="0"/>
      <w:marTop w:val="0"/>
      <w:marBottom w:val="0"/>
      <w:divBdr>
        <w:top w:val="none" w:sz="0" w:space="0" w:color="auto"/>
        <w:left w:val="none" w:sz="0" w:space="0" w:color="auto"/>
        <w:bottom w:val="none" w:sz="0" w:space="0" w:color="auto"/>
        <w:right w:val="none" w:sz="0" w:space="0" w:color="auto"/>
      </w:divBdr>
    </w:div>
    <w:div w:id="1841238922">
      <w:bodyDiv w:val="1"/>
      <w:marLeft w:val="0"/>
      <w:marRight w:val="0"/>
      <w:marTop w:val="0"/>
      <w:marBottom w:val="0"/>
      <w:divBdr>
        <w:top w:val="none" w:sz="0" w:space="0" w:color="auto"/>
        <w:left w:val="none" w:sz="0" w:space="0" w:color="auto"/>
        <w:bottom w:val="none" w:sz="0" w:space="0" w:color="auto"/>
        <w:right w:val="none" w:sz="0" w:space="0" w:color="auto"/>
      </w:divBdr>
    </w:div>
    <w:div w:id="1841650429">
      <w:bodyDiv w:val="1"/>
      <w:marLeft w:val="0"/>
      <w:marRight w:val="0"/>
      <w:marTop w:val="0"/>
      <w:marBottom w:val="0"/>
      <w:divBdr>
        <w:top w:val="none" w:sz="0" w:space="0" w:color="auto"/>
        <w:left w:val="none" w:sz="0" w:space="0" w:color="auto"/>
        <w:bottom w:val="none" w:sz="0" w:space="0" w:color="auto"/>
        <w:right w:val="none" w:sz="0" w:space="0" w:color="auto"/>
      </w:divBdr>
    </w:div>
    <w:div w:id="1842312551">
      <w:bodyDiv w:val="1"/>
      <w:marLeft w:val="0"/>
      <w:marRight w:val="0"/>
      <w:marTop w:val="0"/>
      <w:marBottom w:val="0"/>
      <w:divBdr>
        <w:top w:val="none" w:sz="0" w:space="0" w:color="auto"/>
        <w:left w:val="none" w:sz="0" w:space="0" w:color="auto"/>
        <w:bottom w:val="none" w:sz="0" w:space="0" w:color="auto"/>
        <w:right w:val="none" w:sz="0" w:space="0" w:color="auto"/>
      </w:divBdr>
    </w:div>
    <w:div w:id="1842701245">
      <w:bodyDiv w:val="1"/>
      <w:marLeft w:val="0"/>
      <w:marRight w:val="0"/>
      <w:marTop w:val="0"/>
      <w:marBottom w:val="0"/>
      <w:divBdr>
        <w:top w:val="none" w:sz="0" w:space="0" w:color="auto"/>
        <w:left w:val="none" w:sz="0" w:space="0" w:color="auto"/>
        <w:bottom w:val="none" w:sz="0" w:space="0" w:color="auto"/>
        <w:right w:val="none" w:sz="0" w:space="0" w:color="auto"/>
      </w:divBdr>
    </w:div>
    <w:div w:id="1842891665">
      <w:bodyDiv w:val="1"/>
      <w:marLeft w:val="0"/>
      <w:marRight w:val="0"/>
      <w:marTop w:val="0"/>
      <w:marBottom w:val="0"/>
      <w:divBdr>
        <w:top w:val="none" w:sz="0" w:space="0" w:color="auto"/>
        <w:left w:val="none" w:sz="0" w:space="0" w:color="auto"/>
        <w:bottom w:val="none" w:sz="0" w:space="0" w:color="auto"/>
        <w:right w:val="none" w:sz="0" w:space="0" w:color="auto"/>
      </w:divBdr>
    </w:div>
    <w:div w:id="1843277721">
      <w:bodyDiv w:val="1"/>
      <w:marLeft w:val="0"/>
      <w:marRight w:val="0"/>
      <w:marTop w:val="0"/>
      <w:marBottom w:val="0"/>
      <w:divBdr>
        <w:top w:val="none" w:sz="0" w:space="0" w:color="auto"/>
        <w:left w:val="none" w:sz="0" w:space="0" w:color="auto"/>
        <w:bottom w:val="none" w:sz="0" w:space="0" w:color="auto"/>
        <w:right w:val="none" w:sz="0" w:space="0" w:color="auto"/>
      </w:divBdr>
    </w:div>
    <w:div w:id="1843281131">
      <w:bodyDiv w:val="1"/>
      <w:marLeft w:val="0"/>
      <w:marRight w:val="0"/>
      <w:marTop w:val="0"/>
      <w:marBottom w:val="0"/>
      <w:divBdr>
        <w:top w:val="none" w:sz="0" w:space="0" w:color="auto"/>
        <w:left w:val="none" w:sz="0" w:space="0" w:color="auto"/>
        <w:bottom w:val="none" w:sz="0" w:space="0" w:color="auto"/>
        <w:right w:val="none" w:sz="0" w:space="0" w:color="auto"/>
      </w:divBdr>
    </w:div>
    <w:div w:id="1844932685">
      <w:bodyDiv w:val="1"/>
      <w:marLeft w:val="0"/>
      <w:marRight w:val="0"/>
      <w:marTop w:val="0"/>
      <w:marBottom w:val="0"/>
      <w:divBdr>
        <w:top w:val="none" w:sz="0" w:space="0" w:color="auto"/>
        <w:left w:val="none" w:sz="0" w:space="0" w:color="auto"/>
        <w:bottom w:val="none" w:sz="0" w:space="0" w:color="auto"/>
        <w:right w:val="none" w:sz="0" w:space="0" w:color="auto"/>
      </w:divBdr>
    </w:div>
    <w:div w:id="1844975974">
      <w:bodyDiv w:val="1"/>
      <w:marLeft w:val="0"/>
      <w:marRight w:val="0"/>
      <w:marTop w:val="0"/>
      <w:marBottom w:val="0"/>
      <w:divBdr>
        <w:top w:val="none" w:sz="0" w:space="0" w:color="auto"/>
        <w:left w:val="none" w:sz="0" w:space="0" w:color="auto"/>
        <w:bottom w:val="none" w:sz="0" w:space="0" w:color="auto"/>
        <w:right w:val="none" w:sz="0" w:space="0" w:color="auto"/>
      </w:divBdr>
    </w:div>
    <w:div w:id="1845053508">
      <w:bodyDiv w:val="1"/>
      <w:marLeft w:val="0"/>
      <w:marRight w:val="0"/>
      <w:marTop w:val="0"/>
      <w:marBottom w:val="0"/>
      <w:divBdr>
        <w:top w:val="none" w:sz="0" w:space="0" w:color="auto"/>
        <w:left w:val="none" w:sz="0" w:space="0" w:color="auto"/>
        <w:bottom w:val="none" w:sz="0" w:space="0" w:color="auto"/>
        <w:right w:val="none" w:sz="0" w:space="0" w:color="auto"/>
      </w:divBdr>
    </w:div>
    <w:div w:id="1845434970">
      <w:bodyDiv w:val="1"/>
      <w:marLeft w:val="0"/>
      <w:marRight w:val="0"/>
      <w:marTop w:val="0"/>
      <w:marBottom w:val="0"/>
      <w:divBdr>
        <w:top w:val="none" w:sz="0" w:space="0" w:color="auto"/>
        <w:left w:val="none" w:sz="0" w:space="0" w:color="auto"/>
        <w:bottom w:val="none" w:sz="0" w:space="0" w:color="auto"/>
        <w:right w:val="none" w:sz="0" w:space="0" w:color="auto"/>
      </w:divBdr>
    </w:div>
    <w:div w:id="1845776649">
      <w:bodyDiv w:val="1"/>
      <w:marLeft w:val="0"/>
      <w:marRight w:val="0"/>
      <w:marTop w:val="0"/>
      <w:marBottom w:val="0"/>
      <w:divBdr>
        <w:top w:val="none" w:sz="0" w:space="0" w:color="auto"/>
        <w:left w:val="none" w:sz="0" w:space="0" w:color="auto"/>
        <w:bottom w:val="none" w:sz="0" w:space="0" w:color="auto"/>
        <w:right w:val="none" w:sz="0" w:space="0" w:color="auto"/>
      </w:divBdr>
    </w:div>
    <w:div w:id="1846241052">
      <w:bodyDiv w:val="1"/>
      <w:marLeft w:val="0"/>
      <w:marRight w:val="0"/>
      <w:marTop w:val="0"/>
      <w:marBottom w:val="0"/>
      <w:divBdr>
        <w:top w:val="none" w:sz="0" w:space="0" w:color="auto"/>
        <w:left w:val="none" w:sz="0" w:space="0" w:color="auto"/>
        <w:bottom w:val="none" w:sz="0" w:space="0" w:color="auto"/>
        <w:right w:val="none" w:sz="0" w:space="0" w:color="auto"/>
      </w:divBdr>
    </w:div>
    <w:div w:id="1846364119">
      <w:bodyDiv w:val="1"/>
      <w:marLeft w:val="0"/>
      <w:marRight w:val="0"/>
      <w:marTop w:val="0"/>
      <w:marBottom w:val="0"/>
      <w:divBdr>
        <w:top w:val="none" w:sz="0" w:space="0" w:color="auto"/>
        <w:left w:val="none" w:sz="0" w:space="0" w:color="auto"/>
        <w:bottom w:val="none" w:sz="0" w:space="0" w:color="auto"/>
        <w:right w:val="none" w:sz="0" w:space="0" w:color="auto"/>
      </w:divBdr>
    </w:div>
    <w:div w:id="1846819712">
      <w:bodyDiv w:val="1"/>
      <w:marLeft w:val="0"/>
      <w:marRight w:val="0"/>
      <w:marTop w:val="0"/>
      <w:marBottom w:val="0"/>
      <w:divBdr>
        <w:top w:val="none" w:sz="0" w:space="0" w:color="auto"/>
        <w:left w:val="none" w:sz="0" w:space="0" w:color="auto"/>
        <w:bottom w:val="none" w:sz="0" w:space="0" w:color="auto"/>
        <w:right w:val="none" w:sz="0" w:space="0" w:color="auto"/>
      </w:divBdr>
    </w:div>
    <w:div w:id="1847014904">
      <w:bodyDiv w:val="1"/>
      <w:marLeft w:val="0"/>
      <w:marRight w:val="0"/>
      <w:marTop w:val="0"/>
      <w:marBottom w:val="0"/>
      <w:divBdr>
        <w:top w:val="none" w:sz="0" w:space="0" w:color="auto"/>
        <w:left w:val="none" w:sz="0" w:space="0" w:color="auto"/>
        <w:bottom w:val="none" w:sz="0" w:space="0" w:color="auto"/>
        <w:right w:val="none" w:sz="0" w:space="0" w:color="auto"/>
      </w:divBdr>
    </w:div>
    <w:div w:id="1847476144">
      <w:bodyDiv w:val="1"/>
      <w:marLeft w:val="0"/>
      <w:marRight w:val="0"/>
      <w:marTop w:val="0"/>
      <w:marBottom w:val="0"/>
      <w:divBdr>
        <w:top w:val="none" w:sz="0" w:space="0" w:color="auto"/>
        <w:left w:val="none" w:sz="0" w:space="0" w:color="auto"/>
        <w:bottom w:val="none" w:sz="0" w:space="0" w:color="auto"/>
        <w:right w:val="none" w:sz="0" w:space="0" w:color="auto"/>
      </w:divBdr>
    </w:div>
    <w:div w:id="1848135748">
      <w:bodyDiv w:val="1"/>
      <w:marLeft w:val="0"/>
      <w:marRight w:val="0"/>
      <w:marTop w:val="0"/>
      <w:marBottom w:val="0"/>
      <w:divBdr>
        <w:top w:val="none" w:sz="0" w:space="0" w:color="auto"/>
        <w:left w:val="none" w:sz="0" w:space="0" w:color="auto"/>
        <w:bottom w:val="none" w:sz="0" w:space="0" w:color="auto"/>
        <w:right w:val="none" w:sz="0" w:space="0" w:color="auto"/>
      </w:divBdr>
    </w:div>
    <w:div w:id="1848206768">
      <w:bodyDiv w:val="1"/>
      <w:marLeft w:val="0"/>
      <w:marRight w:val="0"/>
      <w:marTop w:val="0"/>
      <w:marBottom w:val="0"/>
      <w:divBdr>
        <w:top w:val="none" w:sz="0" w:space="0" w:color="auto"/>
        <w:left w:val="none" w:sz="0" w:space="0" w:color="auto"/>
        <w:bottom w:val="none" w:sz="0" w:space="0" w:color="auto"/>
        <w:right w:val="none" w:sz="0" w:space="0" w:color="auto"/>
      </w:divBdr>
    </w:div>
    <w:div w:id="1848209384">
      <w:bodyDiv w:val="1"/>
      <w:marLeft w:val="0"/>
      <w:marRight w:val="0"/>
      <w:marTop w:val="0"/>
      <w:marBottom w:val="0"/>
      <w:divBdr>
        <w:top w:val="none" w:sz="0" w:space="0" w:color="auto"/>
        <w:left w:val="none" w:sz="0" w:space="0" w:color="auto"/>
        <w:bottom w:val="none" w:sz="0" w:space="0" w:color="auto"/>
        <w:right w:val="none" w:sz="0" w:space="0" w:color="auto"/>
      </w:divBdr>
    </w:div>
    <w:div w:id="1848446676">
      <w:bodyDiv w:val="1"/>
      <w:marLeft w:val="0"/>
      <w:marRight w:val="0"/>
      <w:marTop w:val="0"/>
      <w:marBottom w:val="0"/>
      <w:divBdr>
        <w:top w:val="none" w:sz="0" w:space="0" w:color="auto"/>
        <w:left w:val="none" w:sz="0" w:space="0" w:color="auto"/>
        <w:bottom w:val="none" w:sz="0" w:space="0" w:color="auto"/>
        <w:right w:val="none" w:sz="0" w:space="0" w:color="auto"/>
      </w:divBdr>
    </w:div>
    <w:div w:id="1849175775">
      <w:bodyDiv w:val="1"/>
      <w:marLeft w:val="0"/>
      <w:marRight w:val="0"/>
      <w:marTop w:val="0"/>
      <w:marBottom w:val="0"/>
      <w:divBdr>
        <w:top w:val="none" w:sz="0" w:space="0" w:color="auto"/>
        <w:left w:val="none" w:sz="0" w:space="0" w:color="auto"/>
        <w:bottom w:val="none" w:sz="0" w:space="0" w:color="auto"/>
        <w:right w:val="none" w:sz="0" w:space="0" w:color="auto"/>
      </w:divBdr>
    </w:div>
    <w:div w:id="1849825407">
      <w:bodyDiv w:val="1"/>
      <w:marLeft w:val="0"/>
      <w:marRight w:val="0"/>
      <w:marTop w:val="0"/>
      <w:marBottom w:val="0"/>
      <w:divBdr>
        <w:top w:val="none" w:sz="0" w:space="0" w:color="auto"/>
        <w:left w:val="none" w:sz="0" w:space="0" w:color="auto"/>
        <w:bottom w:val="none" w:sz="0" w:space="0" w:color="auto"/>
        <w:right w:val="none" w:sz="0" w:space="0" w:color="auto"/>
      </w:divBdr>
    </w:div>
    <w:div w:id="1849904779">
      <w:bodyDiv w:val="1"/>
      <w:marLeft w:val="0"/>
      <w:marRight w:val="0"/>
      <w:marTop w:val="0"/>
      <w:marBottom w:val="0"/>
      <w:divBdr>
        <w:top w:val="none" w:sz="0" w:space="0" w:color="auto"/>
        <w:left w:val="none" w:sz="0" w:space="0" w:color="auto"/>
        <w:bottom w:val="none" w:sz="0" w:space="0" w:color="auto"/>
        <w:right w:val="none" w:sz="0" w:space="0" w:color="auto"/>
      </w:divBdr>
    </w:div>
    <w:div w:id="1850023222">
      <w:bodyDiv w:val="1"/>
      <w:marLeft w:val="0"/>
      <w:marRight w:val="0"/>
      <w:marTop w:val="0"/>
      <w:marBottom w:val="0"/>
      <w:divBdr>
        <w:top w:val="none" w:sz="0" w:space="0" w:color="auto"/>
        <w:left w:val="none" w:sz="0" w:space="0" w:color="auto"/>
        <w:bottom w:val="none" w:sz="0" w:space="0" w:color="auto"/>
        <w:right w:val="none" w:sz="0" w:space="0" w:color="auto"/>
      </w:divBdr>
    </w:div>
    <w:div w:id="1850870098">
      <w:bodyDiv w:val="1"/>
      <w:marLeft w:val="0"/>
      <w:marRight w:val="0"/>
      <w:marTop w:val="0"/>
      <w:marBottom w:val="0"/>
      <w:divBdr>
        <w:top w:val="none" w:sz="0" w:space="0" w:color="auto"/>
        <w:left w:val="none" w:sz="0" w:space="0" w:color="auto"/>
        <w:bottom w:val="none" w:sz="0" w:space="0" w:color="auto"/>
        <w:right w:val="none" w:sz="0" w:space="0" w:color="auto"/>
      </w:divBdr>
    </w:div>
    <w:div w:id="1851330756">
      <w:bodyDiv w:val="1"/>
      <w:marLeft w:val="0"/>
      <w:marRight w:val="0"/>
      <w:marTop w:val="0"/>
      <w:marBottom w:val="0"/>
      <w:divBdr>
        <w:top w:val="none" w:sz="0" w:space="0" w:color="auto"/>
        <w:left w:val="none" w:sz="0" w:space="0" w:color="auto"/>
        <w:bottom w:val="none" w:sz="0" w:space="0" w:color="auto"/>
        <w:right w:val="none" w:sz="0" w:space="0" w:color="auto"/>
      </w:divBdr>
    </w:div>
    <w:div w:id="1851555518">
      <w:bodyDiv w:val="1"/>
      <w:marLeft w:val="0"/>
      <w:marRight w:val="0"/>
      <w:marTop w:val="0"/>
      <w:marBottom w:val="0"/>
      <w:divBdr>
        <w:top w:val="none" w:sz="0" w:space="0" w:color="auto"/>
        <w:left w:val="none" w:sz="0" w:space="0" w:color="auto"/>
        <w:bottom w:val="none" w:sz="0" w:space="0" w:color="auto"/>
        <w:right w:val="none" w:sz="0" w:space="0" w:color="auto"/>
      </w:divBdr>
    </w:div>
    <w:div w:id="1851991652">
      <w:bodyDiv w:val="1"/>
      <w:marLeft w:val="0"/>
      <w:marRight w:val="0"/>
      <w:marTop w:val="0"/>
      <w:marBottom w:val="0"/>
      <w:divBdr>
        <w:top w:val="none" w:sz="0" w:space="0" w:color="auto"/>
        <w:left w:val="none" w:sz="0" w:space="0" w:color="auto"/>
        <w:bottom w:val="none" w:sz="0" w:space="0" w:color="auto"/>
        <w:right w:val="none" w:sz="0" w:space="0" w:color="auto"/>
      </w:divBdr>
    </w:div>
    <w:div w:id="1853294580">
      <w:bodyDiv w:val="1"/>
      <w:marLeft w:val="0"/>
      <w:marRight w:val="0"/>
      <w:marTop w:val="0"/>
      <w:marBottom w:val="0"/>
      <w:divBdr>
        <w:top w:val="none" w:sz="0" w:space="0" w:color="auto"/>
        <w:left w:val="none" w:sz="0" w:space="0" w:color="auto"/>
        <w:bottom w:val="none" w:sz="0" w:space="0" w:color="auto"/>
        <w:right w:val="none" w:sz="0" w:space="0" w:color="auto"/>
      </w:divBdr>
    </w:div>
    <w:div w:id="1853766058">
      <w:bodyDiv w:val="1"/>
      <w:marLeft w:val="0"/>
      <w:marRight w:val="0"/>
      <w:marTop w:val="0"/>
      <w:marBottom w:val="0"/>
      <w:divBdr>
        <w:top w:val="none" w:sz="0" w:space="0" w:color="auto"/>
        <w:left w:val="none" w:sz="0" w:space="0" w:color="auto"/>
        <w:bottom w:val="none" w:sz="0" w:space="0" w:color="auto"/>
        <w:right w:val="none" w:sz="0" w:space="0" w:color="auto"/>
      </w:divBdr>
    </w:div>
    <w:div w:id="1854343769">
      <w:bodyDiv w:val="1"/>
      <w:marLeft w:val="0"/>
      <w:marRight w:val="0"/>
      <w:marTop w:val="0"/>
      <w:marBottom w:val="0"/>
      <w:divBdr>
        <w:top w:val="none" w:sz="0" w:space="0" w:color="auto"/>
        <w:left w:val="none" w:sz="0" w:space="0" w:color="auto"/>
        <w:bottom w:val="none" w:sz="0" w:space="0" w:color="auto"/>
        <w:right w:val="none" w:sz="0" w:space="0" w:color="auto"/>
      </w:divBdr>
    </w:div>
    <w:div w:id="1855531566">
      <w:bodyDiv w:val="1"/>
      <w:marLeft w:val="0"/>
      <w:marRight w:val="0"/>
      <w:marTop w:val="0"/>
      <w:marBottom w:val="0"/>
      <w:divBdr>
        <w:top w:val="none" w:sz="0" w:space="0" w:color="auto"/>
        <w:left w:val="none" w:sz="0" w:space="0" w:color="auto"/>
        <w:bottom w:val="none" w:sz="0" w:space="0" w:color="auto"/>
        <w:right w:val="none" w:sz="0" w:space="0" w:color="auto"/>
      </w:divBdr>
    </w:div>
    <w:div w:id="1855725589">
      <w:bodyDiv w:val="1"/>
      <w:marLeft w:val="0"/>
      <w:marRight w:val="0"/>
      <w:marTop w:val="0"/>
      <w:marBottom w:val="0"/>
      <w:divBdr>
        <w:top w:val="none" w:sz="0" w:space="0" w:color="auto"/>
        <w:left w:val="none" w:sz="0" w:space="0" w:color="auto"/>
        <w:bottom w:val="none" w:sz="0" w:space="0" w:color="auto"/>
        <w:right w:val="none" w:sz="0" w:space="0" w:color="auto"/>
      </w:divBdr>
    </w:div>
    <w:div w:id="1855731079">
      <w:bodyDiv w:val="1"/>
      <w:marLeft w:val="0"/>
      <w:marRight w:val="0"/>
      <w:marTop w:val="0"/>
      <w:marBottom w:val="0"/>
      <w:divBdr>
        <w:top w:val="none" w:sz="0" w:space="0" w:color="auto"/>
        <w:left w:val="none" w:sz="0" w:space="0" w:color="auto"/>
        <w:bottom w:val="none" w:sz="0" w:space="0" w:color="auto"/>
        <w:right w:val="none" w:sz="0" w:space="0" w:color="auto"/>
      </w:divBdr>
    </w:div>
    <w:div w:id="1855995158">
      <w:bodyDiv w:val="1"/>
      <w:marLeft w:val="0"/>
      <w:marRight w:val="0"/>
      <w:marTop w:val="0"/>
      <w:marBottom w:val="0"/>
      <w:divBdr>
        <w:top w:val="none" w:sz="0" w:space="0" w:color="auto"/>
        <w:left w:val="none" w:sz="0" w:space="0" w:color="auto"/>
        <w:bottom w:val="none" w:sz="0" w:space="0" w:color="auto"/>
        <w:right w:val="none" w:sz="0" w:space="0" w:color="auto"/>
      </w:divBdr>
    </w:div>
    <w:div w:id="1856111722">
      <w:bodyDiv w:val="1"/>
      <w:marLeft w:val="0"/>
      <w:marRight w:val="0"/>
      <w:marTop w:val="0"/>
      <w:marBottom w:val="0"/>
      <w:divBdr>
        <w:top w:val="none" w:sz="0" w:space="0" w:color="auto"/>
        <w:left w:val="none" w:sz="0" w:space="0" w:color="auto"/>
        <w:bottom w:val="none" w:sz="0" w:space="0" w:color="auto"/>
        <w:right w:val="none" w:sz="0" w:space="0" w:color="auto"/>
      </w:divBdr>
    </w:div>
    <w:div w:id="1856919839">
      <w:bodyDiv w:val="1"/>
      <w:marLeft w:val="0"/>
      <w:marRight w:val="0"/>
      <w:marTop w:val="0"/>
      <w:marBottom w:val="0"/>
      <w:divBdr>
        <w:top w:val="none" w:sz="0" w:space="0" w:color="auto"/>
        <w:left w:val="none" w:sz="0" w:space="0" w:color="auto"/>
        <w:bottom w:val="none" w:sz="0" w:space="0" w:color="auto"/>
        <w:right w:val="none" w:sz="0" w:space="0" w:color="auto"/>
      </w:divBdr>
    </w:div>
    <w:div w:id="1857226421">
      <w:bodyDiv w:val="1"/>
      <w:marLeft w:val="0"/>
      <w:marRight w:val="0"/>
      <w:marTop w:val="0"/>
      <w:marBottom w:val="0"/>
      <w:divBdr>
        <w:top w:val="none" w:sz="0" w:space="0" w:color="auto"/>
        <w:left w:val="none" w:sz="0" w:space="0" w:color="auto"/>
        <w:bottom w:val="none" w:sz="0" w:space="0" w:color="auto"/>
        <w:right w:val="none" w:sz="0" w:space="0" w:color="auto"/>
      </w:divBdr>
    </w:div>
    <w:div w:id="1857452388">
      <w:bodyDiv w:val="1"/>
      <w:marLeft w:val="0"/>
      <w:marRight w:val="0"/>
      <w:marTop w:val="0"/>
      <w:marBottom w:val="0"/>
      <w:divBdr>
        <w:top w:val="none" w:sz="0" w:space="0" w:color="auto"/>
        <w:left w:val="none" w:sz="0" w:space="0" w:color="auto"/>
        <w:bottom w:val="none" w:sz="0" w:space="0" w:color="auto"/>
        <w:right w:val="none" w:sz="0" w:space="0" w:color="auto"/>
      </w:divBdr>
    </w:div>
    <w:div w:id="1858618495">
      <w:bodyDiv w:val="1"/>
      <w:marLeft w:val="0"/>
      <w:marRight w:val="0"/>
      <w:marTop w:val="0"/>
      <w:marBottom w:val="0"/>
      <w:divBdr>
        <w:top w:val="none" w:sz="0" w:space="0" w:color="auto"/>
        <w:left w:val="none" w:sz="0" w:space="0" w:color="auto"/>
        <w:bottom w:val="none" w:sz="0" w:space="0" w:color="auto"/>
        <w:right w:val="none" w:sz="0" w:space="0" w:color="auto"/>
      </w:divBdr>
    </w:div>
    <w:div w:id="1859003040">
      <w:bodyDiv w:val="1"/>
      <w:marLeft w:val="0"/>
      <w:marRight w:val="0"/>
      <w:marTop w:val="0"/>
      <w:marBottom w:val="0"/>
      <w:divBdr>
        <w:top w:val="none" w:sz="0" w:space="0" w:color="auto"/>
        <w:left w:val="none" w:sz="0" w:space="0" w:color="auto"/>
        <w:bottom w:val="none" w:sz="0" w:space="0" w:color="auto"/>
        <w:right w:val="none" w:sz="0" w:space="0" w:color="auto"/>
      </w:divBdr>
    </w:div>
    <w:div w:id="1859156937">
      <w:bodyDiv w:val="1"/>
      <w:marLeft w:val="0"/>
      <w:marRight w:val="0"/>
      <w:marTop w:val="0"/>
      <w:marBottom w:val="0"/>
      <w:divBdr>
        <w:top w:val="none" w:sz="0" w:space="0" w:color="auto"/>
        <w:left w:val="none" w:sz="0" w:space="0" w:color="auto"/>
        <w:bottom w:val="none" w:sz="0" w:space="0" w:color="auto"/>
        <w:right w:val="none" w:sz="0" w:space="0" w:color="auto"/>
      </w:divBdr>
    </w:div>
    <w:div w:id="1859392357">
      <w:bodyDiv w:val="1"/>
      <w:marLeft w:val="0"/>
      <w:marRight w:val="0"/>
      <w:marTop w:val="0"/>
      <w:marBottom w:val="0"/>
      <w:divBdr>
        <w:top w:val="none" w:sz="0" w:space="0" w:color="auto"/>
        <w:left w:val="none" w:sz="0" w:space="0" w:color="auto"/>
        <w:bottom w:val="none" w:sz="0" w:space="0" w:color="auto"/>
        <w:right w:val="none" w:sz="0" w:space="0" w:color="auto"/>
      </w:divBdr>
    </w:div>
    <w:div w:id="1859736613">
      <w:bodyDiv w:val="1"/>
      <w:marLeft w:val="0"/>
      <w:marRight w:val="0"/>
      <w:marTop w:val="0"/>
      <w:marBottom w:val="0"/>
      <w:divBdr>
        <w:top w:val="none" w:sz="0" w:space="0" w:color="auto"/>
        <w:left w:val="none" w:sz="0" w:space="0" w:color="auto"/>
        <w:bottom w:val="none" w:sz="0" w:space="0" w:color="auto"/>
        <w:right w:val="none" w:sz="0" w:space="0" w:color="auto"/>
      </w:divBdr>
    </w:div>
    <w:div w:id="1859811914">
      <w:bodyDiv w:val="1"/>
      <w:marLeft w:val="0"/>
      <w:marRight w:val="0"/>
      <w:marTop w:val="0"/>
      <w:marBottom w:val="0"/>
      <w:divBdr>
        <w:top w:val="none" w:sz="0" w:space="0" w:color="auto"/>
        <w:left w:val="none" w:sz="0" w:space="0" w:color="auto"/>
        <w:bottom w:val="none" w:sz="0" w:space="0" w:color="auto"/>
        <w:right w:val="none" w:sz="0" w:space="0" w:color="auto"/>
      </w:divBdr>
    </w:div>
    <w:div w:id="1860584292">
      <w:bodyDiv w:val="1"/>
      <w:marLeft w:val="0"/>
      <w:marRight w:val="0"/>
      <w:marTop w:val="0"/>
      <w:marBottom w:val="0"/>
      <w:divBdr>
        <w:top w:val="none" w:sz="0" w:space="0" w:color="auto"/>
        <w:left w:val="none" w:sz="0" w:space="0" w:color="auto"/>
        <w:bottom w:val="none" w:sz="0" w:space="0" w:color="auto"/>
        <w:right w:val="none" w:sz="0" w:space="0" w:color="auto"/>
      </w:divBdr>
    </w:div>
    <w:div w:id="1861967749">
      <w:bodyDiv w:val="1"/>
      <w:marLeft w:val="0"/>
      <w:marRight w:val="0"/>
      <w:marTop w:val="0"/>
      <w:marBottom w:val="0"/>
      <w:divBdr>
        <w:top w:val="none" w:sz="0" w:space="0" w:color="auto"/>
        <w:left w:val="none" w:sz="0" w:space="0" w:color="auto"/>
        <w:bottom w:val="none" w:sz="0" w:space="0" w:color="auto"/>
        <w:right w:val="none" w:sz="0" w:space="0" w:color="auto"/>
      </w:divBdr>
    </w:div>
    <w:div w:id="1862280543">
      <w:bodyDiv w:val="1"/>
      <w:marLeft w:val="0"/>
      <w:marRight w:val="0"/>
      <w:marTop w:val="0"/>
      <w:marBottom w:val="0"/>
      <w:divBdr>
        <w:top w:val="none" w:sz="0" w:space="0" w:color="auto"/>
        <w:left w:val="none" w:sz="0" w:space="0" w:color="auto"/>
        <w:bottom w:val="none" w:sz="0" w:space="0" w:color="auto"/>
        <w:right w:val="none" w:sz="0" w:space="0" w:color="auto"/>
      </w:divBdr>
    </w:div>
    <w:div w:id="1863083277">
      <w:bodyDiv w:val="1"/>
      <w:marLeft w:val="0"/>
      <w:marRight w:val="0"/>
      <w:marTop w:val="0"/>
      <w:marBottom w:val="0"/>
      <w:divBdr>
        <w:top w:val="none" w:sz="0" w:space="0" w:color="auto"/>
        <w:left w:val="none" w:sz="0" w:space="0" w:color="auto"/>
        <w:bottom w:val="none" w:sz="0" w:space="0" w:color="auto"/>
        <w:right w:val="none" w:sz="0" w:space="0" w:color="auto"/>
      </w:divBdr>
    </w:div>
    <w:div w:id="1863089155">
      <w:bodyDiv w:val="1"/>
      <w:marLeft w:val="0"/>
      <w:marRight w:val="0"/>
      <w:marTop w:val="0"/>
      <w:marBottom w:val="0"/>
      <w:divBdr>
        <w:top w:val="none" w:sz="0" w:space="0" w:color="auto"/>
        <w:left w:val="none" w:sz="0" w:space="0" w:color="auto"/>
        <w:bottom w:val="none" w:sz="0" w:space="0" w:color="auto"/>
        <w:right w:val="none" w:sz="0" w:space="0" w:color="auto"/>
      </w:divBdr>
    </w:div>
    <w:div w:id="1863740002">
      <w:bodyDiv w:val="1"/>
      <w:marLeft w:val="0"/>
      <w:marRight w:val="0"/>
      <w:marTop w:val="0"/>
      <w:marBottom w:val="0"/>
      <w:divBdr>
        <w:top w:val="none" w:sz="0" w:space="0" w:color="auto"/>
        <w:left w:val="none" w:sz="0" w:space="0" w:color="auto"/>
        <w:bottom w:val="none" w:sz="0" w:space="0" w:color="auto"/>
        <w:right w:val="none" w:sz="0" w:space="0" w:color="auto"/>
      </w:divBdr>
    </w:div>
    <w:div w:id="1864048357">
      <w:bodyDiv w:val="1"/>
      <w:marLeft w:val="0"/>
      <w:marRight w:val="0"/>
      <w:marTop w:val="0"/>
      <w:marBottom w:val="0"/>
      <w:divBdr>
        <w:top w:val="none" w:sz="0" w:space="0" w:color="auto"/>
        <w:left w:val="none" w:sz="0" w:space="0" w:color="auto"/>
        <w:bottom w:val="none" w:sz="0" w:space="0" w:color="auto"/>
        <w:right w:val="none" w:sz="0" w:space="0" w:color="auto"/>
      </w:divBdr>
    </w:div>
    <w:div w:id="1864434561">
      <w:bodyDiv w:val="1"/>
      <w:marLeft w:val="0"/>
      <w:marRight w:val="0"/>
      <w:marTop w:val="0"/>
      <w:marBottom w:val="0"/>
      <w:divBdr>
        <w:top w:val="none" w:sz="0" w:space="0" w:color="auto"/>
        <w:left w:val="none" w:sz="0" w:space="0" w:color="auto"/>
        <w:bottom w:val="none" w:sz="0" w:space="0" w:color="auto"/>
        <w:right w:val="none" w:sz="0" w:space="0" w:color="auto"/>
      </w:divBdr>
    </w:div>
    <w:div w:id="1864516399">
      <w:bodyDiv w:val="1"/>
      <w:marLeft w:val="0"/>
      <w:marRight w:val="0"/>
      <w:marTop w:val="0"/>
      <w:marBottom w:val="0"/>
      <w:divBdr>
        <w:top w:val="none" w:sz="0" w:space="0" w:color="auto"/>
        <w:left w:val="none" w:sz="0" w:space="0" w:color="auto"/>
        <w:bottom w:val="none" w:sz="0" w:space="0" w:color="auto"/>
        <w:right w:val="none" w:sz="0" w:space="0" w:color="auto"/>
      </w:divBdr>
    </w:div>
    <w:div w:id="1865318214">
      <w:bodyDiv w:val="1"/>
      <w:marLeft w:val="0"/>
      <w:marRight w:val="0"/>
      <w:marTop w:val="0"/>
      <w:marBottom w:val="0"/>
      <w:divBdr>
        <w:top w:val="none" w:sz="0" w:space="0" w:color="auto"/>
        <w:left w:val="none" w:sz="0" w:space="0" w:color="auto"/>
        <w:bottom w:val="none" w:sz="0" w:space="0" w:color="auto"/>
        <w:right w:val="none" w:sz="0" w:space="0" w:color="auto"/>
      </w:divBdr>
    </w:div>
    <w:div w:id="1865702062">
      <w:bodyDiv w:val="1"/>
      <w:marLeft w:val="0"/>
      <w:marRight w:val="0"/>
      <w:marTop w:val="0"/>
      <w:marBottom w:val="0"/>
      <w:divBdr>
        <w:top w:val="none" w:sz="0" w:space="0" w:color="auto"/>
        <w:left w:val="none" w:sz="0" w:space="0" w:color="auto"/>
        <w:bottom w:val="none" w:sz="0" w:space="0" w:color="auto"/>
        <w:right w:val="none" w:sz="0" w:space="0" w:color="auto"/>
      </w:divBdr>
    </w:div>
    <w:div w:id="1866406365">
      <w:bodyDiv w:val="1"/>
      <w:marLeft w:val="0"/>
      <w:marRight w:val="0"/>
      <w:marTop w:val="0"/>
      <w:marBottom w:val="0"/>
      <w:divBdr>
        <w:top w:val="none" w:sz="0" w:space="0" w:color="auto"/>
        <w:left w:val="none" w:sz="0" w:space="0" w:color="auto"/>
        <w:bottom w:val="none" w:sz="0" w:space="0" w:color="auto"/>
        <w:right w:val="none" w:sz="0" w:space="0" w:color="auto"/>
      </w:divBdr>
    </w:div>
    <w:div w:id="1867209675">
      <w:bodyDiv w:val="1"/>
      <w:marLeft w:val="0"/>
      <w:marRight w:val="0"/>
      <w:marTop w:val="0"/>
      <w:marBottom w:val="0"/>
      <w:divBdr>
        <w:top w:val="none" w:sz="0" w:space="0" w:color="auto"/>
        <w:left w:val="none" w:sz="0" w:space="0" w:color="auto"/>
        <w:bottom w:val="none" w:sz="0" w:space="0" w:color="auto"/>
        <w:right w:val="none" w:sz="0" w:space="0" w:color="auto"/>
      </w:divBdr>
    </w:div>
    <w:div w:id="1867403591">
      <w:bodyDiv w:val="1"/>
      <w:marLeft w:val="0"/>
      <w:marRight w:val="0"/>
      <w:marTop w:val="0"/>
      <w:marBottom w:val="0"/>
      <w:divBdr>
        <w:top w:val="none" w:sz="0" w:space="0" w:color="auto"/>
        <w:left w:val="none" w:sz="0" w:space="0" w:color="auto"/>
        <w:bottom w:val="none" w:sz="0" w:space="0" w:color="auto"/>
        <w:right w:val="none" w:sz="0" w:space="0" w:color="auto"/>
      </w:divBdr>
    </w:div>
    <w:div w:id="1867911029">
      <w:bodyDiv w:val="1"/>
      <w:marLeft w:val="0"/>
      <w:marRight w:val="0"/>
      <w:marTop w:val="0"/>
      <w:marBottom w:val="0"/>
      <w:divBdr>
        <w:top w:val="none" w:sz="0" w:space="0" w:color="auto"/>
        <w:left w:val="none" w:sz="0" w:space="0" w:color="auto"/>
        <w:bottom w:val="none" w:sz="0" w:space="0" w:color="auto"/>
        <w:right w:val="none" w:sz="0" w:space="0" w:color="auto"/>
      </w:divBdr>
    </w:div>
    <w:div w:id="1868709900">
      <w:bodyDiv w:val="1"/>
      <w:marLeft w:val="0"/>
      <w:marRight w:val="0"/>
      <w:marTop w:val="0"/>
      <w:marBottom w:val="0"/>
      <w:divBdr>
        <w:top w:val="none" w:sz="0" w:space="0" w:color="auto"/>
        <w:left w:val="none" w:sz="0" w:space="0" w:color="auto"/>
        <w:bottom w:val="none" w:sz="0" w:space="0" w:color="auto"/>
        <w:right w:val="none" w:sz="0" w:space="0" w:color="auto"/>
      </w:divBdr>
    </w:div>
    <w:div w:id="1868718211">
      <w:bodyDiv w:val="1"/>
      <w:marLeft w:val="0"/>
      <w:marRight w:val="0"/>
      <w:marTop w:val="0"/>
      <w:marBottom w:val="0"/>
      <w:divBdr>
        <w:top w:val="none" w:sz="0" w:space="0" w:color="auto"/>
        <w:left w:val="none" w:sz="0" w:space="0" w:color="auto"/>
        <w:bottom w:val="none" w:sz="0" w:space="0" w:color="auto"/>
        <w:right w:val="none" w:sz="0" w:space="0" w:color="auto"/>
      </w:divBdr>
    </w:div>
    <w:div w:id="1868786101">
      <w:bodyDiv w:val="1"/>
      <w:marLeft w:val="0"/>
      <w:marRight w:val="0"/>
      <w:marTop w:val="0"/>
      <w:marBottom w:val="0"/>
      <w:divBdr>
        <w:top w:val="none" w:sz="0" w:space="0" w:color="auto"/>
        <w:left w:val="none" w:sz="0" w:space="0" w:color="auto"/>
        <w:bottom w:val="none" w:sz="0" w:space="0" w:color="auto"/>
        <w:right w:val="none" w:sz="0" w:space="0" w:color="auto"/>
      </w:divBdr>
    </w:div>
    <w:div w:id="1869247225">
      <w:bodyDiv w:val="1"/>
      <w:marLeft w:val="0"/>
      <w:marRight w:val="0"/>
      <w:marTop w:val="0"/>
      <w:marBottom w:val="0"/>
      <w:divBdr>
        <w:top w:val="none" w:sz="0" w:space="0" w:color="auto"/>
        <w:left w:val="none" w:sz="0" w:space="0" w:color="auto"/>
        <w:bottom w:val="none" w:sz="0" w:space="0" w:color="auto"/>
        <w:right w:val="none" w:sz="0" w:space="0" w:color="auto"/>
      </w:divBdr>
    </w:div>
    <w:div w:id="1870215025">
      <w:bodyDiv w:val="1"/>
      <w:marLeft w:val="0"/>
      <w:marRight w:val="0"/>
      <w:marTop w:val="0"/>
      <w:marBottom w:val="0"/>
      <w:divBdr>
        <w:top w:val="none" w:sz="0" w:space="0" w:color="auto"/>
        <w:left w:val="none" w:sz="0" w:space="0" w:color="auto"/>
        <w:bottom w:val="none" w:sz="0" w:space="0" w:color="auto"/>
        <w:right w:val="none" w:sz="0" w:space="0" w:color="auto"/>
      </w:divBdr>
    </w:div>
    <w:div w:id="1870950278">
      <w:bodyDiv w:val="1"/>
      <w:marLeft w:val="0"/>
      <w:marRight w:val="0"/>
      <w:marTop w:val="0"/>
      <w:marBottom w:val="0"/>
      <w:divBdr>
        <w:top w:val="none" w:sz="0" w:space="0" w:color="auto"/>
        <w:left w:val="none" w:sz="0" w:space="0" w:color="auto"/>
        <w:bottom w:val="none" w:sz="0" w:space="0" w:color="auto"/>
        <w:right w:val="none" w:sz="0" w:space="0" w:color="auto"/>
      </w:divBdr>
    </w:div>
    <w:div w:id="1871648780">
      <w:bodyDiv w:val="1"/>
      <w:marLeft w:val="0"/>
      <w:marRight w:val="0"/>
      <w:marTop w:val="0"/>
      <w:marBottom w:val="0"/>
      <w:divBdr>
        <w:top w:val="none" w:sz="0" w:space="0" w:color="auto"/>
        <w:left w:val="none" w:sz="0" w:space="0" w:color="auto"/>
        <w:bottom w:val="none" w:sz="0" w:space="0" w:color="auto"/>
        <w:right w:val="none" w:sz="0" w:space="0" w:color="auto"/>
      </w:divBdr>
    </w:div>
    <w:div w:id="1872037876">
      <w:bodyDiv w:val="1"/>
      <w:marLeft w:val="0"/>
      <w:marRight w:val="0"/>
      <w:marTop w:val="0"/>
      <w:marBottom w:val="0"/>
      <w:divBdr>
        <w:top w:val="none" w:sz="0" w:space="0" w:color="auto"/>
        <w:left w:val="none" w:sz="0" w:space="0" w:color="auto"/>
        <w:bottom w:val="none" w:sz="0" w:space="0" w:color="auto"/>
        <w:right w:val="none" w:sz="0" w:space="0" w:color="auto"/>
      </w:divBdr>
    </w:div>
    <w:div w:id="1872645305">
      <w:bodyDiv w:val="1"/>
      <w:marLeft w:val="0"/>
      <w:marRight w:val="0"/>
      <w:marTop w:val="0"/>
      <w:marBottom w:val="0"/>
      <w:divBdr>
        <w:top w:val="none" w:sz="0" w:space="0" w:color="auto"/>
        <w:left w:val="none" w:sz="0" w:space="0" w:color="auto"/>
        <w:bottom w:val="none" w:sz="0" w:space="0" w:color="auto"/>
        <w:right w:val="none" w:sz="0" w:space="0" w:color="auto"/>
      </w:divBdr>
    </w:div>
    <w:div w:id="1872650657">
      <w:bodyDiv w:val="1"/>
      <w:marLeft w:val="0"/>
      <w:marRight w:val="0"/>
      <w:marTop w:val="0"/>
      <w:marBottom w:val="0"/>
      <w:divBdr>
        <w:top w:val="none" w:sz="0" w:space="0" w:color="auto"/>
        <w:left w:val="none" w:sz="0" w:space="0" w:color="auto"/>
        <w:bottom w:val="none" w:sz="0" w:space="0" w:color="auto"/>
        <w:right w:val="none" w:sz="0" w:space="0" w:color="auto"/>
      </w:divBdr>
    </w:div>
    <w:div w:id="1873614265">
      <w:bodyDiv w:val="1"/>
      <w:marLeft w:val="0"/>
      <w:marRight w:val="0"/>
      <w:marTop w:val="0"/>
      <w:marBottom w:val="0"/>
      <w:divBdr>
        <w:top w:val="none" w:sz="0" w:space="0" w:color="auto"/>
        <w:left w:val="none" w:sz="0" w:space="0" w:color="auto"/>
        <w:bottom w:val="none" w:sz="0" w:space="0" w:color="auto"/>
        <w:right w:val="none" w:sz="0" w:space="0" w:color="auto"/>
      </w:divBdr>
    </w:div>
    <w:div w:id="1873766126">
      <w:bodyDiv w:val="1"/>
      <w:marLeft w:val="0"/>
      <w:marRight w:val="0"/>
      <w:marTop w:val="0"/>
      <w:marBottom w:val="0"/>
      <w:divBdr>
        <w:top w:val="none" w:sz="0" w:space="0" w:color="auto"/>
        <w:left w:val="none" w:sz="0" w:space="0" w:color="auto"/>
        <w:bottom w:val="none" w:sz="0" w:space="0" w:color="auto"/>
        <w:right w:val="none" w:sz="0" w:space="0" w:color="auto"/>
      </w:divBdr>
    </w:div>
    <w:div w:id="1874877491">
      <w:bodyDiv w:val="1"/>
      <w:marLeft w:val="0"/>
      <w:marRight w:val="0"/>
      <w:marTop w:val="0"/>
      <w:marBottom w:val="0"/>
      <w:divBdr>
        <w:top w:val="none" w:sz="0" w:space="0" w:color="auto"/>
        <w:left w:val="none" w:sz="0" w:space="0" w:color="auto"/>
        <w:bottom w:val="none" w:sz="0" w:space="0" w:color="auto"/>
        <w:right w:val="none" w:sz="0" w:space="0" w:color="auto"/>
      </w:divBdr>
    </w:div>
    <w:div w:id="1875267791">
      <w:bodyDiv w:val="1"/>
      <w:marLeft w:val="0"/>
      <w:marRight w:val="0"/>
      <w:marTop w:val="0"/>
      <w:marBottom w:val="0"/>
      <w:divBdr>
        <w:top w:val="none" w:sz="0" w:space="0" w:color="auto"/>
        <w:left w:val="none" w:sz="0" w:space="0" w:color="auto"/>
        <w:bottom w:val="none" w:sz="0" w:space="0" w:color="auto"/>
        <w:right w:val="none" w:sz="0" w:space="0" w:color="auto"/>
      </w:divBdr>
    </w:div>
    <w:div w:id="1875381286">
      <w:bodyDiv w:val="1"/>
      <w:marLeft w:val="0"/>
      <w:marRight w:val="0"/>
      <w:marTop w:val="0"/>
      <w:marBottom w:val="0"/>
      <w:divBdr>
        <w:top w:val="none" w:sz="0" w:space="0" w:color="auto"/>
        <w:left w:val="none" w:sz="0" w:space="0" w:color="auto"/>
        <w:bottom w:val="none" w:sz="0" w:space="0" w:color="auto"/>
        <w:right w:val="none" w:sz="0" w:space="0" w:color="auto"/>
      </w:divBdr>
    </w:div>
    <w:div w:id="1875386828">
      <w:bodyDiv w:val="1"/>
      <w:marLeft w:val="0"/>
      <w:marRight w:val="0"/>
      <w:marTop w:val="0"/>
      <w:marBottom w:val="0"/>
      <w:divBdr>
        <w:top w:val="none" w:sz="0" w:space="0" w:color="auto"/>
        <w:left w:val="none" w:sz="0" w:space="0" w:color="auto"/>
        <w:bottom w:val="none" w:sz="0" w:space="0" w:color="auto"/>
        <w:right w:val="none" w:sz="0" w:space="0" w:color="auto"/>
      </w:divBdr>
    </w:div>
    <w:div w:id="1876304431">
      <w:bodyDiv w:val="1"/>
      <w:marLeft w:val="0"/>
      <w:marRight w:val="0"/>
      <w:marTop w:val="0"/>
      <w:marBottom w:val="0"/>
      <w:divBdr>
        <w:top w:val="none" w:sz="0" w:space="0" w:color="auto"/>
        <w:left w:val="none" w:sz="0" w:space="0" w:color="auto"/>
        <w:bottom w:val="none" w:sz="0" w:space="0" w:color="auto"/>
        <w:right w:val="none" w:sz="0" w:space="0" w:color="auto"/>
      </w:divBdr>
    </w:div>
    <w:div w:id="1876581921">
      <w:bodyDiv w:val="1"/>
      <w:marLeft w:val="0"/>
      <w:marRight w:val="0"/>
      <w:marTop w:val="0"/>
      <w:marBottom w:val="0"/>
      <w:divBdr>
        <w:top w:val="none" w:sz="0" w:space="0" w:color="auto"/>
        <w:left w:val="none" w:sz="0" w:space="0" w:color="auto"/>
        <w:bottom w:val="none" w:sz="0" w:space="0" w:color="auto"/>
        <w:right w:val="none" w:sz="0" w:space="0" w:color="auto"/>
      </w:divBdr>
    </w:div>
    <w:div w:id="1877698458">
      <w:bodyDiv w:val="1"/>
      <w:marLeft w:val="0"/>
      <w:marRight w:val="0"/>
      <w:marTop w:val="0"/>
      <w:marBottom w:val="0"/>
      <w:divBdr>
        <w:top w:val="none" w:sz="0" w:space="0" w:color="auto"/>
        <w:left w:val="none" w:sz="0" w:space="0" w:color="auto"/>
        <w:bottom w:val="none" w:sz="0" w:space="0" w:color="auto"/>
        <w:right w:val="none" w:sz="0" w:space="0" w:color="auto"/>
      </w:divBdr>
    </w:div>
    <w:div w:id="1878816466">
      <w:bodyDiv w:val="1"/>
      <w:marLeft w:val="0"/>
      <w:marRight w:val="0"/>
      <w:marTop w:val="0"/>
      <w:marBottom w:val="0"/>
      <w:divBdr>
        <w:top w:val="none" w:sz="0" w:space="0" w:color="auto"/>
        <w:left w:val="none" w:sz="0" w:space="0" w:color="auto"/>
        <w:bottom w:val="none" w:sz="0" w:space="0" w:color="auto"/>
        <w:right w:val="none" w:sz="0" w:space="0" w:color="auto"/>
      </w:divBdr>
    </w:div>
    <w:div w:id="1879468212">
      <w:bodyDiv w:val="1"/>
      <w:marLeft w:val="0"/>
      <w:marRight w:val="0"/>
      <w:marTop w:val="0"/>
      <w:marBottom w:val="0"/>
      <w:divBdr>
        <w:top w:val="none" w:sz="0" w:space="0" w:color="auto"/>
        <w:left w:val="none" w:sz="0" w:space="0" w:color="auto"/>
        <w:bottom w:val="none" w:sz="0" w:space="0" w:color="auto"/>
        <w:right w:val="none" w:sz="0" w:space="0" w:color="auto"/>
      </w:divBdr>
    </w:div>
    <w:div w:id="1881093897">
      <w:bodyDiv w:val="1"/>
      <w:marLeft w:val="0"/>
      <w:marRight w:val="0"/>
      <w:marTop w:val="0"/>
      <w:marBottom w:val="0"/>
      <w:divBdr>
        <w:top w:val="none" w:sz="0" w:space="0" w:color="auto"/>
        <w:left w:val="none" w:sz="0" w:space="0" w:color="auto"/>
        <w:bottom w:val="none" w:sz="0" w:space="0" w:color="auto"/>
        <w:right w:val="none" w:sz="0" w:space="0" w:color="auto"/>
      </w:divBdr>
    </w:div>
    <w:div w:id="1881162977">
      <w:bodyDiv w:val="1"/>
      <w:marLeft w:val="0"/>
      <w:marRight w:val="0"/>
      <w:marTop w:val="0"/>
      <w:marBottom w:val="0"/>
      <w:divBdr>
        <w:top w:val="none" w:sz="0" w:space="0" w:color="auto"/>
        <w:left w:val="none" w:sz="0" w:space="0" w:color="auto"/>
        <w:bottom w:val="none" w:sz="0" w:space="0" w:color="auto"/>
        <w:right w:val="none" w:sz="0" w:space="0" w:color="auto"/>
      </w:divBdr>
    </w:div>
    <w:div w:id="1881631330">
      <w:bodyDiv w:val="1"/>
      <w:marLeft w:val="0"/>
      <w:marRight w:val="0"/>
      <w:marTop w:val="0"/>
      <w:marBottom w:val="0"/>
      <w:divBdr>
        <w:top w:val="none" w:sz="0" w:space="0" w:color="auto"/>
        <w:left w:val="none" w:sz="0" w:space="0" w:color="auto"/>
        <w:bottom w:val="none" w:sz="0" w:space="0" w:color="auto"/>
        <w:right w:val="none" w:sz="0" w:space="0" w:color="auto"/>
      </w:divBdr>
    </w:div>
    <w:div w:id="1881821903">
      <w:bodyDiv w:val="1"/>
      <w:marLeft w:val="0"/>
      <w:marRight w:val="0"/>
      <w:marTop w:val="0"/>
      <w:marBottom w:val="0"/>
      <w:divBdr>
        <w:top w:val="none" w:sz="0" w:space="0" w:color="auto"/>
        <w:left w:val="none" w:sz="0" w:space="0" w:color="auto"/>
        <w:bottom w:val="none" w:sz="0" w:space="0" w:color="auto"/>
        <w:right w:val="none" w:sz="0" w:space="0" w:color="auto"/>
      </w:divBdr>
    </w:div>
    <w:div w:id="1882016878">
      <w:bodyDiv w:val="1"/>
      <w:marLeft w:val="0"/>
      <w:marRight w:val="0"/>
      <w:marTop w:val="0"/>
      <w:marBottom w:val="0"/>
      <w:divBdr>
        <w:top w:val="none" w:sz="0" w:space="0" w:color="auto"/>
        <w:left w:val="none" w:sz="0" w:space="0" w:color="auto"/>
        <w:bottom w:val="none" w:sz="0" w:space="0" w:color="auto"/>
        <w:right w:val="none" w:sz="0" w:space="0" w:color="auto"/>
      </w:divBdr>
    </w:div>
    <w:div w:id="1882131826">
      <w:bodyDiv w:val="1"/>
      <w:marLeft w:val="0"/>
      <w:marRight w:val="0"/>
      <w:marTop w:val="0"/>
      <w:marBottom w:val="0"/>
      <w:divBdr>
        <w:top w:val="none" w:sz="0" w:space="0" w:color="auto"/>
        <w:left w:val="none" w:sz="0" w:space="0" w:color="auto"/>
        <w:bottom w:val="none" w:sz="0" w:space="0" w:color="auto"/>
        <w:right w:val="none" w:sz="0" w:space="0" w:color="auto"/>
      </w:divBdr>
    </w:div>
    <w:div w:id="1882202582">
      <w:bodyDiv w:val="1"/>
      <w:marLeft w:val="0"/>
      <w:marRight w:val="0"/>
      <w:marTop w:val="0"/>
      <w:marBottom w:val="0"/>
      <w:divBdr>
        <w:top w:val="none" w:sz="0" w:space="0" w:color="auto"/>
        <w:left w:val="none" w:sz="0" w:space="0" w:color="auto"/>
        <w:bottom w:val="none" w:sz="0" w:space="0" w:color="auto"/>
        <w:right w:val="none" w:sz="0" w:space="0" w:color="auto"/>
      </w:divBdr>
    </w:div>
    <w:div w:id="1882862876">
      <w:bodyDiv w:val="1"/>
      <w:marLeft w:val="0"/>
      <w:marRight w:val="0"/>
      <w:marTop w:val="0"/>
      <w:marBottom w:val="0"/>
      <w:divBdr>
        <w:top w:val="none" w:sz="0" w:space="0" w:color="auto"/>
        <w:left w:val="none" w:sz="0" w:space="0" w:color="auto"/>
        <w:bottom w:val="none" w:sz="0" w:space="0" w:color="auto"/>
        <w:right w:val="none" w:sz="0" w:space="0" w:color="auto"/>
      </w:divBdr>
    </w:div>
    <w:div w:id="1882864261">
      <w:bodyDiv w:val="1"/>
      <w:marLeft w:val="0"/>
      <w:marRight w:val="0"/>
      <w:marTop w:val="0"/>
      <w:marBottom w:val="0"/>
      <w:divBdr>
        <w:top w:val="none" w:sz="0" w:space="0" w:color="auto"/>
        <w:left w:val="none" w:sz="0" w:space="0" w:color="auto"/>
        <w:bottom w:val="none" w:sz="0" w:space="0" w:color="auto"/>
        <w:right w:val="none" w:sz="0" w:space="0" w:color="auto"/>
      </w:divBdr>
    </w:div>
    <w:div w:id="1882984371">
      <w:bodyDiv w:val="1"/>
      <w:marLeft w:val="0"/>
      <w:marRight w:val="0"/>
      <w:marTop w:val="0"/>
      <w:marBottom w:val="0"/>
      <w:divBdr>
        <w:top w:val="none" w:sz="0" w:space="0" w:color="auto"/>
        <w:left w:val="none" w:sz="0" w:space="0" w:color="auto"/>
        <w:bottom w:val="none" w:sz="0" w:space="0" w:color="auto"/>
        <w:right w:val="none" w:sz="0" w:space="0" w:color="auto"/>
      </w:divBdr>
    </w:div>
    <w:div w:id="1883053348">
      <w:bodyDiv w:val="1"/>
      <w:marLeft w:val="0"/>
      <w:marRight w:val="0"/>
      <w:marTop w:val="0"/>
      <w:marBottom w:val="0"/>
      <w:divBdr>
        <w:top w:val="none" w:sz="0" w:space="0" w:color="auto"/>
        <w:left w:val="none" w:sz="0" w:space="0" w:color="auto"/>
        <w:bottom w:val="none" w:sz="0" w:space="0" w:color="auto"/>
        <w:right w:val="none" w:sz="0" w:space="0" w:color="auto"/>
      </w:divBdr>
    </w:div>
    <w:div w:id="1883784406">
      <w:bodyDiv w:val="1"/>
      <w:marLeft w:val="0"/>
      <w:marRight w:val="0"/>
      <w:marTop w:val="0"/>
      <w:marBottom w:val="0"/>
      <w:divBdr>
        <w:top w:val="none" w:sz="0" w:space="0" w:color="auto"/>
        <w:left w:val="none" w:sz="0" w:space="0" w:color="auto"/>
        <w:bottom w:val="none" w:sz="0" w:space="0" w:color="auto"/>
        <w:right w:val="none" w:sz="0" w:space="0" w:color="auto"/>
      </w:divBdr>
    </w:div>
    <w:div w:id="1883856608">
      <w:bodyDiv w:val="1"/>
      <w:marLeft w:val="0"/>
      <w:marRight w:val="0"/>
      <w:marTop w:val="0"/>
      <w:marBottom w:val="0"/>
      <w:divBdr>
        <w:top w:val="none" w:sz="0" w:space="0" w:color="auto"/>
        <w:left w:val="none" w:sz="0" w:space="0" w:color="auto"/>
        <w:bottom w:val="none" w:sz="0" w:space="0" w:color="auto"/>
        <w:right w:val="none" w:sz="0" w:space="0" w:color="auto"/>
      </w:divBdr>
    </w:div>
    <w:div w:id="1884707725">
      <w:bodyDiv w:val="1"/>
      <w:marLeft w:val="0"/>
      <w:marRight w:val="0"/>
      <w:marTop w:val="0"/>
      <w:marBottom w:val="0"/>
      <w:divBdr>
        <w:top w:val="none" w:sz="0" w:space="0" w:color="auto"/>
        <w:left w:val="none" w:sz="0" w:space="0" w:color="auto"/>
        <w:bottom w:val="none" w:sz="0" w:space="0" w:color="auto"/>
        <w:right w:val="none" w:sz="0" w:space="0" w:color="auto"/>
      </w:divBdr>
    </w:div>
    <w:div w:id="1884831356">
      <w:bodyDiv w:val="1"/>
      <w:marLeft w:val="0"/>
      <w:marRight w:val="0"/>
      <w:marTop w:val="0"/>
      <w:marBottom w:val="0"/>
      <w:divBdr>
        <w:top w:val="none" w:sz="0" w:space="0" w:color="auto"/>
        <w:left w:val="none" w:sz="0" w:space="0" w:color="auto"/>
        <w:bottom w:val="none" w:sz="0" w:space="0" w:color="auto"/>
        <w:right w:val="none" w:sz="0" w:space="0" w:color="auto"/>
      </w:divBdr>
    </w:div>
    <w:div w:id="1885830518">
      <w:bodyDiv w:val="1"/>
      <w:marLeft w:val="0"/>
      <w:marRight w:val="0"/>
      <w:marTop w:val="0"/>
      <w:marBottom w:val="0"/>
      <w:divBdr>
        <w:top w:val="none" w:sz="0" w:space="0" w:color="auto"/>
        <w:left w:val="none" w:sz="0" w:space="0" w:color="auto"/>
        <w:bottom w:val="none" w:sz="0" w:space="0" w:color="auto"/>
        <w:right w:val="none" w:sz="0" w:space="0" w:color="auto"/>
      </w:divBdr>
    </w:div>
    <w:div w:id="1885870658">
      <w:bodyDiv w:val="1"/>
      <w:marLeft w:val="0"/>
      <w:marRight w:val="0"/>
      <w:marTop w:val="0"/>
      <w:marBottom w:val="0"/>
      <w:divBdr>
        <w:top w:val="none" w:sz="0" w:space="0" w:color="auto"/>
        <w:left w:val="none" w:sz="0" w:space="0" w:color="auto"/>
        <w:bottom w:val="none" w:sz="0" w:space="0" w:color="auto"/>
        <w:right w:val="none" w:sz="0" w:space="0" w:color="auto"/>
      </w:divBdr>
    </w:div>
    <w:div w:id="1885946060">
      <w:bodyDiv w:val="1"/>
      <w:marLeft w:val="0"/>
      <w:marRight w:val="0"/>
      <w:marTop w:val="0"/>
      <w:marBottom w:val="0"/>
      <w:divBdr>
        <w:top w:val="none" w:sz="0" w:space="0" w:color="auto"/>
        <w:left w:val="none" w:sz="0" w:space="0" w:color="auto"/>
        <w:bottom w:val="none" w:sz="0" w:space="0" w:color="auto"/>
        <w:right w:val="none" w:sz="0" w:space="0" w:color="auto"/>
      </w:divBdr>
    </w:div>
    <w:div w:id="1886141308">
      <w:bodyDiv w:val="1"/>
      <w:marLeft w:val="0"/>
      <w:marRight w:val="0"/>
      <w:marTop w:val="0"/>
      <w:marBottom w:val="0"/>
      <w:divBdr>
        <w:top w:val="none" w:sz="0" w:space="0" w:color="auto"/>
        <w:left w:val="none" w:sz="0" w:space="0" w:color="auto"/>
        <w:bottom w:val="none" w:sz="0" w:space="0" w:color="auto"/>
        <w:right w:val="none" w:sz="0" w:space="0" w:color="auto"/>
      </w:divBdr>
    </w:div>
    <w:div w:id="1886141491">
      <w:bodyDiv w:val="1"/>
      <w:marLeft w:val="0"/>
      <w:marRight w:val="0"/>
      <w:marTop w:val="0"/>
      <w:marBottom w:val="0"/>
      <w:divBdr>
        <w:top w:val="none" w:sz="0" w:space="0" w:color="auto"/>
        <w:left w:val="none" w:sz="0" w:space="0" w:color="auto"/>
        <w:bottom w:val="none" w:sz="0" w:space="0" w:color="auto"/>
        <w:right w:val="none" w:sz="0" w:space="0" w:color="auto"/>
      </w:divBdr>
    </w:div>
    <w:div w:id="1886746801">
      <w:bodyDiv w:val="1"/>
      <w:marLeft w:val="0"/>
      <w:marRight w:val="0"/>
      <w:marTop w:val="0"/>
      <w:marBottom w:val="0"/>
      <w:divBdr>
        <w:top w:val="none" w:sz="0" w:space="0" w:color="auto"/>
        <w:left w:val="none" w:sz="0" w:space="0" w:color="auto"/>
        <w:bottom w:val="none" w:sz="0" w:space="0" w:color="auto"/>
        <w:right w:val="none" w:sz="0" w:space="0" w:color="auto"/>
      </w:divBdr>
    </w:div>
    <w:div w:id="1886794710">
      <w:bodyDiv w:val="1"/>
      <w:marLeft w:val="0"/>
      <w:marRight w:val="0"/>
      <w:marTop w:val="0"/>
      <w:marBottom w:val="0"/>
      <w:divBdr>
        <w:top w:val="none" w:sz="0" w:space="0" w:color="auto"/>
        <w:left w:val="none" w:sz="0" w:space="0" w:color="auto"/>
        <w:bottom w:val="none" w:sz="0" w:space="0" w:color="auto"/>
        <w:right w:val="none" w:sz="0" w:space="0" w:color="auto"/>
      </w:divBdr>
    </w:div>
    <w:div w:id="1886865261">
      <w:bodyDiv w:val="1"/>
      <w:marLeft w:val="0"/>
      <w:marRight w:val="0"/>
      <w:marTop w:val="0"/>
      <w:marBottom w:val="0"/>
      <w:divBdr>
        <w:top w:val="none" w:sz="0" w:space="0" w:color="auto"/>
        <w:left w:val="none" w:sz="0" w:space="0" w:color="auto"/>
        <w:bottom w:val="none" w:sz="0" w:space="0" w:color="auto"/>
        <w:right w:val="none" w:sz="0" w:space="0" w:color="auto"/>
      </w:divBdr>
    </w:div>
    <w:div w:id="1887645271">
      <w:bodyDiv w:val="1"/>
      <w:marLeft w:val="0"/>
      <w:marRight w:val="0"/>
      <w:marTop w:val="0"/>
      <w:marBottom w:val="0"/>
      <w:divBdr>
        <w:top w:val="none" w:sz="0" w:space="0" w:color="auto"/>
        <w:left w:val="none" w:sz="0" w:space="0" w:color="auto"/>
        <w:bottom w:val="none" w:sz="0" w:space="0" w:color="auto"/>
        <w:right w:val="none" w:sz="0" w:space="0" w:color="auto"/>
      </w:divBdr>
    </w:div>
    <w:div w:id="1887910392">
      <w:bodyDiv w:val="1"/>
      <w:marLeft w:val="0"/>
      <w:marRight w:val="0"/>
      <w:marTop w:val="0"/>
      <w:marBottom w:val="0"/>
      <w:divBdr>
        <w:top w:val="none" w:sz="0" w:space="0" w:color="auto"/>
        <w:left w:val="none" w:sz="0" w:space="0" w:color="auto"/>
        <w:bottom w:val="none" w:sz="0" w:space="0" w:color="auto"/>
        <w:right w:val="none" w:sz="0" w:space="0" w:color="auto"/>
      </w:divBdr>
    </w:div>
    <w:div w:id="1888179976">
      <w:bodyDiv w:val="1"/>
      <w:marLeft w:val="0"/>
      <w:marRight w:val="0"/>
      <w:marTop w:val="0"/>
      <w:marBottom w:val="0"/>
      <w:divBdr>
        <w:top w:val="none" w:sz="0" w:space="0" w:color="auto"/>
        <w:left w:val="none" w:sz="0" w:space="0" w:color="auto"/>
        <w:bottom w:val="none" w:sz="0" w:space="0" w:color="auto"/>
        <w:right w:val="none" w:sz="0" w:space="0" w:color="auto"/>
      </w:divBdr>
    </w:div>
    <w:div w:id="1888184106">
      <w:bodyDiv w:val="1"/>
      <w:marLeft w:val="0"/>
      <w:marRight w:val="0"/>
      <w:marTop w:val="0"/>
      <w:marBottom w:val="0"/>
      <w:divBdr>
        <w:top w:val="none" w:sz="0" w:space="0" w:color="auto"/>
        <w:left w:val="none" w:sz="0" w:space="0" w:color="auto"/>
        <w:bottom w:val="none" w:sz="0" w:space="0" w:color="auto"/>
        <w:right w:val="none" w:sz="0" w:space="0" w:color="auto"/>
      </w:divBdr>
    </w:div>
    <w:div w:id="1888252428">
      <w:bodyDiv w:val="1"/>
      <w:marLeft w:val="0"/>
      <w:marRight w:val="0"/>
      <w:marTop w:val="0"/>
      <w:marBottom w:val="0"/>
      <w:divBdr>
        <w:top w:val="none" w:sz="0" w:space="0" w:color="auto"/>
        <w:left w:val="none" w:sz="0" w:space="0" w:color="auto"/>
        <w:bottom w:val="none" w:sz="0" w:space="0" w:color="auto"/>
        <w:right w:val="none" w:sz="0" w:space="0" w:color="auto"/>
      </w:divBdr>
    </w:div>
    <w:div w:id="1888446148">
      <w:bodyDiv w:val="1"/>
      <w:marLeft w:val="0"/>
      <w:marRight w:val="0"/>
      <w:marTop w:val="0"/>
      <w:marBottom w:val="0"/>
      <w:divBdr>
        <w:top w:val="none" w:sz="0" w:space="0" w:color="auto"/>
        <w:left w:val="none" w:sz="0" w:space="0" w:color="auto"/>
        <w:bottom w:val="none" w:sz="0" w:space="0" w:color="auto"/>
        <w:right w:val="none" w:sz="0" w:space="0" w:color="auto"/>
      </w:divBdr>
    </w:div>
    <w:div w:id="1888838811">
      <w:bodyDiv w:val="1"/>
      <w:marLeft w:val="0"/>
      <w:marRight w:val="0"/>
      <w:marTop w:val="0"/>
      <w:marBottom w:val="0"/>
      <w:divBdr>
        <w:top w:val="none" w:sz="0" w:space="0" w:color="auto"/>
        <w:left w:val="none" w:sz="0" w:space="0" w:color="auto"/>
        <w:bottom w:val="none" w:sz="0" w:space="0" w:color="auto"/>
        <w:right w:val="none" w:sz="0" w:space="0" w:color="auto"/>
      </w:divBdr>
    </w:div>
    <w:div w:id="1889682431">
      <w:bodyDiv w:val="1"/>
      <w:marLeft w:val="0"/>
      <w:marRight w:val="0"/>
      <w:marTop w:val="0"/>
      <w:marBottom w:val="0"/>
      <w:divBdr>
        <w:top w:val="none" w:sz="0" w:space="0" w:color="auto"/>
        <w:left w:val="none" w:sz="0" w:space="0" w:color="auto"/>
        <w:bottom w:val="none" w:sz="0" w:space="0" w:color="auto"/>
        <w:right w:val="none" w:sz="0" w:space="0" w:color="auto"/>
      </w:divBdr>
    </w:div>
    <w:div w:id="1889683125">
      <w:bodyDiv w:val="1"/>
      <w:marLeft w:val="0"/>
      <w:marRight w:val="0"/>
      <w:marTop w:val="0"/>
      <w:marBottom w:val="0"/>
      <w:divBdr>
        <w:top w:val="none" w:sz="0" w:space="0" w:color="auto"/>
        <w:left w:val="none" w:sz="0" w:space="0" w:color="auto"/>
        <w:bottom w:val="none" w:sz="0" w:space="0" w:color="auto"/>
        <w:right w:val="none" w:sz="0" w:space="0" w:color="auto"/>
      </w:divBdr>
    </w:div>
    <w:div w:id="1889992953">
      <w:bodyDiv w:val="1"/>
      <w:marLeft w:val="0"/>
      <w:marRight w:val="0"/>
      <w:marTop w:val="0"/>
      <w:marBottom w:val="0"/>
      <w:divBdr>
        <w:top w:val="none" w:sz="0" w:space="0" w:color="auto"/>
        <w:left w:val="none" w:sz="0" w:space="0" w:color="auto"/>
        <w:bottom w:val="none" w:sz="0" w:space="0" w:color="auto"/>
        <w:right w:val="none" w:sz="0" w:space="0" w:color="auto"/>
      </w:divBdr>
    </w:div>
    <w:div w:id="1890263867">
      <w:bodyDiv w:val="1"/>
      <w:marLeft w:val="0"/>
      <w:marRight w:val="0"/>
      <w:marTop w:val="0"/>
      <w:marBottom w:val="0"/>
      <w:divBdr>
        <w:top w:val="none" w:sz="0" w:space="0" w:color="auto"/>
        <w:left w:val="none" w:sz="0" w:space="0" w:color="auto"/>
        <w:bottom w:val="none" w:sz="0" w:space="0" w:color="auto"/>
        <w:right w:val="none" w:sz="0" w:space="0" w:color="auto"/>
      </w:divBdr>
    </w:div>
    <w:div w:id="1890411775">
      <w:bodyDiv w:val="1"/>
      <w:marLeft w:val="0"/>
      <w:marRight w:val="0"/>
      <w:marTop w:val="0"/>
      <w:marBottom w:val="0"/>
      <w:divBdr>
        <w:top w:val="none" w:sz="0" w:space="0" w:color="auto"/>
        <w:left w:val="none" w:sz="0" w:space="0" w:color="auto"/>
        <w:bottom w:val="none" w:sz="0" w:space="0" w:color="auto"/>
        <w:right w:val="none" w:sz="0" w:space="0" w:color="auto"/>
      </w:divBdr>
    </w:div>
    <w:div w:id="1890454004">
      <w:bodyDiv w:val="1"/>
      <w:marLeft w:val="0"/>
      <w:marRight w:val="0"/>
      <w:marTop w:val="0"/>
      <w:marBottom w:val="0"/>
      <w:divBdr>
        <w:top w:val="none" w:sz="0" w:space="0" w:color="auto"/>
        <w:left w:val="none" w:sz="0" w:space="0" w:color="auto"/>
        <w:bottom w:val="none" w:sz="0" w:space="0" w:color="auto"/>
        <w:right w:val="none" w:sz="0" w:space="0" w:color="auto"/>
      </w:divBdr>
    </w:div>
    <w:div w:id="1890457638">
      <w:bodyDiv w:val="1"/>
      <w:marLeft w:val="0"/>
      <w:marRight w:val="0"/>
      <w:marTop w:val="0"/>
      <w:marBottom w:val="0"/>
      <w:divBdr>
        <w:top w:val="none" w:sz="0" w:space="0" w:color="auto"/>
        <w:left w:val="none" w:sz="0" w:space="0" w:color="auto"/>
        <w:bottom w:val="none" w:sz="0" w:space="0" w:color="auto"/>
        <w:right w:val="none" w:sz="0" w:space="0" w:color="auto"/>
      </w:divBdr>
    </w:div>
    <w:div w:id="1890727889">
      <w:bodyDiv w:val="1"/>
      <w:marLeft w:val="0"/>
      <w:marRight w:val="0"/>
      <w:marTop w:val="0"/>
      <w:marBottom w:val="0"/>
      <w:divBdr>
        <w:top w:val="none" w:sz="0" w:space="0" w:color="auto"/>
        <w:left w:val="none" w:sz="0" w:space="0" w:color="auto"/>
        <w:bottom w:val="none" w:sz="0" w:space="0" w:color="auto"/>
        <w:right w:val="none" w:sz="0" w:space="0" w:color="auto"/>
      </w:divBdr>
    </w:div>
    <w:div w:id="1891766124">
      <w:bodyDiv w:val="1"/>
      <w:marLeft w:val="0"/>
      <w:marRight w:val="0"/>
      <w:marTop w:val="0"/>
      <w:marBottom w:val="0"/>
      <w:divBdr>
        <w:top w:val="none" w:sz="0" w:space="0" w:color="auto"/>
        <w:left w:val="none" w:sz="0" w:space="0" w:color="auto"/>
        <w:bottom w:val="none" w:sz="0" w:space="0" w:color="auto"/>
        <w:right w:val="none" w:sz="0" w:space="0" w:color="auto"/>
      </w:divBdr>
    </w:div>
    <w:div w:id="1892033675">
      <w:bodyDiv w:val="1"/>
      <w:marLeft w:val="0"/>
      <w:marRight w:val="0"/>
      <w:marTop w:val="0"/>
      <w:marBottom w:val="0"/>
      <w:divBdr>
        <w:top w:val="none" w:sz="0" w:space="0" w:color="auto"/>
        <w:left w:val="none" w:sz="0" w:space="0" w:color="auto"/>
        <w:bottom w:val="none" w:sz="0" w:space="0" w:color="auto"/>
        <w:right w:val="none" w:sz="0" w:space="0" w:color="auto"/>
      </w:divBdr>
    </w:div>
    <w:div w:id="1892303385">
      <w:bodyDiv w:val="1"/>
      <w:marLeft w:val="0"/>
      <w:marRight w:val="0"/>
      <w:marTop w:val="0"/>
      <w:marBottom w:val="0"/>
      <w:divBdr>
        <w:top w:val="none" w:sz="0" w:space="0" w:color="auto"/>
        <w:left w:val="none" w:sz="0" w:space="0" w:color="auto"/>
        <w:bottom w:val="none" w:sz="0" w:space="0" w:color="auto"/>
        <w:right w:val="none" w:sz="0" w:space="0" w:color="auto"/>
      </w:divBdr>
    </w:div>
    <w:div w:id="1892813661">
      <w:bodyDiv w:val="1"/>
      <w:marLeft w:val="0"/>
      <w:marRight w:val="0"/>
      <w:marTop w:val="0"/>
      <w:marBottom w:val="0"/>
      <w:divBdr>
        <w:top w:val="none" w:sz="0" w:space="0" w:color="auto"/>
        <w:left w:val="none" w:sz="0" w:space="0" w:color="auto"/>
        <w:bottom w:val="none" w:sz="0" w:space="0" w:color="auto"/>
        <w:right w:val="none" w:sz="0" w:space="0" w:color="auto"/>
      </w:divBdr>
    </w:div>
    <w:div w:id="1893030645">
      <w:bodyDiv w:val="1"/>
      <w:marLeft w:val="0"/>
      <w:marRight w:val="0"/>
      <w:marTop w:val="0"/>
      <w:marBottom w:val="0"/>
      <w:divBdr>
        <w:top w:val="none" w:sz="0" w:space="0" w:color="auto"/>
        <w:left w:val="none" w:sz="0" w:space="0" w:color="auto"/>
        <w:bottom w:val="none" w:sz="0" w:space="0" w:color="auto"/>
        <w:right w:val="none" w:sz="0" w:space="0" w:color="auto"/>
      </w:divBdr>
    </w:div>
    <w:div w:id="1893348611">
      <w:bodyDiv w:val="1"/>
      <w:marLeft w:val="0"/>
      <w:marRight w:val="0"/>
      <w:marTop w:val="0"/>
      <w:marBottom w:val="0"/>
      <w:divBdr>
        <w:top w:val="none" w:sz="0" w:space="0" w:color="auto"/>
        <w:left w:val="none" w:sz="0" w:space="0" w:color="auto"/>
        <w:bottom w:val="none" w:sz="0" w:space="0" w:color="auto"/>
        <w:right w:val="none" w:sz="0" w:space="0" w:color="auto"/>
      </w:divBdr>
    </w:div>
    <w:div w:id="1894849952">
      <w:bodyDiv w:val="1"/>
      <w:marLeft w:val="0"/>
      <w:marRight w:val="0"/>
      <w:marTop w:val="0"/>
      <w:marBottom w:val="0"/>
      <w:divBdr>
        <w:top w:val="none" w:sz="0" w:space="0" w:color="auto"/>
        <w:left w:val="none" w:sz="0" w:space="0" w:color="auto"/>
        <w:bottom w:val="none" w:sz="0" w:space="0" w:color="auto"/>
        <w:right w:val="none" w:sz="0" w:space="0" w:color="auto"/>
      </w:divBdr>
    </w:div>
    <w:div w:id="1895122732">
      <w:bodyDiv w:val="1"/>
      <w:marLeft w:val="0"/>
      <w:marRight w:val="0"/>
      <w:marTop w:val="0"/>
      <w:marBottom w:val="0"/>
      <w:divBdr>
        <w:top w:val="none" w:sz="0" w:space="0" w:color="auto"/>
        <w:left w:val="none" w:sz="0" w:space="0" w:color="auto"/>
        <w:bottom w:val="none" w:sz="0" w:space="0" w:color="auto"/>
        <w:right w:val="none" w:sz="0" w:space="0" w:color="auto"/>
      </w:divBdr>
    </w:div>
    <w:div w:id="1895504088">
      <w:bodyDiv w:val="1"/>
      <w:marLeft w:val="0"/>
      <w:marRight w:val="0"/>
      <w:marTop w:val="0"/>
      <w:marBottom w:val="0"/>
      <w:divBdr>
        <w:top w:val="none" w:sz="0" w:space="0" w:color="auto"/>
        <w:left w:val="none" w:sz="0" w:space="0" w:color="auto"/>
        <w:bottom w:val="none" w:sz="0" w:space="0" w:color="auto"/>
        <w:right w:val="none" w:sz="0" w:space="0" w:color="auto"/>
      </w:divBdr>
    </w:div>
    <w:div w:id="1895651092">
      <w:bodyDiv w:val="1"/>
      <w:marLeft w:val="0"/>
      <w:marRight w:val="0"/>
      <w:marTop w:val="0"/>
      <w:marBottom w:val="0"/>
      <w:divBdr>
        <w:top w:val="none" w:sz="0" w:space="0" w:color="auto"/>
        <w:left w:val="none" w:sz="0" w:space="0" w:color="auto"/>
        <w:bottom w:val="none" w:sz="0" w:space="0" w:color="auto"/>
        <w:right w:val="none" w:sz="0" w:space="0" w:color="auto"/>
      </w:divBdr>
    </w:div>
    <w:div w:id="1895846273">
      <w:bodyDiv w:val="1"/>
      <w:marLeft w:val="0"/>
      <w:marRight w:val="0"/>
      <w:marTop w:val="0"/>
      <w:marBottom w:val="0"/>
      <w:divBdr>
        <w:top w:val="none" w:sz="0" w:space="0" w:color="auto"/>
        <w:left w:val="none" w:sz="0" w:space="0" w:color="auto"/>
        <w:bottom w:val="none" w:sz="0" w:space="0" w:color="auto"/>
        <w:right w:val="none" w:sz="0" w:space="0" w:color="auto"/>
      </w:divBdr>
    </w:div>
    <w:div w:id="1896694021">
      <w:bodyDiv w:val="1"/>
      <w:marLeft w:val="0"/>
      <w:marRight w:val="0"/>
      <w:marTop w:val="0"/>
      <w:marBottom w:val="0"/>
      <w:divBdr>
        <w:top w:val="none" w:sz="0" w:space="0" w:color="auto"/>
        <w:left w:val="none" w:sz="0" w:space="0" w:color="auto"/>
        <w:bottom w:val="none" w:sz="0" w:space="0" w:color="auto"/>
        <w:right w:val="none" w:sz="0" w:space="0" w:color="auto"/>
      </w:divBdr>
    </w:div>
    <w:div w:id="1896770137">
      <w:bodyDiv w:val="1"/>
      <w:marLeft w:val="0"/>
      <w:marRight w:val="0"/>
      <w:marTop w:val="0"/>
      <w:marBottom w:val="0"/>
      <w:divBdr>
        <w:top w:val="none" w:sz="0" w:space="0" w:color="auto"/>
        <w:left w:val="none" w:sz="0" w:space="0" w:color="auto"/>
        <w:bottom w:val="none" w:sz="0" w:space="0" w:color="auto"/>
        <w:right w:val="none" w:sz="0" w:space="0" w:color="auto"/>
      </w:divBdr>
    </w:div>
    <w:div w:id="1897399801">
      <w:bodyDiv w:val="1"/>
      <w:marLeft w:val="0"/>
      <w:marRight w:val="0"/>
      <w:marTop w:val="0"/>
      <w:marBottom w:val="0"/>
      <w:divBdr>
        <w:top w:val="none" w:sz="0" w:space="0" w:color="auto"/>
        <w:left w:val="none" w:sz="0" w:space="0" w:color="auto"/>
        <w:bottom w:val="none" w:sz="0" w:space="0" w:color="auto"/>
        <w:right w:val="none" w:sz="0" w:space="0" w:color="auto"/>
      </w:divBdr>
    </w:div>
    <w:div w:id="1897622664">
      <w:bodyDiv w:val="1"/>
      <w:marLeft w:val="0"/>
      <w:marRight w:val="0"/>
      <w:marTop w:val="0"/>
      <w:marBottom w:val="0"/>
      <w:divBdr>
        <w:top w:val="none" w:sz="0" w:space="0" w:color="auto"/>
        <w:left w:val="none" w:sz="0" w:space="0" w:color="auto"/>
        <w:bottom w:val="none" w:sz="0" w:space="0" w:color="auto"/>
        <w:right w:val="none" w:sz="0" w:space="0" w:color="auto"/>
      </w:divBdr>
    </w:div>
    <w:div w:id="1897818664">
      <w:bodyDiv w:val="1"/>
      <w:marLeft w:val="0"/>
      <w:marRight w:val="0"/>
      <w:marTop w:val="0"/>
      <w:marBottom w:val="0"/>
      <w:divBdr>
        <w:top w:val="none" w:sz="0" w:space="0" w:color="auto"/>
        <w:left w:val="none" w:sz="0" w:space="0" w:color="auto"/>
        <w:bottom w:val="none" w:sz="0" w:space="0" w:color="auto"/>
        <w:right w:val="none" w:sz="0" w:space="0" w:color="auto"/>
      </w:divBdr>
    </w:div>
    <w:div w:id="1898201624">
      <w:bodyDiv w:val="1"/>
      <w:marLeft w:val="0"/>
      <w:marRight w:val="0"/>
      <w:marTop w:val="0"/>
      <w:marBottom w:val="0"/>
      <w:divBdr>
        <w:top w:val="none" w:sz="0" w:space="0" w:color="auto"/>
        <w:left w:val="none" w:sz="0" w:space="0" w:color="auto"/>
        <w:bottom w:val="none" w:sz="0" w:space="0" w:color="auto"/>
        <w:right w:val="none" w:sz="0" w:space="0" w:color="auto"/>
      </w:divBdr>
    </w:div>
    <w:div w:id="1898471180">
      <w:bodyDiv w:val="1"/>
      <w:marLeft w:val="0"/>
      <w:marRight w:val="0"/>
      <w:marTop w:val="0"/>
      <w:marBottom w:val="0"/>
      <w:divBdr>
        <w:top w:val="none" w:sz="0" w:space="0" w:color="auto"/>
        <w:left w:val="none" w:sz="0" w:space="0" w:color="auto"/>
        <w:bottom w:val="none" w:sz="0" w:space="0" w:color="auto"/>
        <w:right w:val="none" w:sz="0" w:space="0" w:color="auto"/>
      </w:divBdr>
    </w:div>
    <w:div w:id="1898586880">
      <w:bodyDiv w:val="1"/>
      <w:marLeft w:val="0"/>
      <w:marRight w:val="0"/>
      <w:marTop w:val="0"/>
      <w:marBottom w:val="0"/>
      <w:divBdr>
        <w:top w:val="none" w:sz="0" w:space="0" w:color="auto"/>
        <w:left w:val="none" w:sz="0" w:space="0" w:color="auto"/>
        <w:bottom w:val="none" w:sz="0" w:space="0" w:color="auto"/>
        <w:right w:val="none" w:sz="0" w:space="0" w:color="auto"/>
      </w:divBdr>
    </w:div>
    <w:div w:id="1899048078">
      <w:bodyDiv w:val="1"/>
      <w:marLeft w:val="0"/>
      <w:marRight w:val="0"/>
      <w:marTop w:val="0"/>
      <w:marBottom w:val="0"/>
      <w:divBdr>
        <w:top w:val="none" w:sz="0" w:space="0" w:color="auto"/>
        <w:left w:val="none" w:sz="0" w:space="0" w:color="auto"/>
        <w:bottom w:val="none" w:sz="0" w:space="0" w:color="auto"/>
        <w:right w:val="none" w:sz="0" w:space="0" w:color="auto"/>
      </w:divBdr>
    </w:div>
    <w:div w:id="1899589295">
      <w:bodyDiv w:val="1"/>
      <w:marLeft w:val="0"/>
      <w:marRight w:val="0"/>
      <w:marTop w:val="0"/>
      <w:marBottom w:val="0"/>
      <w:divBdr>
        <w:top w:val="none" w:sz="0" w:space="0" w:color="auto"/>
        <w:left w:val="none" w:sz="0" w:space="0" w:color="auto"/>
        <w:bottom w:val="none" w:sz="0" w:space="0" w:color="auto"/>
        <w:right w:val="none" w:sz="0" w:space="0" w:color="auto"/>
      </w:divBdr>
    </w:div>
    <w:div w:id="1899971142">
      <w:bodyDiv w:val="1"/>
      <w:marLeft w:val="0"/>
      <w:marRight w:val="0"/>
      <w:marTop w:val="0"/>
      <w:marBottom w:val="0"/>
      <w:divBdr>
        <w:top w:val="none" w:sz="0" w:space="0" w:color="auto"/>
        <w:left w:val="none" w:sz="0" w:space="0" w:color="auto"/>
        <w:bottom w:val="none" w:sz="0" w:space="0" w:color="auto"/>
        <w:right w:val="none" w:sz="0" w:space="0" w:color="auto"/>
      </w:divBdr>
    </w:div>
    <w:div w:id="1900093723">
      <w:bodyDiv w:val="1"/>
      <w:marLeft w:val="0"/>
      <w:marRight w:val="0"/>
      <w:marTop w:val="0"/>
      <w:marBottom w:val="0"/>
      <w:divBdr>
        <w:top w:val="none" w:sz="0" w:space="0" w:color="auto"/>
        <w:left w:val="none" w:sz="0" w:space="0" w:color="auto"/>
        <w:bottom w:val="none" w:sz="0" w:space="0" w:color="auto"/>
        <w:right w:val="none" w:sz="0" w:space="0" w:color="auto"/>
      </w:divBdr>
    </w:div>
    <w:div w:id="1900436111">
      <w:bodyDiv w:val="1"/>
      <w:marLeft w:val="0"/>
      <w:marRight w:val="0"/>
      <w:marTop w:val="0"/>
      <w:marBottom w:val="0"/>
      <w:divBdr>
        <w:top w:val="none" w:sz="0" w:space="0" w:color="auto"/>
        <w:left w:val="none" w:sz="0" w:space="0" w:color="auto"/>
        <w:bottom w:val="none" w:sz="0" w:space="0" w:color="auto"/>
        <w:right w:val="none" w:sz="0" w:space="0" w:color="auto"/>
      </w:divBdr>
    </w:div>
    <w:div w:id="1901091458">
      <w:bodyDiv w:val="1"/>
      <w:marLeft w:val="0"/>
      <w:marRight w:val="0"/>
      <w:marTop w:val="0"/>
      <w:marBottom w:val="0"/>
      <w:divBdr>
        <w:top w:val="none" w:sz="0" w:space="0" w:color="auto"/>
        <w:left w:val="none" w:sz="0" w:space="0" w:color="auto"/>
        <w:bottom w:val="none" w:sz="0" w:space="0" w:color="auto"/>
        <w:right w:val="none" w:sz="0" w:space="0" w:color="auto"/>
      </w:divBdr>
    </w:div>
    <w:div w:id="1901862852">
      <w:bodyDiv w:val="1"/>
      <w:marLeft w:val="0"/>
      <w:marRight w:val="0"/>
      <w:marTop w:val="0"/>
      <w:marBottom w:val="0"/>
      <w:divBdr>
        <w:top w:val="none" w:sz="0" w:space="0" w:color="auto"/>
        <w:left w:val="none" w:sz="0" w:space="0" w:color="auto"/>
        <w:bottom w:val="none" w:sz="0" w:space="0" w:color="auto"/>
        <w:right w:val="none" w:sz="0" w:space="0" w:color="auto"/>
      </w:divBdr>
    </w:div>
    <w:div w:id="1902711438">
      <w:bodyDiv w:val="1"/>
      <w:marLeft w:val="0"/>
      <w:marRight w:val="0"/>
      <w:marTop w:val="0"/>
      <w:marBottom w:val="0"/>
      <w:divBdr>
        <w:top w:val="none" w:sz="0" w:space="0" w:color="auto"/>
        <w:left w:val="none" w:sz="0" w:space="0" w:color="auto"/>
        <w:bottom w:val="none" w:sz="0" w:space="0" w:color="auto"/>
        <w:right w:val="none" w:sz="0" w:space="0" w:color="auto"/>
      </w:divBdr>
    </w:div>
    <w:div w:id="1902790139">
      <w:bodyDiv w:val="1"/>
      <w:marLeft w:val="0"/>
      <w:marRight w:val="0"/>
      <w:marTop w:val="0"/>
      <w:marBottom w:val="0"/>
      <w:divBdr>
        <w:top w:val="none" w:sz="0" w:space="0" w:color="auto"/>
        <w:left w:val="none" w:sz="0" w:space="0" w:color="auto"/>
        <w:bottom w:val="none" w:sz="0" w:space="0" w:color="auto"/>
        <w:right w:val="none" w:sz="0" w:space="0" w:color="auto"/>
      </w:divBdr>
    </w:div>
    <w:div w:id="1902909051">
      <w:bodyDiv w:val="1"/>
      <w:marLeft w:val="0"/>
      <w:marRight w:val="0"/>
      <w:marTop w:val="0"/>
      <w:marBottom w:val="0"/>
      <w:divBdr>
        <w:top w:val="none" w:sz="0" w:space="0" w:color="auto"/>
        <w:left w:val="none" w:sz="0" w:space="0" w:color="auto"/>
        <w:bottom w:val="none" w:sz="0" w:space="0" w:color="auto"/>
        <w:right w:val="none" w:sz="0" w:space="0" w:color="auto"/>
      </w:divBdr>
    </w:div>
    <w:div w:id="1904482779">
      <w:bodyDiv w:val="1"/>
      <w:marLeft w:val="0"/>
      <w:marRight w:val="0"/>
      <w:marTop w:val="0"/>
      <w:marBottom w:val="0"/>
      <w:divBdr>
        <w:top w:val="none" w:sz="0" w:space="0" w:color="auto"/>
        <w:left w:val="none" w:sz="0" w:space="0" w:color="auto"/>
        <w:bottom w:val="none" w:sz="0" w:space="0" w:color="auto"/>
        <w:right w:val="none" w:sz="0" w:space="0" w:color="auto"/>
      </w:divBdr>
    </w:div>
    <w:div w:id="1905098146">
      <w:bodyDiv w:val="1"/>
      <w:marLeft w:val="0"/>
      <w:marRight w:val="0"/>
      <w:marTop w:val="0"/>
      <w:marBottom w:val="0"/>
      <w:divBdr>
        <w:top w:val="none" w:sz="0" w:space="0" w:color="auto"/>
        <w:left w:val="none" w:sz="0" w:space="0" w:color="auto"/>
        <w:bottom w:val="none" w:sz="0" w:space="0" w:color="auto"/>
        <w:right w:val="none" w:sz="0" w:space="0" w:color="auto"/>
      </w:divBdr>
    </w:div>
    <w:div w:id="1905136865">
      <w:bodyDiv w:val="1"/>
      <w:marLeft w:val="0"/>
      <w:marRight w:val="0"/>
      <w:marTop w:val="0"/>
      <w:marBottom w:val="0"/>
      <w:divBdr>
        <w:top w:val="none" w:sz="0" w:space="0" w:color="auto"/>
        <w:left w:val="none" w:sz="0" w:space="0" w:color="auto"/>
        <w:bottom w:val="none" w:sz="0" w:space="0" w:color="auto"/>
        <w:right w:val="none" w:sz="0" w:space="0" w:color="auto"/>
      </w:divBdr>
    </w:div>
    <w:div w:id="1905140257">
      <w:bodyDiv w:val="1"/>
      <w:marLeft w:val="0"/>
      <w:marRight w:val="0"/>
      <w:marTop w:val="0"/>
      <w:marBottom w:val="0"/>
      <w:divBdr>
        <w:top w:val="none" w:sz="0" w:space="0" w:color="auto"/>
        <w:left w:val="none" w:sz="0" w:space="0" w:color="auto"/>
        <w:bottom w:val="none" w:sz="0" w:space="0" w:color="auto"/>
        <w:right w:val="none" w:sz="0" w:space="0" w:color="auto"/>
      </w:divBdr>
    </w:div>
    <w:div w:id="1905410739">
      <w:bodyDiv w:val="1"/>
      <w:marLeft w:val="0"/>
      <w:marRight w:val="0"/>
      <w:marTop w:val="0"/>
      <w:marBottom w:val="0"/>
      <w:divBdr>
        <w:top w:val="none" w:sz="0" w:space="0" w:color="auto"/>
        <w:left w:val="none" w:sz="0" w:space="0" w:color="auto"/>
        <w:bottom w:val="none" w:sz="0" w:space="0" w:color="auto"/>
        <w:right w:val="none" w:sz="0" w:space="0" w:color="auto"/>
      </w:divBdr>
    </w:div>
    <w:div w:id="1905482142">
      <w:bodyDiv w:val="1"/>
      <w:marLeft w:val="0"/>
      <w:marRight w:val="0"/>
      <w:marTop w:val="0"/>
      <w:marBottom w:val="0"/>
      <w:divBdr>
        <w:top w:val="none" w:sz="0" w:space="0" w:color="auto"/>
        <w:left w:val="none" w:sz="0" w:space="0" w:color="auto"/>
        <w:bottom w:val="none" w:sz="0" w:space="0" w:color="auto"/>
        <w:right w:val="none" w:sz="0" w:space="0" w:color="auto"/>
      </w:divBdr>
    </w:div>
    <w:div w:id="1905674373">
      <w:bodyDiv w:val="1"/>
      <w:marLeft w:val="0"/>
      <w:marRight w:val="0"/>
      <w:marTop w:val="0"/>
      <w:marBottom w:val="0"/>
      <w:divBdr>
        <w:top w:val="none" w:sz="0" w:space="0" w:color="auto"/>
        <w:left w:val="none" w:sz="0" w:space="0" w:color="auto"/>
        <w:bottom w:val="none" w:sz="0" w:space="0" w:color="auto"/>
        <w:right w:val="none" w:sz="0" w:space="0" w:color="auto"/>
      </w:divBdr>
    </w:div>
    <w:div w:id="1905752617">
      <w:bodyDiv w:val="1"/>
      <w:marLeft w:val="0"/>
      <w:marRight w:val="0"/>
      <w:marTop w:val="0"/>
      <w:marBottom w:val="0"/>
      <w:divBdr>
        <w:top w:val="none" w:sz="0" w:space="0" w:color="auto"/>
        <w:left w:val="none" w:sz="0" w:space="0" w:color="auto"/>
        <w:bottom w:val="none" w:sz="0" w:space="0" w:color="auto"/>
        <w:right w:val="none" w:sz="0" w:space="0" w:color="auto"/>
      </w:divBdr>
    </w:div>
    <w:div w:id="1906142711">
      <w:bodyDiv w:val="1"/>
      <w:marLeft w:val="0"/>
      <w:marRight w:val="0"/>
      <w:marTop w:val="0"/>
      <w:marBottom w:val="0"/>
      <w:divBdr>
        <w:top w:val="none" w:sz="0" w:space="0" w:color="auto"/>
        <w:left w:val="none" w:sz="0" w:space="0" w:color="auto"/>
        <w:bottom w:val="none" w:sz="0" w:space="0" w:color="auto"/>
        <w:right w:val="none" w:sz="0" w:space="0" w:color="auto"/>
      </w:divBdr>
    </w:div>
    <w:div w:id="1906720985">
      <w:bodyDiv w:val="1"/>
      <w:marLeft w:val="0"/>
      <w:marRight w:val="0"/>
      <w:marTop w:val="0"/>
      <w:marBottom w:val="0"/>
      <w:divBdr>
        <w:top w:val="none" w:sz="0" w:space="0" w:color="auto"/>
        <w:left w:val="none" w:sz="0" w:space="0" w:color="auto"/>
        <w:bottom w:val="none" w:sz="0" w:space="0" w:color="auto"/>
        <w:right w:val="none" w:sz="0" w:space="0" w:color="auto"/>
      </w:divBdr>
    </w:div>
    <w:div w:id="1906990998">
      <w:bodyDiv w:val="1"/>
      <w:marLeft w:val="0"/>
      <w:marRight w:val="0"/>
      <w:marTop w:val="0"/>
      <w:marBottom w:val="0"/>
      <w:divBdr>
        <w:top w:val="none" w:sz="0" w:space="0" w:color="auto"/>
        <w:left w:val="none" w:sz="0" w:space="0" w:color="auto"/>
        <w:bottom w:val="none" w:sz="0" w:space="0" w:color="auto"/>
        <w:right w:val="none" w:sz="0" w:space="0" w:color="auto"/>
      </w:divBdr>
    </w:div>
    <w:div w:id="1907064401">
      <w:bodyDiv w:val="1"/>
      <w:marLeft w:val="0"/>
      <w:marRight w:val="0"/>
      <w:marTop w:val="0"/>
      <w:marBottom w:val="0"/>
      <w:divBdr>
        <w:top w:val="none" w:sz="0" w:space="0" w:color="auto"/>
        <w:left w:val="none" w:sz="0" w:space="0" w:color="auto"/>
        <w:bottom w:val="none" w:sz="0" w:space="0" w:color="auto"/>
        <w:right w:val="none" w:sz="0" w:space="0" w:color="auto"/>
      </w:divBdr>
    </w:div>
    <w:div w:id="1907182269">
      <w:bodyDiv w:val="1"/>
      <w:marLeft w:val="0"/>
      <w:marRight w:val="0"/>
      <w:marTop w:val="0"/>
      <w:marBottom w:val="0"/>
      <w:divBdr>
        <w:top w:val="none" w:sz="0" w:space="0" w:color="auto"/>
        <w:left w:val="none" w:sz="0" w:space="0" w:color="auto"/>
        <w:bottom w:val="none" w:sz="0" w:space="0" w:color="auto"/>
        <w:right w:val="none" w:sz="0" w:space="0" w:color="auto"/>
      </w:divBdr>
    </w:div>
    <w:div w:id="1907452626">
      <w:bodyDiv w:val="1"/>
      <w:marLeft w:val="0"/>
      <w:marRight w:val="0"/>
      <w:marTop w:val="0"/>
      <w:marBottom w:val="0"/>
      <w:divBdr>
        <w:top w:val="none" w:sz="0" w:space="0" w:color="auto"/>
        <w:left w:val="none" w:sz="0" w:space="0" w:color="auto"/>
        <w:bottom w:val="none" w:sz="0" w:space="0" w:color="auto"/>
        <w:right w:val="none" w:sz="0" w:space="0" w:color="auto"/>
      </w:divBdr>
    </w:div>
    <w:div w:id="1907764853">
      <w:bodyDiv w:val="1"/>
      <w:marLeft w:val="0"/>
      <w:marRight w:val="0"/>
      <w:marTop w:val="0"/>
      <w:marBottom w:val="0"/>
      <w:divBdr>
        <w:top w:val="none" w:sz="0" w:space="0" w:color="auto"/>
        <w:left w:val="none" w:sz="0" w:space="0" w:color="auto"/>
        <w:bottom w:val="none" w:sz="0" w:space="0" w:color="auto"/>
        <w:right w:val="none" w:sz="0" w:space="0" w:color="auto"/>
      </w:divBdr>
    </w:div>
    <w:div w:id="1908027809">
      <w:bodyDiv w:val="1"/>
      <w:marLeft w:val="0"/>
      <w:marRight w:val="0"/>
      <w:marTop w:val="0"/>
      <w:marBottom w:val="0"/>
      <w:divBdr>
        <w:top w:val="none" w:sz="0" w:space="0" w:color="auto"/>
        <w:left w:val="none" w:sz="0" w:space="0" w:color="auto"/>
        <w:bottom w:val="none" w:sz="0" w:space="0" w:color="auto"/>
        <w:right w:val="none" w:sz="0" w:space="0" w:color="auto"/>
      </w:divBdr>
    </w:div>
    <w:div w:id="1908029733">
      <w:bodyDiv w:val="1"/>
      <w:marLeft w:val="0"/>
      <w:marRight w:val="0"/>
      <w:marTop w:val="0"/>
      <w:marBottom w:val="0"/>
      <w:divBdr>
        <w:top w:val="none" w:sz="0" w:space="0" w:color="auto"/>
        <w:left w:val="none" w:sz="0" w:space="0" w:color="auto"/>
        <w:bottom w:val="none" w:sz="0" w:space="0" w:color="auto"/>
        <w:right w:val="none" w:sz="0" w:space="0" w:color="auto"/>
      </w:divBdr>
    </w:div>
    <w:div w:id="1908763997">
      <w:bodyDiv w:val="1"/>
      <w:marLeft w:val="0"/>
      <w:marRight w:val="0"/>
      <w:marTop w:val="0"/>
      <w:marBottom w:val="0"/>
      <w:divBdr>
        <w:top w:val="none" w:sz="0" w:space="0" w:color="auto"/>
        <w:left w:val="none" w:sz="0" w:space="0" w:color="auto"/>
        <w:bottom w:val="none" w:sz="0" w:space="0" w:color="auto"/>
        <w:right w:val="none" w:sz="0" w:space="0" w:color="auto"/>
      </w:divBdr>
    </w:div>
    <w:div w:id="1909345964">
      <w:bodyDiv w:val="1"/>
      <w:marLeft w:val="0"/>
      <w:marRight w:val="0"/>
      <w:marTop w:val="0"/>
      <w:marBottom w:val="0"/>
      <w:divBdr>
        <w:top w:val="none" w:sz="0" w:space="0" w:color="auto"/>
        <w:left w:val="none" w:sz="0" w:space="0" w:color="auto"/>
        <w:bottom w:val="none" w:sz="0" w:space="0" w:color="auto"/>
        <w:right w:val="none" w:sz="0" w:space="0" w:color="auto"/>
      </w:divBdr>
    </w:div>
    <w:div w:id="1909531359">
      <w:bodyDiv w:val="1"/>
      <w:marLeft w:val="0"/>
      <w:marRight w:val="0"/>
      <w:marTop w:val="0"/>
      <w:marBottom w:val="0"/>
      <w:divBdr>
        <w:top w:val="none" w:sz="0" w:space="0" w:color="auto"/>
        <w:left w:val="none" w:sz="0" w:space="0" w:color="auto"/>
        <w:bottom w:val="none" w:sz="0" w:space="0" w:color="auto"/>
        <w:right w:val="none" w:sz="0" w:space="0" w:color="auto"/>
      </w:divBdr>
    </w:div>
    <w:div w:id="1909682415">
      <w:bodyDiv w:val="1"/>
      <w:marLeft w:val="0"/>
      <w:marRight w:val="0"/>
      <w:marTop w:val="0"/>
      <w:marBottom w:val="0"/>
      <w:divBdr>
        <w:top w:val="none" w:sz="0" w:space="0" w:color="auto"/>
        <w:left w:val="none" w:sz="0" w:space="0" w:color="auto"/>
        <w:bottom w:val="none" w:sz="0" w:space="0" w:color="auto"/>
        <w:right w:val="none" w:sz="0" w:space="0" w:color="auto"/>
      </w:divBdr>
    </w:div>
    <w:div w:id="1909730432">
      <w:bodyDiv w:val="1"/>
      <w:marLeft w:val="0"/>
      <w:marRight w:val="0"/>
      <w:marTop w:val="0"/>
      <w:marBottom w:val="0"/>
      <w:divBdr>
        <w:top w:val="none" w:sz="0" w:space="0" w:color="auto"/>
        <w:left w:val="none" w:sz="0" w:space="0" w:color="auto"/>
        <w:bottom w:val="none" w:sz="0" w:space="0" w:color="auto"/>
        <w:right w:val="none" w:sz="0" w:space="0" w:color="auto"/>
      </w:divBdr>
    </w:div>
    <w:div w:id="1909730496">
      <w:bodyDiv w:val="1"/>
      <w:marLeft w:val="0"/>
      <w:marRight w:val="0"/>
      <w:marTop w:val="0"/>
      <w:marBottom w:val="0"/>
      <w:divBdr>
        <w:top w:val="none" w:sz="0" w:space="0" w:color="auto"/>
        <w:left w:val="none" w:sz="0" w:space="0" w:color="auto"/>
        <w:bottom w:val="none" w:sz="0" w:space="0" w:color="auto"/>
        <w:right w:val="none" w:sz="0" w:space="0" w:color="auto"/>
      </w:divBdr>
    </w:div>
    <w:div w:id="1909999784">
      <w:bodyDiv w:val="1"/>
      <w:marLeft w:val="0"/>
      <w:marRight w:val="0"/>
      <w:marTop w:val="0"/>
      <w:marBottom w:val="0"/>
      <w:divBdr>
        <w:top w:val="none" w:sz="0" w:space="0" w:color="auto"/>
        <w:left w:val="none" w:sz="0" w:space="0" w:color="auto"/>
        <w:bottom w:val="none" w:sz="0" w:space="0" w:color="auto"/>
        <w:right w:val="none" w:sz="0" w:space="0" w:color="auto"/>
      </w:divBdr>
    </w:div>
    <w:div w:id="1910456029">
      <w:bodyDiv w:val="1"/>
      <w:marLeft w:val="0"/>
      <w:marRight w:val="0"/>
      <w:marTop w:val="0"/>
      <w:marBottom w:val="0"/>
      <w:divBdr>
        <w:top w:val="none" w:sz="0" w:space="0" w:color="auto"/>
        <w:left w:val="none" w:sz="0" w:space="0" w:color="auto"/>
        <w:bottom w:val="none" w:sz="0" w:space="0" w:color="auto"/>
        <w:right w:val="none" w:sz="0" w:space="0" w:color="auto"/>
      </w:divBdr>
    </w:div>
    <w:div w:id="1910529414">
      <w:bodyDiv w:val="1"/>
      <w:marLeft w:val="0"/>
      <w:marRight w:val="0"/>
      <w:marTop w:val="0"/>
      <w:marBottom w:val="0"/>
      <w:divBdr>
        <w:top w:val="none" w:sz="0" w:space="0" w:color="auto"/>
        <w:left w:val="none" w:sz="0" w:space="0" w:color="auto"/>
        <w:bottom w:val="none" w:sz="0" w:space="0" w:color="auto"/>
        <w:right w:val="none" w:sz="0" w:space="0" w:color="auto"/>
      </w:divBdr>
    </w:div>
    <w:div w:id="1910648207">
      <w:bodyDiv w:val="1"/>
      <w:marLeft w:val="0"/>
      <w:marRight w:val="0"/>
      <w:marTop w:val="0"/>
      <w:marBottom w:val="0"/>
      <w:divBdr>
        <w:top w:val="none" w:sz="0" w:space="0" w:color="auto"/>
        <w:left w:val="none" w:sz="0" w:space="0" w:color="auto"/>
        <w:bottom w:val="none" w:sz="0" w:space="0" w:color="auto"/>
        <w:right w:val="none" w:sz="0" w:space="0" w:color="auto"/>
      </w:divBdr>
    </w:div>
    <w:div w:id="1911111736">
      <w:bodyDiv w:val="1"/>
      <w:marLeft w:val="0"/>
      <w:marRight w:val="0"/>
      <w:marTop w:val="0"/>
      <w:marBottom w:val="0"/>
      <w:divBdr>
        <w:top w:val="none" w:sz="0" w:space="0" w:color="auto"/>
        <w:left w:val="none" w:sz="0" w:space="0" w:color="auto"/>
        <w:bottom w:val="none" w:sz="0" w:space="0" w:color="auto"/>
        <w:right w:val="none" w:sz="0" w:space="0" w:color="auto"/>
      </w:divBdr>
    </w:div>
    <w:div w:id="1911890643">
      <w:bodyDiv w:val="1"/>
      <w:marLeft w:val="0"/>
      <w:marRight w:val="0"/>
      <w:marTop w:val="0"/>
      <w:marBottom w:val="0"/>
      <w:divBdr>
        <w:top w:val="none" w:sz="0" w:space="0" w:color="auto"/>
        <w:left w:val="none" w:sz="0" w:space="0" w:color="auto"/>
        <w:bottom w:val="none" w:sz="0" w:space="0" w:color="auto"/>
        <w:right w:val="none" w:sz="0" w:space="0" w:color="auto"/>
      </w:divBdr>
    </w:div>
    <w:div w:id="1912496020">
      <w:bodyDiv w:val="1"/>
      <w:marLeft w:val="0"/>
      <w:marRight w:val="0"/>
      <w:marTop w:val="0"/>
      <w:marBottom w:val="0"/>
      <w:divBdr>
        <w:top w:val="none" w:sz="0" w:space="0" w:color="auto"/>
        <w:left w:val="none" w:sz="0" w:space="0" w:color="auto"/>
        <w:bottom w:val="none" w:sz="0" w:space="0" w:color="auto"/>
        <w:right w:val="none" w:sz="0" w:space="0" w:color="auto"/>
      </w:divBdr>
    </w:div>
    <w:div w:id="1912618468">
      <w:bodyDiv w:val="1"/>
      <w:marLeft w:val="0"/>
      <w:marRight w:val="0"/>
      <w:marTop w:val="0"/>
      <w:marBottom w:val="0"/>
      <w:divBdr>
        <w:top w:val="none" w:sz="0" w:space="0" w:color="auto"/>
        <w:left w:val="none" w:sz="0" w:space="0" w:color="auto"/>
        <w:bottom w:val="none" w:sz="0" w:space="0" w:color="auto"/>
        <w:right w:val="none" w:sz="0" w:space="0" w:color="auto"/>
      </w:divBdr>
    </w:div>
    <w:div w:id="1913351943">
      <w:bodyDiv w:val="1"/>
      <w:marLeft w:val="0"/>
      <w:marRight w:val="0"/>
      <w:marTop w:val="0"/>
      <w:marBottom w:val="0"/>
      <w:divBdr>
        <w:top w:val="none" w:sz="0" w:space="0" w:color="auto"/>
        <w:left w:val="none" w:sz="0" w:space="0" w:color="auto"/>
        <w:bottom w:val="none" w:sz="0" w:space="0" w:color="auto"/>
        <w:right w:val="none" w:sz="0" w:space="0" w:color="auto"/>
      </w:divBdr>
    </w:div>
    <w:div w:id="1913537151">
      <w:bodyDiv w:val="1"/>
      <w:marLeft w:val="0"/>
      <w:marRight w:val="0"/>
      <w:marTop w:val="0"/>
      <w:marBottom w:val="0"/>
      <w:divBdr>
        <w:top w:val="none" w:sz="0" w:space="0" w:color="auto"/>
        <w:left w:val="none" w:sz="0" w:space="0" w:color="auto"/>
        <w:bottom w:val="none" w:sz="0" w:space="0" w:color="auto"/>
        <w:right w:val="none" w:sz="0" w:space="0" w:color="auto"/>
      </w:divBdr>
    </w:div>
    <w:div w:id="1913810563">
      <w:bodyDiv w:val="1"/>
      <w:marLeft w:val="0"/>
      <w:marRight w:val="0"/>
      <w:marTop w:val="0"/>
      <w:marBottom w:val="0"/>
      <w:divBdr>
        <w:top w:val="none" w:sz="0" w:space="0" w:color="auto"/>
        <w:left w:val="none" w:sz="0" w:space="0" w:color="auto"/>
        <w:bottom w:val="none" w:sz="0" w:space="0" w:color="auto"/>
        <w:right w:val="none" w:sz="0" w:space="0" w:color="auto"/>
      </w:divBdr>
    </w:div>
    <w:div w:id="1914389273">
      <w:bodyDiv w:val="1"/>
      <w:marLeft w:val="0"/>
      <w:marRight w:val="0"/>
      <w:marTop w:val="0"/>
      <w:marBottom w:val="0"/>
      <w:divBdr>
        <w:top w:val="none" w:sz="0" w:space="0" w:color="auto"/>
        <w:left w:val="none" w:sz="0" w:space="0" w:color="auto"/>
        <w:bottom w:val="none" w:sz="0" w:space="0" w:color="auto"/>
        <w:right w:val="none" w:sz="0" w:space="0" w:color="auto"/>
      </w:divBdr>
    </w:div>
    <w:div w:id="1914508955">
      <w:bodyDiv w:val="1"/>
      <w:marLeft w:val="0"/>
      <w:marRight w:val="0"/>
      <w:marTop w:val="0"/>
      <w:marBottom w:val="0"/>
      <w:divBdr>
        <w:top w:val="none" w:sz="0" w:space="0" w:color="auto"/>
        <w:left w:val="none" w:sz="0" w:space="0" w:color="auto"/>
        <w:bottom w:val="none" w:sz="0" w:space="0" w:color="auto"/>
        <w:right w:val="none" w:sz="0" w:space="0" w:color="auto"/>
      </w:divBdr>
    </w:div>
    <w:div w:id="1914656457">
      <w:bodyDiv w:val="1"/>
      <w:marLeft w:val="0"/>
      <w:marRight w:val="0"/>
      <w:marTop w:val="0"/>
      <w:marBottom w:val="0"/>
      <w:divBdr>
        <w:top w:val="none" w:sz="0" w:space="0" w:color="auto"/>
        <w:left w:val="none" w:sz="0" w:space="0" w:color="auto"/>
        <w:bottom w:val="none" w:sz="0" w:space="0" w:color="auto"/>
        <w:right w:val="none" w:sz="0" w:space="0" w:color="auto"/>
      </w:divBdr>
    </w:div>
    <w:div w:id="1914661171">
      <w:bodyDiv w:val="1"/>
      <w:marLeft w:val="0"/>
      <w:marRight w:val="0"/>
      <w:marTop w:val="0"/>
      <w:marBottom w:val="0"/>
      <w:divBdr>
        <w:top w:val="none" w:sz="0" w:space="0" w:color="auto"/>
        <w:left w:val="none" w:sz="0" w:space="0" w:color="auto"/>
        <w:bottom w:val="none" w:sz="0" w:space="0" w:color="auto"/>
        <w:right w:val="none" w:sz="0" w:space="0" w:color="auto"/>
      </w:divBdr>
    </w:div>
    <w:div w:id="1914702474">
      <w:bodyDiv w:val="1"/>
      <w:marLeft w:val="0"/>
      <w:marRight w:val="0"/>
      <w:marTop w:val="0"/>
      <w:marBottom w:val="0"/>
      <w:divBdr>
        <w:top w:val="none" w:sz="0" w:space="0" w:color="auto"/>
        <w:left w:val="none" w:sz="0" w:space="0" w:color="auto"/>
        <w:bottom w:val="none" w:sz="0" w:space="0" w:color="auto"/>
        <w:right w:val="none" w:sz="0" w:space="0" w:color="auto"/>
      </w:divBdr>
    </w:div>
    <w:div w:id="1915503454">
      <w:bodyDiv w:val="1"/>
      <w:marLeft w:val="0"/>
      <w:marRight w:val="0"/>
      <w:marTop w:val="0"/>
      <w:marBottom w:val="0"/>
      <w:divBdr>
        <w:top w:val="none" w:sz="0" w:space="0" w:color="auto"/>
        <w:left w:val="none" w:sz="0" w:space="0" w:color="auto"/>
        <w:bottom w:val="none" w:sz="0" w:space="0" w:color="auto"/>
        <w:right w:val="none" w:sz="0" w:space="0" w:color="auto"/>
      </w:divBdr>
    </w:div>
    <w:div w:id="1918057042">
      <w:bodyDiv w:val="1"/>
      <w:marLeft w:val="0"/>
      <w:marRight w:val="0"/>
      <w:marTop w:val="0"/>
      <w:marBottom w:val="0"/>
      <w:divBdr>
        <w:top w:val="none" w:sz="0" w:space="0" w:color="auto"/>
        <w:left w:val="none" w:sz="0" w:space="0" w:color="auto"/>
        <w:bottom w:val="none" w:sz="0" w:space="0" w:color="auto"/>
        <w:right w:val="none" w:sz="0" w:space="0" w:color="auto"/>
      </w:divBdr>
    </w:div>
    <w:div w:id="1918783608">
      <w:bodyDiv w:val="1"/>
      <w:marLeft w:val="0"/>
      <w:marRight w:val="0"/>
      <w:marTop w:val="0"/>
      <w:marBottom w:val="0"/>
      <w:divBdr>
        <w:top w:val="none" w:sz="0" w:space="0" w:color="auto"/>
        <w:left w:val="none" w:sz="0" w:space="0" w:color="auto"/>
        <w:bottom w:val="none" w:sz="0" w:space="0" w:color="auto"/>
        <w:right w:val="none" w:sz="0" w:space="0" w:color="auto"/>
      </w:divBdr>
    </w:div>
    <w:div w:id="1919049744">
      <w:bodyDiv w:val="1"/>
      <w:marLeft w:val="0"/>
      <w:marRight w:val="0"/>
      <w:marTop w:val="0"/>
      <w:marBottom w:val="0"/>
      <w:divBdr>
        <w:top w:val="none" w:sz="0" w:space="0" w:color="auto"/>
        <w:left w:val="none" w:sz="0" w:space="0" w:color="auto"/>
        <w:bottom w:val="none" w:sz="0" w:space="0" w:color="auto"/>
        <w:right w:val="none" w:sz="0" w:space="0" w:color="auto"/>
      </w:divBdr>
    </w:div>
    <w:div w:id="1919172982">
      <w:bodyDiv w:val="1"/>
      <w:marLeft w:val="0"/>
      <w:marRight w:val="0"/>
      <w:marTop w:val="0"/>
      <w:marBottom w:val="0"/>
      <w:divBdr>
        <w:top w:val="none" w:sz="0" w:space="0" w:color="auto"/>
        <w:left w:val="none" w:sz="0" w:space="0" w:color="auto"/>
        <w:bottom w:val="none" w:sz="0" w:space="0" w:color="auto"/>
        <w:right w:val="none" w:sz="0" w:space="0" w:color="auto"/>
      </w:divBdr>
    </w:div>
    <w:div w:id="1919825819">
      <w:bodyDiv w:val="1"/>
      <w:marLeft w:val="0"/>
      <w:marRight w:val="0"/>
      <w:marTop w:val="0"/>
      <w:marBottom w:val="0"/>
      <w:divBdr>
        <w:top w:val="none" w:sz="0" w:space="0" w:color="auto"/>
        <w:left w:val="none" w:sz="0" w:space="0" w:color="auto"/>
        <w:bottom w:val="none" w:sz="0" w:space="0" w:color="auto"/>
        <w:right w:val="none" w:sz="0" w:space="0" w:color="auto"/>
      </w:divBdr>
    </w:div>
    <w:div w:id="1920822545">
      <w:bodyDiv w:val="1"/>
      <w:marLeft w:val="0"/>
      <w:marRight w:val="0"/>
      <w:marTop w:val="0"/>
      <w:marBottom w:val="0"/>
      <w:divBdr>
        <w:top w:val="none" w:sz="0" w:space="0" w:color="auto"/>
        <w:left w:val="none" w:sz="0" w:space="0" w:color="auto"/>
        <w:bottom w:val="none" w:sz="0" w:space="0" w:color="auto"/>
        <w:right w:val="none" w:sz="0" w:space="0" w:color="auto"/>
      </w:divBdr>
    </w:div>
    <w:div w:id="1921065079">
      <w:bodyDiv w:val="1"/>
      <w:marLeft w:val="0"/>
      <w:marRight w:val="0"/>
      <w:marTop w:val="0"/>
      <w:marBottom w:val="0"/>
      <w:divBdr>
        <w:top w:val="none" w:sz="0" w:space="0" w:color="auto"/>
        <w:left w:val="none" w:sz="0" w:space="0" w:color="auto"/>
        <w:bottom w:val="none" w:sz="0" w:space="0" w:color="auto"/>
        <w:right w:val="none" w:sz="0" w:space="0" w:color="auto"/>
      </w:divBdr>
    </w:div>
    <w:div w:id="1921257951">
      <w:bodyDiv w:val="1"/>
      <w:marLeft w:val="0"/>
      <w:marRight w:val="0"/>
      <w:marTop w:val="0"/>
      <w:marBottom w:val="0"/>
      <w:divBdr>
        <w:top w:val="none" w:sz="0" w:space="0" w:color="auto"/>
        <w:left w:val="none" w:sz="0" w:space="0" w:color="auto"/>
        <w:bottom w:val="none" w:sz="0" w:space="0" w:color="auto"/>
        <w:right w:val="none" w:sz="0" w:space="0" w:color="auto"/>
      </w:divBdr>
    </w:div>
    <w:div w:id="1921525578">
      <w:bodyDiv w:val="1"/>
      <w:marLeft w:val="0"/>
      <w:marRight w:val="0"/>
      <w:marTop w:val="0"/>
      <w:marBottom w:val="0"/>
      <w:divBdr>
        <w:top w:val="none" w:sz="0" w:space="0" w:color="auto"/>
        <w:left w:val="none" w:sz="0" w:space="0" w:color="auto"/>
        <w:bottom w:val="none" w:sz="0" w:space="0" w:color="auto"/>
        <w:right w:val="none" w:sz="0" w:space="0" w:color="auto"/>
      </w:divBdr>
    </w:div>
    <w:div w:id="1921871548">
      <w:bodyDiv w:val="1"/>
      <w:marLeft w:val="0"/>
      <w:marRight w:val="0"/>
      <w:marTop w:val="0"/>
      <w:marBottom w:val="0"/>
      <w:divBdr>
        <w:top w:val="none" w:sz="0" w:space="0" w:color="auto"/>
        <w:left w:val="none" w:sz="0" w:space="0" w:color="auto"/>
        <w:bottom w:val="none" w:sz="0" w:space="0" w:color="auto"/>
        <w:right w:val="none" w:sz="0" w:space="0" w:color="auto"/>
      </w:divBdr>
    </w:div>
    <w:div w:id="1923177758">
      <w:bodyDiv w:val="1"/>
      <w:marLeft w:val="0"/>
      <w:marRight w:val="0"/>
      <w:marTop w:val="0"/>
      <w:marBottom w:val="0"/>
      <w:divBdr>
        <w:top w:val="none" w:sz="0" w:space="0" w:color="auto"/>
        <w:left w:val="none" w:sz="0" w:space="0" w:color="auto"/>
        <w:bottom w:val="none" w:sz="0" w:space="0" w:color="auto"/>
        <w:right w:val="none" w:sz="0" w:space="0" w:color="auto"/>
      </w:divBdr>
    </w:div>
    <w:div w:id="1924222076">
      <w:bodyDiv w:val="1"/>
      <w:marLeft w:val="0"/>
      <w:marRight w:val="0"/>
      <w:marTop w:val="0"/>
      <w:marBottom w:val="0"/>
      <w:divBdr>
        <w:top w:val="none" w:sz="0" w:space="0" w:color="auto"/>
        <w:left w:val="none" w:sz="0" w:space="0" w:color="auto"/>
        <w:bottom w:val="none" w:sz="0" w:space="0" w:color="auto"/>
        <w:right w:val="none" w:sz="0" w:space="0" w:color="auto"/>
      </w:divBdr>
    </w:div>
    <w:div w:id="1925455791">
      <w:bodyDiv w:val="1"/>
      <w:marLeft w:val="0"/>
      <w:marRight w:val="0"/>
      <w:marTop w:val="0"/>
      <w:marBottom w:val="0"/>
      <w:divBdr>
        <w:top w:val="none" w:sz="0" w:space="0" w:color="auto"/>
        <w:left w:val="none" w:sz="0" w:space="0" w:color="auto"/>
        <w:bottom w:val="none" w:sz="0" w:space="0" w:color="auto"/>
        <w:right w:val="none" w:sz="0" w:space="0" w:color="auto"/>
      </w:divBdr>
    </w:div>
    <w:div w:id="1925457896">
      <w:bodyDiv w:val="1"/>
      <w:marLeft w:val="0"/>
      <w:marRight w:val="0"/>
      <w:marTop w:val="0"/>
      <w:marBottom w:val="0"/>
      <w:divBdr>
        <w:top w:val="none" w:sz="0" w:space="0" w:color="auto"/>
        <w:left w:val="none" w:sz="0" w:space="0" w:color="auto"/>
        <w:bottom w:val="none" w:sz="0" w:space="0" w:color="auto"/>
        <w:right w:val="none" w:sz="0" w:space="0" w:color="auto"/>
      </w:divBdr>
    </w:div>
    <w:div w:id="1925531627">
      <w:bodyDiv w:val="1"/>
      <w:marLeft w:val="0"/>
      <w:marRight w:val="0"/>
      <w:marTop w:val="0"/>
      <w:marBottom w:val="0"/>
      <w:divBdr>
        <w:top w:val="none" w:sz="0" w:space="0" w:color="auto"/>
        <w:left w:val="none" w:sz="0" w:space="0" w:color="auto"/>
        <w:bottom w:val="none" w:sz="0" w:space="0" w:color="auto"/>
        <w:right w:val="none" w:sz="0" w:space="0" w:color="auto"/>
      </w:divBdr>
    </w:div>
    <w:div w:id="1925652423">
      <w:bodyDiv w:val="1"/>
      <w:marLeft w:val="0"/>
      <w:marRight w:val="0"/>
      <w:marTop w:val="0"/>
      <w:marBottom w:val="0"/>
      <w:divBdr>
        <w:top w:val="none" w:sz="0" w:space="0" w:color="auto"/>
        <w:left w:val="none" w:sz="0" w:space="0" w:color="auto"/>
        <w:bottom w:val="none" w:sz="0" w:space="0" w:color="auto"/>
        <w:right w:val="none" w:sz="0" w:space="0" w:color="auto"/>
      </w:divBdr>
    </w:div>
    <w:div w:id="1926301040">
      <w:bodyDiv w:val="1"/>
      <w:marLeft w:val="0"/>
      <w:marRight w:val="0"/>
      <w:marTop w:val="0"/>
      <w:marBottom w:val="0"/>
      <w:divBdr>
        <w:top w:val="none" w:sz="0" w:space="0" w:color="auto"/>
        <w:left w:val="none" w:sz="0" w:space="0" w:color="auto"/>
        <w:bottom w:val="none" w:sz="0" w:space="0" w:color="auto"/>
        <w:right w:val="none" w:sz="0" w:space="0" w:color="auto"/>
      </w:divBdr>
    </w:div>
    <w:div w:id="1926381273">
      <w:bodyDiv w:val="1"/>
      <w:marLeft w:val="0"/>
      <w:marRight w:val="0"/>
      <w:marTop w:val="0"/>
      <w:marBottom w:val="0"/>
      <w:divBdr>
        <w:top w:val="none" w:sz="0" w:space="0" w:color="auto"/>
        <w:left w:val="none" w:sz="0" w:space="0" w:color="auto"/>
        <w:bottom w:val="none" w:sz="0" w:space="0" w:color="auto"/>
        <w:right w:val="none" w:sz="0" w:space="0" w:color="auto"/>
      </w:divBdr>
    </w:div>
    <w:div w:id="1926986174">
      <w:bodyDiv w:val="1"/>
      <w:marLeft w:val="0"/>
      <w:marRight w:val="0"/>
      <w:marTop w:val="0"/>
      <w:marBottom w:val="0"/>
      <w:divBdr>
        <w:top w:val="none" w:sz="0" w:space="0" w:color="auto"/>
        <w:left w:val="none" w:sz="0" w:space="0" w:color="auto"/>
        <w:bottom w:val="none" w:sz="0" w:space="0" w:color="auto"/>
        <w:right w:val="none" w:sz="0" w:space="0" w:color="auto"/>
      </w:divBdr>
    </w:div>
    <w:div w:id="1927691917">
      <w:bodyDiv w:val="1"/>
      <w:marLeft w:val="0"/>
      <w:marRight w:val="0"/>
      <w:marTop w:val="0"/>
      <w:marBottom w:val="0"/>
      <w:divBdr>
        <w:top w:val="none" w:sz="0" w:space="0" w:color="auto"/>
        <w:left w:val="none" w:sz="0" w:space="0" w:color="auto"/>
        <w:bottom w:val="none" w:sz="0" w:space="0" w:color="auto"/>
        <w:right w:val="none" w:sz="0" w:space="0" w:color="auto"/>
      </w:divBdr>
    </w:div>
    <w:div w:id="1927809439">
      <w:bodyDiv w:val="1"/>
      <w:marLeft w:val="0"/>
      <w:marRight w:val="0"/>
      <w:marTop w:val="0"/>
      <w:marBottom w:val="0"/>
      <w:divBdr>
        <w:top w:val="none" w:sz="0" w:space="0" w:color="auto"/>
        <w:left w:val="none" w:sz="0" w:space="0" w:color="auto"/>
        <w:bottom w:val="none" w:sz="0" w:space="0" w:color="auto"/>
        <w:right w:val="none" w:sz="0" w:space="0" w:color="auto"/>
      </w:divBdr>
    </w:div>
    <w:div w:id="1929269966">
      <w:bodyDiv w:val="1"/>
      <w:marLeft w:val="0"/>
      <w:marRight w:val="0"/>
      <w:marTop w:val="0"/>
      <w:marBottom w:val="0"/>
      <w:divBdr>
        <w:top w:val="none" w:sz="0" w:space="0" w:color="auto"/>
        <w:left w:val="none" w:sz="0" w:space="0" w:color="auto"/>
        <w:bottom w:val="none" w:sz="0" w:space="0" w:color="auto"/>
        <w:right w:val="none" w:sz="0" w:space="0" w:color="auto"/>
      </w:divBdr>
    </w:div>
    <w:div w:id="1929343975">
      <w:bodyDiv w:val="1"/>
      <w:marLeft w:val="0"/>
      <w:marRight w:val="0"/>
      <w:marTop w:val="0"/>
      <w:marBottom w:val="0"/>
      <w:divBdr>
        <w:top w:val="none" w:sz="0" w:space="0" w:color="auto"/>
        <w:left w:val="none" w:sz="0" w:space="0" w:color="auto"/>
        <w:bottom w:val="none" w:sz="0" w:space="0" w:color="auto"/>
        <w:right w:val="none" w:sz="0" w:space="0" w:color="auto"/>
      </w:divBdr>
    </w:div>
    <w:div w:id="1929540288">
      <w:bodyDiv w:val="1"/>
      <w:marLeft w:val="0"/>
      <w:marRight w:val="0"/>
      <w:marTop w:val="0"/>
      <w:marBottom w:val="0"/>
      <w:divBdr>
        <w:top w:val="none" w:sz="0" w:space="0" w:color="auto"/>
        <w:left w:val="none" w:sz="0" w:space="0" w:color="auto"/>
        <w:bottom w:val="none" w:sz="0" w:space="0" w:color="auto"/>
        <w:right w:val="none" w:sz="0" w:space="0" w:color="auto"/>
      </w:divBdr>
    </w:div>
    <w:div w:id="1929731735">
      <w:bodyDiv w:val="1"/>
      <w:marLeft w:val="0"/>
      <w:marRight w:val="0"/>
      <w:marTop w:val="0"/>
      <w:marBottom w:val="0"/>
      <w:divBdr>
        <w:top w:val="none" w:sz="0" w:space="0" w:color="auto"/>
        <w:left w:val="none" w:sz="0" w:space="0" w:color="auto"/>
        <w:bottom w:val="none" w:sz="0" w:space="0" w:color="auto"/>
        <w:right w:val="none" w:sz="0" w:space="0" w:color="auto"/>
      </w:divBdr>
    </w:div>
    <w:div w:id="1929801035">
      <w:bodyDiv w:val="1"/>
      <w:marLeft w:val="0"/>
      <w:marRight w:val="0"/>
      <w:marTop w:val="0"/>
      <w:marBottom w:val="0"/>
      <w:divBdr>
        <w:top w:val="none" w:sz="0" w:space="0" w:color="auto"/>
        <w:left w:val="none" w:sz="0" w:space="0" w:color="auto"/>
        <w:bottom w:val="none" w:sz="0" w:space="0" w:color="auto"/>
        <w:right w:val="none" w:sz="0" w:space="0" w:color="auto"/>
      </w:divBdr>
    </w:div>
    <w:div w:id="1930041351">
      <w:bodyDiv w:val="1"/>
      <w:marLeft w:val="0"/>
      <w:marRight w:val="0"/>
      <w:marTop w:val="0"/>
      <w:marBottom w:val="0"/>
      <w:divBdr>
        <w:top w:val="none" w:sz="0" w:space="0" w:color="auto"/>
        <w:left w:val="none" w:sz="0" w:space="0" w:color="auto"/>
        <w:bottom w:val="none" w:sz="0" w:space="0" w:color="auto"/>
        <w:right w:val="none" w:sz="0" w:space="0" w:color="auto"/>
      </w:divBdr>
    </w:div>
    <w:div w:id="1930385848">
      <w:bodyDiv w:val="1"/>
      <w:marLeft w:val="0"/>
      <w:marRight w:val="0"/>
      <w:marTop w:val="0"/>
      <w:marBottom w:val="0"/>
      <w:divBdr>
        <w:top w:val="none" w:sz="0" w:space="0" w:color="auto"/>
        <w:left w:val="none" w:sz="0" w:space="0" w:color="auto"/>
        <w:bottom w:val="none" w:sz="0" w:space="0" w:color="auto"/>
        <w:right w:val="none" w:sz="0" w:space="0" w:color="auto"/>
      </w:divBdr>
    </w:div>
    <w:div w:id="1930894571">
      <w:bodyDiv w:val="1"/>
      <w:marLeft w:val="0"/>
      <w:marRight w:val="0"/>
      <w:marTop w:val="0"/>
      <w:marBottom w:val="0"/>
      <w:divBdr>
        <w:top w:val="none" w:sz="0" w:space="0" w:color="auto"/>
        <w:left w:val="none" w:sz="0" w:space="0" w:color="auto"/>
        <w:bottom w:val="none" w:sz="0" w:space="0" w:color="auto"/>
        <w:right w:val="none" w:sz="0" w:space="0" w:color="auto"/>
      </w:divBdr>
    </w:div>
    <w:div w:id="1931573538">
      <w:bodyDiv w:val="1"/>
      <w:marLeft w:val="0"/>
      <w:marRight w:val="0"/>
      <w:marTop w:val="0"/>
      <w:marBottom w:val="0"/>
      <w:divBdr>
        <w:top w:val="none" w:sz="0" w:space="0" w:color="auto"/>
        <w:left w:val="none" w:sz="0" w:space="0" w:color="auto"/>
        <w:bottom w:val="none" w:sz="0" w:space="0" w:color="auto"/>
        <w:right w:val="none" w:sz="0" w:space="0" w:color="auto"/>
      </w:divBdr>
    </w:div>
    <w:div w:id="1931624135">
      <w:bodyDiv w:val="1"/>
      <w:marLeft w:val="0"/>
      <w:marRight w:val="0"/>
      <w:marTop w:val="0"/>
      <w:marBottom w:val="0"/>
      <w:divBdr>
        <w:top w:val="none" w:sz="0" w:space="0" w:color="auto"/>
        <w:left w:val="none" w:sz="0" w:space="0" w:color="auto"/>
        <w:bottom w:val="none" w:sz="0" w:space="0" w:color="auto"/>
        <w:right w:val="none" w:sz="0" w:space="0" w:color="auto"/>
      </w:divBdr>
    </w:div>
    <w:div w:id="1931813777">
      <w:bodyDiv w:val="1"/>
      <w:marLeft w:val="0"/>
      <w:marRight w:val="0"/>
      <w:marTop w:val="0"/>
      <w:marBottom w:val="0"/>
      <w:divBdr>
        <w:top w:val="none" w:sz="0" w:space="0" w:color="auto"/>
        <w:left w:val="none" w:sz="0" w:space="0" w:color="auto"/>
        <w:bottom w:val="none" w:sz="0" w:space="0" w:color="auto"/>
        <w:right w:val="none" w:sz="0" w:space="0" w:color="auto"/>
      </w:divBdr>
    </w:div>
    <w:div w:id="1932274481">
      <w:bodyDiv w:val="1"/>
      <w:marLeft w:val="0"/>
      <w:marRight w:val="0"/>
      <w:marTop w:val="0"/>
      <w:marBottom w:val="0"/>
      <w:divBdr>
        <w:top w:val="none" w:sz="0" w:space="0" w:color="auto"/>
        <w:left w:val="none" w:sz="0" w:space="0" w:color="auto"/>
        <w:bottom w:val="none" w:sz="0" w:space="0" w:color="auto"/>
        <w:right w:val="none" w:sz="0" w:space="0" w:color="auto"/>
      </w:divBdr>
    </w:div>
    <w:div w:id="1932539935">
      <w:bodyDiv w:val="1"/>
      <w:marLeft w:val="0"/>
      <w:marRight w:val="0"/>
      <w:marTop w:val="0"/>
      <w:marBottom w:val="0"/>
      <w:divBdr>
        <w:top w:val="none" w:sz="0" w:space="0" w:color="auto"/>
        <w:left w:val="none" w:sz="0" w:space="0" w:color="auto"/>
        <w:bottom w:val="none" w:sz="0" w:space="0" w:color="auto"/>
        <w:right w:val="none" w:sz="0" w:space="0" w:color="auto"/>
      </w:divBdr>
    </w:div>
    <w:div w:id="1932544852">
      <w:bodyDiv w:val="1"/>
      <w:marLeft w:val="0"/>
      <w:marRight w:val="0"/>
      <w:marTop w:val="0"/>
      <w:marBottom w:val="0"/>
      <w:divBdr>
        <w:top w:val="none" w:sz="0" w:space="0" w:color="auto"/>
        <w:left w:val="none" w:sz="0" w:space="0" w:color="auto"/>
        <w:bottom w:val="none" w:sz="0" w:space="0" w:color="auto"/>
        <w:right w:val="none" w:sz="0" w:space="0" w:color="auto"/>
      </w:divBdr>
    </w:div>
    <w:div w:id="1932660207">
      <w:bodyDiv w:val="1"/>
      <w:marLeft w:val="0"/>
      <w:marRight w:val="0"/>
      <w:marTop w:val="0"/>
      <w:marBottom w:val="0"/>
      <w:divBdr>
        <w:top w:val="none" w:sz="0" w:space="0" w:color="auto"/>
        <w:left w:val="none" w:sz="0" w:space="0" w:color="auto"/>
        <w:bottom w:val="none" w:sz="0" w:space="0" w:color="auto"/>
        <w:right w:val="none" w:sz="0" w:space="0" w:color="auto"/>
      </w:divBdr>
    </w:div>
    <w:div w:id="1932666088">
      <w:bodyDiv w:val="1"/>
      <w:marLeft w:val="0"/>
      <w:marRight w:val="0"/>
      <w:marTop w:val="0"/>
      <w:marBottom w:val="0"/>
      <w:divBdr>
        <w:top w:val="none" w:sz="0" w:space="0" w:color="auto"/>
        <w:left w:val="none" w:sz="0" w:space="0" w:color="auto"/>
        <w:bottom w:val="none" w:sz="0" w:space="0" w:color="auto"/>
        <w:right w:val="none" w:sz="0" w:space="0" w:color="auto"/>
      </w:divBdr>
    </w:div>
    <w:div w:id="1933081837">
      <w:bodyDiv w:val="1"/>
      <w:marLeft w:val="0"/>
      <w:marRight w:val="0"/>
      <w:marTop w:val="0"/>
      <w:marBottom w:val="0"/>
      <w:divBdr>
        <w:top w:val="none" w:sz="0" w:space="0" w:color="auto"/>
        <w:left w:val="none" w:sz="0" w:space="0" w:color="auto"/>
        <w:bottom w:val="none" w:sz="0" w:space="0" w:color="auto"/>
        <w:right w:val="none" w:sz="0" w:space="0" w:color="auto"/>
      </w:divBdr>
    </w:div>
    <w:div w:id="1933659424">
      <w:bodyDiv w:val="1"/>
      <w:marLeft w:val="0"/>
      <w:marRight w:val="0"/>
      <w:marTop w:val="0"/>
      <w:marBottom w:val="0"/>
      <w:divBdr>
        <w:top w:val="none" w:sz="0" w:space="0" w:color="auto"/>
        <w:left w:val="none" w:sz="0" w:space="0" w:color="auto"/>
        <w:bottom w:val="none" w:sz="0" w:space="0" w:color="auto"/>
        <w:right w:val="none" w:sz="0" w:space="0" w:color="auto"/>
      </w:divBdr>
    </w:div>
    <w:div w:id="1933663286">
      <w:bodyDiv w:val="1"/>
      <w:marLeft w:val="0"/>
      <w:marRight w:val="0"/>
      <w:marTop w:val="0"/>
      <w:marBottom w:val="0"/>
      <w:divBdr>
        <w:top w:val="none" w:sz="0" w:space="0" w:color="auto"/>
        <w:left w:val="none" w:sz="0" w:space="0" w:color="auto"/>
        <w:bottom w:val="none" w:sz="0" w:space="0" w:color="auto"/>
        <w:right w:val="none" w:sz="0" w:space="0" w:color="auto"/>
      </w:divBdr>
    </w:div>
    <w:div w:id="1934625772">
      <w:bodyDiv w:val="1"/>
      <w:marLeft w:val="0"/>
      <w:marRight w:val="0"/>
      <w:marTop w:val="0"/>
      <w:marBottom w:val="0"/>
      <w:divBdr>
        <w:top w:val="none" w:sz="0" w:space="0" w:color="auto"/>
        <w:left w:val="none" w:sz="0" w:space="0" w:color="auto"/>
        <w:bottom w:val="none" w:sz="0" w:space="0" w:color="auto"/>
        <w:right w:val="none" w:sz="0" w:space="0" w:color="auto"/>
      </w:divBdr>
    </w:div>
    <w:div w:id="1934894225">
      <w:bodyDiv w:val="1"/>
      <w:marLeft w:val="0"/>
      <w:marRight w:val="0"/>
      <w:marTop w:val="0"/>
      <w:marBottom w:val="0"/>
      <w:divBdr>
        <w:top w:val="none" w:sz="0" w:space="0" w:color="auto"/>
        <w:left w:val="none" w:sz="0" w:space="0" w:color="auto"/>
        <w:bottom w:val="none" w:sz="0" w:space="0" w:color="auto"/>
        <w:right w:val="none" w:sz="0" w:space="0" w:color="auto"/>
      </w:divBdr>
    </w:div>
    <w:div w:id="1934968174">
      <w:bodyDiv w:val="1"/>
      <w:marLeft w:val="0"/>
      <w:marRight w:val="0"/>
      <w:marTop w:val="0"/>
      <w:marBottom w:val="0"/>
      <w:divBdr>
        <w:top w:val="none" w:sz="0" w:space="0" w:color="auto"/>
        <w:left w:val="none" w:sz="0" w:space="0" w:color="auto"/>
        <w:bottom w:val="none" w:sz="0" w:space="0" w:color="auto"/>
        <w:right w:val="none" w:sz="0" w:space="0" w:color="auto"/>
      </w:divBdr>
    </w:div>
    <w:div w:id="1934969960">
      <w:bodyDiv w:val="1"/>
      <w:marLeft w:val="0"/>
      <w:marRight w:val="0"/>
      <w:marTop w:val="0"/>
      <w:marBottom w:val="0"/>
      <w:divBdr>
        <w:top w:val="none" w:sz="0" w:space="0" w:color="auto"/>
        <w:left w:val="none" w:sz="0" w:space="0" w:color="auto"/>
        <w:bottom w:val="none" w:sz="0" w:space="0" w:color="auto"/>
        <w:right w:val="none" w:sz="0" w:space="0" w:color="auto"/>
      </w:divBdr>
    </w:div>
    <w:div w:id="1935357510">
      <w:bodyDiv w:val="1"/>
      <w:marLeft w:val="0"/>
      <w:marRight w:val="0"/>
      <w:marTop w:val="0"/>
      <w:marBottom w:val="0"/>
      <w:divBdr>
        <w:top w:val="none" w:sz="0" w:space="0" w:color="auto"/>
        <w:left w:val="none" w:sz="0" w:space="0" w:color="auto"/>
        <w:bottom w:val="none" w:sz="0" w:space="0" w:color="auto"/>
        <w:right w:val="none" w:sz="0" w:space="0" w:color="auto"/>
      </w:divBdr>
    </w:div>
    <w:div w:id="1935505098">
      <w:bodyDiv w:val="1"/>
      <w:marLeft w:val="0"/>
      <w:marRight w:val="0"/>
      <w:marTop w:val="0"/>
      <w:marBottom w:val="0"/>
      <w:divBdr>
        <w:top w:val="none" w:sz="0" w:space="0" w:color="auto"/>
        <w:left w:val="none" w:sz="0" w:space="0" w:color="auto"/>
        <w:bottom w:val="none" w:sz="0" w:space="0" w:color="auto"/>
        <w:right w:val="none" w:sz="0" w:space="0" w:color="auto"/>
      </w:divBdr>
    </w:div>
    <w:div w:id="1935701741">
      <w:bodyDiv w:val="1"/>
      <w:marLeft w:val="0"/>
      <w:marRight w:val="0"/>
      <w:marTop w:val="0"/>
      <w:marBottom w:val="0"/>
      <w:divBdr>
        <w:top w:val="none" w:sz="0" w:space="0" w:color="auto"/>
        <w:left w:val="none" w:sz="0" w:space="0" w:color="auto"/>
        <w:bottom w:val="none" w:sz="0" w:space="0" w:color="auto"/>
        <w:right w:val="none" w:sz="0" w:space="0" w:color="auto"/>
      </w:divBdr>
    </w:div>
    <w:div w:id="1936867067">
      <w:bodyDiv w:val="1"/>
      <w:marLeft w:val="0"/>
      <w:marRight w:val="0"/>
      <w:marTop w:val="0"/>
      <w:marBottom w:val="0"/>
      <w:divBdr>
        <w:top w:val="none" w:sz="0" w:space="0" w:color="auto"/>
        <w:left w:val="none" w:sz="0" w:space="0" w:color="auto"/>
        <w:bottom w:val="none" w:sz="0" w:space="0" w:color="auto"/>
        <w:right w:val="none" w:sz="0" w:space="0" w:color="auto"/>
      </w:divBdr>
    </w:div>
    <w:div w:id="1936937487">
      <w:bodyDiv w:val="1"/>
      <w:marLeft w:val="0"/>
      <w:marRight w:val="0"/>
      <w:marTop w:val="0"/>
      <w:marBottom w:val="0"/>
      <w:divBdr>
        <w:top w:val="none" w:sz="0" w:space="0" w:color="auto"/>
        <w:left w:val="none" w:sz="0" w:space="0" w:color="auto"/>
        <w:bottom w:val="none" w:sz="0" w:space="0" w:color="auto"/>
        <w:right w:val="none" w:sz="0" w:space="0" w:color="auto"/>
      </w:divBdr>
    </w:div>
    <w:div w:id="1937324157">
      <w:bodyDiv w:val="1"/>
      <w:marLeft w:val="0"/>
      <w:marRight w:val="0"/>
      <w:marTop w:val="0"/>
      <w:marBottom w:val="0"/>
      <w:divBdr>
        <w:top w:val="none" w:sz="0" w:space="0" w:color="auto"/>
        <w:left w:val="none" w:sz="0" w:space="0" w:color="auto"/>
        <w:bottom w:val="none" w:sz="0" w:space="0" w:color="auto"/>
        <w:right w:val="none" w:sz="0" w:space="0" w:color="auto"/>
      </w:divBdr>
    </w:div>
    <w:div w:id="1937513072">
      <w:bodyDiv w:val="1"/>
      <w:marLeft w:val="0"/>
      <w:marRight w:val="0"/>
      <w:marTop w:val="0"/>
      <w:marBottom w:val="0"/>
      <w:divBdr>
        <w:top w:val="none" w:sz="0" w:space="0" w:color="auto"/>
        <w:left w:val="none" w:sz="0" w:space="0" w:color="auto"/>
        <w:bottom w:val="none" w:sz="0" w:space="0" w:color="auto"/>
        <w:right w:val="none" w:sz="0" w:space="0" w:color="auto"/>
      </w:divBdr>
    </w:div>
    <w:div w:id="1937639661">
      <w:bodyDiv w:val="1"/>
      <w:marLeft w:val="0"/>
      <w:marRight w:val="0"/>
      <w:marTop w:val="0"/>
      <w:marBottom w:val="0"/>
      <w:divBdr>
        <w:top w:val="none" w:sz="0" w:space="0" w:color="auto"/>
        <w:left w:val="none" w:sz="0" w:space="0" w:color="auto"/>
        <w:bottom w:val="none" w:sz="0" w:space="0" w:color="auto"/>
        <w:right w:val="none" w:sz="0" w:space="0" w:color="auto"/>
      </w:divBdr>
    </w:div>
    <w:div w:id="1937666945">
      <w:bodyDiv w:val="1"/>
      <w:marLeft w:val="0"/>
      <w:marRight w:val="0"/>
      <w:marTop w:val="0"/>
      <w:marBottom w:val="0"/>
      <w:divBdr>
        <w:top w:val="none" w:sz="0" w:space="0" w:color="auto"/>
        <w:left w:val="none" w:sz="0" w:space="0" w:color="auto"/>
        <w:bottom w:val="none" w:sz="0" w:space="0" w:color="auto"/>
        <w:right w:val="none" w:sz="0" w:space="0" w:color="auto"/>
      </w:divBdr>
    </w:div>
    <w:div w:id="1937864918">
      <w:bodyDiv w:val="1"/>
      <w:marLeft w:val="0"/>
      <w:marRight w:val="0"/>
      <w:marTop w:val="0"/>
      <w:marBottom w:val="0"/>
      <w:divBdr>
        <w:top w:val="none" w:sz="0" w:space="0" w:color="auto"/>
        <w:left w:val="none" w:sz="0" w:space="0" w:color="auto"/>
        <w:bottom w:val="none" w:sz="0" w:space="0" w:color="auto"/>
        <w:right w:val="none" w:sz="0" w:space="0" w:color="auto"/>
      </w:divBdr>
    </w:div>
    <w:div w:id="1938177614">
      <w:bodyDiv w:val="1"/>
      <w:marLeft w:val="0"/>
      <w:marRight w:val="0"/>
      <w:marTop w:val="0"/>
      <w:marBottom w:val="0"/>
      <w:divBdr>
        <w:top w:val="none" w:sz="0" w:space="0" w:color="auto"/>
        <w:left w:val="none" w:sz="0" w:space="0" w:color="auto"/>
        <w:bottom w:val="none" w:sz="0" w:space="0" w:color="auto"/>
        <w:right w:val="none" w:sz="0" w:space="0" w:color="auto"/>
      </w:divBdr>
    </w:div>
    <w:div w:id="1938830789">
      <w:bodyDiv w:val="1"/>
      <w:marLeft w:val="0"/>
      <w:marRight w:val="0"/>
      <w:marTop w:val="0"/>
      <w:marBottom w:val="0"/>
      <w:divBdr>
        <w:top w:val="none" w:sz="0" w:space="0" w:color="auto"/>
        <w:left w:val="none" w:sz="0" w:space="0" w:color="auto"/>
        <w:bottom w:val="none" w:sz="0" w:space="0" w:color="auto"/>
        <w:right w:val="none" w:sz="0" w:space="0" w:color="auto"/>
      </w:divBdr>
    </w:div>
    <w:div w:id="1939363249">
      <w:bodyDiv w:val="1"/>
      <w:marLeft w:val="0"/>
      <w:marRight w:val="0"/>
      <w:marTop w:val="0"/>
      <w:marBottom w:val="0"/>
      <w:divBdr>
        <w:top w:val="none" w:sz="0" w:space="0" w:color="auto"/>
        <w:left w:val="none" w:sz="0" w:space="0" w:color="auto"/>
        <w:bottom w:val="none" w:sz="0" w:space="0" w:color="auto"/>
        <w:right w:val="none" w:sz="0" w:space="0" w:color="auto"/>
      </w:divBdr>
    </w:div>
    <w:div w:id="1940329472">
      <w:bodyDiv w:val="1"/>
      <w:marLeft w:val="0"/>
      <w:marRight w:val="0"/>
      <w:marTop w:val="0"/>
      <w:marBottom w:val="0"/>
      <w:divBdr>
        <w:top w:val="none" w:sz="0" w:space="0" w:color="auto"/>
        <w:left w:val="none" w:sz="0" w:space="0" w:color="auto"/>
        <w:bottom w:val="none" w:sz="0" w:space="0" w:color="auto"/>
        <w:right w:val="none" w:sz="0" w:space="0" w:color="auto"/>
      </w:divBdr>
    </w:div>
    <w:div w:id="1940988683">
      <w:bodyDiv w:val="1"/>
      <w:marLeft w:val="0"/>
      <w:marRight w:val="0"/>
      <w:marTop w:val="0"/>
      <w:marBottom w:val="0"/>
      <w:divBdr>
        <w:top w:val="none" w:sz="0" w:space="0" w:color="auto"/>
        <w:left w:val="none" w:sz="0" w:space="0" w:color="auto"/>
        <w:bottom w:val="none" w:sz="0" w:space="0" w:color="auto"/>
        <w:right w:val="none" w:sz="0" w:space="0" w:color="auto"/>
      </w:divBdr>
    </w:div>
    <w:div w:id="1942060320">
      <w:bodyDiv w:val="1"/>
      <w:marLeft w:val="0"/>
      <w:marRight w:val="0"/>
      <w:marTop w:val="0"/>
      <w:marBottom w:val="0"/>
      <w:divBdr>
        <w:top w:val="none" w:sz="0" w:space="0" w:color="auto"/>
        <w:left w:val="none" w:sz="0" w:space="0" w:color="auto"/>
        <w:bottom w:val="none" w:sz="0" w:space="0" w:color="auto"/>
        <w:right w:val="none" w:sz="0" w:space="0" w:color="auto"/>
      </w:divBdr>
    </w:div>
    <w:div w:id="1942835403">
      <w:bodyDiv w:val="1"/>
      <w:marLeft w:val="0"/>
      <w:marRight w:val="0"/>
      <w:marTop w:val="0"/>
      <w:marBottom w:val="0"/>
      <w:divBdr>
        <w:top w:val="none" w:sz="0" w:space="0" w:color="auto"/>
        <w:left w:val="none" w:sz="0" w:space="0" w:color="auto"/>
        <w:bottom w:val="none" w:sz="0" w:space="0" w:color="auto"/>
        <w:right w:val="none" w:sz="0" w:space="0" w:color="auto"/>
      </w:divBdr>
    </w:div>
    <w:div w:id="1943032465">
      <w:bodyDiv w:val="1"/>
      <w:marLeft w:val="0"/>
      <w:marRight w:val="0"/>
      <w:marTop w:val="0"/>
      <w:marBottom w:val="0"/>
      <w:divBdr>
        <w:top w:val="none" w:sz="0" w:space="0" w:color="auto"/>
        <w:left w:val="none" w:sz="0" w:space="0" w:color="auto"/>
        <w:bottom w:val="none" w:sz="0" w:space="0" w:color="auto"/>
        <w:right w:val="none" w:sz="0" w:space="0" w:color="auto"/>
      </w:divBdr>
    </w:div>
    <w:div w:id="1943225237">
      <w:bodyDiv w:val="1"/>
      <w:marLeft w:val="0"/>
      <w:marRight w:val="0"/>
      <w:marTop w:val="0"/>
      <w:marBottom w:val="0"/>
      <w:divBdr>
        <w:top w:val="none" w:sz="0" w:space="0" w:color="auto"/>
        <w:left w:val="none" w:sz="0" w:space="0" w:color="auto"/>
        <w:bottom w:val="none" w:sz="0" w:space="0" w:color="auto"/>
        <w:right w:val="none" w:sz="0" w:space="0" w:color="auto"/>
      </w:divBdr>
    </w:div>
    <w:div w:id="1943343174">
      <w:bodyDiv w:val="1"/>
      <w:marLeft w:val="0"/>
      <w:marRight w:val="0"/>
      <w:marTop w:val="0"/>
      <w:marBottom w:val="0"/>
      <w:divBdr>
        <w:top w:val="none" w:sz="0" w:space="0" w:color="auto"/>
        <w:left w:val="none" w:sz="0" w:space="0" w:color="auto"/>
        <w:bottom w:val="none" w:sz="0" w:space="0" w:color="auto"/>
        <w:right w:val="none" w:sz="0" w:space="0" w:color="auto"/>
      </w:divBdr>
    </w:div>
    <w:div w:id="1943419329">
      <w:bodyDiv w:val="1"/>
      <w:marLeft w:val="0"/>
      <w:marRight w:val="0"/>
      <w:marTop w:val="0"/>
      <w:marBottom w:val="0"/>
      <w:divBdr>
        <w:top w:val="none" w:sz="0" w:space="0" w:color="auto"/>
        <w:left w:val="none" w:sz="0" w:space="0" w:color="auto"/>
        <w:bottom w:val="none" w:sz="0" w:space="0" w:color="auto"/>
        <w:right w:val="none" w:sz="0" w:space="0" w:color="auto"/>
      </w:divBdr>
    </w:div>
    <w:div w:id="1943804790">
      <w:bodyDiv w:val="1"/>
      <w:marLeft w:val="0"/>
      <w:marRight w:val="0"/>
      <w:marTop w:val="0"/>
      <w:marBottom w:val="0"/>
      <w:divBdr>
        <w:top w:val="none" w:sz="0" w:space="0" w:color="auto"/>
        <w:left w:val="none" w:sz="0" w:space="0" w:color="auto"/>
        <w:bottom w:val="none" w:sz="0" w:space="0" w:color="auto"/>
        <w:right w:val="none" w:sz="0" w:space="0" w:color="auto"/>
      </w:divBdr>
    </w:div>
    <w:div w:id="1943956786">
      <w:bodyDiv w:val="1"/>
      <w:marLeft w:val="0"/>
      <w:marRight w:val="0"/>
      <w:marTop w:val="0"/>
      <w:marBottom w:val="0"/>
      <w:divBdr>
        <w:top w:val="none" w:sz="0" w:space="0" w:color="auto"/>
        <w:left w:val="none" w:sz="0" w:space="0" w:color="auto"/>
        <w:bottom w:val="none" w:sz="0" w:space="0" w:color="auto"/>
        <w:right w:val="none" w:sz="0" w:space="0" w:color="auto"/>
      </w:divBdr>
    </w:div>
    <w:div w:id="1944191851">
      <w:bodyDiv w:val="1"/>
      <w:marLeft w:val="0"/>
      <w:marRight w:val="0"/>
      <w:marTop w:val="0"/>
      <w:marBottom w:val="0"/>
      <w:divBdr>
        <w:top w:val="none" w:sz="0" w:space="0" w:color="auto"/>
        <w:left w:val="none" w:sz="0" w:space="0" w:color="auto"/>
        <w:bottom w:val="none" w:sz="0" w:space="0" w:color="auto"/>
        <w:right w:val="none" w:sz="0" w:space="0" w:color="auto"/>
      </w:divBdr>
    </w:div>
    <w:div w:id="1944729913">
      <w:bodyDiv w:val="1"/>
      <w:marLeft w:val="0"/>
      <w:marRight w:val="0"/>
      <w:marTop w:val="0"/>
      <w:marBottom w:val="0"/>
      <w:divBdr>
        <w:top w:val="none" w:sz="0" w:space="0" w:color="auto"/>
        <w:left w:val="none" w:sz="0" w:space="0" w:color="auto"/>
        <w:bottom w:val="none" w:sz="0" w:space="0" w:color="auto"/>
        <w:right w:val="none" w:sz="0" w:space="0" w:color="auto"/>
      </w:divBdr>
    </w:div>
    <w:div w:id="1945307201">
      <w:bodyDiv w:val="1"/>
      <w:marLeft w:val="0"/>
      <w:marRight w:val="0"/>
      <w:marTop w:val="0"/>
      <w:marBottom w:val="0"/>
      <w:divBdr>
        <w:top w:val="none" w:sz="0" w:space="0" w:color="auto"/>
        <w:left w:val="none" w:sz="0" w:space="0" w:color="auto"/>
        <w:bottom w:val="none" w:sz="0" w:space="0" w:color="auto"/>
        <w:right w:val="none" w:sz="0" w:space="0" w:color="auto"/>
      </w:divBdr>
    </w:div>
    <w:div w:id="1945651176">
      <w:bodyDiv w:val="1"/>
      <w:marLeft w:val="0"/>
      <w:marRight w:val="0"/>
      <w:marTop w:val="0"/>
      <w:marBottom w:val="0"/>
      <w:divBdr>
        <w:top w:val="none" w:sz="0" w:space="0" w:color="auto"/>
        <w:left w:val="none" w:sz="0" w:space="0" w:color="auto"/>
        <w:bottom w:val="none" w:sz="0" w:space="0" w:color="auto"/>
        <w:right w:val="none" w:sz="0" w:space="0" w:color="auto"/>
      </w:divBdr>
    </w:div>
    <w:div w:id="1945724860">
      <w:bodyDiv w:val="1"/>
      <w:marLeft w:val="0"/>
      <w:marRight w:val="0"/>
      <w:marTop w:val="0"/>
      <w:marBottom w:val="0"/>
      <w:divBdr>
        <w:top w:val="none" w:sz="0" w:space="0" w:color="auto"/>
        <w:left w:val="none" w:sz="0" w:space="0" w:color="auto"/>
        <w:bottom w:val="none" w:sz="0" w:space="0" w:color="auto"/>
        <w:right w:val="none" w:sz="0" w:space="0" w:color="auto"/>
      </w:divBdr>
    </w:div>
    <w:div w:id="1946378812">
      <w:bodyDiv w:val="1"/>
      <w:marLeft w:val="0"/>
      <w:marRight w:val="0"/>
      <w:marTop w:val="0"/>
      <w:marBottom w:val="0"/>
      <w:divBdr>
        <w:top w:val="none" w:sz="0" w:space="0" w:color="auto"/>
        <w:left w:val="none" w:sz="0" w:space="0" w:color="auto"/>
        <w:bottom w:val="none" w:sz="0" w:space="0" w:color="auto"/>
        <w:right w:val="none" w:sz="0" w:space="0" w:color="auto"/>
      </w:divBdr>
    </w:div>
    <w:div w:id="1946577988">
      <w:bodyDiv w:val="1"/>
      <w:marLeft w:val="0"/>
      <w:marRight w:val="0"/>
      <w:marTop w:val="0"/>
      <w:marBottom w:val="0"/>
      <w:divBdr>
        <w:top w:val="none" w:sz="0" w:space="0" w:color="auto"/>
        <w:left w:val="none" w:sz="0" w:space="0" w:color="auto"/>
        <w:bottom w:val="none" w:sz="0" w:space="0" w:color="auto"/>
        <w:right w:val="none" w:sz="0" w:space="0" w:color="auto"/>
      </w:divBdr>
    </w:div>
    <w:div w:id="1946883072">
      <w:bodyDiv w:val="1"/>
      <w:marLeft w:val="0"/>
      <w:marRight w:val="0"/>
      <w:marTop w:val="0"/>
      <w:marBottom w:val="0"/>
      <w:divBdr>
        <w:top w:val="none" w:sz="0" w:space="0" w:color="auto"/>
        <w:left w:val="none" w:sz="0" w:space="0" w:color="auto"/>
        <w:bottom w:val="none" w:sz="0" w:space="0" w:color="auto"/>
        <w:right w:val="none" w:sz="0" w:space="0" w:color="auto"/>
      </w:divBdr>
    </w:div>
    <w:div w:id="1946885824">
      <w:bodyDiv w:val="1"/>
      <w:marLeft w:val="0"/>
      <w:marRight w:val="0"/>
      <w:marTop w:val="0"/>
      <w:marBottom w:val="0"/>
      <w:divBdr>
        <w:top w:val="none" w:sz="0" w:space="0" w:color="auto"/>
        <w:left w:val="none" w:sz="0" w:space="0" w:color="auto"/>
        <w:bottom w:val="none" w:sz="0" w:space="0" w:color="auto"/>
        <w:right w:val="none" w:sz="0" w:space="0" w:color="auto"/>
      </w:divBdr>
    </w:div>
    <w:div w:id="1947301388">
      <w:bodyDiv w:val="1"/>
      <w:marLeft w:val="0"/>
      <w:marRight w:val="0"/>
      <w:marTop w:val="0"/>
      <w:marBottom w:val="0"/>
      <w:divBdr>
        <w:top w:val="none" w:sz="0" w:space="0" w:color="auto"/>
        <w:left w:val="none" w:sz="0" w:space="0" w:color="auto"/>
        <w:bottom w:val="none" w:sz="0" w:space="0" w:color="auto"/>
        <w:right w:val="none" w:sz="0" w:space="0" w:color="auto"/>
      </w:divBdr>
    </w:div>
    <w:div w:id="1947538991">
      <w:bodyDiv w:val="1"/>
      <w:marLeft w:val="0"/>
      <w:marRight w:val="0"/>
      <w:marTop w:val="0"/>
      <w:marBottom w:val="0"/>
      <w:divBdr>
        <w:top w:val="none" w:sz="0" w:space="0" w:color="auto"/>
        <w:left w:val="none" w:sz="0" w:space="0" w:color="auto"/>
        <w:bottom w:val="none" w:sz="0" w:space="0" w:color="auto"/>
        <w:right w:val="none" w:sz="0" w:space="0" w:color="auto"/>
      </w:divBdr>
    </w:div>
    <w:div w:id="1947614971">
      <w:bodyDiv w:val="1"/>
      <w:marLeft w:val="0"/>
      <w:marRight w:val="0"/>
      <w:marTop w:val="0"/>
      <w:marBottom w:val="0"/>
      <w:divBdr>
        <w:top w:val="none" w:sz="0" w:space="0" w:color="auto"/>
        <w:left w:val="none" w:sz="0" w:space="0" w:color="auto"/>
        <w:bottom w:val="none" w:sz="0" w:space="0" w:color="auto"/>
        <w:right w:val="none" w:sz="0" w:space="0" w:color="auto"/>
      </w:divBdr>
    </w:div>
    <w:div w:id="1949045213">
      <w:bodyDiv w:val="1"/>
      <w:marLeft w:val="0"/>
      <w:marRight w:val="0"/>
      <w:marTop w:val="0"/>
      <w:marBottom w:val="0"/>
      <w:divBdr>
        <w:top w:val="none" w:sz="0" w:space="0" w:color="auto"/>
        <w:left w:val="none" w:sz="0" w:space="0" w:color="auto"/>
        <w:bottom w:val="none" w:sz="0" w:space="0" w:color="auto"/>
        <w:right w:val="none" w:sz="0" w:space="0" w:color="auto"/>
      </w:divBdr>
    </w:div>
    <w:div w:id="1949047212">
      <w:bodyDiv w:val="1"/>
      <w:marLeft w:val="0"/>
      <w:marRight w:val="0"/>
      <w:marTop w:val="0"/>
      <w:marBottom w:val="0"/>
      <w:divBdr>
        <w:top w:val="none" w:sz="0" w:space="0" w:color="auto"/>
        <w:left w:val="none" w:sz="0" w:space="0" w:color="auto"/>
        <w:bottom w:val="none" w:sz="0" w:space="0" w:color="auto"/>
        <w:right w:val="none" w:sz="0" w:space="0" w:color="auto"/>
      </w:divBdr>
    </w:div>
    <w:div w:id="1951087811">
      <w:bodyDiv w:val="1"/>
      <w:marLeft w:val="0"/>
      <w:marRight w:val="0"/>
      <w:marTop w:val="0"/>
      <w:marBottom w:val="0"/>
      <w:divBdr>
        <w:top w:val="none" w:sz="0" w:space="0" w:color="auto"/>
        <w:left w:val="none" w:sz="0" w:space="0" w:color="auto"/>
        <w:bottom w:val="none" w:sz="0" w:space="0" w:color="auto"/>
        <w:right w:val="none" w:sz="0" w:space="0" w:color="auto"/>
      </w:divBdr>
    </w:div>
    <w:div w:id="1951744809">
      <w:bodyDiv w:val="1"/>
      <w:marLeft w:val="0"/>
      <w:marRight w:val="0"/>
      <w:marTop w:val="0"/>
      <w:marBottom w:val="0"/>
      <w:divBdr>
        <w:top w:val="none" w:sz="0" w:space="0" w:color="auto"/>
        <w:left w:val="none" w:sz="0" w:space="0" w:color="auto"/>
        <w:bottom w:val="none" w:sz="0" w:space="0" w:color="auto"/>
        <w:right w:val="none" w:sz="0" w:space="0" w:color="auto"/>
      </w:divBdr>
    </w:div>
    <w:div w:id="1952009789">
      <w:bodyDiv w:val="1"/>
      <w:marLeft w:val="0"/>
      <w:marRight w:val="0"/>
      <w:marTop w:val="0"/>
      <w:marBottom w:val="0"/>
      <w:divBdr>
        <w:top w:val="none" w:sz="0" w:space="0" w:color="auto"/>
        <w:left w:val="none" w:sz="0" w:space="0" w:color="auto"/>
        <w:bottom w:val="none" w:sz="0" w:space="0" w:color="auto"/>
        <w:right w:val="none" w:sz="0" w:space="0" w:color="auto"/>
      </w:divBdr>
    </w:div>
    <w:div w:id="1952396658">
      <w:bodyDiv w:val="1"/>
      <w:marLeft w:val="0"/>
      <w:marRight w:val="0"/>
      <w:marTop w:val="0"/>
      <w:marBottom w:val="0"/>
      <w:divBdr>
        <w:top w:val="none" w:sz="0" w:space="0" w:color="auto"/>
        <w:left w:val="none" w:sz="0" w:space="0" w:color="auto"/>
        <w:bottom w:val="none" w:sz="0" w:space="0" w:color="auto"/>
        <w:right w:val="none" w:sz="0" w:space="0" w:color="auto"/>
      </w:divBdr>
    </w:div>
    <w:div w:id="1952853224">
      <w:bodyDiv w:val="1"/>
      <w:marLeft w:val="0"/>
      <w:marRight w:val="0"/>
      <w:marTop w:val="0"/>
      <w:marBottom w:val="0"/>
      <w:divBdr>
        <w:top w:val="none" w:sz="0" w:space="0" w:color="auto"/>
        <w:left w:val="none" w:sz="0" w:space="0" w:color="auto"/>
        <w:bottom w:val="none" w:sz="0" w:space="0" w:color="auto"/>
        <w:right w:val="none" w:sz="0" w:space="0" w:color="auto"/>
      </w:divBdr>
    </w:div>
    <w:div w:id="1953635506">
      <w:bodyDiv w:val="1"/>
      <w:marLeft w:val="0"/>
      <w:marRight w:val="0"/>
      <w:marTop w:val="0"/>
      <w:marBottom w:val="0"/>
      <w:divBdr>
        <w:top w:val="none" w:sz="0" w:space="0" w:color="auto"/>
        <w:left w:val="none" w:sz="0" w:space="0" w:color="auto"/>
        <w:bottom w:val="none" w:sz="0" w:space="0" w:color="auto"/>
        <w:right w:val="none" w:sz="0" w:space="0" w:color="auto"/>
      </w:divBdr>
    </w:div>
    <w:div w:id="1954171189">
      <w:bodyDiv w:val="1"/>
      <w:marLeft w:val="0"/>
      <w:marRight w:val="0"/>
      <w:marTop w:val="0"/>
      <w:marBottom w:val="0"/>
      <w:divBdr>
        <w:top w:val="none" w:sz="0" w:space="0" w:color="auto"/>
        <w:left w:val="none" w:sz="0" w:space="0" w:color="auto"/>
        <w:bottom w:val="none" w:sz="0" w:space="0" w:color="auto"/>
        <w:right w:val="none" w:sz="0" w:space="0" w:color="auto"/>
      </w:divBdr>
    </w:div>
    <w:div w:id="1954286560">
      <w:bodyDiv w:val="1"/>
      <w:marLeft w:val="0"/>
      <w:marRight w:val="0"/>
      <w:marTop w:val="0"/>
      <w:marBottom w:val="0"/>
      <w:divBdr>
        <w:top w:val="none" w:sz="0" w:space="0" w:color="auto"/>
        <w:left w:val="none" w:sz="0" w:space="0" w:color="auto"/>
        <w:bottom w:val="none" w:sz="0" w:space="0" w:color="auto"/>
        <w:right w:val="none" w:sz="0" w:space="0" w:color="auto"/>
      </w:divBdr>
    </w:div>
    <w:div w:id="1954483985">
      <w:bodyDiv w:val="1"/>
      <w:marLeft w:val="0"/>
      <w:marRight w:val="0"/>
      <w:marTop w:val="0"/>
      <w:marBottom w:val="0"/>
      <w:divBdr>
        <w:top w:val="none" w:sz="0" w:space="0" w:color="auto"/>
        <w:left w:val="none" w:sz="0" w:space="0" w:color="auto"/>
        <w:bottom w:val="none" w:sz="0" w:space="0" w:color="auto"/>
        <w:right w:val="none" w:sz="0" w:space="0" w:color="auto"/>
      </w:divBdr>
    </w:div>
    <w:div w:id="1954702012">
      <w:bodyDiv w:val="1"/>
      <w:marLeft w:val="0"/>
      <w:marRight w:val="0"/>
      <w:marTop w:val="0"/>
      <w:marBottom w:val="0"/>
      <w:divBdr>
        <w:top w:val="none" w:sz="0" w:space="0" w:color="auto"/>
        <w:left w:val="none" w:sz="0" w:space="0" w:color="auto"/>
        <w:bottom w:val="none" w:sz="0" w:space="0" w:color="auto"/>
        <w:right w:val="none" w:sz="0" w:space="0" w:color="auto"/>
      </w:divBdr>
    </w:div>
    <w:div w:id="1954898102">
      <w:bodyDiv w:val="1"/>
      <w:marLeft w:val="0"/>
      <w:marRight w:val="0"/>
      <w:marTop w:val="0"/>
      <w:marBottom w:val="0"/>
      <w:divBdr>
        <w:top w:val="none" w:sz="0" w:space="0" w:color="auto"/>
        <w:left w:val="none" w:sz="0" w:space="0" w:color="auto"/>
        <w:bottom w:val="none" w:sz="0" w:space="0" w:color="auto"/>
        <w:right w:val="none" w:sz="0" w:space="0" w:color="auto"/>
      </w:divBdr>
    </w:div>
    <w:div w:id="1955749289">
      <w:bodyDiv w:val="1"/>
      <w:marLeft w:val="0"/>
      <w:marRight w:val="0"/>
      <w:marTop w:val="0"/>
      <w:marBottom w:val="0"/>
      <w:divBdr>
        <w:top w:val="none" w:sz="0" w:space="0" w:color="auto"/>
        <w:left w:val="none" w:sz="0" w:space="0" w:color="auto"/>
        <w:bottom w:val="none" w:sz="0" w:space="0" w:color="auto"/>
        <w:right w:val="none" w:sz="0" w:space="0" w:color="auto"/>
      </w:divBdr>
    </w:div>
    <w:div w:id="1955938106">
      <w:bodyDiv w:val="1"/>
      <w:marLeft w:val="0"/>
      <w:marRight w:val="0"/>
      <w:marTop w:val="0"/>
      <w:marBottom w:val="0"/>
      <w:divBdr>
        <w:top w:val="none" w:sz="0" w:space="0" w:color="auto"/>
        <w:left w:val="none" w:sz="0" w:space="0" w:color="auto"/>
        <w:bottom w:val="none" w:sz="0" w:space="0" w:color="auto"/>
        <w:right w:val="none" w:sz="0" w:space="0" w:color="auto"/>
      </w:divBdr>
    </w:div>
    <w:div w:id="1956019044">
      <w:bodyDiv w:val="1"/>
      <w:marLeft w:val="0"/>
      <w:marRight w:val="0"/>
      <w:marTop w:val="0"/>
      <w:marBottom w:val="0"/>
      <w:divBdr>
        <w:top w:val="none" w:sz="0" w:space="0" w:color="auto"/>
        <w:left w:val="none" w:sz="0" w:space="0" w:color="auto"/>
        <w:bottom w:val="none" w:sz="0" w:space="0" w:color="auto"/>
        <w:right w:val="none" w:sz="0" w:space="0" w:color="auto"/>
      </w:divBdr>
    </w:div>
    <w:div w:id="1956402084">
      <w:bodyDiv w:val="1"/>
      <w:marLeft w:val="0"/>
      <w:marRight w:val="0"/>
      <w:marTop w:val="0"/>
      <w:marBottom w:val="0"/>
      <w:divBdr>
        <w:top w:val="none" w:sz="0" w:space="0" w:color="auto"/>
        <w:left w:val="none" w:sz="0" w:space="0" w:color="auto"/>
        <w:bottom w:val="none" w:sz="0" w:space="0" w:color="auto"/>
        <w:right w:val="none" w:sz="0" w:space="0" w:color="auto"/>
      </w:divBdr>
    </w:div>
    <w:div w:id="1956517794">
      <w:bodyDiv w:val="1"/>
      <w:marLeft w:val="0"/>
      <w:marRight w:val="0"/>
      <w:marTop w:val="0"/>
      <w:marBottom w:val="0"/>
      <w:divBdr>
        <w:top w:val="none" w:sz="0" w:space="0" w:color="auto"/>
        <w:left w:val="none" w:sz="0" w:space="0" w:color="auto"/>
        <w:bottom w:val="none" w:sz="0" w:space="0" w:color="auto"/>
        <w:right w:val="none" w:sz="0" w:space="0" w:color="auto"/>
      </w:divBdr>
    </w:div>
    <w:div w:id="1956525179">
      <w:bodyDiv w:val="1"/>
      <w:marLeft w:val="0"/>
      <w:marRight w:val="0"/>
      <w:marTop w:val="0"/>
      <w:marBottom w:val="0"/>
      <w:divBdr>
        <w:top w:val="none" w:sz="0" w:space="0" w:color="auto"/>
        <w:left w:val="none" w:sz="0" w:space="0" w:color="auto"/>
        <w:bottom w:val="none" w:sz="0" w:space="0" w:color="auto"/>
        <w:right w:val="none" w:sz="0" w:space="0" w:color="auto"/>
      </w:divBdr>
    </w:div>
    <w:div w:id="1957441107">
      <w:bodyDiv w:val="1"/>
      <w:marLeft w:val="0"/>
      <w:marRight w:val="0"/>
      <w:marTop w:val="0"/>
      <w:marBottom w:val="0"/>
      <w:divBdr>
        <w:top w:val="none" w:sz="0" w:space="0" w:color="auto"/>
        <w:left w:val="none" w:sz="0" w:space="0" w:color="auto"/>
        <w:bottom w:val="none" w:sz="0" w:space="0" w:color="auto"/>
        <w:right w:val="none" w:sz="0" w:space="0" w:color="auto"/>
      </w:divBdr>
    </w:div>
    <w:div w:id="1957831378">
      <w:bodyDiv w:val="1"/>
      <w:marLeft w:val="0"/>
      <w:marRight w:val="0"/>
      <w:marTop w:val="0"/>
      <w:marBottom w:val="0"/>
      <w:divBdr>
        <w:top w:val="none" w:sz="0" w:space="0" w:color="auto"/>
        <w:left w:val="none" w:sz="0" w:space="0" w:color="auto"/>
        <w:bottom w:val="none" w:sz="0" w:space="0" w:color="auto"/>
        <w:right w:val="none" w:sz="0" w:space="0" w:color="auto"/>
      </w:divBdr>
    </w:div>
    <w:div w:id="1957902904">
      <w:bodyDiv w:val="1"/>
      <w:marLeft w:val="0"/>
      <w:marRight w:val="0"/>
      <w:marTop w:val="0"/>
      <w:marBottom w:val="0"/>
      <w:divBdr>
        <w:top w:val="none" w:sz="0" w:space="0" w:color="auto"/>
        <w:left w:val="none" w:sz="0" w:space="0" w:color="auto"/>
        <w:bottom w:val="none" w:sz="0" w:space="0" w:color="auto"/>
        <w:right w:val="none" w:sz="0" w:space="0" w:color="auto"/>
      </w:divBdr>
    </w:div>
    <w:div w:id="1958365307">
      <w:bodyDiv w:val="1"/>
      <w:marLeft w:val="0"/>
      <w:marRight w:val="0"/>
      <w:marTop w:val="0"/>
      <w:marBottom w:val="0"/>
      <w:divBdr>
        <w:top w:val="none" w:sz="0" w:space="0" w:color="auto"/>
        <w:left w:val="none" w:sz="0" w:space="0" w:color="auto"/>
        <w:bottom w:val="none" w:sz="0" w:space="0" w:color="auto"/>
        <w:right w:val="none" w:sz="0" w:space="0" w:color="auto"/>
      </w:divBdr>
    </w:div>
    <w:div w:id="1958680714">
      <w:bodyDiv w:val="1"/>
      <w:marLeft w:val="0"/>
      <w:marRight w:val="0"/>
      <w:marTop w:val="0"/>
      <w:marBottom w:val="0"/>
      <w:divBdr>
        <w:top w:val="none" w:sz="0" w:space="0" w:color="auto"/>
        <w:left w:val="none" w:sz="0" w:space="0" w:color="auto"/>
        <w:bottom w:val="none" w:sz="0" w:space="0" w:color="auto"/>
        <w:right w:val="none" w:sz="0" w:space="0" w:color="auto"/>
      </w:divBdr>
    </w:div>
    <w:div w:id="1958825658">
      <w:bodyDiv w:val="1"/>
      <w:marLeft w:val="0"/>
      <w:marRight w:val="0"/>
      <w:marTop w:val="0"/>
      <w:marBottom w:val="0"/>
      <w:divBdr>
        <w:top w:val="none" w:sz="0" w:space="0" w:color="auto"/>
        <w:left w:val="none" w:sz="0" w:space="0" w:color="auto"/>
        <w:bottom w:val="none" w:sz="0" w:space="0" w:color="auto"/>
        <w:right w:val="none" w:sz="0" w:space="0" w:color="auto"/>
      </w:divBdr>
    </w:div>
    <w:div w:id="1959800068">
      <w:bodyDiv w:val="1"/>
      <w:marLeft w:val="0"/>
      <w:marRight w:val="0"/>
      <w:marTop w:val="0"/>
      <w:marBottom w:val="0"/>
      <w:divBdr>
        <w:top w:val="none" w:sz="0" w:space="0" w:color="auto"/>
        <w:left w:val="none" w:sz="0" w:space="0" w:color="auto"/>
        <w:bottom w:val="none" w:sz="0" w:space="0" w:color="auto"/>
        <w:right w:val="none" w:sz="0" w:space="0" w:color="auto"/>
      </w:divBdr>
    </w:div>
    <w:div w:id="1960986184">
      <w:bodyDiv w:val="1"/>
      <w:marLeft w:val="0"/>
      <w:marRight w:val="0"/>
      <w:marTop w:val="0"/>
      <w:marBottom w:val="0"/>
      <w:divBdr>
        <w:top w:val="none" w:sz="0" w:space="0" w:color="auto"/>
        <w:left w:val="none" w:sz="0" w:space="0" w:color="auto"/>
        <w:bottom w:val="none" w:sz="0" w:space="0" w:color="auto"/>
        <w:right w:val="none" w:sz="0" w:space="0" w:color="auto"/>
      </w:divBdr>
    </w:div>
    <w:div w:id="1960989699">
      <w:bodyDiv w:val="1"/>
      <w:marLeft w:val="0"/>
      <w:marRight w:val="0"/>
      <w:marTop w:val="0"/>
      <w:marBottom w:val="0"/>
      <w:divBdr>
        <w:top w:val="none" w:sz="0" w:space="0" w:color="auto"/>
        <w:left w:val="none" w:sz="0" w:space="0" w:color="auto"/>
        <w:bottom w:val="none" w:sz="0" w:space="0" w:color="auto"/>
        <w:right w:val="none" w:sz="0" w:space="0" w:color="auto"/>
      </w:divBdr>
    </w:div>
    <w:div w:id="1962682605">
      <w:bodyDiv w:val="1"/>
      <w:marLeft w:val="0"/>
      <w:marRight w:val="0"/>
      <w:marTop w:val="0"/>
      <w:marBottom w:val="0"/>
      <w:divBdr>
        <w:top w:val="none" w:sz="0" w:space="0" w:color="auto"/>
        <w:left w:val="none" w:sz="0" w:space="0" w:color="auto"/>
        <w:bottom w:val="none" w:sz="0" w:space="0" w:color="auto"/>
        <w:right w:val="none" w:sz="0" w:space="0" w:color="auto"/>
      </w:divBdr>
    </w:div>
    <w:div w:id="1962688600">
      <w:bodyDiv w:val="1"/>
      <w:marLeft w:val="0"/>
      <w:marRight w:val="0"/>
      <w:marTop w:val="0"/>
      <w:marBottom w:val="0"/>
      <w:divBdr>
        <w:top w:val="none" w:sz="0" w:space="0" w:color="auto"/>
        <w:left w:val="none" w:sz="0" w:space="0" w:color="auto"/>
        <w:bottom w:val="none" w:sz="0" w:space="0" w:color="auto"/>
        <w:right w:val="none" w:sz="0" w:space="0" w:color="auto"/>
      </w:divBdr>
    </w:div>
    <w:div w:id="1963339412">
      <w:bodyDiv w:val="1"/>
      <w:marLeft w:val="0"/>
      <w:marRight w:val="0"/>
      <w:marTop w:val="0"/>
      <w:marBottom w:val="0"/>
      <w:divBdr>
        <w:top w:val="none" w:sz="0" w:space="0" w:color="auto"/>
        <w:left w:val="none" w:sz="0" w:space="0" w:color="auto"/>
        <w:bottom w:val="none" w:sz="0" w:space="0" w:color="auto"/>
        <w:right w:val="none" w:sz="0" w:space="0" w:color="auto"/>
      </w:divBdr>
    </w:div>
    <w:div w:id="1963998020">
      <w:bodyDiv w:val="1"/>
      <w:marLeft w:val="0"/>
      <w:marRight w:val="0"/>
      <w:marTop w:val="0"/>
      <w:marBottom w:val="0"/>
      <w:divBdr>
        <w:top w:val="none" w:sz="0" w:space="0" w:color="auto"/>
        <w:left w:val="none" w:sz="0" w:space="0" w:color="auto"/>
        <w:bottom w:val="none" w:sz="0" w:space="0" w:color="auto"/>
        <w:right w:val="none" w:sz="0" w:space="0" w:color="auto"/>
      </w:divBdr>
    </w:div>
    <w:div w:id="1964463342">
      <w:bodyDiv w:val="1"/>
      <w:marLeft w:val="0"/>
      <w:marRight w:val="0"/>
      <w:marTop w:val="0"/>
      <w:marBottom w:val="0"/>
      <w:divBdr>
        <w:top w:val="none" w:sz="0" w:space="0" w:color="auto"/>
        <w:left w:val="none" w:sz="0" w:space="0" w:color="auto"/>
        <w:bottom w:val="none" w:sz="0" w:space="0" w:color="auto"/>
        <w:right w:val="none" w:sz="0" w:space="0" w:color="auto"/>
      </w:divBdr>
    </w:div>
    <w:div w:id="1964656130">
      <w:bodyDiv w:val="1"/>
      <w:marLeft w:val="0"/>
      <w:marRight w:val="0"/>
      <w:marTop w:val="0"/>
      <w:marBottom w:val="0"/>
      <w:divBdr>
        <w:top w:val="none" w:sz="0" w:space="0" w:color="auto"/>
        <w:left w:val="none" w:sz="0" w:space="0" w:color="auto"/>
        <w:bottom w:val="none" w:sz="0" w:space="0" w:color="auto"/>
        <w:right w:val="none" w:sz="0" w:space="0" w:color="auto"/>
      </w:divBdr>
    </w:div>
    <w:div w:id="1964847561">
      <w:bodyDiv w:val="1"/>
      <w:marLeft w:val="0"/>
      <w:marRight w:val="0"/>
      <w:marTop w:val="0"/>
      <w:marBottom w:val="0"/>
      <w:divBdr>
        <w:top w:val="none" w:sz="0" w:space="0" w:color="auto"/>
        <w:left w:val="none" w:sz="0" w:space="0" w:color="auto"/>
        <w:bottom w:val="none" w:sz="0" w:space="0" w:color="auto"/>
        <w:right w:val="none" w:sz="0" w:space="0" w:color="auto"/>
      </w:divBdr>
    </w:div>
    <w:div w:id="1964917105">
      <w:bodyDiv w:val="1"/>
      <w:marLeft w:val="0"/>
      <w:marRight w:val="0"/>
      <w:marTop w:val="0"/>
      <w:marBottom w:val="0"/>
      <w:divBdr>
        <w:top w:val="none" w:sz="0" w:space="0" w:color="auto"/>
        <w:left w:val="none" w:sz="0" w:space="0" w:color="auto"/>
        <w:bottom w:val="none" w:sz="0" w:space="0" w:color="auto"/>
        <w:right w:val="none" w:sz="0" w:space="0" w:color="auto"/>
      </w:divBdr>
    </w:div>
    <w:div w:id="1964966126">
      <w:bodyDiv w:val="1"/>
      <w:marLeft w:val="0"/>
      <w:marRight w:val="0"/>
      <w:marTop w:val="0"/>
      <w:marBottom w:val="0"/>
      <w:divBdr>
        <w:top w:val="none" w:sz="0" w:space="0" w:color="auto"/>
        <w:left w:val="none" w:sz="0" w:space="0" w:color="auto"/>
        <w:bottom w:val="none" w:sz="0" w:space="0" w:color="auto"/>
        <w:right w:val="none" w:sz="0" w:space="0" w:color="auto"/>
      </w:divBdr>
    </w:div>
    <w:div w:id="1964993948">
      <w:bodyDiv w:val="1"/>
      <w:marLeft w:val="0"/>
      <w:marRight w:val="0"/>
      <w:marTop w:val="0"/>
      <w:marBottom w:val="0"/>
      <w:divBdr>
        <w:top w:val="none" w:sz="0" w:space="0" w:color="auto"/>
        <w:left w:val="none" w:sz="0" w:space="0" w:color="auto"/>
        <w:bottom w:val="none" w:sz="0" w:space="0" w:color="auto"/>
        <w:right w:val="none" w:sz="0" w:space="0" w:color="auto"/>
      </w:divBdr>
    </w:div>
    <w:div w:id="1965235884">
      <w:bodyDiv w:val="1"/>
      <w:marLeft w:val="0"/>
      <w:marRight w:val="0"/>
      <w:marTop w:val="0"/>
      <w:marBottom w:val="0"/>
      <w:divBdr>
        <w:top w:val="none" w:sz="0" w:space="0" w:color="auto"/>
        <w:left w:val="none" w:sz="0" w:space="0" w:color="auto"/>
        <w:bottom w:val="none" w:sz="0" w:space="0" w:color="auto"/>
        <w:right w:val="none" w:sz="0" w:space="0" w:color="auto"/>
      </w:divBdr>
    </w:div>
    <w:div w:id="1965380837">
      <w:bodyDiv w:val="1"/>
      <w:marLeft w:val="0"/>
      <w:marRight w:val="0"/>
      <w:marTop w:val="0"/>
      <w:marBottom w:val="0"/>
      <w:divBdr>
        <w:top w:val="none" w:sz="0" w:space="0" w:color="auto"/>
        <w:left w:val="none" w:sz="0" w:space="0" w:color="auto"/>
        <w:bottom w:val="none" w:sz="0" w:space="0" w:color="auto"/>
        <w:right w:val="none" w:sz="0" w:space="0" w:color="auto"/>
      </w:divBdr>
    </w:div>
    <w:div w:id="1965503970">
      <w:bodyDiv w:val="1"/>
      <w:marLeft w:val="0"/>
      <w:marRight w:val="0"/>
      <w:marTop w:val="0"/>
      <w:marBottom w:val="0"/>
      <w:divBdr>
        <w:top w:val="none" w:sz="0" w:space="0" w:color="auto"/>
        <w:left w:val="none" w:sz="0" w:space="0" w:color="auto"/>
        <w:bottom w:val="none" w:sz="0" w:space="0" w:color="auto"/>
        <w:right w:val="none" w:sz="0" w:space="0" w:color="auto"/>
      </w:divBdr>
    </w:div>
    <w:div w:id="1965623870">
      <w:bodyDiv w:val="1"/>
      <w:marLeft w:val="0"/>
      <w:marRight w:val="0"/>
      <w:marTop w:val="0"/>
      <w:marBottom w:val="0"/>
      <w:divBdr>
        <w:top w:val="none" w:sz="0" w:space="0" w:color="auto"/>
        <w:left w:val="none" w:sz="0" w:space="0" w:color="auto"/>
        <w:bottom w:val="none" w:sz="0" w:space="0" w:color="auto"/>
        <w:right w:val="none" w:sz="0" w:space="0" w:color="auto"/>
      </w:divBdr>
    </w:div>
    <w:div w:id="1965647976">
      <w:bodyDiv w:val="1"/>
      <w:marLeft w:val="0"/>
      <w:marRight w:val="0"/>
      <w:marTop w:val="0"/>
      <w:marBottom w:val="0"/>
      <w:divBdr>
        <w:top w:val="none" w:sz="0" w:space="0" w:color="auto"/>
        <w:left w:val="none" w:sz="0" w:space="0" w:color="auto"/>
        <w:bottom w:val="none" w:sz="0" w:space="0" w:color="auto"/>
        <w:right w:val="none" w:sz="0" w:space="0" w:color="auto"/>
      </w:divBdr>
    </w:div>
    <w:div w:id="1965892297">
      <w:bodyDiv w:val="1"/>
      <w:marLeft w:val="0"/>
      <w:marRight w:val="0"/>
      <w:marTop w:val="0"/>
      <w:marBottom w:val="0"/>
      <w:divBdr>
        <w:top w:val="none" w:sz="0" w:space="0" w:color="auto"/>
        <w:left w:val="none" w:sz="0" w:space="0" w:color="auto"/>
        <w:bottom w:val="none" w:sz="0" w:space="0" w:color="auto"/>
        <w:right w:val="none" w:sz="0" w:space="0" w:color="auto"/>
      </w:divBdr>
    </w:div>
    <w:div w:id="1966083920">
      <w:bodyDiv w:val="1"/>
      <w:marLeft w:val="0"/>
      <w:marRight w:val="0"/>
      <w:marTop w:val="0"/>
      <w:marBottom w:val="0"/>
      <w:divBdr>
        <w:top w:val="none" w:sz="0" w:space="0" w:color="auto"/>
        <w:left w:val="none" w:sz="0" w:space="0" w:color="auto"/>
        <w:bottom w:val="none" w:sz="0" w:space="0" w:color="auto"/>
        <w:right w:val="none" w:sz="0" w:space="0" w:color="auto"/>
      </w:divBdr>
    </w:div>
    <w:div w:id="1966305692">
      <w:bodyDiv w:val="1"/>
      <w:marLeft w:val="0"/>
      <w:marRight w:val="0"/>
      <w:marTop w:val="0"/>
      <w:marBottom w:val="0"/>
      <w:divBdr>
        <w:top w:val="none" w:sz="0" w:space="0" w:color="auto"/>
        <w:left w:val="none" w:sz="0" w:space="0" w:color="auto"/>
        <w:bottom w:val="none" w:sz="0" w:space="0" w:color="auto"/>
        <w:right w:val="none" w:sz="0" w:space="0" w:color="auto"/>
      </w:divBdr>
    </w:div>
    <w:div w:id="1966353136">
      <w:bodyDiv w:val="1"/>
      <w:marLeft w:val="0"/>
      <w:marRight w:val="0"/>
      <w:marTop w:val="0"/>
      <w:marBottom w:val="0"/>
      <w:divBdr>
        <w:top w:val="none" w:sz="0" w:space="0" w:color="auto"/>
        <w:left w:val="none" w:sz="0" w:space="0" w:color="auto"/>
        <w:bottom w:val="none" w:sz="0" w:space="0" w:color="auto"/>
        <w:right w:val="none" w:sz="0" w:space="0" w:color="auto"/>
      </w:divBdr>
    </w:div>
    <w:div w:id="1966689420">
      <w:bodyDiv w:val="1"/>
      <w:marLeft w:val="0"/>
      <w:marRight w:val="0"/>
      <w:marTop w:val="0"/>
      <w:marBottom w:val="0"/>
      <w:divBdr>
        <w:top w:val="none" w:sz="0" w:space="0" w:color="auto"/>
        <w:left w:val="none" w:sz="0" w:space="0" w:color="auto"/>
        <w:bottom w:val="none" w:sz="0" w:space="0" w:color="auto"/>
        <w:right w:val="none" w:sz="0" w:space="0" w:color="auto"/>
      </w:divBdr>
    </w:div>
    <w:div w:id="1966810135">
      <w:bodyDiv w:val="1"/>
      <w:marLeft w:val="0"/>
      <w:marRight w:val="0"/>
      <w:marTop w:val="0"/>
      <w:marBottom w:val="0"/>
      <w:divBdr>
        <w:top w:val="none" w:sz="0" w:space="0" w:color="auto"/>
        <w:left w:val="none" w:sz="0" w:space="0" w:color="auto"/>
        <w:bottom w:val="none" w:sz="0" w:space="0" w:color="auto"/>
        <w:right w:val="none" w:sz="0" w:space="0" w:color="auto"/>
      </w:divBdr>
    </w:div>
    <w:div w:id="1966889590">
      <w:bodyDiv w:val="1"/>
      <w:marLeft w:val="0"/>
      <w:marRight w:val="0"/>
      <w:marTop w:val="0"/>
      <w:marBottom w:val="0"/>
      <w:divBdr>
        <w:top w:val="none" w:sz="0" w:space="0" w:color="auto"/>
        <w:left w:val="none" w:sz="0" w:space="0" w:color="auto"/>
        <w:bottom w:val="none" w:sz="0" w:space="0" w:color="auto"/>
        <w:right w:val="none" w:sz="0" w:space="0" w:color="auto"/>
      </w:divBdr>
    </w:div>
    <w:div w:id="1967003853">
      <w:bodyDiv w:val="1"/>
      <w:marLeft w:val="0"/>
      <w:marRight w:val="0"/>
      <w:marTop w:val="0"/>
      <w:marBottom w:val="0"/>
      <w:divBdr>
        <w:top w:val="none" w:sz="0" w:space="0" w:color="auto"/>
        <w:left w:val="none" w:sz="0" w:space="0" w:color="auto"/>
        <w:bottom w:val="none" w:sz="0" w:space="0" w:color="auto"/>
        <w:right w:val="none" w:sz="0" w:space="0" w:color="auto"/>
      </w:divBdr>
    </w:div>
    <w:div w:id="1967268986">
      <w:bodyDiv w:val="1"/>
      <w:marLeft w:val="0"/>
      <w:marRight w:val="0"/>
      <w:marTop w:val="0"/>
      <w:marBottom w:val="0"/>
      <w:divBdr>
        <w:top w:val="none" w:sz="0" w:space="0" w:color="auto"/>
        <w:left w:val="none" w:sz="0" w:space="0" w:color="auto"/>
        <w:bottom w:val="none" w:sz="0" w:space="0" w:color="auto"/>
        <w:right w:val="none" w:sz="0" w:space="0" w:color="auto"/>
      </w:divBdr>
    </w:div>
    <w:div w:id="1967538163">
      <w:bodyDiv w:val="1"/>
      <w:marLeft w:val="0"/>
      <w:marRight w:val="0"/>
      <w:marTop w:val="0"/>
      <w:marBottom w:val="0"/>
      <w:divBdr>
        <w:top w:val="none" w:sz="0" w:space="0" w:color="auto"/>
        <w:left w:val="none" w:sz="0" w:space="0" w:color="auto"/>
        <w:bottom w:val="none" w:sz="0" w:space="0" w:color="auto"/>
        <w:right w:val="none" w:sz="0" w:space="0" w:color="auto"/>
      </w:divBdr>
    </w:div>
    <w:div w:id="1968005276">
      <w:bodyDiv w:val="1"/>
      <w:marLeft w:val="0"/>
      <w:marRight w:val="0"/>
      <w:marTop w:val="0"/>
      <w:marBottom w:val="0"/>
      <w:divBdr>
        <w:top w:val="none" w:sz="0" w:space="0" w:color="auto"/>
        <w:left w:val="none" w:sz="0" w:space="0" w:color="auto"/>
        <w:bottom w:val="none" w:sz="0" w:space="0" w:color="auto"/>
        <w:right w:val="none" w:sz="0" w:space="0" w:color="auto"/>
      </w:divBdr>
    </w:div>
    <w:div w:id="1968075254">
      <w:bodyDiv w:val="1"/>
      <w:marLeft w:val="0"/>
      <w:marRight w:val="0"/>
      <w:marTop w:val="0"/>
      <w:marBottom w:val="0"/>
      <w:divBdr>
        <w:top w:val="none" w:sz="0" w:space="0" w:color="auto"/>
        <w:left w:val="none" w:sz="0" w:space="0" w:color="auto"/>
        <w:bottom w:val="none" w:sz="0" w:space="0" w:color="auto"/>
        <w:right w:val="none" w:sz="0" w:space="0" w:color="auto"/>
      </w:divBdr>
    </w:div>
    <w:div w:id="1968509900">
      <w:bodyDiv w:val="1"/>
      <w:marLeft w:val="0"/>
      <w:marRight w:val="0"/>
      <w:marTop w:val="0"/>
      <w:marBottom w:val="0"/>
      <w:divBdr>
        <w:top w:val="none" w:sz="0" w:space="0" w:color="auto"/>
        <w:left w:val="none" w:sz="0" w:space="0" w:color="auto"/>
        <w:bottom w:val="none" w:sz="0" w:space="0" w:color="auto"/>
        <w:right w:val="none" w:sz="0" w:space="0" w:color="auto"/>
      </w:divBdr>
    </w:div>
    <w:div w:id="1968536734">
      <w:bodyDiv w:val="1"/>
      <w:marLeft w:val="0"/>
      <w:marRight w:val="0"/>
      <w:marTop w:val="0"/>
      <w:marBottom w:val="0"/>
      <w:divBdr>
        <w:top w:val="none" w:sz="0" w:space="0" w:color="auto"/>
        <w:left w:val="none" w:sz="0" w:space="0" w:color="auto"/>
        <w:bottom w:val="none" w:sz="0" w:space="0" w:color="auto"/>
        <w:right w:val="none" w:sz="0" w:space="0" w:color="auto"/>
      </w:divBdr>
    </w:div>
    <w:div w:id="1968659503">
      <w:bodyDiv w:val="1"/>
      <w:marLeft w:val="0"/>
      <w:marRight w:val="0"/>
      <w:marTop w:val="0"/>
      <w:marBottom w:val="0"/>
      <w:divBdr>
        <w:top w:val="none" w:sz="0" w:space="0" w:color="auto"/>
        <w:left w:val="none" w:sz="0" w:space="0" w:color="auto"/>
        <w:bottom w:val="none" w:sz="0" w:space="0" w:color="auto"/>
        <w:right w:val="none" w:sz="0" w:space="0" w:color="auto"/>
      </w:divBdr>
    </w:div>
    <w:div w:id="1969504975">
      <w:bodyDiv w:val="1"/>
      <w:marLeft w:val="0"/>
      <w:marRight w:val="0"/>
      <w:marTop w:val="0"/>
      <w:marBottom w:val="0"/>
      <w:divBdr>
        <w:top w:val="none" w:sz="0" w:space="0" w:color="auto"/>
        <w:left w:val="none" w:sz="0" w:space="0" w:color="auto"/>
        <w:bottom w:val="none" w:sz="0" w:space="0" w:color="auto"/>
        <w:right w:val="none" w:sz="0" w:space="0" w:color="auto"/>
      </w:divBdr>
    </w:div>
    <w:div w:id="1969704437">
      <w:bodyDiv w:val="1"/>
      <w:marLeft w:val="0"/>
      <w:marRight w:val="0"/>
      <w:marTop w:val="0"/>
      <w:marBottom w:val="0"/>
      <w:divBdr>
        <w:top w:val="none" w:sz="0" w:space="0" w:color="auto"/>
        <w:left w:val="none" w:sz="0" w:space="0" w:color="auto"/>
        <w:bottom w:val="none" w:sz="0" w:space="0" w:color="auto"/>
        <w:right w:val="none" w:sz="0" w:space="0" w:color="auto"/>
      </w:divBdr>
    </w:div>
    <w:div w:id="1970238857">
      <w:bodyDiv w:val="1"/>
      <w:marLeft w:val="0"/>
      <w:marRight w:val="0"/>
      <w:marTop w:val="0"/>
      <w:marBottom w:val="0"/>
      <w:divBdr>
        <w:top w:val="none" w:sz="0" w:space="0" w:color="auto"/>
        <w:left w:val="none" w:sz="0" w:space="0" w:color="auto"/>
        <w:bottom w:val="none" w:sz="0" w:space="0" w:color="auto"/>
        <w:right w:val="none" w:sz="0" w:space="0" w:color="auto"/>
      </w:divBdr>
    </w:div>
    <w:div w:id="1970434776">
      <w:bodyDiv w:val="1"/>
      <w:marLeft w:val="0"/>
      <w:marRight w:val="0"/>
      <w:marTop w:val="0"/>
      <w:marBottom w:val="0"/>
      <w:divBdr>
        <w:top w:val="none" w:sz="0" w:space="0" w:color="auto"/>
        <w:left w:val="none" w:sz="0" w:space="0" w:color="auto"/>
        <w:bottom w:val="none" w:sz="0" w:space="0" w:color="auto"/>
        <w:right w:val="none" w:sz="0" w:space="0" w:color="auto"/>
      </w:divBdr>
    </w:div>
    <w:div w:id="1970474827">
      <w:bodyDiv w:val="1"/>
      <w:marLeft w:val="0"/>
      <w:marRight w:val="0"/>
      <w:marTop w:val="0"/>
      <w:marBottom w:val="0"/>
      <w:divBdr>
        <w:top w:val="none" w:sz="0" w:space="0" w:color="auto"/>
        <w:left w:val="none" w:sz="0" w:space="0" w:color="auto"/>
        <w:bottom w:val="none" w:sz="0" w:space="0" w:color="auto"/>
        <w:right w:val="none" w:sz="0" w:space="0" w:color="auto"/>
      </w:divBdr>
    </w:div>
    <w:div w:id="1970814202">
      <w:bodyDiv w:val="1"/>
      <w:marLeft w:val="0"/>
      <w:marRight w:val="0"/>
      <w:marTop w:val="0"/>
      <w:marBottom w:val="0"/>
      <w:divBdr>
        <w:top w:val="none" w:sz="0" w:space="0" w:color="auto"/>
        <w:left w:val="none" w:sz="0" w:space="0" w:color="auto"/>
        <w:bottom w:val="none" w:sz="0" w:space="0" w:color="auto"/>
        <w:right w:val="none" w:sz="0" w:space="0" w:color="auto"/>
      </w:divBdr>
    </w:div>
    <w:div w:id="1970866017">
      <w:bodyDiv w:val="1"/>
      <w:marLeft w:val="0"/>
      <w:marRight w:val="0"/>
      <w:marTop w:val="0"/>
      <w:marBottom w:val="0"/>
      <w:divBdr>
        <w:top w:val="none" w:sz="0" w:space="0" w:color="auto"/>
        <w:left w:val="none" w:sz="0" w:space="0" w:color="auto"/>
        <w:bottom w:val="none" w:sz="0" w:space="0" w:color="auto"/>
        <w:right w:val="none" w:sz="0" w:space="0" w:color="auto"/>
      </w:divBdr>
    </w:div>
    <w:div w:id="1970933338">
      <w:bodyDiv w:val="1"/>
      <w:marLeft w:val="0"/>
      <w:marRight w:val="0"/>
      <w:marTop w:val="0"/>
      <w:marBottom w:val="0"/>
      <w:divBdr>
        <w:top w:val="none" w:sz="0" w:space="0" w:color="auto"/>
        <w:left w:val="none" w:sz="0" w:space="0" w:color="auto"/>
        <w:bottom w:val="none" w:sz="0" w:space="0" w:color="auto"/>
        <w:right w:val="none" w:sz="0" w:space="0" w:color="auto"/>
      </w:divBdr>
    </w:div>
    <w:div w:id="1971009362">
      <w:bodyDiv w:val="1"/>
      <w:marLeft w:val="0"/>
      <w:marRight w:val="0"/>
      <w:marTop w:val="0"/>
      <w:marBottom w:val="0"/>
      <w:divBdr>
        <w:top w:val="none" w:sz="0" w:space="0" w:color="auto"/>
        <w:left w:val="none" w:sz="0" w:space="0" w:color="auto"/>
        <w:bottom w:val="none" w:sz="0" w:space="0" w:color="auto"/>
        <w:right w:val="none" w:sz="0" w:space="0" w:color="auto"/>
      </w:divBdr>
    </w:div>
    <w:div w:id="1971083560">
      <w:bodyDiv w:val="1"/>
      <w:marLeft w:val="0"/>
      <w:marRight w:val="0"/>
      <w:marTop w:val="0"/>
      <w:marBottom w:val="0"/>
      <w:divBdr>
        <w:top w:val="none" w:sz="0" w:space="0" w:color="auto"/>
        <w:left w:val="none" w:sz="0" w:space="0" w:color="auto"/>
        <w:bottom w:val="none" w:sz="0" w:space="0" w:color="auto"/>
        <w:right w:val="none" w:sz="0" w:space="0" w:color="auto"/>
      </w:divBdr>
    </w:div>
    <w:div w:id="1971742706">
      <w:bodyDiv w:val="1"/>
      <w:marLeft w:val="0"/>
      <w:marRight w:val="0"/>
      <w:marTop w:val="0"/>
      <w:marBottom w:val="0"/>
      <w:divBdr>
        <w:top w:val="none" w:sz="0" w:space="0" w:color="auto"/>
        <w:left w:val="none" w:sz="0" w:space="0" w:color="auto"/>
        <w:bottom w:val="none" w:sz="0" w:space="0" w:color="auto"/>
        <w:right w:val="none" w:sz="0" w:space="0" w:color="auto"/>
      </w:divBdr>
    </w:div>
    <w:div w:id="1971979482">
      <w:bodyDiv w:val="1"/>
      <w:marLeft w:val="0"/>
      <w:marRight w:val="0"/>
      <w:marTop w:val="0"/>
      <w:marBottom w:val="0"/>
      <w:divBdr>
        <w:top w:val="none" w:sz="0" w:space="0" w:color="auto"/>
        <w:left w:val="none" w:sz="0" w:space="0" w:color="auto"/>
        <w:bottom w:val="none" w:sz="0" w:space="0" w:color="auto"/>
        <w:right w:val="none" w:sz="0" w:space="0" w:color="auto"/>
      </w:divBdr>
    </w:div>
    <w:div w:id="1972132123">
      <w:bodyDiv w:val="1"/>
      <w:marLeft w:val="0"/>
      <w:marRight w:val="0"/>
      <w:marTop w:val="0"/>
      <w:marBottom w:val="0"/>
      <w:divBdr>
        <w:top w:val="none" w:sz="0" w:space="0" w:color="auto"/>
        <w:left w:val="none" w:sz="0" w:space="0" w:color="auto"/>
        <w:bottom w:val="none" w:sz="0" w:space="0" w:color="auto"/>
        <w:right w:val="none" w:sz="0" w:space="0" w:color="auto"/>
      </w:divBdr>
    </w:div>
    <w:div w:id="1973511292">
      <w:bodyDiv w:val="1"/>
      <w:marLeft w:val="0"/>
      <w:marRight w:val="0"/>
      <w:marTop w:val="0"/>
      <w:marBottom w:val="0"/>
      <w:divBdr>
        <w:top w:val="none" w:sz="0" w:space="0" w:color="auto"/>
        <w:left w:val="none" w:sz="0" w:space="0" w:color="auto"/>
        <w:bottom w:val="none" w:sz="0" w:space="0" w:color="auto"/>
        <w:right w:val="none" w:sz="0" w:space="0" w:color="auto"/>
      </w:divBdr>
    </w:div>
    <w:div w:id="1974091268">
      <w:bodyDiv w:val="1"/>
      <w:marLeft w:val="0"/>
      <w:marRight w:val="0"/>
      <w:marTop w:val="0"/>
      <w:marBottom w:val="0"/>
      <w:divBdr>
        <w:top w:val="none" w:sz="0" w:space="0" w:color="auto"/>
        <w:left w:val="none" w:sz="0" w:space="0" w:color="auto"/>
        <w:bottom w:val="none" w:sz="0" w:space="0" w:color="auto"/>
        <w:right w:val="none" w:sz="0" w:space="0" w:color="auto"/>
      </w:divBdr>
    </w:div>
    <w:div w:id="1974165477">
      <w:bodyDiv w:val="1"/>
      <w:marLeft w:val="0"/>
      <w:marRight w:val="0"/>
      <w:marTop w:val="0"/>
      <w:marBottom w:val="0"/>
      <w:divBdr>
        <w:top w:val="none" w:sz="0" w:space="0" w:color="auto"/>
        <w:left w:val="none" w:sz="0" w:space="0" w:color="auto"/>
        <w:bottom w:val="none" w:sz="0" w:space="0" w:color="auto"/>
        <w:right w:val="none" w:sz="0" w:space="0" w:color="auto"/>
      </w:divBdr>
    </w:div>
    <w:div w:id="1974483798">
      <w:bodyDiv w:val="1"/>
      <w:marLeft w:val="0"/>
      <w:marRight w:val="0"/>
      <w:marTop w:val="0"/>
      <w:marBottom w:val="0"/>
      <w:divBdr>
        <w:top w:val="none" w:sz="0" w:space="0" w:color="auto"/>
        <w:left w:val="none" w:sz="0" w:space="0" w:color="auto"/>
        <w:bottom w:val="none" w:sz="0" w:space="0" w:color="auto"/>
        <w:right w:val="none" w:sz="0" w:space="0" w:color="auto"/>
      </w:divBdr>
    </w:div>
    <w:div w:id="1975403422">
      <w:bodyDiv w:val="1"/>
      <w:marLeft w:val="0"/>
      <w:marRight w:val="0"/>
      <w:marTop w:val="0"/>
      <w:marBottom w:val="0"/>
      <w:divBdr>
        <w:top w:val="none" w:sz="0" w:space="0" w:color="auto"/>
        <w:left w:val="none" w:sz="0" w:space="0" w:color="auto"/>
        <w:bottom w:val="none" w:sz="0" w:space="0" w:color="auto"/>
        <w:right w:val="none" w:sz="0" w:space="0" w:color="auto"/>
      </w:divBdr>
    </w:div>
    <w:div w:id="1975599969">
      <w:bodyDiv w:val="1"/>
      <w:marLeft w:val="0"/>
      <w:marRight w:val="0"/>
      <w:marTop w:val="0"/>
      <w:marBottom w:val="0"/>
      <w:divBdr>
        <w:top w:val="none" w:sz="0" w:space="0" w:color="auto"/>
        <w:left w:val="none" w:sz="0" w:space="0" w:color="auto"/>
        <w:bottom w:val="none" w:sz="0" w:space="0" w:color="auto"/>
        <w:right w:val="none" w:sz="0" w:space="0" w:color="auto"/>
      </w:divBdr>
    </w:div>
    <w:div w:id="1976132596">
      <w:bodyDiv w:val="1"/>
      <w:marLeft w:val="0"/>
      <w:marRight w:val="0"/>
      <w:marTop w:val="0"/>
      <w:marBottom w:val="0"/>
      <w:divBdr>
        <w:top w:val="none" w:sz="0" w:space="0" w:color="auto"/>
        <w:left w:val="none" w:sz="0" w:space="0" w:color="auto"/>
        <w:bottom w:val="none" w:sz="0" w:space="0" w:color="auto"/>
        <w:right w:val="none" w:sz="0" w:space="0" w:color="auto"/>
      </w:divBdr>
    </w:div>
    <w:div w:id="1976254791">
      <w:bodyDiv w:val="1"/>
      <w:marLeft w:val="0"/>
      <w:marRight w:val="0"/>
      <w:marTop w:val="0"/>
      <w:marBottom w:val="0"/>
      <w:divBdr>
        <w:top w:val="none" w:sz="0" w:space="0" w:color="auto"/>
        <w:left w:val="none" w:sz="0" w:space="0" w:color="auto"/>
        <w:bottom w:val="none" w:sz="0" w:space="0" w:color="auto"/>
        <w:right w:val="none" w:sz="0" w:space="0" w:color="auto"/>
      </w:divBdr>
    </w:div>
    <w:div w:id="1976837687">
      <w:bodyDiv w:val="1"/>
      <w:marLeft w:val="0"/>
      <w:marRight w:val="0"/>
      <w:marTop w:val="0"/>
      <w:marBottom w:val="0"/>
      <w:divBdr>
        <w:top w:val="none" w:sz="0" w:space="0" w:color="auto"/>
        <w:left w:val="none" w:sz="0" w:space="0" w:color="auto"/>
        <w:bottom w:val="none" w:sz="0" w:space="0" w:color="auto"/>
        <w:right w:val="none" w:sz="0" w:space="0" w:color="auto"/>
      </w:divBdr>
    </w:div>
    <w:div w:id="1977182082">
      <w:bodyDiv w:val="1"/>
      <w:marLeft w:val="0"/>
      <w:marRight w:val="0"/>
      <w:marTop w:val="0"/>
      <w:marBottom w:val="0"/>
      <w:divBdr>
        <w:top w:val="none" w:sz="0" w:space="0" w:color="auto"/>
        <w:left w:val="none" w:sz="0" w:space="0" w:color="auto"/>
        <w:bottom w:val="none" w:sz="0" w:space="0" w:color="auto"/>
        <w:right w:val="none" w:sz="0" w:space="0" w:color="auto"/>
      </w:divBdr>
    </w:div>
    <w:div w:id="1977828569">
      <w:bodyDiv w:val="1"/>
      <w:marLeft w:val="0"/>
      <w:marRight w:val="0"/>
      <w:marTop w:val="0"/>
      <w:marBottom w:val="0"/>
      <w:divBdr>
        <w:top w:val="none" w:sz="0" w:space="0" w:color="auto"/>
        <w:left w:val="none" w:sz="0" w:space="0" w:color="auto"/>
        <w:bottom w:val="none" w:sz="0" w:space="0" w:color="auto"/>
        <w:right w:val="none" w:sz="0" w:space="0" w:color="auto"/>
      </w:divBdr>
    </w:div>
    <w:div w:id="1978105057">
      <w:bodyDiv w:val="1"/>
      <w:marLeft w:val="0"/>
      <w:marRight w:val="0"/>
      <w:marTop w:val="0"/>
      <w:marBottom w:val="0"/>
      <w:divBdr>
        <w:top w:val="none" w:sz="0" w:space="0" w:color="auto"/>
        <w:left w:val="none" w:sz="0" w:space="0" w:color="auto"/>
        <w:bottom w:val="none" w:sz="0" w:space="0" w:color="auto"/>
        <w:right w:val="none" w:sz="0" w:space="0" w:color="auto"/>
      </w:divBdr>
    </w:div>
    <w:div w:id="1978488301">
      <w:bodyDiv w:val="1"/>
      <w:marLeft w:val="0"/>
      <w:marRight w:val="0"/>
      <w:marTop w:val="0"/>
      <w:marBottom w:val="0"/>
      <w:divBdr>
        <w:top w:val="none" w:sz="0" w:space="0" w:color="auto"/>
        <w:left w:val="none" w:sz="0" w:space="0" w:color="auto"/>
        <w:bottom w:val="none" w:sz="0" w:space="0" w:color="auto"/>
        <w:right w:val="none" w:sz="0" w:space="0" w:color="auto"/>
      </w:divBdr>
    </w:div>
    <w:div w:id="1978606231">
      <w:bodyDiv w:val="1"/>
      <w:marLeft w:val="0"/>
      <w:marRight w:val="0"/>
      <w:marTop w:val="0"/>
      <w:marBottom w:val="0"/>
      <w:divBdr>
        <w:top w:val="none" w:sz="0" w:space="0" w:color="auto"/>
        <w:left w:val="none" w:sz="0" w:space="0" w:color="auto"/>
        <w:bottom w:val="none" w:sz="0" w:space="0" w:color="auto"/>
        <w:right w:val="none" w:sz="0" w:space="0" w:color="auto"/>
      </w:divBdr>
    </w:div>
    <w:div w:id="1979919341">
      <w:bodyDiv w:val="1"/>
      <w:marLeft w:val="0"/>
      <w:marRight w:val="0"/>
      <w:marTop w:val="0"/>
      <w:marBottom w:val="0"/>
      <w:divBdr>
        <w:top w:val="none" w:sz="0" w:space="0" w:color="auto"/>
        <w:left w:val="none" w:sz="0" w:space="0" w:color="auto"/>
        <w:bottom w:val="none" w:sz="0" w:space="0" w:color="auto"/>
        <w:right w:val="none" w:sz="0" w:space="0" w:color="auto"/>
      </w:divBdr>
    </w:div>
    <w:div w:id="1980065846">
      <w:bodyDiv w:val="1"/>
      <w:marLeft w:val="0"/>
      <w:marRight w:val="0"/>
      <w:marTop w:val="0"/>
      <w:marBottom w:val="0"/>
      <w:divBdr>
        <w:top w:val="none" w:sz="0" w:space="0" w:color="auto"/>
        <w:left w:val="none" w:sz="0" w:space="0" w:color="auto"/>
        <w:bottom w:val="none" w:sz="0" w:space="0" w:color="auto"/>
        <w:right w:val="none" w:sz="0" w:space="0" w:color="auto"/>
      </w:divBdr>
    </w:div>
    <w:div w:id="1980845200">
      <w:bodyDiv w:val="1"/>
      <w:marLeft w:val="0"/>
      <w:marRight w:val="0"/>
      <w:marTop w:val="0"/>
      <w:marBottom w:val="0"/>
      <w:divBdr>
        <w:top w:val="none" w:sz="0" w:space="0" w:color="auto"/>
        <w:left w:val="none" w:sz="0" w:space="0" w:color="auto"/>
        <w:bottom w:val="none" w:sz="0" w:space="0" w:color="auto"/>
        <w:right w:val="none" w:sz="0" w:space="0" w:color="auto"/>
      </w:divBdr>
    </w:div>
    <w:div w:id="1981382383">
      <w:bodyDiv w:val="1"/>
      <w:marLeft w:val="0"/>
      <w:marRight w:val="0"/>
      <w:marTop w:val="0"/>
      <w:marBottom w:val="0"/>
      <w:divBdr>
        <w:top w:val="none" w:sz="0" w:space="0" w:color="auto"/>
        <w:left w:val="none" w:sz="0" w:space="0" w:color="auto"/>
        <w:bottom w:val="none" w:sz="0" w:space="0" w:color="auto"/>
        <w:right w:val="none" w:sz="0" w:space="0" w:color="auto"/>
      </w:divBdr>
    </w:div>
    <w:div w:id="1981572807">
      <w:bodyDiv w:val="1"/>
      <w:marLeft w:val="0"/>
      <w:marRight w:val="0"/>
      <w:marTop w:val="0"/>
      <w:marBottom w:val="0"/>
      <w:divBdr>
        <w:top w:val="none" w:sz="0" w:space="0" w:color="auto"/>
        <w:left w:val="none" w:sz="0" w:space="0" w:color="auto"/>
        <w:bottom w:val="none" w:sz="0" w:space="0" w:color="auto"/>
        <w:right w:val="none" w:sz="0" w:space="0" w:color="auto"/>
      </w:divBdr>
    </w:div>
    <w:div w:id="1981956756">
      <w:bodyDiv w:val="1"/>
      <w:marLeft w:val="0"/>
      <w:marRight w:val="0"/>
      <w:marTop w:val="0"/>
      <w:marBottom w:val="0"/>
      <w:divBdr>
        <w:top w:val="none" w:sz="0" w:space="0" w:color="auto"/>
        <w:left w:val="none" w:sz="0" w:space="0" w:color="auto"/>
        <w:bottom w:val="none" w:sz="0" w:space="0" w:color="auto"/>
        <w:right w:val="none" w:sz="0" w:space="0" w:color="auto"/>
      </w:divBdr>
    </w:div>
    <w:div w:id="1982684630">
      <w:bodyDiv w:val="1"/>
      <w:marLeft w:val="0"/>
      <w:marRight w:val="0"/>
      <w:marTop w:val="0"/>
      <w:marBottom w:val="0"/>
      <w:divBdr>
        <w:top w:val="none" w:sz="0" w:space="0" w:color="auto"/>
        <w:left w:val="none" w:sz="0" w:space="0" w:color="auto"/>
        <w:bottom w:val="none" w:sz="0" w:space="0" w:color="auto"/>
        <w:right w:val="none" w:sz="0" w:space="0" w:color="auto"/>
      </w:divBdr>
    </w:div>
    <w:div w:id="1982802717">
      <w:bodyDiv w:val="1"/>
      <w:marLeft w:val="0"/>
      <w:marRight w:val="0"/>
      <w:marTop w:val="0"/>
      <w:marBottom w:val="0"/>
      <w:divBdr>
        <w:top w:val="none" w:sz="0" w:space="0" w:color="auto"/>
        <w:left w:val="none" w:sz="0" w:space="0" w:color="auto"/>
        <w:bottom w:val="none" w:sz="0" w:space="0" w:color="auto"/>
        <w:right w:val="none" w:sz="0" w:space="0" w:color="auto"/>
      </w:divBdr>
    </w:div>
    <w:div w:id="1984387747">
      <w:bodyDiv w:val="1"/>
      <w:marLeft w:val="0"/>
      <w:marRight w:val="0"/>
      <w:marTop w:val="0"/>
      <w:marBottom w:val="0"/>
      <w:divBdr>
        <w:top w:val="none" w:sz="0" w:space="0" w:color="auto"/>
        <w:left w:val="none" w:sz="0" w:space="0" w:color="auto"/>
        <w:bottom w:val="none" w:sz="0" w:space="0" w:color="auto"/>
        <w:right w:val="none" w:sz="0" w:space="0" w:color="auto"/>
      </w:divBdr>
    </w:div>
    <w:div w:id="1986348555">
      <w:bodyDiv w:val="1"/>
      <w:marLeft w:val="0"/>
      <w:marRight w:val="0"/>
      <w:marTop w:val="0"/>
      <w:marBottom w:val="0"/>
      <w:divBdr>
        <w:top w:val="none" w:sz="0" w:space="0" w:color="auto"/>
        <w:left w:val="none" w:sz="0" w:space="0" w:color="auto"/>
        <w:bottom w:val="none" w:sz="0" w:space="0" w:color="auto"/>
        <w:right w:val="none" w:sz="0" w:space="0" w:color="auto"/>
      </w:divBdr>
    </w:div>
    <w:div w:id="1988513458">
      <w:bodyDiv w:val="1"/>
      <w:marLeft w:val="0"/>
      <w:marRight w:val="0"/>
      <w:marTop w:val="0"/>
      <w:marBottom w:val="0"/>
      <w:divBdr>
        <w:top w:val="none" w:sz="0" w:space="0" w:color="auto"/>
        <w:left w:val="none" w:sz="0" w:space="0" w:color="auto"/>
        <w:bottom w:val="none" w:sz="0" w:space="0" w:color="auto"/>
        <w:right w:val="none" w:sz="0" w:space="0" w:color="auto"/>
      </w:divBdr>
    </w:div>
    <w:div w:id="1988900191">
      <w:bodyDiv w:val="1"/>
      <w:marLeft w:val="0"/>
      <w:marRight w:val="0"/>
      <w:marTop w:val="0"/>
      <w:marBottom w:val="0"/>
      <w:divBdr>
        <w:top w:val="none" w:sz="0" w:space="0" w:color="auto"/>
        <w:left w:val="none" w:sz="0" w:space="0" w:color="auto"/>
        <w:bottom w:val="none" w:sz="0" w:space="0" w:color="auto"/>
        <w:right w:val="none" w:sz="0" w:space="0" w:color="auto"/>
      </w:divBdr>
    </w:div>
    <w:div w:id="1989087777">
      <w:bodyDiv w:val="1"/>
      <w:marLeft w:val="0"/>
      <w:marRight w:val="0"/>
      <w:marTop w:val="0"/>
      <w:marBottom w:val="0"/>
      <w:divBdr>
        <w:top w:val="none" w:sz="0" w:space="0" w:color="auto"/>
        <w:left w:val="none" w:sz="0" w:space="0" w:color="auto"/>
        <w:bottom w:val="none" w:sz="0" w:space="0" w:color="auto"/>
        <w:right w:val="none" w:sz="0" w:space="0" w:color="auto"/>
      </w:divBdr>
    </w:div>
    <w:div w:id="1989161333">
      <w:bodyDiv w:val="1"/>
      <w:marLeft w:val="0"/>
      <w:marRight w:val="0"/>
      <w:marTop w:val="0"/>
      <w:marBottom w:val="0"/>
      <w:divBdr>
        <w:top w:val="none" w:sz="0" w:space="0" w:color="auto"/>
        <w:left w:val="none" w:sz="0" w:space="0" w:color="auto"/>
        <w:bottom w:val="none" w:sz="0" w:space="0" w:color="auto"/>
        <w:right w:val="none" w:sz="0" w:space="0" w:color="auto"/>
      </w:divBdr>
    </w:div>
    <w:div w:id="1989944157">
      <w:bodyDiv w:val="1"/>
      <w:marLeft w:val="0"/>
      <w:marRight w:val="0"/>
      <w:marTop w:val="0"/>
      <w:marBottom w:val="0"/>
      <w:divBdr>
        <w:top w:val="none" w:sz="0" w:space="0" w:color="auto"/>
        <w:left w:val="none" w:sz="0" w:space="0" w:color="auto"/>
        <w:bottom w:val="none" w:sz="0" w:space="0" w:color="auto"/>
        <w:right w:val="none" w:sz="0" w:space="0" w:color="auto"/>
      </w:divBdr>
    </w:div>
    <w:div w:id="1990093145">
      <w:bodyDiv w:val="1"/>
      <w:marLeft w:val="0"/>
      <w:marRight w:val="0"/>
      <w:marTop w:val="0"/>
      <w:marBottom w:val="0"/>
      <w:divBdr>
        <w:top w:val="none" w:sz="0" w:space="0" w:color="auto"/>
        <w:left w:val="none" w:sz="0" w:space="0" w:color="auto"/>
        <w:bottom w:val="none" w:sz="0" w:space="0" w:color="auto"/>
        <w:right w:val="none" w:sz="0" w:space="0" w:color="auto"/>
      </w:divBdr>
    </w:div>
    <w:div w:id="1990207426">
      <w:bodyDiv w:val="1"/>
      <w:marLeft w:val="0"/>
      <w:marRight w:val="0"/>
      <w:marTop w:val="0"/>
      <w:marBottom w:val="0"/>
      <w:divBdr>
        <w:top w:val="none" w:sz="0" w:space="0" w:color="auto"/>
        <w:left w:val="none" w:sz="0" w:space="0" w:color="auto"/>
        <w:bottom w:val="none" w:sz="0" w:space="0" w:color="auto"/>
        <w:right w:val="none" w:sz="0" w:space="0" w:color="auto"/>
      </w:divBdr>
    </w:div>
    <w:div w:id="1990555204">
      <w:bodyDiv w:val="1"/>
      <w:marLeft w:val="0"/>
      <w:marRight w:val="0"/>
      <w:marTop w:val="0"/>
      <w:marBottom w:val="0"/>
      <w:divBdr>
        <w:top w:val="none" w:sz="0" w:space="0" w:color="auto"/>
        <w:left w:val="none" w:sz="0" w:space="0" w:color="auto"/>
        <w:bottom w:val="none" w:sz="0" w:space="0" w:color="auto"/>
        <w:right w:val="none" w:sz="0" w:space="0" w:color="auto"/>
      </w:divBdr>
    </w:div>
    <w:div w:id="1991246422">
      <w:bodyDiv w:val="1"/>
      <w:marLeft w:val="0"/>
      <w:marRight w:val="0"/>
      <w:marTop w:val="0"/>
      <w:marBottom w:val="0"/>
      <w:divBdr>
        <w:top w:val="none" w:sz="0" w:space="0" w:color="auto"/>
        <w:left w:val="none" w:sz="0" w:space="0" w:color="auto"/>
        <w:bottom w:val="none" w:sz="0" w:space="0" w:color="auto"/>
        <w:right w:val="none" w:sz="0" w:space="0" w:color="auto"/>
      </w:divBdr>
    </w:div>
    <w:div w:id="1991250083">
      <w:bodyDiv w:val="1"/>
      <w:marLeft w:val="0"/>
      <w:marRight w:val="0"/>
      <w:marTop w:val="0"/>
      <w:marBottom w:val="0"/>
      <w:divBdr>
        <w:top w:val="none" w:sz="0" w:space="0" w:color="auto"/>
        <w:left w:val="none" w:sz="0" w:space="0" w:color="auto"/>
        <w:bottom w:val="none" w:sz="0" w:space="0" w:color="auto"/>
        <w:right w:val="none" w:sz="0" w:space="0" w:color="auto"/>
      </w:divBdr>
    </w:div>
    <w:div w:id="1991443304">
      <w:bodyDiv w:val="1"/>
      <w:marLeft w:val="0"/>
      <w:marRight w:val="0"/>
      <w:marTop w:val="0"/>
      <w:marBottom w:val="0"/>
      <w:divBdr>
        <w:top w:val="none" w:sz="0" w:space="0" w:color="auto"/>
        <w:left w:val="none" w:sz="0" w:space="0" w:color="auto"/>
        <w:bottom w:val="none" w:sz="0" w:space="0" w:color="auto"/>
        <w:right w:val="none" w:sz="0" w:space="0" w:color="auto"/>
      </w:divBdr>
    </w:div>
    <w:div w:id="1991908359">
      <w:bodyDiv w:val="1"/>
      <w:marLeft w:val="0"/>
      <w:marRight w:val="0"/>
      <w:marTop w:val="0"/>
      <w:marBottom w:val="0"/>
      <w:divBdr>
        <w:top w:val="none" w:sz="0" w:space="0" w:color="auto"/>
        <w:left w:val="none" w:sz="0" w:space="0" w:color="auto"/>
        <w:bottom w:val="none" w:sz="0" w:space="0" w:color="auto"/>
        <w:right w:val="none" w:sz="0" w:space="0" w:color="auto"/>
      </w:divBdr>
    </w:div>
    <w:div w:id="1992175964">
      <w:bodyDiv w:val="1"/>
      <w:marLeft w:val="0"/>
      <w:marRight w:val="0"/>
      <w:marTop w:val="0"/>
      <w:marBottom w:val="0"/>
      <w:divBdr>
        <w:top w:val="none" w:sz="0" w:space="0" w:color="auto"/>
        <w:left w:val="none" w:sz="0" w:space="0" w:color="auto"/>
        <w:bottom w:val="none" w:sz="0" w:space="0" w:color="auto"/>
        <w:right w:val="none" w:sz="0" w:space="0" w:color="auto"/>
      </w:divBdr>
    </w:div>
    <w:div w:id="1992326509">
      <w:bodyDiv w:val="1"/>
      <w:marLeft w:val="0"/>
      <w:marRight w:val="0"/>
      <w:marTop w:val="0"/>
      <w:marBottom w:val="0"/>
      <w:divBdr>
        <w:top w:val="none" w:sz="0" w:space="0" w:color="auto"/>
        <w:left w:val="none" w:sz="0" w:space="0" w:color="auto"/>
        <w:bottom w:val="none" w:sz="0" w:space="0" w:color="auto"/>
        <w:right w:val="none" w:sz="0" w:space="0" w:color="auto"/>
      </w:divBdr>
    </w:div>
    <w:div w:id="1992445918">
      <w:bodyDiv w:val="1"/>
      <w:marLeft w:val="0"/>
      <w:marRight w:val="0"/>
      <w:marTop w:val="0"/>
      <w:marBottom w:val="0"/>
      <w:divBdr>
        <w:top w:val="none" w:sz="0" w:space="0" w:color="auto"/>
        <w:left w:val="none" w:sz="0" w:space="0" w:color="auto"/>
        <w:bottom w:val="none" w:sz="0" w:space="0" w:color="auto"/>
        <w:right w:val="none" w:sz="0" w:space="0" w:color="auto"/>
      </w:divBdr>
    </w:div>
    <w:div w:id="1993605600">
      <w:bodyDiv w:val="1"/>
      <w:marLeft w:val="0"/>
      <w:marRight w:val="0"/>
      <w:marTop w:val="0"/>
      <w:marBottom w:val="0"/>
      <w:divBdr>
        <w:top w:val="none" w:sz="0" w:space="0" w:color="auto"/>
        <w:left w:val="none" w:sz="0" w:space="0" w:color="auto"/>
        <w:bottom w:val="none" w:sz="0" w:space="0" w:color="auto"/>
        <w:right w:val="none" w:sz="0" w:space="0" w:color="auto"/>
      </w:divBdr>
    </w:div>
    <w:div w:id="1993948655">
      <w:bodyDiv w:val="1"/>
      <w:marLeft w:val="0"/>
      <w:marRight w:val="0"/>
      <w:marTop w:val="0"/>
      <w:marBottom w:val="0"/>
      <w:divBdr>
        <w:top w:val="none" w:sz="0" w:space="0" w:color="auto"/>
        <w:left w:val="none" w:sz="0" w:space="0" w:color="auto"/>
        <w:bottom w:val="none" w:sz="0" w:space="0" w:color="auto"/>
        <w:right w:val="none" w:sz="0" w:space="0" w:color="auto"/>
      </w:divBdr>
    </w:div>
    <w:div w:id="1994137186">
      <w:bodyDiv w:val="1"/>
      <w:marLeft w:val="0"/>
      <w:marRight w:val="0"/>
      <w:marTop w:val="0"/>
      <w:marBottom w:val="0"/>
      <w:divBdr>
        <w:top w:val="none" w:sz="0" w:space="0" w:color="auto"/>
        <w:left w:val="none" w:sz="0" w:space="0" w:color="auto"/>
        <w:bottom w:val="none" w:sz="0" w:space="0" w:color="auto"/>
        <w:right w:val="none" w:sz="0" w:space="0" w:color="auto"/>
      </w:divBdr>
    </w:div>
    <w:div w:id="1994337329">
      <w:bodyDiv w:val="1"/>
      <w:marLeft w:val="0"/>
      <w:marRight w:val="0"/>
      <w:marTop w:val="0"/>
      <w:marBottom w:val="0"/>
      <w:divBdr>
        <w:top w:val="none" w:sz="0" w:space="0" w:color="auto"/>
        <w:left w:val="none" w:sz="0" w:space="0" w:color="auto"/>
        <w:bottom w:val="none" w:sz="0" w:space="0" w:color="auto"/>
        <w:right w:val="none" w:sz="0" w:space="0" w:color="auto"/>
      </w:divBdr>
    </w:div>
    <w:div w:id="1995143645">
      <w:bodyDiv w:val="1"/>
      <w:marLeft w:val="0"/>
      <w:marRight w:val="0"/>
      <w:marTop w:val="0"/>
      <w:marBottom w:val="0"/>
      <w:divBdr>
        <w:top w:val="none" w:sz="0" w:space="0" w:color="auto"/>
        <w:left w:val="none" w:sz="0" w:space="0" w:color="auto"/>
        <w:bottom w:val="none" w:sz="0" w:space="0" w:color="auto"/>
        <w:right w:val="none" w:sz="0" w:space="0" w:color="auto"/>
      </w:divBdr>
    </w:div>
    <w:div w:id="1995445474">
      <w:bodyDiv w:val="1"/>
      <w:marLeft w:val="0"/>
      <w:marRight w:val="0"/>
      <w:marTop w:val="0"/>
      <w:marBottom w:val="0"/>
      <w:divBdr>
        <w:top w:val="none" w:sz="0" w:space="0" w:color="auto"/>
        <w:left w:val="none" w:sz="0" w:space="0" w:color="auto"/>
        <w:bottom w:val="none" w:sz="0" w:space="0" w:color="auto"/>
        <w:right w:val="none" w:sz="0" w:space="0" w:color="auto"/>
      </w:divBdr>
    </w:div>
    <w:div w:id="1995527762">
      <w:bodyDiv w:val="1"/>
      <w:marLeft w:val="0"/>
      <w:marRight w:val="0"/>
      <w:marTop w:val="0"/>
      <w:marBottom w:val="0"/>
      <w:divBdr>
        <w:top w:val="none" w:sz="0" w:space="0" w:color="auto"/>
        <w:left w:val="none" w:sz="0" w:space="0" w:color="auto"/>
        <w:bottom w:val="none" w:sz="0" w:space="0" w:color="auto"/>
        <w:right w:val="none" w:sz="0" w:space="0" w:color="auto"/>
      </w:divBdr>
    </w:div>
    <w:div w:id="1996949413">
      <w:bodyDiv w:val="1"/>
      <w:marLeft w:val="0"/>
      <w:marRight w:val="0"/>
      <w:marTop w:val="0"/>
      <w:marBottom w:val="0"/>
      <w:divBdr>
        <w:top w:val="none" w:sz="0" w:space="0" w:color="auto"/>
        <w:left w:val="none" w:sz="0" w:space="0" w:color="auto"/>
        <w:bottom w:val="none" w:sz="0" w:space="0" w:color="auto"/>
        <w:right w:val="none" w:sz="0" w:space="0" w:color="auto"/>
      </w:divBdr>
    </w:div>
    <w:div w:id="1997294088">
      <w:bodyDiv w:val="1"/>
      <w:marLeft w:val="0"/>
      <w:marRight w:val="0"/>
      <w:marTop w:val="0"/>
      <w:marBottom w:val="0"/>
      <w:divBdr>
        <w:top w:val="none" w:sz="0" w:space="0" w:color="auto"/>
        <w:left w:val="none" w:sz="0" w:space="0" w:color="auto"/>
        <w:bottom w:val="none" w:sz="0" w:space="0" w:color="auto"/>
        <w:right w:val="none" w:sz="0" w:space="0" w:color="auto"/>
      </w:divBdr>
    </w:div>
    <w:div w:id="1997493004">
      <w:bodyDiv w:val="1"/>
      <w:marLeft w:val="0"/>
      <w:marRight w:val="0"/>
      <w:marTop w:val="0"/>
      <w:marBottom w:val="0"/>
      <w:divBdr>
        <w:top w:val="none" w:sz="0" w:space="0" w:color="auto"/>
        <w:left w:val="none" w:sz="0" w:space="0" w:color="auto"/>
        <w:bottom w:val="none" w:sz="0" w:space="0" w:color="auto"/>
        <w:right w:val="none" w:sz="0" w:space="0" w:color="auto"/>
      </w:divBdr>
    </w:div>
    <w:div w:id="1997569275">
      <w:bodyDiv w:val="1"/>
      <w:marLeft w:val="0"/>
      <w:marRight w:val="0"/>
      <w:marTop w:val="0"/>
      <w:marBottom w:val="0"/>
      <w:divBdr>
        <w:top w:val="none" w:sz="0" w:space="0" w:color="auto"/>
        <w:left w:val="none" w:sz="0" w:space="0" w:color="auto"/>
        <w:bottom w:val="none" w:sz="0" w:space="0" w:color="auto"/>
        <w:right w:val="none" w:sz="0" w:space="0" w:color="auto"/>
      </w:divBdr>
    </w:div>
    <w:div w:id="1997685648">
      <w:bodyDiv w:val="1"/>
      <w:marLeft w:val="0"/>
      <w:marRight w:val="0"/>
      <w:marTop w:val="0"/>
      <w:marBottom w:val="0"/>
      <w:divBdr>
        <w:top w:val="none" w:sz="0" w:space="0" w:color="auto"/>
        <w:left w:val="none" w:sz="0" w:space="0" w:color="auto"/>
        <w:bottom w:val="none" w:sz="0" w:space="0" w:color="auto"/>
        <w:right w:val="none" w:sz="0" w:space="0" w:color="auto"/>
      </w:divBdr>
    </w:div>
    <w:div w:id="1997952432">
      <w:bodyDiv w:val="1"/>
      <w:marLeft w:val="0"/>
      <w:marRight w:val="0"/>
      <w:marTop w:val="0"/>
      <w:marBottom w:val="0"/>
      <w:divBdr>
        <w:top w:val="none" w:sz="0" w:space="0" w:color="auto"/>
        <w:left w:val="none" w:sz="0" w:space="0" w:color="auto"/>
        <w:bottom w:val="none" w:sz="0" w:space="0" w:color="auto"/>
        <w:right w:val="none" w:sz="0" w:space="0" w:color="auto"/>
      </w:divBdr>
    </w:div>
    <w:div w:id="1998141717">
      <w:bodyDiv w:val="1"/>
      <w:marLeft w:val="0"/>
      <w:marRight w:val="0"/>
      <w:marTop w:val="0"/>
      <w:marBottom w:val="0"/>
      <w:divBdr>
        <w:top w:val="none" w:sz="0" w:space="0" w:color="auto"/>
        <w:left w:val="none" w:sz="0" w:space="0" w:color="auto"/>
        <w:bottom w:val="none" w:sz="0" w:space="0" w:color="auto"/>
        <w:right w:val="none" w:sz="0" w:space="0" w:color="auto"/>
      </w:divBdr>
    </w:div>
    <w:div w:id="1998461447">
      <w:bodyDiv w:val="1"/>
      <w:marLeft w:val="0"/>
      <w:marRight w:val="0"/>
      <w:marTop w:val="0"/>
      <w:marBottom w:val="0"/>
      <w:divBdr>
        <w:top w:val="none" w:sz="0" w:space="0" w:color="auto"/>
        <w:left w:val="none" w:sz="0" w:space="0" w:color="auto"/>
        <w:bottom w:val="none" w:sz="0" w:space="0" w:color="auto"/>
        <w:right w:val="none" w:sz="0" w:space="0" w:color="auto"/>
      </w:divBdr>
    </w:div>
    <w:div w:id="1998724904">
      <w:bodyDiv w:val="1"/>
      <w:marLeft w:val="0"/>
      <w:marRight w:val="0"/>
      <w:marTop w:val="0"/>
      <w:marBottom w:val="0"/>
      <w:divBdr>
        <w:top w:val="none" w:sz="0" w:space="0" w:color="auto"/>
        <w:left w:val="none" w:sz="0" w:space="0" w:color="auto"/>
        <w:bottom w:val="none" w:sz="0" w:space="0" w:color="auto"/>
        <w:right w:val="none" w:sz="0" w:space="0" w:color="auto"/>
      </w:divBdr>
    </w:div>
    <w:div w:id="1999766982">
      <w:bodyDiv w:val="1"/>
      <w:marLeft w:val="0"/>
      <w:marRight w:val="0"/>
      <w:marTop w:val="0"/>
      <w:marBottom w:val="0"/>
      <w:divBdr>
        <w:top w:val="none" w:sz="0" w:space="0" w:color="auto"/>
        <w:left w:val="none" w:sz="0" w:space="0" w:color="auto"/>
        <w:bottom w:val="none" w:sz="0" w:space="0" w:color="auto"/>
        <w:right w:val="none" w:sz="0" w:space="0" w:color="auto"/>
      </w:divBdr>
    </w:div>
    <w:div w:id="1999962806">
      <w:bodyDiv w:val="1"/>
      <w:marLeft w:val="0"/>
      <w:marRight w:val="0"/>
      <w:marTop w:val="0"/>
      <w:marBottom w:val="0"/>
      <w:divBdr>
        <w:top w:val="none" w:sz="0" w:space="0" w:color="auto"/>
        <w:left w:val="none" w:sz="0" w:space="0" w:color="auto"/>
        <w:bottom w:val="none" w:sz="0" w:space="0" w:color="auto"/>
        <w:right w:val="none" w:sz="0" w:space="0" w:color="auto"/>
      </w:divBdr>
    </w:div>
    <w:div w:id="2000041120">
      <w:bodyDiv w:val="1"/>
      <w:marLeft w:val="0"/>
      <w:marRight w:val="0"/>
      <w:marTop w:val="0"/>
      <w:marBottom w:val="0"/>
      <w:divBdr>
        <w:top w:val="none" w:sz="0" w:space="0" w:color="auto"/>
        <w:left w:val="none" w:sz="0" w:space="0" w:color="auto"/>
        <w:bottom w:val="none" w:sz="0" w:space="0" w:color="auto"/>
        <w:right w:val="none" w:sz="0" w:space="0" w:color="auto"/>
      </w:divBdr>
    </w:div>
    <w:div w:id="2000376792">
      <w:bodyDiv w:val="1"/>
      <w:marLeft w:val="0"/>
      <w:marRight w:val="0"/>
      <w:marTop w:val="0"/>
      <w:marBottom w:val="0"/>
      <w:divBdr>
        <w:top w:val="none" w:sz="0" w:space="0" w:color="auto"/>
        <w:left w:val="none" w:sz="0" w:space="0" w:color="auto"/>
        <w:bottom w:val="none" w:sz="0" w:space="0" w:color="auto"/>
        <w:right w:val="none" w:sz="0" w:space="0" w:color="auto"/>
      </w:divBdr>
    </w:div>
    <w:div w:id="2000621332">
      <w:bodyDiv w:val="1"/>
      <w:marLeft w:val="0"/>
      <w:marRight w:val="0"/>
      <w:marTop w:val="0"/>
      <w:marBottom w:val="0"/>
      <w:divBdr>
        <w:top w:val="none" w:sz="0" w:space="0" w:color="auto"/>
        <w:left w:val="none" w:sz="0" w:space="0" w:color="auto"/>
        <w:bottom w:val="none" w:sz="0" w:space="0" w:color="auto"/>
        <w:right w:val="none" w:sz="0" w:space="0" w:color="auto"/>
      </w:divBdr>
    </w:div>
    <w:div w:id="2000882021">
      <w:bodyDiv w:val="1"/>
      <w:marLeft w:val="0"/>
      <w:marRight w:val="0"/>
      <w:marTop w:val="0"/>
      <w:marBottom w:val="0"/>
      <w:divBdr>
        <w:top w:val="none" w:sz="0" w:space="0" w:color="auto"/>
        <w:left w:val="none" w:sz="0" w:space="0" w:color="auto"/>
        <w:bottom w:val="none" w:sz="0" w:space="0" w:color="auto"/>
        <w:right w:val="none" w:sz="0" w:space="0" w:color="auto"/>
      </w:divBdr>
    </w:div>
    <w:div w:id="2000882996">
      <w:bodyDiv w:val="1"/>
      <w:marLeft w:val="0"/>
      <w:marRight w:val="0"/>
      <w:marTop w:val="0"/>
      <w:marBottom w:val="0"/>
      <w:divBdr>
        <w:top w:val="none" w:sz="0" w:space="0" w:color="auto"/>
        <w:left w:val="none" w:sz="0" w:space="0" w:color="auto"/>
        <w:bottom w:val="none" w:sz="0" w:space="0" w:color="auto"/>
        <w:right w:val="none" w:sz="0" w:space="0" w:color="auto"/>
      </w:divBdr>
    </w:div>
    <w:div w:id="2000964411">
      <w:bodyDiv w:val="1"/>
      <w:marLeft w:val="0"/>
      <w:marRight w:val="0"/>
      <w:marTop w:val="0"/>
      <w:marBottom w:val="0"/>
      <w:divBdr>
        <w:top w:val="none" w:sz="0" w:space="0" w:color="auto"/>
        <w:left w:val="none" w:sz="0" w:space="0" w:color="auto"/>
        <w:bottom w:val="none" w:sz="0" w:space="0" w:color="auto"/>
        <w:right w:val="none" w:sz="0" w:space="0" w:color="auto"/>
      </w:divBdr>
    </w:div>
    <w:div w:id="2001227017">
      <w:bodyDiv w:val="1"/>
      <w:marLeft w:val="0"/>
      <w:marRight w:val="0"/>
      <w:marTop w:val="0"/>
      <w:marBottom w:val="0"/>
      <w:divBdr>
        <w:top w:val="none" w:sz="0" w:space="0" w:color="auto"/>
        <w:left w:val="none" w:sz="0" w:space="0" w:color="auto"/>
        <w:bottom w:val="none" w:sz="0" w:space="0" w:color="auto"/>
        <w:right w:val="none" w:sz="0" w:space="0" w:color="auto"/>
      </w:divBdr>
    </w:div>
    <w:div w:id="2002002304">
      <w:bodyDiv w:val="1"/>
      <w:marLeft w:val="0"/>
      <w:marRight w:val="0"/>
      <w:marTop w:val="0"/>
      <w:marBottom w:val="0"/>
      <w:divBdr>
        <w:top w:val="none" w:sz="0" w:space="0" w:color="auto"/>
        <w:left w:val="none" w:sz="0" w:space="0" w:color="auto"/>
        <w:bottom w:val="none" w:sz="0" w:space="0" w:color="auto"/>
        <w:right w:val="none" w:sz="0" w:space="0" w:color="auto"/>
      </w:divBdr>
    </w:div>
    <w:div w:id="2002199831">
      <w:bodyDiv w:val="1"/>
      <w:marLeft w:val="0"/>
      <w:marRight w:val="0"/>
      <w:marTop w:val="0"/>
      <w:marBottom w:val="0"/>
      <w:divBdr>
        <w:top w:val="none" w:sz="0" w:space="0" w:color="auto"/>
        <w:left w:val="none" w:sz="0" w:space="0" w:color="auto"/>
        <w:bottom w:val="none" w:sz="0" w:space="0" w:color="auto"/>
        <w:right w:val="none" w:sz="0" w:space="0" w:color="auto"/>
      </w:divBdr>
    </w:div>
    <w:div w:id="2002344466">
      <w:bodyDiv w:val="1"/>
      <w:marLeft w:val="0"/>
      <w:marRight w:val="0"/>
      <w:marTop w:val="0"/>
      <w:marBottom w:val="0"/>
      <w:divBdr>
        <w:top w:val="none" w:sz="0" w:space="0" w:color="auto"/>
        <w:left w:val="none" w:sz="0" w:space="0" w:color="auto"/>
        <w:bottom w:val="none" w:sz="0" w:space="0" w:color="auto"/>
        <w:right w:val="none" w:sz="0" w:space="0" w:color="auto"/>
      </w:divBdr>
    </w:div>
    <w:div w:id="2002654844">
      <w:bodyDiv w:val="1"/>
      <w:marLeft w:val="0"/>
      <w:marRight w:val="0"/>
      <w:marTop w:val="0"/>
      <w:marBottom w:val="0"/>
      <w:divBdr>
        <w:top w:val="none" w:sz="0" w:space="0" w:color="auto"/>
        <w:left w:val="none" w:sz="0" w:space="0" w:color="auto"/>
        <w:bottom w:val="none" w:sz="0" w:space="0" w:color="auto"/>
        <w:right w:val="none" w:sz="0" w:space="0" w:color="auto"/>
      </w:divBdr>
    </w:div>
    <w:div w:id="2003509016">
      <w:bodyDiv w:val="1"/>
      <w:marLeft w:val="0"/>
      <w:marRight w:val="0"/>
      <w:marTop w:val="0"/>
      <w:marBottom w:val="0"/>
      <w:divBdr>
        <w:top w:val="none" w:sz="0" w:space="0" w:color="auto"/>
        <w:left w:val="none" w:sz="0" w:space="0" w:color="auto"/>
        <w:bottom w:val="none" w:sz="0" w:space="0" w:color="auto"/>
        <w:right w:val="none" w:sz="0" w:space="0" w:color="auto"/>
      </w:divBdr>
    </w:div>
    <w:div w:id="2003657921">
      <w:bodyDiv w:val="1"/>
      <w:marLeft w:val="0"/>
      <w:marRight w:val="0"/>
      <w:marTop w:val="0"/>
      <w:marBottom w:val="0"/>
      <w:divBdr>
        <w:top w:val="none" w:sz="0" w:space="0" w:color="auto"/>
        <w:left w:val="none" w:sz="0" w:space="0" w:color="auto"/>
        <w:bottom w:val="none" w:sz="0" w:space="0" w:color="auto"/>
        <w:right w:val="none" w:sz="0" w:space="0" w:color="auto"/>
      </w:divBdr>
    </w:div>
    <w:div w:id="2004358364">
      <w:bodyDiv w:val="1"/>
      <w:marLeft w:val="0"/>
      <w:marRight w:val="0"/>
      <w:marTop w:val="0"/>
      <w:marBottom w:val="0"/>
      <w:divBdr>
        <w:top w:val="none" w:sz="0" w:space="0" w:color="auto"/>
        <w:left w:val="none" w:sz="0" w:space="0" w:color="auto"/>
        <w:bottom w:val="none" w:sz="0" w:space="0" w:color="auto"/>
        <w:right w:val="none" w:sz="0" w:space="0" w:color="auto"/>
      </w:divBdr>
    </w:div>
    <w:div w:id="2004435113">
      <w:bodyDiv w:val="1"/>
      <w:marLeft w:val="0"/>
      <w:marRight w:val="0"/>
      <w:marTop w:val="0"/>
      <w:marBottom w:val="0"/>
      <w:divBdr>
        <w:top w:val="none" w:sz="0" w:space="0" w:color="auto"/>
        <w:left w:val="none" w:sz="0" w:space="0" w:color="auto"/>
        <w:bottom w:val="none" w:sz="0" w:space="0" w:color="auto"/>
        <w:right w:val="none" w:sz="0" w:space="0" w:color="auto"/>
      </w:divBdr>
    </w:div>
    <w:div w:id="2004551379">
      <w:bodyDiv w:val="1"/>
      <w:marLeft w:val="0"/>
      <w:marRight w:val="0"/>
      <w:marTop w:val="0"/>
      <w:marBottom w:val="0"/>
      <w:divBdr>
        <w:top w:val="none" w:sz="0" w:space="0" w:color="auto"/>
        <w:left w:val="none" w:sz="0" w:space="0" w:color="auto"/>
        <w:bottom w:val="none" w:sz="0" w:space="0" w:color="auto"/>
        <w:right w:val="none" w:sz="0" w:space="0" w:color="auto"/>
      </w:divBdr>
    </w:div>
    <w:div w:id="2004624060">
      <w:bodyDiv w:val="1"/>
      <w:marLeft w:val="0"/>
      <w:marRight w:val="0"/>
      <w:marTop w:val="0"/>
      <w:marBottom w:val="0"/>
      <w:divBdr>
        <w:top w:val="none" w:sz="0" w:space="0" w:color="auto"/>
        <w:left w:val="none" w:sz="0" w:space="0" w:color="auto"/>
        <w:bottom w:val="none" w:sz="0" w:space="0" w:color="auto"/>
        <w:right w:val="none" w:sz="0" w:space="0" w:color="auto"/>
      </w:divBdr>
    </w:div>
    <w:div w:id="2005088506">
      <w:bodyDiv w:val="1"/>
      <w:marLeft w:val="0"/>
      <w:marRight w:val="0"/>
      <w:marTop w:val="0"/>
      <w:marBottom w:val="0"/>
      <w:divBdr>
        <w:top w:val="none" w:sz="0" w:space="0" w:color="auto"/>
        <w:left w:val="none" w:sz="0" w:space="0" w:color="auto"/>
        <w:bottom w:val="none" w:sz="0" w:space="0" w:color="auto"/>
        <w:right w:val="none" w:sz="0" w:space="0" w:color="auto"/>
      </w:divBdr>
    </w:div>
    <w:div w:id="2005623673">
      <w:bodyDiv w:val="1"/>
      <w:marLeft w:val="0"/>
      <w:marRight w:val="0"/>
      <w:marTop w:val="0"/>
      <w:marBottom w:val="0"/>
      <w:divBdr>
        <w:top w:val="none" w:sz="0" w:space="0" w:color="auto"/>
        <w:left w:val="none" w:sz="0" w:space="0" w:color="auto"/>
        <w:bottom w:val="none" w:sz="0" w:space="0" w:color="auto"/>
        <w:right w:val="none" w:sz="0" w:space="0" w:color="auto"/>
      </w:divBdr>
    </w:div>
    <w:div w:id="2005819950">
      <w:bodyDiv w:val="1"/>
      <w:marLeft w:val="0"/>
      <w:marRight w:val="0"/>
      <w:marTop w:val="0"/>
      <w:marBottom w:val="0"/>
      <w:divBdr>
        <w:top w:val="none" w:sz="0" w:space="0" w:color="auto"/>
        <w:left w:val="none" w:sz="0" w:space="0" w:color="auto"/>
        <w:bottom w:val="none" w:sz="0" w:space="0" w:color="auto"/>
        <w:right w:val="none" w:sz="0" w:space="0" w:color="auto"/>
      </w:divBdr>
    </w:div>
    <w:div w:id="2006123122">
      <w:bodyDiv w:val="1"/>
      <w:marLeft w:val="0"/>
      <w:marRight w:val="0"/>
      <w:marTop w:val="0"/>
      <w:marBottom w:val="0"/>
      <w:divBdr>
        <w:top w:val="none" w:sz="0" w:space="0" w:color="auto"/>
        <w:left w:val="none" w:sz="0" w:space="0" w:color="auto"/>
        <w:bottom w:val="none" w:sz="0" w:space="0" w:color="auto"/>
        <w:right w:val="none" w:sz="0" w:space="0" w:color="auto"/>
      </w:divBdr>
    </w:div>
    <w:div w:id="2006204252">
      <w:bodyDiv w:val="1"/>
      <w:marLeft w:val="0"/>
      <w:marRight w:val="0"/>
      <w:marTop w:val="0"/>
      <w:marBottom w:val="0"/>
      <w:divBdr>
        <w:top w:val="none" w:sz="0" w:space="0" w:color="auto"/>
        <w:left w:val="none" w:sz="0" w:space="0" w:color="auto"/>
        <w:bottom w:val="none" w:sz="0" w:space="0" w:color="auto"/>
        <w:right w:val="none" w:sz="0" w:space="0" w:color="auto"/>
      </w:divBdr>
    </w:div>
    <w:div w:id="2007055906">
      <w:bodyDiv w:val="1"/>
      <w:marLeft w:val="0"/>
      <w:marRight w:val="0"/>
      <w:marTop w:val="0"/>
      <w:marBottom w:val="0"/>
      <w:divBdr>
        <w:top w:val="none" w:sz="0" w:space="0" w:color="auto"/>
        <w:left w:val="none" w:sz="0" w:space="0" w:color="auto"/>
        <w:bottom w:val="none" w:sz="0" w:space="0" w:color="auto"/>
        <w:right w:val="none" w:sz="0" w:space="0" w:color="auto"/>
      </w:divBdr>
    </w:div>
    <w:div w:id="2007437128">
      <w:bodyDiv w:val="1"/>
      <w:marLeft w:val="0"/>
      <w:marRight w:val="0"/>
      <w:marTop w:val="0"/>
      <w:marBottom w:val="0"/>
      <w:divBdr>
        <w:top w:val="none" w:sz="0" w:space="0" w:color="auto"/>
        <w:left w:val="none" w:sz="0" w:space="0" w:color="auto"/>
        <w:bottom w:val="none" w:sz="0" w:space="0" w:color="auto"/>
        <w:right w:val="none" w:sz="0" w:space="0" w:color="auto"/>
      </w:divBdr>
    </w:div>
    <w:div w:id="2007855293">
      <w:bodyDiv w:val="1"/>
      <w:marLeft w:val="0"/>
      <w:marRight w:val="0"/>
      <w:marTop w:val="0"/>
      <w:marBottom w:val="0"/>
      <w:divBdr>
        <w:top w:val="none" w:sz="0" w:space="0" w:color="auto"/>
        <w:left w:val="none" w:sz="0" w:space="0" w:color="auto"/>
        <w:bottom w:val="none" w:sz="0" w:space="0" w:color="auto"/>
        <w:right w:val="none" w:sz="0" w:space="0" w:color="auto"/>
      </w:divBdr>
    </w:div>
    <w:div w:id="2008363914">
      <w:bodyDiv w:val="1"/>
      <w:marLeft w:val="0"/>
      <w:marRight w:val="0"/>
      <w:marTop w:val="0"/>
      <w:marBottom w:val="0"/>
      <w:divBdr>
        <w:top w:val="none" w:sz="0" w:space="0" w:color="auto"/>
        <w:left w:val="none" w:sz="0" w:space="0" w:color="auto"/>
        <w:bottom w:val="none" w:sz="0" w:space="0" w:color="auto"/>
        <w:right w:val="none" w:sz="0" w:space="0" w:color="auto"/>
      </w:divBdr>
    </w:div>
    <w:div w:id="2008558440">
      <w:bodyDiv w:val="1"/>
      <w:marLeft w:val="0"/>
      <w:marRight w:val="0"/>
      <w:marTop w:val="0"/>
      <w:marBottom w:val="0"/>
      <w:divBdr>
        <w:top w:val="none" w:sz="0" w:space="0" w:color="auto"/>
        <w:left w:val="none" w:sz="0" w:space="0" w:color="auto"/>
        <w:bottom w:val="none" w:sz="0" w:space="0" w:color="auto"/>
        <w:right w:val="none" w:sz="0" w:space="0" w:color="auto"/>
      </w:divBdr>
    </w:div>
    <w:div w:id="2008903669">
      <w:bodyDiv w:val="1"/>
      <w:marLeft w:val="0"/>
      <w:marRight w:val="0"/>
      <w:marTop w:val="0"/>
      <w:marBottom w:val="0"/>
      <w:divBdr>
        <w:top w:val="none" w:sz="0" w:space="0" w:color="auto"/>
        <w:left w:val="none" w:sz="0" w:space="0" w:color="auto"/>
        <w:bottom w:val="none" w:sz="0" w:space="0" w:color="auto"/>
        <w:right w:val="none" w:sz="0" w:space="0" w:color="auto"/>
      </w:divBdr>
    </w:div>
    <w:div w:id="2009213681">
      <w:bodyDiv w:val="1"/>
      <w:marLeft w:val="0"/>
      <w:marRight w:val="0"/>
      <w:marTop w:val="0"/>
      <w:marBottom w:val="0"/>
      <w:divBdr>
        <w:top w:val="none" w:sz="0" w:space="0" w:color="auto"/>
        <w:left w:val="none" w:sz="0" w:space="0" w:color="auto"/>
        <w:bottom w:val="none" w:sz="0" w:space="0" w:color="auto"/>
        <w:right w:val="none" w:sz="0" w:space="0" w:color="auto"/>
      </w:divBdr>
    </w:div>
    <w:div w:id="2009554514">
      <w:bodyDiv w:val="1"/>
      <w:marLeft w:val="0"/>
      <w:marRight w:val="0"/>
      <w:marTop w:val="0"/>
      <w:marBottom w:val="0"/>
      <w:divBdr>
        <w:top w:val="none" w:sz="0" w:space="0" w:color="auto"/>
        <w:left w:val="none" w:sz="0" w:space="0" w:color="auto"/>
        <w:bottom w:val="none" w:sz="0" w:space="0" w:color="auto"/>
        <w:right w:val="none" w:sz="0" w:space="0" w:color="auto"/>
      </w:divBdr>
    </w:div>
    <w:div w:id="2009669793">
      <w:bodyDiv w:val="1"/>
      <w:marLeft w:val="0"/>
      <w:marRight w:val="0"/>
      <w:marTop w:val="0"/>
      <w:marBottom w:val="0"/>
      <w:divBdr>
        <w:top w:val="none" w:sz="0" w:space="0" w:color="auto"/>
        <w:left w:val="none" w:sz="0" w:space="0" w:color="auto"/>
        <w:bottom w:val="none" w:sz="0" w:space="0" w:color="auto"/>
        <w:right w:val="none" w:sz="0" w:space="0" w:color="auto"/>
      </w:divBdr>
    </w:div>
    <w:div w:id="2009673195">
      <w:bodyDiv w:val="1"/>
      <w:marLeft w:val="0"/>
      <w:marRight w:val="0"/>
      <w:marTop w:val="0"/>
      <w:marBottom w:val="0"/>
      <w:divBdr>
        <w:top w:val="none" w:sz="0" w:space="0" w:color="auto"/>
        <w:left w:val="none" w:sz="0" w:space="0" w:color="auto"/>
        <w:bottom w:val="none" w:sz="0" w:space="0" w:color="auto"/>
        <w:right w:val="none" w:sz="0" w:space="0" w:color="auto"/>
      </w:divBdr>
    </w:div>
    <w:div w:id="2009747485">
      <w:bodyDiv w:val="1"/>
      <w:marLeft w:val="0"/>
      <w:marRight w:val="0"/>
      <w:marTop w:val="0"/>
      <w:marBottom w:val="0"/>
      <w:divBdr>
        <w:top w:val="none" w:sz="0" w:space="0" w:color="auto"/>
        <w:left w:val="none" w:sz="0" w:space="0" w:color="auto"/>
        <w:bottom w:val="none" w:sz="0" w:space="0" w:color="auto"/>
        <w:right w:val="none" w:sz="0" w:space="0" w:color="auto"/>
      </w:divBdr>
    </w:div>
    <w:div w:id="2010256648">
      <w:bodyDiv w:val="1"/>
      <w:marLeft w:val="0"/>
      <w:marRight w:val="0"/>
      <w:marTop w:val="0"/>
      <w:marBottom w:val="0"/>
      <w:divBdr>
        <w:top w:val="none" w:sz="0" w:space="0" w:color="auto"/>
        <w:left w:val="none" w:sz="0" w:space="0" w:color="auto"/>
        <w:bottom w:val="none" w:sz="0" w:space="0" w:color="auto"/>
        <w:right w:val="none" w:sz="0" w:space="0" w:color="auto"/>
      </w:divBdr>
    </w:div>
    <w:div w:id="2010742494">
      <w:bodyDiv w:val="1"/>
      <w:marLeft w:val="0"/>
      <w:marRight w:val="0"/>
      <w:marTop w:val="0"/>
      <w:marBottom w:val="0"/>
      <w:divBdr>
        <w:top w:val="none" w:sz="0" w:space="0" w:color="auto"/>
        <w:left w:val="none" w:sz="0" w:space="0" w:color="auto"/>
        <w:bottom w:val="none" w:sz="0" w:space="0" w:color="auto"/>
        <w:right w:val="none" w:sz="0" w:space="0" w:color="auto"/>
      </w:divBdr>
    </w:div>
    <w:div w:id="2010979853">
      <w:bodyDiv w:val="1"/>
      <w:marLeft w:val="0"/>
      <w:marRight w:val="0"/>
      <w:marTop w:val="0"/>
      <w:marBottom w:val="0"/>
      <w:divBdr>
        <w:top w:val="none" w:sz="0" w:space="0" w:color="auto"/>
        <w:left w:val="none" w:sz="0" w:space="0" w:color="auto"/>
        <w:bottom w:val="none" w:sz="0" w:space="0" w:color="auto"/>
        <w:right w:val="none" w:sz="0" w:space="0" w:color="auto"/>
      </w:divBdr>
    </w:div>
    <w:div w:id="2013024269">
      <w:bodyDiv w:val="1"/>
      <w:marLeft w:val="0"/>
      <w:marRight w:val="0"/>
      <w:marTop w:val="0"/>
      <w:marBottom w:val="0"/>
      <w:divBdr>
        <w:top w:val="none" w:sz="0" w:space="0" w:color="auto"/>
        <w:left w:val="none" w:sz="0" w:space="0" w:color="auto"/>
        <w:bottom w:val="none" w:sz="0" w:space="0" w:color="auto"/>
        <w:right w:val="none" w:sz="0" w:space="0" w:color="auto"/>
      </w:divBdr>
    </w:div>
    <w:div w:id="2013095627">
      <w:bodyDiv w:val="1"/>
      <w:marLeft w:val="0"/>
      <w:marRight w:val="0"/>
      <w:marTop w:val="0"/>
      <w:marBottom w:val="0"/>
      <w:divBdr>
        <w:top w:val="none" w:sz="0" w:space="0" w:color="auto"/>
        <w:left w:val="none" w:sz="0" w:space="0" w:color="auto"/>
        <w:bottom w:val="none" w:sz="0" w:space="0" w:color="auto"/>
        <w:right w:val="none" w:sz="0" w:space="0" w:color="auto"/>
      </w:divBdr>
    </w:div>
    <w:div w:id="2013291716">
      <w:bodyDiv w:val="1"/>
      <w:marLeft w:val="0"/>
      <w:marRight w:val="0"/>
      <w:marTop w:val="0"/>
      <w:marBottom w:val="0"/>
      <w:divBdr>
        <w:top w:val="none" w:sz="0" w:space="0" w:color="auto"/>
        <w:left w:val="none" w:sz="0" w:space="0" w:color="auto"/>
        <w:bottom w:val="none" w:sz="0" w:space="0" w:color="auto"/>
        <w:right w:val="none" w:sz="0" w:space="0" w:color="auto"/>
      </w:divBdr>
    </w:div>
    <w:div w:id="2013291811">
      <w:bodyDiv w:val="1"/>
      <w:marLeft w:val="0"/>
      <w:marRight w:val="0"/>
      <w:marTop w:val="0"/>
      <w:marBottom w:val="0"/>
      <w:divBdr>
        <w:top w:val="none" w:sz="0" w:space="0" w:color="auto"/>
        <w:left w:val="none" w:sz="0" w:space="0" w:color="auto"/>
        <w:bottom w:val="none" w:sz="0" w:space="0" w:color="auto"/>
        <w:right w:val="none" w:sz="0" w:space="0" w:color="auto"/>
      </w:divBdr>
    </w:div>
    <w:div w:id="2013412757">
      <w:bodyDiv w:val="1"/>
      <w:marLeft w:val="0"/>
      <w:marRight w:val="0"/>
      <w:marTop w:val="0"/>
      <w:marBottom w:val="0"/>
      <w:divBdr>
        <w:top w:val="none" w:sz="0" w:space="0" w:color="auto"/>
        <w:left w:val="none" w:sz="0" w:space="0" w:color="auto"/>
        <w:bottom w:val="none" w:sz="0" w:space="0" w:color="auto"/>
        <w:right w:val="none" w:sz="0" w:space="0" w:color="auto"/>
      </w:divBdr>
    </w:div>
    <w:div w:id="2013415146">
      <w:bodyDiv w:val="1"/>
      <w:marLeft w:val="0"/>
      <w:marRight w:val="0"/>
      <w:marTop w:val="0"/>
      <w:marBottom w:val="0"/>
      <w:divBdr>
        <w:top w:val="none" w:sz="0" w:space="0" w:color="auto"/>
        <w:left w:val="none" w:sz="0" w:space="0" w:color="auto"/>
        <w:bottom w:val="none" w:sz="0" w:space="0" w:color="auto"/>
        <w:right w:val="none" w:sz="0" w:space="0" w:color="auto"/>
      </w:divBdr>
    </w:div>
    <w:div w:id="2014647153">
      <w:bodyDiv w:val="1"/>
      <w:marLeft w:val="0"/>
      <w:marRight w:val="0"/>
      <w:marTop w:val="0"/>
      <w:marBottom w:val="0"/>
      <w:divBdr>
        <w:top w:val="none" w:sz="0" w:space="0" w:color="auto"/>
        <w:left w:val="none" w:sz="0" w:space="0" w:color="auto"/>
        <w:bottom w:val="none" w:sz="0" w:space="0" w:color="auto"/>
        <w:right w:val="none" w:sz="0" w:space="0" w:color="auto"/>
      </w:divBdr>
    </w:div>
    <w:div w:id="2014797551">
      <w:bodyDiv w:val="1"/>
      <w:marLeft w:val="0"/>
      <w:marRight w:val="0"/>
      <w:marTop w:val="0"/>
      <w:marBottom w:val="0"/>
      <w:divBdr>
        <w:top w:val="none" w:sz="0" w:space="0" w:color="auto"/>
        <w:left w:val="none" w:sz="0" w:space="0" w:color="auto"/>
        <w:bottom w:val="none" w:sz="0" w:space="0" w:color="auto"/>
        <w:right w:val="none" w:sz="0" w:space="0" w:color="auto"/>
      </w:divBdr>
    </w:div>
    <w:div w:id="2015261353">
      <w:bodyDiv w:val="1"/>
      <w:marLeft w:val="0"/>
      <w:marRight w:val="0"/>
      <w:marTop w:val="0"/>
      <w:marBottom w:val="0"/>
      <w:divBdr>
        <w:top w:val="none" w:sz="0" w:space="0" w:color="auto"/>
        <w:left w:val="none" w:sz="0" w:space="0" w:color="auto"/>
        <w:bottom w:val="none" w:sz="0" w:space="0" w:color="auto"/>
        <w:right w:val="none" w:sz="0" w:space="0" w:color="auto"/>
      </w:divBdr>
    </w:div>
    <w:div w:id="2015494147">
      <w:bodyDiv w:val="1"/>
      <w:marLeft w:val="0"/>
      <w:marRight w:val="0"/>
      <w:marTop w:val="0"/>
      <w:marBottom w:val="0"/>
      <w:divBdr>
        <w:top w:val="none" w:sz="0" w:space="0" w:color="auto"/>
        <w:left w:val="none" w:sz="0" w:space="0" w:color="auto"/>
        <w:bottom w:val="none" w:sz="0" w:space="0" w:color="auto"/>
        <w:right w:val="none" w:sz="0" w:space="0" w:color="auto"/>
      </w:divBdr>
    </w:div>
    <w:div w:id="2015497588">
      <w:bodyDiv w:val="1"/>
      <w:marLeft w:val="0"/>
      <w:marRight w:val="0"/>
      <w:marTop w:val="0"/>
      <w:marBottom w:val="0"/>
      <w:divBdr>
        <w:top w:val="none" w:sz="0" w:space="0" w:color="auto"/>
        <w:left w:val="none" w:sz="0" w:space="0" w:color="auto"/>
        <w:bottom w:val="none" w:sz="0" w:space="0" w:color="auto"/>
        <w:right w:val="none" w:sz="0" w:space="0" w:color="auto"/>
      </w:divBdr>
    </w:div>
    <w:div w:id="2015498629">
      <w:bodyDiv w:val="1"/>
      <w:marLeft w:val="0"/>
      <w:marRight w:val="0"/>
      <w:marTop w:val="0"/>
      <w:marBottom w:val="0"/>
      <w:divBdr>
        <w:top w:val="none" w:sz="0" w:space="0" w:color="auto"/>
        <w:left w:val="none" w:sz="0" w:space="0" w:color="auto"/>
        <w:bottom w:val="none" w:sz="0" w:space="0" w:color="auto"/>
        <w:right w:val="none" w:sz="0" w:space="0" w:color="auto"/>
      </w:divBdr>
    </w:div>
    <w:div w:id="2015768334">
      <w:bodyDiv w:val="1"/>
      <w:marLeft w:val="0"/>
      <w:marRight w:val="0"/>
      <w:marTop w:val="0"/>
      <w:marBottom w:val="0"/>
      <w:divBdr>
        <w:top w:val="none" w:sz="0" w:space="0" w:color="auto"/>
        <w:left w:val="none" w:sz="0" w:space="0" w:color="auto"/>
        <w:bottom w:val="none" w:sz="0" w:space="0" w:color="auto"/>
        <w:right w:val="none" w:sz="0" w:space="0" w:color="auto"/>
      </w:divBdr>
    </w:div>
    <w:div w:id="2016610991">
      <w:bodyDiv w:val="1"/>
      <w:marLeft w:val="0"/>
      <w:marRight w:val="0"/>
      <w:marTop w:val="0"/>
      <w:marBottom w:val="0"/>
      <w:divBdr>
        <w:top w:val="none" w:sz="0" w:space="0" w:color="auto"/>
        <w:left w:val="none" w:sz="0" w:space="0" w:color="auto"/>
        <w:bottom w:val="none" w:sz="0" w:space="0" w:color="auto"/>
        <w:right w:val="none" w:sz="0" w:space="0" w:color="auto"/>
      </w:divBdr>
    </w:div>
    <w:div w:id="2016884090">
      <w:bodyDiv w:val="1"/>
      <w:marLeft w:val="0"/>
      <w:marRight w:val="0"/>
      <w:marTop w:val="0"/>
      <w:marBottom w:val="0"/>
      <w:divBdr>
        <w:top w:val="none" w:sz="0" w:space="0" w:color="auto"/>
        <w:left w:val="none" w:sz="0" w:space="0" w:color="auto"/>
        <w:bottom w:val="none" w:sz="0" w:space="0" w:color="auto"/>
        <w:right w:val="none" w:sz="0" w:space="0" w:color="auto"/>
      </w:divBdr>
    </w:div>
    <w:div w:id="2017657279">
      <w:bodyDiv w:val="1"/>
      <w:marLeft w:val="0"/>
      <w:marRight w:val="0"/>
      <w:marTop w:val="0"/>
      <w:marBottom w:val="0"/>
      <w:divBdr>
        <w:top w:val="none" w:sz="0" w:space="0" w:color="auto"/>
        <w:left w:val="none" w:sz="0" w:space="0" w:color="auto"/>
        <w:bottom w:val="none" w:sz="0" w:space="0" w:color="auto"/>
        <w:right w:val="none" w:sz="0" w:space="0" w:color="auto"/>
      </w:divBdr>
    </w:div>
    <w:div w:id="2017682527">
      <w:bodyDiv w:val="1"/>
      <w:marLeft w:val="0"/>
      <w:marRight w:val="0"/>
      <w:marTop w:val="0"/>
      <w:marBottom w:val="0"/>
      <w:divBdr>
        <w:top w:val="none" w:sz="0" w:space="0" w:color="auto"/>
        <w:left w:val="none" w:sz="0" w:space="0" w:color="auto"/>
        <w:bottom w:val="none" w:sz="0" w:space="0" w:color="auto"/>
        <w:right w:val="none" w:sz="0" w:space="0" w:color="auto"/>
      </w:divBdr>
    </w:div>
    <w:div w:id="2017881307">
      <w:bodyDiv w:val="1"/>
      <w:marLeft w:val="0"/>
      <w:marRight w:val="0"/>
      <w:marTop w:val="0"/>
      <w:marBottom w:val="0"/>
      <w:divBdr>
        <w:top w:val="none" w:sz="0" w:space="0" w:color="auto"/>
        <w:left w:val="none" w:sz="0" w:space="0" w:color="auto"/>
        <w:bottom w:val="none" w:sz="0" w:space="0" w:color="auto"/>
        <w:right w:val="none" w:sz="0" w:space="0" w:color="auto"/>
      </w:divBdr>
    </w:div>
    <w:div w:id="2018077368">
      <w:bodyDiv w:val="1"/>
      <w:marLeft w:val="0"/>
      <w:marRight w:val="0"/>
      <w:marTop w:val="0"/>
      <w:marBottom w:val="0"/>
      <w:divBdr>
        <w:top w:val="none" w:sz="0" w:space="0" w:color="auto"/>
        <w:left w:val="none" w:sz="0" w:space="0" w:color="auto"/>
        <w:bottom w:val="none" w:sz="0" w:space="0" w:color="auto"/>
        <w:right w:val="none" w:sz="0" w:space="0" w:color="auto"/>
      </w:divBdr>
    </w:div>
    <w:div w:id="2018269525">
      <w:bodyDiv w:val="1"/>
      <w:marLeft w:val="0"/>
      <w:marRight w:val="0"/>
      <w:marTop w:val="0"/>
      <w:marBottom w:val="0"/>
      <w:divBdr>
        <w:top w:val="none" w:sz="0" w:space="0" w:color="auto"/>
        <w:left w:val="none" w:sz="0" w:space="0" w:color="auto"/>
        <w:bottom w:val="none" w:sz="0" w:space="0" w:color="auto"/>
        <w:right w:val="none" w:sz="0" w:space="0" w:color="auto"/>
      </w:divBdr>
    </w:div>
    <w:div w:id="2018845521">
      <w:bodyDiv w:val="1"/>
      <w:marLeft w:val="0"/>
      <w:marRight w:val="0"/>
      <w:marTop w:val="0"/>
      <w:marBottom w:val="0"/>
      <w:divBdr>
        <w:top w:val="none" w:sz="0" w:space="0" w:color="auto"/>
        <w:left w:val="none" w:sz="0" w:space="0" w:color="auto"/>
        <w:bottom w:val="none" w:sz="0" w:space="0" w:color="auto"/>
        <w:right w:val="none" w:sz="0" w:space="0" w:color="auto"/>
      </w:divBdr>
    </w:div>
    <w:div w:id="2019428001">
      <w:bodyDiv w:val="1"/>
      <w:marLeft w:val="0"/>
      <w:marRight w:val="0"/>
      <w:marTop w:val="0"/>
      <w:marBottom w:val="0"/>
      <w:divBdr>
        <w:top w:val="none" w:sz="0" w:space="0" w:color="auto"/>
        <w:left w:val="none" w:sz="0" w:space="0" w:color="auto"/>
        <w:bottom w:val="none" w:sz="0" w:space="0" w:color="auto"/>
        <w:right w:val="none" w:sz="0" w:space="0" w:color="auto"/>
      </w:divBdr>
    </w:div>
    <w:div w:id="2020351145">
      <w:bodyDiv w:val="1"/>
      <w:marLeft w:val="0"/>
      <w:marRight w:val="0"/>
      <w:marTop w:val="0"/>
      <w:marBottom w:val="0"/>
      <w:divBdr>
        <w:top w:val="none" w:sz="0" w:space="0" w:color="auto"/>
        <w:left w:val="none" w:sz="0" w:space="0" w:color="auto"/>
        <w:bottom w:val="none" w:sz="0" w:space="0" w:color="auto"/>
        <w:right w:val="none" w:sz="0" w:space="0" w:color="auto"/>
      </w:divBdr>
    </w:div>
    <w:div w:id="2020622887">
      <w:bodyDiv w:val="1"/>
      <w:marLeft w:val="0"/>
      <w:marRight w:val="0"/>
      <w:marTop w:val="0"/>
      <w:marBottom w:val="0"/>
      <w:divBdr>
        <w:top w:val="none" w:sz="0" w:space="0" w:color="auto"/>
        <w:left w:val="none" w:sz="0" w:space="0" w:color="auto"/>
        <w:bottom w:val="none" w:sz="0" w:space="0" w:color="auto"/>
        <w:right w:val="none" w:sz="0" w:space="0" w:color="auto"/>
      </w:divBdr>
    </w:div>
    <w:div w:id="2020933953">
      <w:bodyDiv w:val="1"/>
      <w:marLeft w:val="0"/>
      <w:marRight w:val="0"/>
      <w:marTop w:val="0"/>
      <w:marBottom w:val="0"/>
      <w:divBdr>
        <w:top w:val="none" w:sz="0" w:space="0" w:color="auto"/>
        <w:left w:val="none" w:sz="0" w:space="0" w:color="auto"/>
        <w:bottom w:val="none" w:sz="0" w:space="0" w:color="auto"/>
        <w:right w:val="none" w:sz="0" w:space="0" w:color="auto"/>
      </w:divBdr>
    </w:div>
    <w:div w:id="2021159798">
      <w:bodyDiv w:val="1"/>
      <w:marLeft w:val="0"/>
      <w:marRight w:val="0"/>
      <w:marTop w:val="0"/>
      <w:marBottom w:val="0"/>
      <w:divBdr>
        <w:top w:val="none" w:sz="0" w:space="0" w:color="auto"/>
        <w:left w:val="none" w:sz="0" w:space="0" w:color="auto"/>
        <w:bottom w:val="none" w:sz="0" w:space="0" w:color="auto"/>
        <w:right w:val="none" w:sz="0" w:space="0" w:color="auto"/>
      </w:divBdr>
    </w:div>
    <w:div w:id="2021930631">
      <w:bodyDiv w:val="1"/>
      <w:marLeft w:val="0"/>
      <w:marRight w:val="0"/>
      <w:marTop w:val="0"/>
      <w:marBottom w:val="0"/>
      <w:divBdr>
        <w:top w:val="none" w:sz="0" w:space="0" w:color="auto"/>
        <w:left w:val="none" w:sz="0" w:space="0" w:color="auto"/>
        <w:bottom w:val="none" w:sz="0" w:space="0" w:color="auto"/>
        <w:right w:val="none" w:sz="0" w:space="0" w:color="auto"/>
      </w:divBdr>
    </w:div>
    <w:div w:id="2022465687">
      <w:bodyDiv w:val="1"/>
      <w:marLeft w:val="0"/>
      <w:marRight w:val="0"/>
      <w:marTop w:val="0"/>
      <w:marBottom w:val="0"/>
      <w:divBdr>
        <w:top w:val="none" w:sz="0" w:space="0" w:color="auto"/>
        <w:left w:val="none" w:sz="0" w:space="0" w:color="auto"/>
        <w:bottom w:val="none" w:sz="0" w:space="0" w:color="auto"/>
        <w:right w:val="none" w:sz="0" w:space="0" w:color="auto"/>
      </w:divBdr>
    </w:div>
    <w:div w:id="2023629551">
      <w:bodyDiv w:val="1"/>
      <w:marLeft w:val="0"/>
      <w:marRight w:val="0"/>
      <w:marTop w:val="0"/>
      <w:marBottom w:val="0"/>
      <w:divBdr>
        <w:top w:val="none" w:sz="0" w:space="0" w:color="auto"/>
        <w:left w:val="none" w:sz="0" w:space="0" w:color="auto"/>
        <w:bottom w:val="none" w:sz="0" w:space="0" w:color="auto"/>
        <w:right w:val="none" w:sz="0" w:space="0" w:color="auto"/>
      </w:divBdr>
    </w:div>
    <w:div w:id="2023775583">
      <w:bodyDiv w:val="1"/>
      <w:marLeft w:val="0"/>
      <w:marRight w:val="0"/>
      <w:marTop w:val="0"/>
      <w:marBottom w:val="0"/>
      <w:divBdr>
        <w:top w:val="none" w:sz="0" w:space="0" w:color="auto"/>
        <w:left w:val="none" w:sz="0" w:space="0" w:color="auto"/>
        <w:bottom w:val="none" w:sz="0" w:space="0" w:color="auto"/>
        <w:right w:val="none" w:sz="0" w:space="0" w:color="auto"/>
      </w:divBdr>
    </w:div>
    <w:div w:id="2023817467">
      <w:bodyDiv w:val="1"/>
      <w:marLeft w:val="0"/>
      <w:marRight w:val="0"/>
      <w:marTop w:val="0"/>
      <w:marBottom w:val="0"/>
      <w:divBdr>
        <w:top w:val="none" w:sz="0" w:space="0" w:color="auto"/>
        <w:left w:val="none" w:sz="0" w:space="0" w:color="auto"/>
        <w:bottom w:val="none" w:sz="0" w:space="0" w:color="auto"/>
        <w:right w:val="none" w:sz="0" w:space="0" w:color="auto"/>
      </w:divBdr>
    </w:div>
    <w:div w:id="2023971337">
      <w:bodyDiv w:val="1"/>
      <w:marLeft w:val="0"/>
      <w:marRight w:val="0"/>
      <w:marTop w:val="0"/>
      <w:marBottom w:val="0"/>
      <w:divBdr>
        <w:top w:val="none" w:sz="0" w:space="0" w:color="auto"/>
        <w:left w:val="none" w:sz="0" w:space="0" w:color="auto"/>
        <w:bottom w:val="none" w:sz="0" w:space="0" w:color="auto"/>
        <w:right w:val="none" w:sz="0" w:space="0" w:color="auto"/>
      </w:divBdr>
    </w:div>
    <w:div w:id="2024163795">
      <w:bodyDiv w:val="1"/>
      <w:marLeft w:val="0"/>
      <w:marRight w:val="0"/>
      <w:marTop w:val="0"/>
      <w:marBottom w:val="0"/>
      <w:divBdr>
        <w:top w:val="none" w:sz="0" w:space="0" w:color="auto"/>
        <w:left w:val="none" w:sz="0" w:space="0" w:color="auto"/>
        <w:bottom w:val="none" w:sz="0" w:space="0" w:color="auto"/>
        <w:right w:val="none" w:sz="0" w:space="0" w:color="auto"/>
      </w:divBdr>
    </w:div>
    <w:div w:id="2024627987">
      <w:bodyDiv w:val="1"/>
      <w:marLeft w:val="0"/>
      <w:marRight w:val="0"/>
      <w:marTop w:val="0"/>
      <w:marBottom w:val="0"/>
      <w:divBdr>
        <w:top w:val="none" w:sz="0" w:space="0" w:color="auto"/>
        <w:left w:val="none" w:sz="0" w:space="0" w:color="auto"/>
        <w:bottom w:val="none" w:sz="0" w:space="0" w:color="auto"/>
        <w:right w:val="none" w:sz="0" w:space="0" w:color="auto"/>
      </w:divBdr>
    </w:div>
    <w:div w:id="2025743383">
      <w:bodyDiv w:val="1"/>
      <w:marLeft w:val="0"/>
      <w:marRight w:val="0"/>
      <w:marTop w:val="0"/>
      <w:marBottom w:val="0"/>
      <w:divBdr>
        <w:top w:val="none" w:sz="0" w:space="0" w:color="auto"/>
        <w:left w:val="none" w:sz="0" w:space="0" w:color="auto"/>
        <w:bottom w:val="none" w:sz="0" w:space="0" w:color="auto"/>
        <w:right w:val="none" w:sz="0" w:space="0" w:color="auto"/>
      </w:divBdr>
    </w:div>
    <w:div w:id="2027175290">
      <w:bodyDiv w:val="1"/>
      <w:marLeft w:val="0"/>
      <w:marRight w:val="0"/>
      <w:marTop w:val="0"/>
      <w:marBottom w:val="0"/>
      <w:divBdr>
        <w:top w:val="none" w:sz="0" w:space="0" w:color="auto"/>
        <w:left w:val="none" w:sz="0" w:space="0" w:color="auto"/>
        <w:bottom w:val="none" w:sz="0" w:space="0" w:color="auto"/>
        <w:right w:val="none" w:sz="0" w:space="0" w:color="auto"/>
      </w:divBdr>
    </w:div>
    <w:div w:id="2027557498">
      <w:bodyDiv w:val="1"/>
      <w:marLeft w:val="0"/>
      <w:marRight w:val="0"/>
      <w:marTop w:val="0"/>
      <w:marBottom w:val="0"/>
      <w:divBdr>
        <w:top w:val="none" w:sz="0" w:space="0" w:color="auto"/>
        <w:left w:val="none" w:sz="0" w:space="0" w:color="auto"/>
        <w:bottom w:val="none" w:sz="0" w:space="0" w:color="auto"/>
        <w:right w:val="none" w:sz="0" w:space="0" w:color="auto"/>
      </w:divBdr>
    </w:div>
    <w:div w:id="2027823615">
      <w:bodyDiv w:val="1"/>
      <w:marLeft w:val="0"/>
      <w:marRight w:val="0"/>
      <w:marTop w:val="0"/>
      <w:marBottom w:val="0"/>
      <w:divBdr>
        <w:top w:val="none" w:sz="0" w:space="0" w:color="auto"/>
        <w:left w:val="none" w:sz="0" w:space="0" w:color="auto"/>
        <w:bottom w:val="none" w:sz="0" w:space="0" w:color="auto"/>
        <w:right w:val="none" w:sz="0" w:space="0" w:color="auto"/>
      </w:divBdr>
    </w:div>
    <w:div w:id="2028752274">
      <w:bodyDiv w:val="1"/>
      <w:marLeft w:val="0"/>
      <w:marRight w:val="0"/>
      <w:marTop w:val="0"/>
      <w:marBottom w:val="0"/>
      <w:divBdr>
        <w:top w:val="none" w:sz="0" w:space="0" w:color="auto"/>
        <w:left w:val="none" w:sz="0" w:space="0" w:color="auto"/>
        <w:bottom w:val="none" w:sz="0" w:space="0" w:color="auto"/>
        <w:right w:val="none" w:sz="0" w:space="0" w:color="auto"/>
      </w:divBdr>
    </w:div>
    <w:div w:id="2028827192">
      <w:bodyDiv w:val="1"/>
      <w:marLeft w:val="0"/>
      <w:marRight w:val="0"/>
      <w:marTop w:val="0"/>
      <w:marBottom w:val="0"/>
      <w:divBdr>
        <w:top w:val="none" w:sz="0" w:space="0" w:color="auto"/>
        <w:left w:val="none" w:sz="0" w:space="0" w:color="auto"/>
        <w:bottom w:val="none" w:sz="0" w:space="0" w:color="auto"/>
        <w:right w:val="none" w:sz="0" w:space="0" w:color="auto"/>
      </w:divBdr>
    </w:div>
    <w:div w:id="2029401833">
      <w:bodyDiv w:val="1"/>
      <w:marLeft w:val="0"/>
      <w:marRight w:val="0"/>
      <w:marTop w:val="0"/>
      <w:marBottom w:val="0"/>
      <w:divBdr>
        <w:top w:val="none" w:sz="0" w:space="0" w:color="auto"/>
        <w:left w:val="none" w:sz="0" w:space="0" w:color="auto"/>
        <w:bottom w:val="none" w:sz="0" w:space="0" w:color="auto"/>
        <w:right w:val="none" w:sz="0" w:space="0" w:color="auto"/>
      </w:divBdr>
    </w:div>
    <w:div w:id="2030793796">
      <w:bodyDiv w:val="1"/>
      <w:marLeft w:val="0"/>
      <w:marRight w:val="0"/>
      <w:marTop w:val="0"/>
      <w:marBottom w:val="0"/>
      <w:divBdr>
        <w:top w:val="none" w:sz="0" w:space="0" w:color="auto"/>
        <w:left w:val="none" w:sz="0" w:space="0" w:color="auto"/>
        <w:bottom w:val="none" w:sz="0" w:space="0" w:color="auto"/>
        <w:right w:val="none" w:sz="0" w:space="0" w:color="auto"/>
      </w:divBdr>
    </w:div>
    <w:div w:id="2030835816">
      <w:bodyDiv w:val="1"/>
      <w:marLeft w:val="0"/>
      <w:marRight w:val="0"/>
      <w:marTop w:val="0"/>
      <w:marBottom w:val="0"/>
      <w:divBdr>
        <w:top w:val="none" w:sz="0" w:space="0" w:color="auto"/>
        <w:left w:val="none" w:sz="0" w:space="0" w:color="auto"/>
        <w:bottom w:val="none" w:sz="0" w:space="0" w:color="auto"/>
        <w:right w:val="none" w:sz="0" w:space="0" w:color="auto"/>
      </w:divBdr>
    </w:div>
    <w:div w:id="2030983434">
      <w:bodyDiv w:val="1"/>
      <w:marLeft w:val="0"/>
      <w:marRight w:val="0"/>
      <w:marTop w:val="0"/>
      <w:marBottom w:val="0"/>
      <w:divBdr>
        <w:top w:val="none" w:sz="0" w:space="0" w:color="auto"/>
        <w:left w:val="none" w:sz="0" w:space="0" w:color="auto"/>
        <w:bottom w:val="none" w:sz="0" w:space="0" w:color="auto"/>
        <w:right w:val="none" w:sz="0" w:space="0" w:color="auto"/>
      </w:divBdr>
    </w:div>
    <w:div w:id="2030984648">
      <w:bodyDiv w:val="1"/>
      <w:marLeft w:val="0"/>
      <w:marRight w:val="0"/>
      <w:marTop w:val="0"/>
      <w:marBottom w:val="0"/>
      <w:divBdr>
        <w:top w:val="none" w:sz="0" w:space="0" w:color="auto"/>
        <w:left w:val="none" w:sz="0" w:space="0" w:color="auto"/>
        <w:bottom w:val="none" w:sz="0" w:space="0" w:color="auto"/>
        <w:right w:val="none" w:sz="0" w:space="0" w:color="auto"/>
      </w:divBdr>
    </w:div>
    <w:div w:id="2031369555">
      <w:bodyDiv w:val="1"/>
      <w:marLeft w:val="0"/>
      <w:marRight w:val="0"/>
      <w:marTop w:val="0"/>
      <w:marBottom w:val="0"/>
      <w:divBdr>
        <w:top w:val="none" w:sz="0" w:space="0" w:color="auto"/>
        <w:left w:val="none" w:sz="0" w:space="0" w:color="auto"/>
        <w:bottom w:val="none" w:sz="0" w:space="0" w:color="auto"/>
        <w:right w:val="none" w:sz="0" w:space="0" w:color="auto"/>
      </w:divBdr>
    </w:div>
    <w:div w:id="2031446643">
      <w:bodyDiv w:val="1"/>
      <w:marLeft w:val="0"/>
      <w:marRight w:val="0"/>
      <w:marTop w:val="0"/>
      <w:marBottom w:val="0"/>
      <w:divBdr>
        <w:top w:val="none" w:sz="0" w:space="0" w:color="auto"/>
        <w:left w:val="none" w:sz="0" w:space="0" w:color="auto"/>
        <w:bottom w:val="none" w:sz="0" w:space="0" w:color="auto"/>
        <w:right w:val="none" w:sz="0" w:space="0" w:color="auto"/>
      </w:divBdr>
    </w:div>
    <w:div w:id="2031448437">
      <w:bodyDiv w:val="1"/>
      <w:marLeft w:val="0"/>
      <w:marRight w:val="0"/>
      <w:marTop w:val="0"/>
      <w:marBottom w:val="0"/>
      <w:divBdr>
        <w:top w:val="none" w:sz="0" w:space="0" w:color="auto"/>
        <w:left w:val="none" w:sz="0" w:space="0" w:color="auto"/>
        <w:bottom w:val="none" w:sz="0" w:space="0" w:color="auto"/>
        <w:right w:val="none" w:sz="0" w:space="0" w:color="auto"/>
      </w:divBdr>
    </w:div>
    <w:div w:id="2031682578">
      <w:bodyDiv w:val="1"/>
      <w:marLeft w:val="0"/>
      <w:marRight w:val="0"/>
      <w:marTop w:val="0"/>
      <w:marBottom w:val="0"/>
      <w:divBdr>
        <w:top w:val="none" w:sz="0" w:space="0" w:color="auto"/>
        <w:left w:val="none" w:sz="0" w:space="0" w:color="auto"/>
        <w:bottom w:val="none" w:sz="0" w:space="0" w:color="auto"/>
        <w:right w:val="none" w:sz="0" w:space="0" w:color="auto"/>
      </w:divBdr>
    </w:div>
    <w:div w:id="2031831775">
      <w:bodyDiv w:val="1"/>
      <w:marLeft w:val="0"/>
      <w:marRight w:val="0"/>
      <w:marTop w:val="0"/>
      <w:marBottom w:val="0"/>
      <w:divBdr>
        <w:top w:val="none" w:sz="0" w:space="0" w:color="auto"/>
        <w:left w:val="none" w:sz="0" w:space="0" w:color="auto"/>
        <w:bottom w:val="none" w:sz="0" w:space="0" w:color="auto"/>
        <w:right w:val="none" w:sz="0" w:space="0" w:color="auto"/>
      </w:divBdr>
    </w:div>
    <w:div w:id="2032291969">
      <w:bodyDiv w:val="1"/>
      <w:marLeft w:val="0"/>
      <w:marRight w:val="0"/>
      <w:marTop w:val="0"/>
      <w:marBottom w:val="0"/>
      <w:divBdr>
        <w:top w:val="none" w:sz="0" w:space="0" w:color="auto"/>
        <w:left w:val="none" w:sz="0" w:space="0" w:color="auto"/>
        <w:bottom w:val="none" w:sz="0" w:space="0" w:color="auto"/>
        <w:right w:val="none" w:sz="0" w:space="0" w:color="auto"/>
      </w:divBdr>
    </w:div>
    <w:div w:id="2032339514">
      <w:bodyDiv w:val="1"/>
      <w:marLeft w:val="0"/>
      <w:marRight w:val="0"/>
      <w:marTop w:val="0"/>
      <w:marBottom w:val="0"/>
      <w:divBdr>
        <w:top w:val="none" w:sz="0" w:space="0" w:color="auto"/>
        <w:left w:val="none" w:sz="0" w:space="0" w:color="auto"/>
        <w:bottom w:val="none" w:sz="0" w:space="0" w:color="auto"/>
        <w:right w:val="none" w:sz="0" w:space="0" w:color="auto"/>
      </w:divBdr>
    </w:div>
    <w:div w:id="2032489582">
      <w:bodyDiv w:val="1"/>
      <w:marLeft w:val="0"/>
      <w:marRight w:val="0"/>
      <w:marTop w:val="0"/>
      <w:marBottom w:val="0"/>
      <w:divBdr>
        <w:top w:val="none" w:sz="0" w:space="0" w:color="auto"/>
        <w:left w:val="none" w:sz="0" w:space="0" w:color="auto"/>
        <w:bottom w:val="none" w:sz="0" w:space="0" w:color="auto"/>
        <w:right w:val="none" w:sz="0" w:space="0" w:color="auto"/>
      </w:divBdr>
    </w:div>
    <w:div w:id="2032604312">
      <w:bodyDiv w:val="1"/>
      <w:marLeft w:val="0"/>
      <w:marRight w:val="0"/>
      <w:marTop w:val="0"/>
      <w:marBottom w:val="0"/>
      <w:divBdr>
        <w:top w:val="none" w:sz="0" w:space="0" w:color="auto"/>
        <w:left w:val="none" w:sz="0" w:space="0" w:color="auto"/>
        <w:bottom w:val="none" w:sz="0" w:space="0" w:color="auto"/>
        <w:right w:val="none" w:sz="0" w:space="0" w:color="auto"/>
      </w:divBdr>
    </w:div>
    <w:div w:id="2032801209">
      <w:bodyDiv w:val="1"/>
      <w:marLeft w:val="0"/>
      <w:marRight w:val="0"/>
      <w:marTop w:val="0"/>
      <w:marBottom w:val="0"/>
      <w:divBdr>
        <w:top w:val="none" w:sz="0" w:space="0" w:color="auto"/>
        <w:left w:val="none" w:sz="0" w:space="0" w:color="auto"/>
        <w:bottom w:val="none" w:sz="0" w:space="0" w:color="auto"/>
        <w:right w:val="none" w:sz="0" w:space="0" w:color="auto"/>
      </w:divBdr>
    </w:div>
    <w:div w:id="2033531446">
      <w:bodyDiv w:val="1"/>
      <w:marLeft w:val="0"/>
      <w:marRight w:val="0"/>
      <w:marTop w:val="0"/>
      <w:marBottom w:val="0"/>
      <w:divBdr>
        <w:top w:val="none" w:sz="0" w:space="0" w:color="auto"/>
        <w:left w:val="none" w:sz="0" w:space="0" w:color="auto"/>
        <w:bottom w:val="none" w:sz="0" w:space="0" w:color="auto"/>
        <w:right w:val="none" w:sz="0" w:space="0" w:color="auto"/>
      </w:divBdr>
    </w:div>
    <w:div w:id="2033797847">
      <w:bodyDiv w:val="1"/>
      <w:marLeft w:val="0"/>
      <w:marRight w:val="0"/>
      <w:marTop w:val="0"/>
      <w:marBottom w:val="0"/>
      <w:divBdr>
        <w:top w:val="none" w:sz="0" w:space="0" w:color="auto"/>
        <w:left w:val="none" w:sz="0" w:space="0" w:color="auto"/>
        <w:bottom w:val="none" w:sz="0" w:space="0" w:color="auto"/>
        <w:right w:val="none" w:sz="0" w:space="0" w:color="auto"/>
      </w:divBdr>
    </w:div>
    <w:div w:id="2034915135">
      <w:bodyDiv w:val="1"/>
      <w:marLeft w:val="0"/>
      <w:marRight w:val="0"/>
      <w:marTop w:val="0"/>
      <w:marBottom w:val="0"/>
      <w:divBdr>
        <w:top w:val="none" w:sz="0" w:space="0" w:color="auto"/>
        <w:left w:val="none" w:sz="0" w:space="0" w:color="auto"/>
        <w:bottom w:val="none" w:sz="0" w:space="0" w:color="auto"/>
        <w:right w:val="none" w:sz="0" w:space="0" w:color="auto"/>
      </w:divBdr>
    </w:div>
    <w:div w:id="2035182648">
      <w:bodyDiv w:val="1"/>
      <w:marLeft w:val="0"/>
      <w:marRight w:val="0"/>
      <w:marTop w:val="0"/>
      <w:marBottom w:val="0"/>
      <w:divBdr>
        <w:top w:val="none" w:sz="0" w:space="0" w:color="auto"/>
        <w:left w:val="none" w:sz="0" w:space="0" w:color="auto"/>
        <w:bottom w:val="none" w:sz="0" w:space="0" w:color="auto"/>
        <w:right w:val="none" w:sz="0" w:space="0" w:color="auto"/>
      </w:divBdr>
    </w:div>
    <w:div w:id="2035645697">
      <w:bodyDiv w:val="1"/>
      <w:marLeft w:val="0"/>
      <w:marRight w:val="0"/>
      <w:marTop w:val="0"/>
      <w:marBottom w:val="0"/>
      <w:divBdr>
        <w:top w:val="none" w:sz="0" w:space="0" w:color="auto"/>
        <w:left w:val="none" w:sz="0" w:space="0" w:color="auto"/>
        <w:bottom w:val="none" w:sz="0" w:space="0" w:color="auto"/>
        <w:right w:val="none" w:sz="0" w:space="0" w:color="auto"/>
      </w:divBdr>
    </w:div>
    <w:div w:id="2036805500">
      <w:bodyDiv w:val="1"/>
      <w:marLeft w:val="0"/>
      <w:marRight w:val="0"/>
      <w:marTop w:val="0"/>
      <w:marBottom w:val="0"/>
      <w:divBdr>
        <w:top w:val="none" w:sz="0" w:space="0" w:color="auto"/>
        <w:left w:val="none" w:sz="0" w:space="0" w:color="auto"/>
        <w:bottom w:val="none" w:sz="0" w:space="0" w:color="auto"/>
        <w:right w:val="none" w:sz="0" w:space="0" w:color="auto"/>
      </w:divBdr>
    </w:div>
    <w:div w:id="2037005396">
      <w:bodyDiv w:val="1"/>
      <w:marLeft w:val="0"/>
      <w:marRight w:val="0"/>
      <w:marTop w:val="0"/>
      <w:marBottom w:val="0"/>
      <w:divBdr>
        <w:top w:val="none" w:sz="0" w:space="0" w:color="auto"/>
        <w:left w:val="none" w:sz="0" w:space="0" w:color="auto"/>
        <w:bottom w:val="none" w:sz="0" w:space="0" w:color="auto"/>
        <w:right w:val="none" w:sz="0" w:space="0" w:color="auto"/>
      </w:divBdr>
    </w:div>
    <w:div w:id="2037848713">
      <w:bodyDiv w:val="1"/>
      <w:marLeft w:val="0"/>
      <w:marRight w:val="0"/>
      <w:marTop w:val="0"/>
      <w:marBottom w:val="0"/>
      <w:divBdr>
        <w:top w:val="none" w:sz="0" w:space="0" w:color="auto"/>
        <w:left w:val="none" w:sz="0" w:space="0" w:color="auto"/>
        <w:bottom w:val="none" w:sz="0" w:space="0" w:color="auto"/>
        <w:right w:val="none" w:sz="0" w:space="0" w:color="auto"/>
      </w:divBdr>
    </w:div>
    <w:div w:id="2038387013">
      <w:bodyDiv w:val="1"/>
      <w:marLeft w:val="0"/>
      <w:marRight w:val="0"/>
      <w:marTop w:val="0"/>
      <w:marBottom w:val="0"/>
      <w:divBdr>
        <w:top w:val="none" w:sz="0" w:space="0" w:color="auto"/>
        <w:left w:val="none" w:sz="0" w:space="0" w:color="auto"/>
        <w:bottom w:val="none" w:sz="0" w:space="0" w:color="auto"/>
        <w:right w:val="none" w:sz="0" w:space="0" w:color="auto"/>
      </w:divBdr>
    </w:div>
    <w:div w:id="2038464507">
      <w:bodyDiv w:val="1"/>
      <w:marLeft w:val="0"/>
      <w:marRight w:val="0"/>
      <w:marTop w:val="0"/>
      <w:marBottom w:val="0"/>
      <w:divBdr>
        <w:top w:val="none" w:sz="0" w:space="0" w:color="auto"/>
        <w:left w:val="none" w:sz="0" w:space="0" w:color="auto"/>
        <w:bottom w:val="none" w:sz="0" w:space="0" w:color="auto"/>
        <w:right w:val="none" w:sz="0" w:space="0" w:color="auto"/>
      </w:divBdr>
    </w:div>
    <w:div w:id="2038694360">
      <w:bodyDiv w:val="1"/>
      <w:marLeft w:val="0"/>
      <w:marRight w:val="0"/>
      <w:marTop w:val="0"/>
      <w:marBottom w:val="0"/>
      <w:divBdr>
        <w:top w:val="none" w:sz="0" w:space="0" w:color="auto"/>
        <w:left w:val="none" w:sz="0" w:space="0" w:color="auto"/>
        <w:bottom w:val="none" w:sz="0" w:space="0" w:color="auto"/>
        <w:right w:val="none" w:sz="0" w:space="0" w:color="auto"/>
      </w:divBdr>
    </w:div>
    <w:div w:id="2039424745">
      <w:bodyDiv w:val="1"/>
      <w:marLeft w:val="0"/>
      <w:marRight w:val="0"/>
      <w:marTop w:val="0"/>
      <w:marBottom w:val="0"/>
      <w:divBdr>
        <w:top w:val="none" w:sz="0" w:space="0" w:color="auto"/>
        <w:left w:val="none" w:sz="0" w:space="0" w:color="auto"/>
        <w:bottom w:val="none" w:sz="0" w:space="0" w:color="auto"/>
        <w:right w:val="none" w:sz="0" w:space="0" w:color="auto"/>
      </w:divBdr>
    </w:div>
    <w:div w:id="2040275608">
      <w:bodyDiv w:val="1"/>
      <w:marLeft w:val="0"/>
      <w:marRight w:val="0"/>
      <w:marTop w:val="0"/>
      <w:marBottom w:val="0"/>
      <w:divBdr>
        <w:top w:val="none" w:sz="0" w:space="0" w:color="auto"/>
        <w:left w:val="none" w:sz="0" w:space="0" w:color="auto"/>
        <w:bottom w:val="none" w:sz="0" w:space="0" w:color="auto"/>
        <w:right w:val="none" w:sz="0" w:space="0" w:color="auto"/>
      </w:divBdr>
    </w:div>
    <w:div w:id="2040932572">
      <w:bodyDiv w:val="1"/>
      <w:marLeft w:val="0"/>
      <w:marRight w:val="0"/>
      <w:marTop w:val="0"/>
      <w:marBottom w:val="0"/>
      <w:divBdr>
        <w:top w:val="none" w:sz="0" w:space="0" w:color="auto"/>
        <w:left w:val="none" w:sz="0" w:space="0" w:color="auto"/>
        <w:bottom w:val="none" w:sz="0" w:space="0" w:color="auto"/>
        <w:right w:val="none" w:sz="0" w:space="0" w:color="auto"/>
      </w:divBdr>
    </w:div>
    <w:div w:id="2041321870">
      <w:bodyDiv w:val="1"/>
      <w:marLeft w:val="0"/>
      <w:marRight w:val="0"/>
      <w:marTop w:val="0"/>
      <w:marBottom w:val="0"/>
      <w:divBdr>
        <w:top w:val="none" w:sz="0" w:space="0" w:color="auto"/>
        <w:left w:val="none" w:sz="0" w:space="0" w:color="auto"/>
        <w:bottom w:val="none" w:sz="0" w:space="0" w:color="auto"/>
        <w:right w:val="none" w:sz="0" w:space="0" w:color="auto"/>
      </w:divBdr>
    </w:div>
    <w:div w:id="2041391421">
      <w:bodyDiv w:val="1"/>
      <w:marLeft w:val="0"/>
      <w:marRight w:val="0"/>
      <w:marTop w:val="0"/>
      <w:marBottom w:val="0"/>
      <w:divBdr>
        <w:top w:val="none" w:sz="0" w:space="0" w:color="auto"/>
        <w:left w:val="none" w:sz="0" w:space="0" w:color="auto"/>
        <w:bottom w:val="none" w:sz="0" w:space="0" w:color="auto"/>
        <w:right w:val="none" w:sz="0" w:space="0" w:color="auto"/>
      </w:divBdr>
    </w:div>
    <w:div w:id="2042054243">
      <w:bodyDiv w:val="1"/>
      <w:marLeft w:val="0"/>
      <w:marRight w:val="0"/>
      <w:marTop w:val="0"/>
      <w:marBottom w:val="0"/>
      <w:divBdr>
        <w:top w:val="none" w:sz="0" w:space="0" w:color="auto"/>
        <w:left w:val="none" w:sz="0" w:space="0" w:color="auto"/>
        <w:bottom w:val="none" w:sz="0" w:space="0" w:color="auto"/>
        <w:right w:val="none" w:sz="0" w:space="0" w:color="auto"/>
      </w:divBdr>
    </w:div>
    <w:div w:id="2042244446">
      <w:bodyDiv w:val="1"/>
      <w:marLeft w:val="0"/>
      <w:marRight w:val="0"/>
      <w:marTop w:val="0"/>
      <w:marBottom w:val="0"/>
      <w:divBdr>
        <w:top w:val="none" w:sz="0" w:space="0" w:color="auto"/>
        <w:left w:val="none" w:sz="0" w:space="0" w:color="auto"/>
        <w:bottom w:val="none" w:sz="0" w:space="0" w:color="auto"/>
        <w:right w:val="none" w:sz="0" w:space="0" w:color="auto"/>
      </w:divBdr>
    </w:div>
    <w:div w:id="2042436032">
      <w:bodyDiv w:val="1"/>
      <w:marLeft w:val="0"/>
      <w:marRight w:val="0"/>
      <w:marTop w:val="0"/>
      <w:marBottom w:val="0"/>
      <w:divBdr>
        <w:top w:val="none" w:sz="0" w:space="0" w:color="auto"/>
        <w:left w:val="none" w:sz="0" w:space="0" w:color="auto"/>
        <w:bottom w:val="none" w:sz="0" w:space="0" w:color="auto"/>
        <w:right w:val="none" w:sz="0" w:space="0" w:color="auto"/>
      </w:divBdr>
    </w:div>
    <w:div w:id="2042901054">
      <w:bodyDiv w:val="1"/>
      <w:marLeft w:val="0"/>
      <w:marRight w:val="0"/>
      <w:marTop w:val="0"/>
      <w:marBottom w:val="0"/>
      <w:divBdr>
        <w:top w:val="none" w:sz="0" w:space="0" w:color="auto"/>
        <w:left w:val="none" w:sz="0" w:space="0" w:color="auto"/>
        <w:bottom w:val="none" w:sz="0" w:space="0" w:color="auto"/>
        <w:right w:val="none" w:sz="0" w:space="0" w:color="auto"/>
      </w:divBdr>
    </w:div>
    <w:div w:id="2043438492">
      <w:bodyDiv w:val="1"/>
      <w:marLeft w:val="0"/>
      <w:marRight w:val="0"/>
      <w:marTop w:val="0"/>
      <w:marBottom w:val="0"/>
      <w:divBdr>
        <w:top w:val="none" w:sz="0" w:space="0" w:color="auto"/>
        <w:left w:val="none" w:sz="0" w:space="0" w:color="auto"/>
        <w:bottom w:val="none" w:sz="0" w:space="0" w:color="auto"/>
        <w:right w:val="none" w:sz="0" w:space="0" w:color="auto"/>
      </w:divBdr>
    </w:div>
    <w:div w:id="2043550184">
      <w:bodyDiv w:val="1"/>
      <w:marLeft w:val="0"/>
      <w:marRight w:val="0"/>
      <w:marTop w:val="0"/>
      <w:marBottom w:val="0"/>
      <w:divBdr>
        <w:top w:val="none" w:sz="0" w:space="0" w:color="auto"/>
        <w:left w:val="none" w:sz="0" w:space="0" w:color="auto"/>
        <w:bottom w:val="none" w:sz="0" w:space="0" w:color="auto"/>
        <w:right w:val="none" w:sz="0" w:space="0" w:color="auto"/>
      </w:divBdr>
    </w:div>
    <w:div w:id="2043822462">
      <w:bodyDiv w:val="1"/>
      <w:marLeft w:val="0"/>
      <w:marRight w:val="0"/>
      <w:marTop w:val="0"/>
      <w:marBottom w:val="0"/>
      <w:divBdr>
        <w:top w:val="none" w:sz="0" w:space="0" w:color="auto"/>
        <w:left w:val="none" w:sz="0" w:space="0" w:color="auto"/>
        <w:bottom w:val="none" w:sz="0" w:space="0" w:color="auto"/>
        <w:right w:val="none" w:sz="0" w:space="0" w:color="auto"/>
      </w:divBdr>
    </w:div>
    <w:div w:id="2044549181">
      <w:bodyDiv w:val="1"/>
      <w:marLeft w:val="0"/>
      <w:marRight w:val="0"/>
      <w:marTop w:val="0"/>
      <w:marBottom w:val="0"/>
      <w:divBdr>
        <w:top w:val="none" w:sz="0" w:space="0" w:color="auto"/>
        <w:left w:val="none" w:sz="0" w:space="0" w:color="auto"/>
        <w:bottom w:val="none" w:sz="0" w:space="0" w:color="auto"/>
        <w:right w:val="none" w:sz="0" w:space="0" w:color="auto"/>
      </w:divBdr>
    </w:div>
    <w:div w:id="2044624832">
      <w:bodyDiv w:val="1"/>
      <w:marLeft w:val="0"/>
      <w:marRight w:val="0"/>
      <w:marTop w:val="0"/>
      <w:marBottom w:val="0"/>
      <w:divBdr>
        <w:top w:val="none" w:sz="0" w:space="0" w:color="auto"/>
        <w:left w:val="none" w:sz="0" w:space="0" w:color="auto"/>
        <w:bottom w:val="none" w:sz="0" w:space="0" w:color="auto"/>
        <w:right w:val="none" w:sz="0" w:space="0" w:color="auto"/>
      </w:divBdr>
    </w:div>
    <w:div w:id="2045515570">
      <w:bodyDiv w:val="1"/>
      <w:marLeft w:val="0"/>
      <w:marRight w:val="0"/>
      <w:marTop w:val="0"/>
      <w:marBottom w:val="0"/>
      <w:divBdr>
        <w:top w:val="none" w:sz="0" w:space="0" w:color="auto"/>
        <w:left w:val="none" w:sz="0" w:space="0" w:color="auto"/>
        <w:bottom w:val="none" w:sz="0" w:space="0" w:color="auto"/>
        <w:right w:val="none" w:sz="0" w:space="0" w:color="auto"/>
      </w:divBdr>
    </w:div>
    <w:div w:id="2045598194">
      <w:bodyDiv w:val="1"/>
      <w:marLeft w:val="0"/>
      <w:marRight w:val="0"/>
      <w:marTop w:val="0"/>
      <w:marBottom w:val="0"/>
      <w:divBdr>
        <w:top w:val="none" w:sz="0" w:space="0" w:color="auto"/>
        <w:left w:val="none" w:sz="0" w:space="0" w:color="auto"/>
        <w:bottom w:val="none" w:sz="0" w:space="0" w:color="auto"/>
        <w:right w:val="none" w:sz="0" w:space="0" w:color="auto"/>
      </w:divBdr>
    </w:div>
    <w:div w:id="2045710164">
      <w:bodyDiv w:val="1"/>
      <w:marLeft w:val="0"/>
      <w:marRight w:val="0"/>
      <w:marTop w:val="0"/>
      <w:marBottom w:val="0"/>
      <w:divBdr>
        <w:top w:val="none" w:sz="0" w:space="0" w:color="auto"/>
        <w:left w:val="none" w:sz="0" w:space="0" w:color="auto"/>
        <w:bottom w:val="none" w:sz="0" w:space="0" w:color="auto"/>
        <w:right w:val="none" w:sz="0" w:space="0" w:color="auto"/>
      </w:divBdr>
    </w:div>
    <w:div w:id="2046170743">
      <w:bodyDiv w:val="1"/>
      <w:marLeft w:val="0"/>
      <w:marRight w:val="0"/>
      <w:marTop w:val="0"/>
      <w:marBottom w:val="0"/>
      <w:divBdr>
        <w:top w:val="none" w:sz="0" w:space="0" w:color="auto"/>
        <w:left w:val="none" w:sz="0" w:space="0" w:color="auto"/>
        <w:bottom w:val="none" w:sz="0" w:space="0" w:color="auto"/>
        <w:right w:val="none" w:sz="0" w:space="0" w:color="auto"/>
      </w:divBdr>
    </w:div>
    <w:div w:id="2046173946">
      <w:bodyDiv w:val="1"/>
      <w:marLeft w:val="0"/>
      <w:marRight w:val="0"/>
      <w:marTop w:val="0"/>
      <w:marBottom w:val="0"/>
      <w:divBdr>
        <w:top w:val="none" w:sz="0" w:space="0" w:color="auto"/>
        <w:left w:val="none" w:sz="0" w:space="0" w:color="auto"/>
        <w:bottom w:val="none" w:sz="0" w:space="0" w:color="auto"/>
        <w:right w:val="none" w:sz="0" w:space="0" w:color="auto"/>
      </w:divBdr>
    </w:div>
    <w:div w:id="2047561370">
      <w:bodyDiv w:val="1"/>
      <w:marLeft w:val="0"/>
      <w:marRight w:val="0"/>
      <w:marTop w:val="0"/>
      <w:marBottom w:val="0"/>
      <w:divBdr>
        <w:top w:val="none" w:sz="0" w:space="0" w:color="auto"/>
        <w:left w:val="none" w:sz="0" w:space="0" w:color="auto"/>
        <w:bottom w:val="none" w:sz="0" w:space="0" w:color="auto"/>
        <w:right w:val="none" w:sz="0" w:space="0" w:color="auto"/>
      </w:divBdr>
      <w:divsChild>
        <w:div w:id="477069108">
          <w:marLeft w:val="0"/>
          <w:marRight w:val="0"/>
          <w:marTop w:val="0"/>
          <w:marBottom w:val="0"/>
          <w:divBdr>
            <w:top w:val="none" w:sz="0" w:space="0" w:color="auto"/>
            <w:left w:val="none" w:sz="0" w:space="0" w:color="auto"/>
            <w:bottom w:val="none" w:sz="0" w:space="0" w:color="auto"/>
            <w:right w:val="none" w:sz="0" w:space="0" w:color="auto"/>
          </w:divBdr>
          <w:divsChild>
            <w:div w:id="1061176526">
              <w:marLeft w:val="0"/>
              <w:marRight w:val="0"/>
              <w:marTop w:val="0"/>
              <w:marBottom w:val="0"/>
              <w:divBdr>
                <w:top w:val="none" w:sz="0" w:space="0" w:color="auto"/>
                <w:left w:val="none" w:sz="0" w:space="0" w:color="auto"/>
                <w:bottom w:val="none" w:sz="0" w:space="0" w:color="auto"/>
                <w:right w:val="none" w:sz="0" w:space="0" w:color="auto"/>
              </w:divBdr>
              <w:divsChild>
                <w:div w:id="1663704528">
                  <w:marLeft w:val="0"/>
                  <w:marRight w:val="0"/>
                  <w:marTop w:val="0"/>
                  <w:marBottom w:val="0"/>
                  <w:divBdr>
                    <w:top w:val="none" w:sz="0" w:space="0" w:color="auto"/>
                    <w:left w:val="none" w:sz="0" w:space="0" w:color="auto"/>
                    <w:bottom w:val="none" w:sz="0" w:space="0" w:color="auto"/>
                    <w:right w:val="none" w:sz="0" w:space="0" w:color="auto"/>
                  </w:divBdr>
                  <w:divsChild>
                    <w:div w:id="610161409">
                      <w:marLeft w:val="0"/>
                      <w:marRight w:val="0"/>
                      <w:marTop w:val="0"/>
                      <w:marBottom w:val="0"/>
                      <w:divBdr>
                        <w:top w:val="none" w:sz="0" w:space="0" w:color="auto"/>
                        <w:left w:val="none" w:sz="0" w:space="0" w:color="auto"/>
                        <w:bottom w:val="none" w:sz="0" w:space="0" w:color="auto"/>
                        <w:right w:val="none" w:sz="0" w:space="0" w:color="auto"/>
                      </w:divBdr>
                      <w:divsChild>
                        <w:div w:id="180438992">
                          <w:marLeft w:val="0"/>
                          <w:marRight w:val="0"/>
                          <w:marTop w:val="0"/>
                          <w:marBottom w:val="0"/>
                          <w:divBdr>
                            <w:top w:val="none" w:sz="0" w:space="0" w:color="auto"/>
                            <w:left w:val="none" w:sz="0" w:space="0" w:color="auto"/>
                            <w:bottom w:val="none" w:sz="0" w:space="0" w:color="auto"/>
                            <w:right w:val="none" w:sz="0" w:space="0" w:color="auto"/>
                          </w:divBdr>
                          <w:divsChild>
                            <w:div w:id="483739667">
                              <w:marLeft w:val="0"/>
                              <w:marRight w:val="120"/>
                              <w:marTop w:val="0"/>
                              <w:marBottom w:val="0"/>
                              <w:divBdr>
                                <w:top w:val="none" w:sz="0" w:space="0" w:color="auto"/>
                                <w:left w:val="none" w:sz="0" w:space="0" w:color="auto"/>
                                <w:bottom w:val="none" w:sz="0" w:space="0" w:color="auto"/>
                                <w:right w:val="none" w:sz="0" w:space="0" w:color="auto"/>
                              </w:divBdr>
                              <w:divsChild>
                                <w:div w:id="1352996463">
                                  <w:marLeft w:val="-300"/>
                                  <w:marRight w:val="0"/>
                                  <w:marTop w:val="0"/>
                                  <w:marBottom w:val="0"/>
                                  <w:divBdr>
                                    <w:top w:val="none" w:sz="0" w:space="0" w:color="auto"/>
                                    <w:left w:val="none" w:sz="0" w:space="0" w:color="auto"/>
                                    <w:bottom w:val="none" w:sz="0" w:space="0" w:color="auto"/>
                                    <w:right w:val="none" w:sz="0" w:space="0" w:color="auto"/>
                                  </w:divBdr>
                                </w:div>
                              </w:divsChild>
                            </w:div>
                            <w:div w:id="1122846722">
                              <w:marLeft w:val="-240"/>
                              <w:marRight w:val="-120"/>
                              <w:marTop w:val="0"/>
                              <w:marBottom w:val="0"/>
                              <w:divBdr>
                                <w:top w:val="none" w:sz="0" w:space="0" w:color="auto"/>
                                <w:left w:val="none" w:sz="0" w:space="0" w:color="auto"/>
                                <w:bottom w:val="none" w:sz="0" w:space="0" w:color="auto"/>
                                <w:right w:val="none" w:sz="0" w:space="0" w:color="auto"/>
                              </w:divBdr>
                              <w:divsChild>
                                <w:div w:id="1972661951">
                                  <w:marLeft w:val="0"/>
                                  <w:marRight w:val="0"/>
                                  <w:marTop w:val="0"/>
                                  <w:marBottom w:val="60"/>
                                  <w:divBdr>
                                    <w:top w:val="none" w:sz="0" w:space="0" w:color="auto"/>
                                    <w:left w:val="none" w:sz="0" w:space="0" w:color="auto"/>
                                    <w:bottom w:val="none" w:sz="0" w:space="0" w:color="auto"/>
                                    <w:right w:val="none" w:sz="0" w:space="0" w:color="auto"/>
                                  </w:divBdr>
                                  <w:divsChild>
                                    <w:div w:id="1971813581">
                                      <w:marLeft w:val="0"/>
                                      <w:marRight w:val="0"/>
                                      <w:marTop w:val="0"/>
                                      <w:marBottom w:val="0"/>
                                      <w:divBdr>
                                        <w:top w:val="none" w:sz="0" w:space="0" w:color="auto"/>
                                        <w:left w:val="none" w:sz="0" w:space="0" w:color="auto"/>
                                        <w:bottom w:val="none" w:sz="0" w:space="0" w:color="auto"/>
                                        <w:right w:val="none" w:sz="0" w:space="0" w:color="auto"/>
                                      </w:divBdr>
                                      <w:divsChild>
                                        <w:div w:id="239412199">
                                          <w:marLeft w:val="0"/>
                                          <w:marRight w:val="0"/>
                                          <w:marTop w:val="0"/>
                                          <w:marBottom w:val="0"/>
                                          <w:divBdr>
                                            <w:top w:val="none" w:sz="0" w:space="0" w:color="auto"/>
                                            <w:left w:val="none" w:sz="0" w:space="0" w:color="auto"/>
                                            <w:bottom w:val="none" w:sz="0" w:space="0" w:color="auto"/>
                                            <w:right w:val="none" w:sz="0" w:space="0" w:color="auto"/>
                                          </w:divBdr>
                                          <w:divsChild>
                                            <w:div w:id="1010985651">
                                              <w:marLeft w:val="0"/>
                                              <w:marRight w:val="0"/>
                                              <w:marTop w:val="0"/>
                                              <w:marBottom w:val="0"/>
                                              <w:divBdr>
                                                <w:top w:val="none" w:sz="0" w:space="0" w:color="auto"/>
                                                <w:left w:val="none" w:sz="0" w:space="0" w:color="auto"/>
                                                <w:bottom w:val="none" w:sz="0" w:space="0" w:color="auto"/>
                                                <w:right w:val="none" w:sz="0" w:space="0" w:color="auto"/>
                                              </w:divBdr>
                                              <w:divsChild>
                                                <w:div w:id="6758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457671">
          <w:marLeft w:val="0"/>
          <w:marRight w:val="0"/>
          <w:marTop w:val="0"/>
          <w:marBottom w:val="0"/>
          <w:divBdr>
            <w:top w:val="none" w:sz="0" w:space="0" w:color="auto"/>
            <w:left w:val="none" w:sz="0" w:space="0" w:color="auto"/>
            <w:bottom w:val="none" w:sz="0" w:space="0" w:color="auto"/>
            <w:right w:val="none" w:sz="0" w:space="0" w:color="auto"/>
          </w:divBdr>
          <w:divsChild>
            <w:div w:id="2046640751">
              <w:marLeft w:val="0"/>
              <w:marRight w:val="0"/>
              <w:marTop w:val="0"/>
              <w:marBottom w:val="0"/>
              <w:divBdr>
                <w:top w:val="none" w:sz="0" w:space="0" w:color="auto"/>
                <w:left w:val="none" w:sz="0" w:space="0" w:color="auto"/>
                <w:bottom w:val="none" w:sz="0" w:space="0" w:color="auto"/>
                <w:right w:val="none" w:sz="0" w:space="0" w:color="auto"/>
              </w:divBdr>
              <w:divsChild>
                <w:div w:id="1561869099">
                  <w:marLeft w:val="0"/>
                  <w:marRight w:val="0"/>
                  <w:marTop w:val="0"/>
                  <w:marBottom w:val="0"/>
                  <w:divBdr>
                    <w:top w:val="none" w:sz="0" w:space="0" w:color="auto"/>
                    <w:left w:val="none" w:sz="0" w:space="0" w:color="auto"/>
                    <w:bottom w:val="none" w:sz="0" w:space="0" w:color="auto"/>
                    <w:right w:val="none" w:sz="0" w:space="0" w:color="auto"/>
                  </w:divBdr>
                  <w:divsChild>
                    <w:div w:id="49236779">
                      <w:marLeft w:val="0"/>
                      <w:marRight w:val="0"/>
                      <w:marTop w:val="0"/>
                      <w:marBottom w:val="0"/>
                      <w:divBdr>
                        <w:top w:val="none" w:sz="0" w:space="0" w:color="auto"/>
                        <w:left w:val="none" w:sz="0" w:space="0" w:color="auto"/>
                        <w:bottom w:val="none" w:sz="0" w:space="0" w:color="auto"/>
                        <w:right w:val="none" w:sz="0" w:space="0" w:color="auto"/>
                      </w:divBdr>
                      <w:divsChild>
                        <w:div w:id="1617449810">
                          <w:marLeft w:val="0"/>
                          <w:marRight w:val="0"/>
                          <w:marTop w:val="0"/>
                          <w:marBottom w:val="0"/>
                          <w:divBdr>
                            <w:top w:val="none" w:sz="0" w:space="0" w:color="auto"/>
                            <w:left w:val="none" w:sz="0" w:space="0" w:color="auto"/>
                            <w:bottom w:val="none" w:sz="0" w:space="0" w:color="auto"/>
                            <w:right w:val="none" w:sz="0" w:space="0" w:color="auto"/>
                          </w:divBdr>
                          <w:divsChild>
                            <w:div w:id="431440339">
                              <w:marLeft w:val="0"/>
                              <w:marRight w:val="120"/>
                              <w:marTop w:val="0"/>
                              <w:marBottom w:val="0"/>
                              <w:divBdr>
                                <w:top w:val="none" w:sz="0" w:space="0" w:color="auto"/>
                                <w:left w:val="none" w:sz="0" w:space="0" w:color="auto"/>
                                <w:bottom w:val="none" w:sz="0" w:space="0" w:color="auto"/>
                                <w:right w:val="none" w:sz="0" w:space="0" w:color="auto"/>
                              </w:divBdr>
                              <w:divsChild>
                                <w:div w:id="1953587351">
                                  <w:marLeft w:val="-300"/>
                                  <w:marRight w:val="0"/>
                                  <w:marTop w:val="0"/>
                                  <w:marBottom w:val="0"/>
                                  <w:divBdr>
                                    <w:top w:val="none" w:sz="0" w:space="0" w:color="auto"/>
                                    <w:left w:val="none" w:sz="0" w:space="0" w:color="auto"/>
                                    <w:bottom w:val="none" w:sz="0" w:space="0" w:color="auto"/>
                                    <w:right w:val="none" w:sz="0" w:space="0" w:color="auto"/>
                                  </w:divBdr>
                                </w:div>
                              </w:divsChild>
                            </w:div>
                            <w:div w:id="1562525286">
                              <w:marLeft w:val="-240"/>
                              <w:marRight w:val="-120"/>
                              <w:marTop w:val="0"/>
                              <w:marBottom w:val="0"/>
                              <w:divBdr>
                                <w:top w:val="none" w:sz="0" w:space="0" w:color="auto"/>
                                <w:left w:val="none" w:sz="0" w:space="0" w:color="auto"/>
                                <w:bottom w:val="none" w:sz="0" w:space="0" w:color="auto"/>
                                <w:right w:val="none" w:sz="0" w:space="0" w:color="auto"/>
                              </w:divBdr>
                              <w:divsChild>
                                <w:div w:id="222641232">
                                  <w:marLeft w:val="0"/>
                                  <w:marRight w:val="0"/>
                                  <w:marTop w:val="0"/>
                                  <w:marBottom w:val="60"/>
                                  <w:divBdr>
                                    <w:top w:val="none" w:sz="0" w:space="0" w:color="auto"/>
                                    <w:left w:val="none" w:sz="0" w:space="0" w:color="auto"/>
                                    <w:bottom w:val="none" w:sz="0" w:space="0" w:color="auto"/>
                                    <w:right w:val="none" w:sz="0" w:space="0" w:color="auto"/>
                                  </w:divBdr>
                                  <w:divsChild>
                                    <w:div w:id="705180442">
                                      <w:marLeft w:val="0"/>
                                      <w:marRight w:val="0"/>
                                      <w:marTop w:val="0"/>
                                      <w:marBottom w:val="0"/>
                                      <w:divBdr>
                                        <w:top w:val="none" w:sz="0" w:space="0" w:color="auto"/>
                                        <w:left w:val="none" w:sz="0" w:space="0" w:color="auto"/>
                                        <w:bottom w:val="none" w:sz="0" w:space="0" w:color="auto"/>
                                        <w:right w:val="none" w:sz="0" w:space="0" w:color="auto"/>
                                      </w:divBdr>
                                      <w:divsChild>
                                        <w:div w:id="345594477">
                                          <w:marLeft w:val="0"/>
                                          <w:marRight w:val="0"/>
                                          <w:marTop w:val="0"/>
                                          <w:marBottom w:val="0"/>
                                          <w:divBdr>
                                            <w:top w:val="none" w:sz="0" w:space="0" w:color="auto"/>
                                            <w:left w:val="none" w:sz="0" w:space="0" w:color="auto"/>
                                            <w:bottom w:val="none" w:sz="0" w:space="0" w:color="auto"/>
                                            <w:right w:val="none" w:sz="0" w:space="0" w:color="auto"/>
                                          </w:divBdr>
                                          <w:divsChild>
                                            <w:div w:id="639842639">
                                              <w:marLeft w:val="0"/>
                                              <w:marRight w:val="0"/>
                                              <w:marTop w:val="0"/>
                                              <w:marBottom w:val="0"/>
                                              <w:divBdr>
                                                <w:top w:val="none" w:sz="0" w:space="0" w:color="auto"/>
                                                <w:left w:val="none" w:sz="0" w:space="0" w:color="auto"/>
                                                <w:bottom w:val="none" w:sz="0" w:space="0" w:color="auto"/>
                                                <w:right w:val="none" w:sz="0" w:space="0" w:color="auto"/>
                                              </w:divBdr>
                                              <w:divsChild>
                                                <w:div w:id="17559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316902">
          <w:marLeft w:val="0"/>
          <w:marRight w:val="0"/>
          <w:marTop w:val="0"/>
          <w:marBottom w:val="0"/>
          <w:divBdr>
            <w:top w:val="none" w:sz="0" w:space="0" w:color="auto"/>
            <w:left w:val="none" w:sz="0" w:space="0" w:color="auto"/>
            <w:bottom w:val="none" w:sz="0" w:space="0" w:color="auto"/>
            <w:right w:val="none" w:sz="0" w:space="0" w:color="auto"/>
          </w:divBdr>
          <w:divsChild>
            <w:div w:id="1798524081">
              <w:marLeft w:val="0"/>
              <w:marRight w:val="0"/>
              <w:marTop w:val="0"/>
              <w:marBottom w:val="0"/>
              <w:divBdr>
                <w:top w:val="none" w:sz="0" w:space="0" w:color="auto"/>
                <w:left w:val="none" w:sz="0" w:space="0" w:color="auto"/>
                <w:bottom w:val="none" w:sz="0" w:space="0" w:color="auto"/>
                <w:right w:val="none" w:sz="0" w:space="0" w:color="auto"/>
              </w:divBdr>
              <w:divsChild>
                <w:div w:id="681324567">
                  <w:marLeft w:val="0"/>
                  <w:marRight w:val="0"/>
                  <w:marTop w:val="0"/>
                  <w:marBottom w:val="0"/>
                  <w:divBdr>
                    <w:top w:val="none" w:sz="0" w:space="0" w:color="auto"/>
                    <w:left w:val="none" w:sz="0" w:space="0" w:color="auto"/>
                    <w:bottom w:val="none" w:sz="0" w:space="0" w:color="auto"/>
                    <w:right w:val="none" w:sz="0" w:space="0" w:color="auto"/>
                  </w:divBdr>
                  <w:divsChild>
                    <w:div w:id="488138040">
                      <w:marLeft w:val="0"/>
                      <w:marRight w:val="0"/>
                      <w:marTop w:val="0"/>
                      <w:marBottom w:val="0"/>
                      <w:divBdr>
                        <w:top w:val="none" w:sz="0" w:space="0" w:color="auto"/>
                        <w:left w:val="none" w:sz="0" w:space="0" w:color="auto"/>
                        <w:bottom w:val="none" w:sz="0" w:space="0" w:color="auto"/>
                        <w:right w:val="none" w:sz="0" w:space="0" w:color="auto"/>
                      </w:divBdr>
                      <w:divsChild>
                        <w:div w:id="611592235">
                          <w:marLeft w:val="0"/>
                          <w:marRight w:val="0"/>
                          <w:marTop w:val="0"/>
                          <w:marBottom w:val="0"/>
                          <w:divBdr>
                            <w:top w:val="none" w:sz="0" w:space="0" w:color="auto"/>
                            <w:left w:val="none" w:sz="0" w:space="0" w:color="auto"/>
                            <w:bottom w:val="none" w:sz="0" w:space="0" w:color="auto"/>
                            <w:right w:val="none" w:sz="0" w:space="0" w:color="auto"/>
                          </w:divBdr>
                          <w:divsChild>
                            <w:div w:id="593242856">
                              <w:marLeft w:val="0"/>
                              <w:marRight w:val="120"/>
                              <w:marTop w:val="0"/>
                              <w:marBottom w:val="0"/>
                              <w:divBdr>
                                <w:top w:val="none" w:sz="0" w:space="0" w:color="auto"/>
                                <w:left w:val="none" w:sz="0" w:space="0" w:color="auto"/>
                                <w:bottom w:val="none" w:sz="0" w:space="0" w:color="auto"/>
                                <w:right w:val="none" w:sz="0" w:space="0" w:color="auto"/>
                              </w:divBdr>
                              <w:divsChild>
                                <w:div w:id="151872974">
                                  <w:marLeft w:val="-300"/>
                                  <w:marRight w:val="0"/>
                                  <w:marTop w:val="0"/>
                                  <w:marBottom w:val="0"/>
                                  <w:divBdr>
                                    <w:top w:val="none" w:sz="0" w:space="0" w:color="auto"/>
                                    <w:left w:val="none" w:sz="0" w:space="0" w:color="auto"/>
                                    <w:bottom w:val="none" w:sz="0" w:space="0" w:color="auto"/>
                                    <w:right w:val="none" w:sz="0" w:space="0" w:color="auto"/>
                                  </w:divBdr>
                                </w:div>
                              </w:divsChild>
                            </w:div>
                            <w:div w:id="1980768656">
                              <w:marLeft w:val="-240"/>
                              <w:marRight w:val="-120"/>
                              <w:marTop w:val="0"/>
                              <w:marBottom w:val="0"/>
                              <w:divBdr>
                                <w:top w:val="none" w:sz="0" w:space="0" w:color="auto"/>
                                <w:left w:val="none" w:sz="0" w:space="0" w:color="auto"/>
                                <w:bottom w:val="none" w:sz="0" w:space="0" w:color="auto"/>
                                <w:right w:val="none" w:sz="0" w:space="0" w:color="auto"/>
                              </w:divBdr>
                              <w:divsChild>
                                <w:div w:id="913660984">
                                  <w:marLeft w:val="0"/>
                                  <w:marRight w:val="0"/>
                                  <w:marTop w:val="0"/>
                                  <w:marBottom w:val="60"/>
                                  <w:divBdr>
                                    <w:top w:val="none" w:sz="0" w:space="0" w:color="auto"/>
                                    <w:left w:val="none" w:sz="0" w:space="0" w:color="auto"/>
                                    <w:bottom w:val="none" w:sz="0" w:space="0" w:color="auto"/>
                                    <w:right w:val="none" w:sz="0" w:space="0" w:color="auto"/>
                                  </w:divBdr>
                                  <w:divsChild>
                                    <w:div w:id="404573141">
                                      <w:marLeft w:val="0"/>
                                      <w:marRight w:val="0"/>
                                      <w:marTop w:val="0"/>
                                      <w:marBottom w:val="0"/>
                                      <w:divBdr>
                                        <w:top w:val="none" w:sz="0" w:space="0" w:color="auto"/>
                                        <w:left w:val="none" w:sz="0" w:space="0" w:color="auto"/>
                                        <w:bottom w:val="none" w:sz="0" w:space="0" w:color="auto"/>
                                        <w:right w:val="none" w:sz="0" w:space="0" w:color="auto"/>
                                      </w:divBdr>
                                      <w:divsChild>
                                        <w:div w:id="2095541703">
                                          <w:marLeft w:val="0"/>
                                          <w:marRight w:val="0"/>
                                          <w:marTop w:val="0"/>
                                          <w:marBottom w:val="0"/>
                                          <w:divBdr>
                                            <w:top w:val="none" w:sz="0" w:space="0" w:color="auto"/>
                                            <w:left w:val="none" w:sz="0" w:space="0" w:color="auto"/>
                                            <w:bottom w:val="none" w:sz="0" w:space="0" w:color="auto"/>
                                            <w:right w:val="none" w:sz="0" w:space="0" w:color="auto"/>
                                          </w:divBdr>
                                          <w:divsChild>
                                            <w:div w:id="956447531">
                                              <w:marLeft w:val="0"/>
                                              <w:marRight w:val="0"/>
                                              <w:marTop w:val="0"/>
                                              <w:marBottom w:val="0"/>
                                              <w:divBdr>
                                                <w:top w:val="none" w:sz="0" w:space="0" w:color="auto"/>
                                                <w:left w:val="none" w:sz="0" w:space="0" w:color="auto"/>
                                                <w:bottom w:val="none" w:sz="0" w:space="0" w:color="auto"/>
                                                <w:right w:val="none" w:sz="0" w:space="0" w:color="auto"/>
                                              </w:divBdr>
                                              <w:divsChild>
                                                <w:div w:id="58268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0778449">
          <w:marLeft w:val="0"/>
          <w:marRight w:val="0"/>
          <w:marTop w:val="0"/>
          <w:marBottom w:val="0"/>
          <w:divBdr>
            <w:top w:val="none" w:sz="0" w:space="0" w:color="auto"/>
            <w:left w:val="none" w:sz="0" w:space="0" w:color="auto"/>
            <w:bottom w:val="none" w:sz="0" w:space="0" w:color="auto"/>
            <w:right w:val="none" w:sz="0" w:space="0" w:color="auto"/>
          </w:divBdr>
          <w:divsChild>
            <w:div w:id="852109293">
              <w:marLeft w:val="0"/>
              <w:marRight w:val="0"/>
              <w:marTop w:val="0"/>
              <w:marBottom w:val="0"/>
              <w:divBdr>
                <w:top w:val="none" w:sz="0" w:space="0" w:color="auto"/>
                <w:left w:val="none" w:sz="0" w:space="0" w:color="auto"/>
                <w:bottom w:val="none" w:sz="0" w:space="0" w:color="auto"/>
                <w:right w:val="none" w:sz="0" w:space="0" w:color="auto"/>
              </w:divBdr>
              <w:divsChild>
                <w:div w:id="855580762">
                  <w:marLeft w:val="0"/>
                  <w:marRight w:val="0"/>
                  <w:marTop w:val="0"/>
                  <w:marBottom w:val="0"/>
                  <w:divBdr>
                    <w:top w:val="none" w:sz="0" w:space="0" w:color="auto"/>
                    <w:left w:val="none" w:sz="0" w:space="0" w:color="auto"/>
                    <w:bottom w:val="none" w:sz="0" w:space="0" w:color="auto"/>
                    <w:right w:val="none" w:sz="0" w:space="0" w:color="auto"/>
                  </w:divBdr>
                  <w:divsChild>
                    <w:div w:id="168562233">
                      <w:marLeft w:val="0"/>
                      <w:marRight w:val="0"/>
                      <w:marTop w:val="0"/>
                      <w:marBottom w:val="0"/>
                      <w:divBdr>
                        <w:top w:val="none" w:sz="0" w:space="0" w:color="auto"/>
                        <w:left w:val="none" w:sz="0" w:space="0" w:color="auto"/>
                        <w:bottom w:val="none" w:sz="0" w:space="0" w:color="auto"/>
                        <w:right w:val="none" w:sz="0" w:space="0" w:color="auto"/>
                      </w:divBdr>
                      <w:divsChild>
                        <w:div w:id="1123617623">
                          <w:marLeft w:val="0"/>
                          <w:marRight w:val="0"/>
                          <w:marTop w:val="0"/>
                          <w:marBottom w:val="0"/>
                          <w:divBdr>
                            <w:top w:val="none" w:sz="0" w:space="0" w:color="auto"/>
                            <w:left w:val="none" w:sz="0" w:space="0" w:color="auto"/>
                            <w:bottom w:val="none" w:sz="0" w:space="0" w:color="auto"/>
                            <w:right w:val="none" w:sz="0" w:space="0" w:color="auto"/>
                          </w:divBdr>
                          <w:divsChild>
                            <w:div w:id="779304853">
                              <w:marLeft w:val="0"/>
                              <w:marRight w:val="120"/>
                              <w:marTop w:val="0"/>
                              <w:marBottom w:val="0"/>
                              <w:divBdr>
                                <w:top w:val="none" w:sz="0" w:space="0" w:color="auto"/>
                                <w:left w:val="none" w:sz="0" w:space="0" w:color="auto"/>
                                <w:bottom w:val="none" w:sz="0" w:space="0" w:color="auto"/>
                                <w:right w:val="none" w:sz="0" w:space="0" w:color="auto"/>
                              </w:divBdr>
                              <w:divsChild>
                                <w:div w:id="1144545078">
                                  <w:marLeft w:val="-300"/>
                                  <w:marRight w:val="0"/>
                                  <w:marTop w:val="0"/>
                                  <w:marBottom w:val="0"/>
                                  <w:divBdr>
                                    <w:top w:val="none" w:sz="0" w:space="0" w:color="auto"/>
                                    <w:left w:val="none" w:sz="0" w:space="0" w:color="auto"/>
                                    <w:bottom w:val="none" w:sz="0" w:space="0" w:color="auto"/>
                                    <w:right w:val="none" w:sz="0" w:space="0" w:color="auto"/>
                                  </w:divBdr>
                                </w:div>
                              </w:divsChild>
                            </w:div>
                            <w:div w:id="1818306181">
                              <w:marLeft w:val="-240"/>
                              <w:marRight w:val="-120"/>
                              <w:marTop w:val="0"/>
                              <w:marBottom w:val="0"/>
                              <w:divBdr>
                                <w:top w:val="none" w:sz="0" w:space="0" w:color="auto"/>
                                <w:left w:val="none" w:sz="0" w:space="0" w:color="auto"/>
                                <w:bottom w:val="none" w:sz="0" w:space="0" w:color="auto"/>
                                <w:right w:val="none" w:sz="0" w:space="0" w:color="auto"/>
                              </w:divBdr>
                              <w:divsChild>
                                <w:div w:id="124543509">
                                  <w:marLeft w:val="0"/>
                                  <w:marRight w:val="0"/>
                                  <w:marTop w:val="0"/>
                                  <w:marBottom w:val="60"/>
                                  <w:divBdr>
                                    <w:top w:val="none" w:sz="0" w:space="0" w:color="auto"/>
                                    <w:left w:val="none" w:sz="0" w:space="0" w:color="auto"/>
                                    <w:bottom w:val="none" w:sz="0" w:space="0" w:color="auto"/>
                                    <w:right w:val="none" w:sz="0" w:space="0" w:color="auto"/>
                                  </w:divBdr>
                                  <w:divsChild>
                                    <w:div w:id="1194921071">
                                      <w:marLeft w:val="0"/>
                                      <w:marRight w:val="0"/>
                                      <w:marTop w:val="0"/>
                                      <w:marBottom w:val="0"/>
                                      <w:divBdr>
                                        <w:top w:val="none" w:sz="0" w:space="0" w:color="auto"/>
                                        <w:left w:val="none" w:sz="0" w:space="0" w:color="auto"/>
                                        <w:bottom w:val="none" w:sz="0" w:space="0" w:color="auto"/>
                                        <w:right w:val="none" w:sz="0" w:space="0" w:color="auto"/>
                                      </w:divBdr>
                                      <w:divsChild>
                                        <w:div w:id="1520435996">
                                          <w:marLeft w:val="0"/>
                                          <w:marRight w:val="0"/>
                                          <w:marTop w:val="0"/>
                                          <w:marBottom w:val="0"/>
                                          <w:divBdr>
                                            <w:top w:val="none" w:sz="0" w:space="0" w:color="auto"/>
                                            <w:left w:val="none" w:sz="0" w:space="0" w:color="auto"/>
                                            <w:bottom w:val="none" w:sz="0" w:space="0" w:color="auto"/>
                                            <w:right w:val="none" w:sz="0" w:space="0" w:color="auto"/>
                                          </w:divBdr>
                                          <w:divsChild>
                                            <w:div w:id="1782608189">
                                              <w:marLeft w:val="0"/>
                                              <w:marRight w:val="0"/>
                                              <w:marTop w:val="0"/>
                                              <w:marBottom w:val="0"/>
                                              <w:divBdr>
                                                <w:top w:val="none" w:sz="0" w:space="0" w:color="auto"/>
                                                <w:left w:val="none" w:sz="0" w:space="0" w:color="auto"/>
                                                <w:bottom w:val="none" w:sz="0" w:space="0" w:color="auto"/>
                                                <w:right w:val="none" w:sz="0" w:space="0" w:color="auto"/>
                                              </w:divBdr>
                                              <w:divsChild>
                                                <w:div w:id="135858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7828414">
          <w:marLeft w:val="0"/>
          <w:marRight w:val="0"/>
          <w:marTop w:val="0"/>
          <w:marBottom w:val="0"/>
          <w:divBdr>
            <w:top w:val="none" w:sz="0" w:space="0" w:color="auto"/>
            <w:left w:val="none" w:sz="0" w:space="0" w:color="auto"/>
            <w:bottom w:val="none" w:sz="0" w:space="0" w:color="auto"/>
            <w:right w:val="none" w:sz="0" w:space="0" w:color="auto"/>
          </w:divBdr>
          <w:divsChild>
            <w:div w:id="1236822909">
              <w:marLeft w:val="0"/>
              <w:marRight w:val="0"/>
              <w:marTop w:val="0"/>
              <w:marBottom w:val="0"/>
              <w:divBdr>
                <w:top w:val="none" w:sz="0" w:space="0" w:color="auto"/>
                <w:left w:val="none" w:sz="0" w:space="0" w:color="auto"/>
                <w:bottom w:val="none" w:sz="0" w:space="0" w:color="auto"/>
                <w:right w:val="none" w:sz="0" w:space="0" w:color="auto"/>
              </w:divBdr>
              <w:divsChild>
                <w:div w:id="1362507925">
                  <w:marLeft w:val="0"/>
                  <w:marRight w:val="0"/>
                  <w:marTop w:val="0"/>
                  <w:marBottom w:val="0"/>
                  <w:divBdr>
                    <w:top w:val="none" w:sz="0" w:space="0" w:color="auto"/>
                    <w:left w:val="none" w:sz="0" w:space="0" w:color="auto"/>
                    <w:bottom w:val="none" w:sz="0" w:space="0" w:color="auto"/>
                    <w:right w:val="none" w:sz="0" w:space="0" w:color="auto"/>
                  </w:divBdr>
                  <w:divsChild>
                    <w:div w:id="1507015086">
                      <w:marLeft w:val="0"/>
                      <w:marRight w:val="0"/>
                      <w:marTop w:val="0"/>
                      <w:marBottom w:val="0"/>
                      <w:divBdr>
                        <w:top w:val="none" w:sz="0" w:space="0" w:color="auto"/>
                        <w:left w:val="none" w:sz="0" w:space="0" w:color="auto"/>
                        <w:bottom w:val="none" w:sz="0" w:space="0" w:color="auto"/>
                        <w:right w:val="none" w:sz="0" w:space="0" w:color="auto"/>
                      </w:divBdr>
                      <w:divsChild>
                        <w:div w:id="909384938">
                          <w:marLeft w:val="0"/>
                          <w:marRight w:val="0"/>
                          <w:marTop w:val="0"/>
                          <w:marBottom w:val="0"/>
                          <w:divBdr>
                            <w:top w:val="none" w:sz="0" w:space="0" w:color="auto"/>
                            <w:left w:val="none" w:sz="0" w:space="0" w:color="auto"/>
                            <w:bottom w:val="none" w:sz="0" w:space="0" w:color="auto"/>
                            <w:right w:val="none" w:sz="0" w:space="0" w:color="auto"/>
                          </w:divBdr>
                          <w:divsChild>
                            <w:div w:id="1156454351">
                              <w:marLeft w:val="0"/>
                              <w:marRight w:val="120"/>
                              <w:marTop w:val="0"/>
                              <w:marBottom w:val="0"/>
                              <w:divBdr>
                                <w:top w:val="none" w:sz="0" w:space="0" w:color="auto"/>
                                <w:left w:val="none" w:sz="0" w:space="0" w:color="auto"/>
                                <w:bottom w:val="none" w:sz="0" w:space="0" w:color="auto"/>
                                <w:right w:val="none" w:sz="0" w:space="0" w:color="auto"/>
                              </w:divBdr>
                              <w:divsChild>
                                <w:div w:id="120537788">
                                  <w:marLeft w:val="-300"/>
                                  <w:marRight w:val="0"/>
                                  <w:marTop w:val="0"/>
                                  <w:marBottom w:val="0"/>
                                  <w:divBdr>
                                    <w:top w:val="none" w:sz="0" w:space="0" w:color="auto"/>
                                    <w:left w:val="none" w:sz="0" w:space="0" w:color="auto"/>
                                    <w:bottom w:val="none" w:sz="0" w:space="0" w:color="auto"/>
                                    <w:right w:val="none" w:sz="0" w:space="0" w:color="auto"/>
                                  </w:divBdr>
                                </w:div>
                              </w:divsChild>
                            </w:div>
                            <w:div w:id="2037656504">
                              <w:marLeft w:val="-240"/>
                              <w:marRight w:val="-120"/>
                              <w:marTop w:val="0"/>
                              <w:marBottom w:val="0"/>
                              <w:divBdr>
                                <w:top w:val="none" w:sz="0" w:space="0" w:color="auto"/>
                                <w:left w:val="none" w:sz="0" w:space="0" w:color="auto"/>
                                <w:bottom w:val="none" w:sz="0" w:space="0" w:color="auto"/>
                                <w:right w:val="none" w:sz="0" w:space="0" w:color="auto"/>
                              </w:divBdr>
                              <w:divsChild>
                                <w:div w:id="1445269251">
                                  <w:marLeft w:val="0"/>
                                  <w:marRight w:val="0"/>
                                  <w:marTop w:val="0"/>
                                  <w:marBottom w:val="60"/>
                                  <w:divBdr>
                                    <w:top w:val="none" w:sz="0" w:space="0" w:color="auto"/>
                                    <w:left w:val="none" w:sz="0" w:space="0" w:color="auto"/>
                                    <w:bottom w:val="none" w:sz="0" w:space="0" w:color="auto"/>
                                    <w:right w:val="none" w:sz="0" w:space="0" w:color="auto"/>
                                  </w:divBdr>
                                  <w:divsChild>
                                    <w:div w:id="1558935980">
                                      <w:marLeft w:val="0"/>
                                      <w:marRight w:val="0"/>
                                      <w:marTop w:val="0"/>
                                      <w:marBottom w:val="0"/>
                                      <w:divBdr>
                                        <w:top w:val="none" w:sz="0" w:space="0" w:color="auto"/>
                                        <w:left w:val="none" w:sz="0" w:space="0" w:color="auto"/>
                                        <w:bottom w:val="none" w:sz="0" w:space="0" w:color="auto"/>
                                        <w:right w:val="none" w:sz="0" w:space="0" w:color="auto"/>
                                      </w:divBdr>
                                      <w:divsChild>
                                        <w:div w:id="591858508">
                                          <w:marLeft w:val="0"/>
                                          <w:marRight w:val="0"/>
                                          <w:marTop w:val="0"/>
                                          <w:marBottom w:val="0"/>
                                          <w:divBdr>
                                            <w:top w:val="none" w:sz="0" w:space="0" w:color="auto"/>
                                            <w:left w:val="none" w:sz="0" w:space="0" w:color="auto"/>
                                            <w:bottom w:val="none" w:sz="0" w:space="0" w:color="auto"/>
                                            <w:right w:val="none" w:sz="0" w:space="0" w:color="auto"/>
                                          </w:divBdr>
                                          <w:divsChild>
                                            <w:div w:id="2116169011">
                                              <w:marLeft w:val="0"/>
                                              <w:marRight w:val="0"/>
                                              <w:marTop w:val="0"/>
                                              <w:marBottom w:val="0"/>
                                              <w:divBdr>
                                                <w:top w:val="none" w:sz="0" w:space="0" w:color="auto"/>
                                                <w:left w:val="none" w:sz="0" w:space="0" w:color="auto"/>
                                                <w:bottom w:val="none" w:sz="0" w:space="0" w:color="auto"/>
                                                <w:right w:val="none" w:sz="0" w:space="0" w:color="auto"/>
                                              </w:divBdr>
                                              <w:divsChild>
                                                <w:div w:id="191465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2774698">
          <w:marLeft w:val="0"/>
          <w:marRight w:val="0"/>
          <w:marTop w:val="0"/>
          <w:marBottom w:val="0"/>
          <w:divBdr>
            <w:top w:val="none" w:sz="0" w:space="0" w:color="auto"/>
            <w:left w:val="none" w:sz="0" w:space="0" w:color="auto"/>
            <w:bottom w:val="none" w:sz="0" w:space="0" w:color="auto"/>
            <w:right w:val="none" w:sz="0" w:space="0" w:color="auto"/>
          </w:divBdr>
          <w:divsChild>
            <w:div w:id="2123380162">
              <w:marLeft w:val="0"/>
              <w:marRight w:val="0"/>
              <w:marTop w:val="0"/>
              <w:marBottom w:val="0"/>
              <w:divBdr>
                <w:top w:val="none" w:sz="0" w:space="0" w:color="auto"/>
                <w:left w:val="none" w:sz="0" w:space="0" w:color="auto"/>
                <w:bottom w:val="none" w:sz="0" w:space="0" w:color="auto"/>
                <w:right w:val="none" w:sz="0" w:space="0" w:color="auto"/>
              </w:divBdr>
              <w:divsChild>
                <w:div w:id="2015256299">
                  <w:marLeft w:val="0"/>
                  <w:marRight w:val="0"/>
                  <w:marTop w:val="0"/>
                  <w:marBottom w:val="0"/>
                  <w:divBdr>
                    <w:top w:val="none" w:sz="0" w:space="0" w:color="auto"/>
                    <w:left w:val="none" w:sz="0" w:space="0" w:color="auto"/>
                    <w:bottom w:val="none" w:sz="0" w:space="0" w:color="auto"/>
                    <w:right w:val="none" w:sz="0" w:space="0" w:color="auto"/>
                  </w:divBdr>
                  <w:divsChild>
                    <w:div w:id="1582988330">
                      <w:marLeft w:val="0"/>
                      <w:marRight w:val="0"/>
                      <w:marTop w:val="0"/>
                      <w:marBottom w:val="0"/>
                      <w:divBdr>
                        <w:top w:val="none" w:sz="0" w:space="0" w:color="auto"/>
                        <w:left w:val="none" w:sz="0" w:space="0" w:color="auto"/>
                        <w:bottom w:val="none" w:sz="0" w:space="0" w:color="auto"/>
                        <w:right w:val="none" w:sz="0" w:space="0" w:color="auto"/>
                      </w:divBdr>
                      <w:divsChild>
                        <w:div w:id="139426900">
                          <w:marLeft w:val="0"/>
                          <w:marRight w:val="0"/>
                          <w:marTop w:val="0"/>
                          <w:marBottom w:val="0"/>
                          <w:divBdr>
                            <w:top w:val="none" w:sz="0" w:space="0" w:color="auto"/>
                            <w:left w:val="none" w:sz="0" w:space="0" w:color="auto"/>
                            <w:bottom w:val="none" w:sz="0" w:space="0" w:color="auto"/>
                            <w:right w:val="none" w:sz="0" w:space="0" w:color="auto"/>
                          </w:divBdr>
                          <w:divsChild>
                            <w:div w:id="1531142845">
                              <w:marLeft w:val="-240"/>
                              <w:marRight w:val="-120"/>
                              <w:marTop w:val="0"/>
                              <w:marBottom w:val="0"/>
                              <w:divBdr>
                                <w:top w:val="none" w:sz="0" w:space="0" w:color="auto"/>
                                <w:left w:val="none" w:sz="0" w:space="0" w:color="auto"/>
                                <w:bottom w:val="none" w:sz="0" w:space="0" w:color="auto"/>
                                <w:right w:val="none" w:sz="0" w:space="0" w:color="auto"/>
                              </w:divBdr>
                              <w:divsChild>
                                <w:div w:id="276329409">
                                  <w:marLeft w:val="0"/>
                                  <w:marRight w:val="0"/>
                                  <w:marTop w:val="0"/>
                                  <w:marBottom w:val="60"/>
                                  <w:divBdr>
                                    <w:top w:val="none" w:sz="0" w:space="0" w:color="auto"/>
                                    <w:left w:val="none" w:sz="0" w:space="0" w:color="auto"/>
                                    <w:bottom w:val="none" w:sz="0" w:space="0" w:color="auto"/>
                                    <w:right w:val="none" w:sz="0" w:space="0" w:color="auto"/>
                                  </w:divBdr>
                                  <w:divsChild>
                                    <w:div w:id="1825389512">
                                      <w:marLeft w:val="0"/>
                                      <w:marRight w:val="0"/>
                                      <w:marTop w:val="0"/>
                                      <w:marBottom w:val="0"/>
                                      <w:divBdr>
                                        <w:top w:val="none" w:sz="0" w:space="0" w:color="auto"/>
                                        <w:left w:val="none" w:sz="0" w:space="0" w:color="auto"/>
                                        <w:bottom w:val="none" w:sz="0" w:space="0" w:color="auto"/>
                                        <w:right w:val="none" w:sz="0" w:space="0" w:color="auto"/>
                                      </w:divBdr>
                                      <w:divsChild>
                                        <w:div w:id="1433475200">
                                          <w:marLeft w:val="0"/>
                                          <w:marRight w:val="0"/>
                                          <w:marTop w:val="0"/>
                                          <w:marBottom w:val="0"/>
                                          <w:divBdr>
                                            <w:top w:val="none" w:sz="0" w:space="0" w:color="auto"/>
                                            <w:left w:val="none" w:sz="0" w:space="0" w:color="auto"/>
                                            <w:bottom w:val="none" w:sz="0" w:space="0" w:color="auto"/>
                                            <w:right w:val="none" w:sz="0" w:space="0" w:color="auto"/>
                                          </w:divBdr>
                                          <w:divsChild>
                                            <w:div w:id="1860582169">
                                              <w:marLeft w:val="0"/>
                                              <w:marRight w:val="0"/>
                                              <w:marTop w:val="0"/>
                                              <w:marBottom w:val="0"/>
                                              <w:divBdr>
                                                <w:top w:val="none" w:sz="0" w:space="0" w:color="auto"/>
                                                <w:left w:val="none" w:sz="0" w:space="0" w:color="auto"/>
                                                <w:bottom w:val="none" w:sz="0" w:space="0" w:color="auto"/>
                                                <w:right w:val="none" w:sz="0" w:space="0" w:color="auto"/>
                                              </w:divBdr>
                                              <w:divsChild>
                                                <w:div w:id="5321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603109">
      <w:bodyDiv w:val="1"/>
      <w:marLeft w:val="0"/>
      <w:marRight w:val="0"/>
      <w:marTop w:val="0"/>
      <w:marBottom w:val="0"/>
      <w:divBdr>
        <w:top w:val="none" w:sz="0" w:space="0" w:color="auto"/>
        <w:left w:val="none" w:sz="0" w:space="0" w:color="auto"/>
        <w:bottom w:val="none" w:sz="0" w:space="0" w:color="auto"/>
        <w:right w:val="none" w:sz="0" w:space="0" w:color="auto"/>
      </w:divBdr>
    </w:div>
    <w:div w:id="2048793434">
      <w:bodyDiv w:val="1"/>
      <w:marLeft w:val="0"/>
      <w:marRight w:val="0"/>
      <w:marTop w:val="0"/>
      <w:marBottom w:val="0"/>
      <w:divBdr>
        <w:top w:val="none" w:sz="0" w:space="0" w:color="auto"/>
        <w:left w:val="none" w:sz="0" w:space="0" w:color="auto"/>
        <w:bottom w:val="none" w:sz="0" w:space="0" w:color="auto"/>
        <w:right w:val="none" w:sz="0" w:space="0" w:color="auto"/>
      </w:divBdr>
    </w:div>
    <w:div w:id="2048867545">
      <w:bodyDiv w:val="1"/>
      <w:marLeft w:val="0"/>
      <w:marRight w:val="0"/>
      <w:marTop w:val="0"/>
      <w:marBottom w:val="0"/>
      <w:divBdr>
        <w:top w:val="none" w:sz="0" w:space="0" w:color="auto"/>
        <w:left w:val="none" w:sz="0" w:space="0" w:color="auto"/>
        <w:bottom w:val="none" w:sz="0" w:space="0" w:color="auto"/>
        <w:right w:val="none" w:sz="0" w:space="0" w:color="auto"/>
      </w:divBdr>
    </w:div>
    <w:div w:id="2049135674">
      <w:bodyDiv w:val="1"/>
      <w:marLeft w:val="0"/>
      <w:marRight w:val="0"/>
      <w:marTop w:val="0"/>
      <w:marBottom w:val="0"/>
      <w:divBdr>
        <w:top w:val="none" w:sz="0" w:space="0" w:color="auto"/>
        <w:left w:val="none" w:sz="0" w:space="0" w:color="auto"/>
        <w:bottom w:val="none" w:sz="0" w:space="0" w:color="auto"/>
        <w:right w:val="none" w:sz="0" w:space="0" w:color="auto"/>
      </w:divBdr>
    </w:div>
    <w:div w:id="2049405424">
      <w:bodyDiv w:val="1"/>
      <w:marLeft w:val="0"/>
      <w:marRight w:val="0"/>
      <w:marTop w:val="0"/>
      <w:marBottom w:val="0"/>
      <w:divBdr>
        <w:top w:val="none" w:sz="0" w:space="0" w:color="auto"/>
        <w:left w:val="none" w:sz="0" w:space="0" w:color="auto"/>
        <w:bottom w:val="none" w:sz="0" w:space="0" w:color="auto"/>
        <w:right w:val="none" w:sz="0" w:space="0" w:color="auto"/>
      </w:divBdr>
    </w:div>
    <w:div w:id="2049445995">
      <w:bodyDiv w:val="1"/>
      <w:marLeft w:val="0"/>
      <w:marRight w:val="0"/>
      <w:marTop w:val="0"/>
      <w:marBottom w:val="0"/>
      <w:divBdr>
        <w:top w:val="none" w:sz="0" w:space="0" w:color="auto"/>
        <w:left w:val="none" w:sz="0" w:space="0" w:color="auto"/>
        <w:bottom w:val="none" w:sz="0" w:space="0" w:color="auto"/>
        <w:right w:val="none" w:sz="0" w:space="0" w:color="auto"/>
      </w:divBdr>
    </w:div>
    <w:div w:id="2050302283">
      <w:bodyDiv w:val="1"/>
      <w:marLeft w:val="0"/>
      <w:marRight w:val="0"/>
      <w:marTop w:val="0"/>
      <w:marBottom w:val="0"/>
      <w:divBdr>
        <w:top w:val="none" w:sz="0" w:space="0" w:color="auto"/>
        <w:left w:val="none" w:sz="0" w:space="0" w:color="auto"/>
        <w:bottom w:val="none" w:sz="0" w:space="0" w:color="auto"/>
        <w:right w:val="none" w:sz="0" w:space="0" w:color="auto"/>
      </w:divBdr>
    </w:div>
    <w:div w:id="2050716777">
      <w:bodyDiv w:val="1"/>
      <w:marLeft w:val="0"/>
      <w:marRight w:val="0"/>
      <w:marTop w:val="0"/>
      <w:marBottom w:val="0"/>
      <w:divBdr>
        <w:top w:val="none" w:sz="0" w:space="0" w:color="auto"/>
        <w:left w:val="none" w:sz="0" w:space="0" w:color="auto"/>
        <w:bottom w:val="none" w:sz="0" w:space="0" w:color="auto"/>
        <w:right w:val="none" w:sz="0" w:space="0" w:color="auto"/>
      </w:divBdr>
    </w:div>
    <w:div w:id="2052226565">
      <w:bodyDiv w:val="1"/>
      <w:marLeft w:val="0"/>
      <w:marRight w:val="0"/>
      <w:marTop w:val="0"/>
      <w:marBottom w:val="0"/>
      <w:divBdr>
        <w:top w:val="none" w:sz="0" w:space="0" w:color="auto"/>
        <w:left w:val="none" w:sz="0" w:space="0" w:color="auto"/>
        <w:bottom w:val="none" w:sz="0" w:space="0" w:color="auto"/>
        <w:right w:val="none" w:sz="0" w:space="0" w:color="auto"/>
      </w:divBdr>
    </w:div>
    <w:div w:id="2052537102">
      <w:bodyDiv w:val="1"/>
      <w:marLeft w:val="0"/>
      <w:marRight w:val="0"/>
      <w:marTop w:val="0"/>
      <w:marBottom w:val="0"/>
      <w:divBdr>
        <w:top w:val="none" w:sz="0" w:space="0" w:color="auto"/>
        <w:left w:val="none" w:sz="0" w:space="0" w:color="auto"/>
        <w:bottom w:val="none" w:sz="0" w:space="0" w:color="auto"/>
        <w:right w:val="none" w:sz="0" w:space="0" w:color="auto"/>
      </w:divBdr>
    </w:div>
    <w:div w:id="2052656163">
      <w:bodyDiv w:val="1"/>
      <w:marLeft w:val="0"/>
      <w:marRight w:val="0"/>
      <w:marTop w:val="0"/>
      <w:marBottom w:val="0"/>
      <w:divBdr>
        <w:top w:val="none" w:sz="0" w:space="0" w:color="auto"/>
        <w:left w:val="none" w:sz="0" w:space="0" w:color="auto"/>
        <w:bottom w:val="none" w:sz="0" w:space="0" w:color="auto"/>
        <w:right w:val="none" w:sz="0" w:space="0" w:color="auto"/>
      </w:divBdr>
    </w:div>
    <w:div w:id="2052923213">
      <w:bodyDiv w:val="1"/>
      <w:marLeft w:val="0"/>
      <w:marRight w:val="0"/>
      <w:marTop w:val="0"/>
      <w:marBottom w:val="0"/>
      <w:divBdr>
        <w:top w:val="none" w:sz="0" w:space="0" w:color="auto"/>
        <w:left w:val="none" w:sz="0" w:space="0" w:color="auto"/>
        <w:bottom w:val="none" w:sz="0" w:space="0" w:color="auto"/>
        <w:right w:val="none" w:sz="0" w:space="0" w:color="auto"/>
      </w:divBdr>
    </w:div>
    <w:div w:id="2052998108">
      <w:bodyDiv w:val="1"/>
      <w:marLeft w:val="0"/>
      <w:marRight w:val="0"/>
      <w:marTop w:val="0"/>
      <w:marBottom w:val="0"/>
      <w:divBdr>
        <w:top w:val="none" w:sz="0" w:space="0" w:color="auto"/>
        <w:left w:val="none" w:sz="0" w:space="0" w:color="auto"/>
        <w:bottom w:val="none" w:sz="0" w:space="0" w:color="auto"/>
        <w:right w:val="none" w:sz="0" w:space="0" w:color="auto"/>
      </w:divBdr>
    </w:div>
    <w:div w:id="2053265342">
      <w:bodyDiv w:val="1"/>
      <w:marLeft w:val="0"/>
      <w:marRight w:val="0"/>
      <w:marTop w:val="0"/>
      <w:marBottom w:val="0"/>
      <w:divBdr>
        <w:top w:val="none" w:sz="0" w:space="0" w:color="auto"/>
        <w:left w:val="none" w:sz="0" w:space="0" w:color="auto"/>
        <w:bottom w:val="none" w:sz="0" w:space="0" w:color="auto"/>
        <w:right w:val="none" w:sz="0" w:space="0" w:color="auto"/>
      </w:divBdr>
    </w:div>
    <w:div w:id="2054192643">
      <w:bodyDiv w:val="1"/>
      <w:marLeft w:val="0"/>
      <w:marRight w:val="0"/>
      <w:marTop w:val="0"/>
      <w:marBottom w:val="0"/>
      <w:divBdr>
        <w:top w:val="none" w:sz="0" w:space="0" w:color="auto"/>
        <w:left w:val="none" w:sz="0" w:space="0" w:color="auto"/>
        <w:bottom w:val="none" w:sz="0" w:space="0" w:color="auto"/>
        <w:right w:val="none" w:sz="0" w:space="0" w:color="auto"/>
      </w:divBdr>
    </w:div>
    <w:div w:id="2054423689">
      <w:bodyDiv w:val="1"/>
      <w:marLeft w:val="0"/>
      <w:marRight w:val="0"/>
      <w:marTop w:val="0"/>
      <w:marBottom w:val="0"/>
      <w:divBdr>
        <w:top w:val="none" w:sz="0" w:space="0" w:color="auto"/>
        <w:left w:val="none" w:sz="0" w:space="0" w:color="auto"/>
        <w:bottom w:val="none" w:sz="0" w:space="0" w:color="auto"/>
        <w:right w:val="none" w:sz="0" w:space="0" w:color="auto"/>
      </w:divBdr>
    </w:div>
    <w:div w:id="2054688879">
      <w:bodyDiv w:val="1"/>
      <w:marLeft w:val="0"/>
      <w:marRight w:val="0"/>
      <w:marTop w:val="0"/>
      <w:marBottom w:val="0"/>
      <w:divBdr>
        <w:top w:val="none" w:sz="0" w:space="0" w:color="auto"/>
        <w:left w:val="none" w:sz="0" w:space="0" w:color="auto"/>
        <w:bottom w:val="none" w:sz="0" w:space="0" w:color="auto"/>
        <w:right w:val="none" w:sz="0" w:space="0" w:color="auto"/>
      </w:divBdr>
    </w:div>
    <w:div w:id="2055152784">
      <w:bodyDiv w:val="1"/>
      <w:marLeft w:val="0"/>
      <w:marRight w:val="0"/>
      <w:marTop w:val="0"/>
      <w:marBottom w:val="0"/>
      <w:divBdr>
        <w:top w:val="none" w:sz="0" w:space="0" w:color="auto"/>
        <w:left w:val="none" w:sz="0" w:space="0" w:color="auto"/>
        <w:bottom w:val="none" w:sz="0" w:space="0" w:color="auto"/>
        <w:right w:val="none" w:sz="0" w:space="0" w:color="auto"/>
      </w:divBdr>
    </w:div>
    <w:div w:id="2055615447">
      <w:bodyDiv w:val="1"/>
      <w:marLeft w:val="0"/>
      <w:marRight w:val="0"/>
      <w:marTop w:val="0"/>
      <w:marBottom w:val="0"/>
      <w:divBdr>
        <w:top w:val="none" w:sz="0" w:space="0" w:color="auto"/>
        <w:left w:val="none" w:sz="0" w:space="0" w:color="auto"/>
        <w:bottom w:val="none" w:sz="0" w:space="0" w:color="auto"/>
        <w:right w:val="none" w:sz="0" w:space="0" w:color="auto"/>
      </w:divBdr>
    </w:div>
    <w:div w:id="2055693318">
      <w:bodyDiv w:val="1"/>
      <w:marLeft w:val="0"/>
      <w:marRight w:val="0"/>
      <w:marTop w:val="0"/>
      <w:marBottom w:val="0"/>
      <w:divBdr>
        <w:top w:val="none" w:sz="0" w:space="0" w:color="auto"/>
        <w:left w:val="none" w:sz="0" w:space="0" w:color="auto"/>
        <w:bottom w:val="none" w:sz="0" w:space="0" w:color="auto"/>
        <w:right w:val="none" w:sz="0" w:space="0" w:color="auto"/>
      </w:divBdr>
    </w:div>
    <w:div w:id="2056536563">
      <w:bodyDiv w:val="1"/>
      <w:marLeft w:val="0"/>
      <w:marRight w:val="0"/>
      <w:marTop w:val="0"/>
      <w:marBottom w:val="0"/>
      <w:divBdr>
        <w:top w:val="none" w:sz="0" w:space="0" w:color="auto"/>
        <w:left w:val="none" w:sz="0" w:space="0" w:color="auto"/>
        <w:bottom w:val="none" w:sz="0" w:space="0" w:color="auto"/>
        <w:right w:val="none" w:sz="0" w:space="0" w:color="auto"/>
      </w:divBdr>
    </w:div>
    <w:div w:id="2056654538">
      <w:bodyDiv w:val="1"/>
      <w:marLeft w:val="0"/>
      <w:marRight w:val="0"/>
      <w:marTop w:val="0"/>
      <w:marBottom w:val="0"/>
      <w:divBdr>
        <w:top w:val="none" w:sz="0" w:space="0" w:color="auto"/>
        <w:left w:val="none" w:sz="0" w:space="0" w:color="auto"/>
        <w:bottom w:val="none" w:sz="0" w:space="0" w:color="auto"/>
        <w:right w:val="none" w:sz="0" w:space="0" w:color="auto"/>
      </w:divBdr>
    </w:div>
    <w:div w:id="2057194384">
      <w:bodyDiv w:val="1"/>
      <w:marLeft w:val="0"/>
      <w:marRight w:val="0"/>
      <w:marTop w:val="0"/>
      <w:marBottom w:val="0"/>
      <w:divBdr>
        <w:top w:val="none" w:sz="0" w:space="0" w:color="auto"/>
        <w:left w:val="none" w:sz="0" w:space="0" w:color="auto"/>
        <w:bottom w:val="none" w:sz="0" w:space="0" w:color="auto"/>
        <w:right w:val="none" w:sz="0" w:space="0" w:color="auto"/>
      </w:divBdr>
    </w:div>
    <w:div w:id="2057503155">
      <w:bodyDiv w:val="1"/>
      <w:marLeft w:val="0"/>
      <w:marRight w:val="0"/>
      <w:marTop w:val="0"/>
      <w:marBottom w:val="0"/>
      <w:divBdr>
        <w:top w:val="none" w:sz="0" w:space="0" w:color="auto"/>
        <w:left w:val="none" w:sz="0" w:space="0" w:color="auto"/>
        <w:bottom w:val="none" w:sz="0" w:space="0" w:color="auto"/>
        <w:right w:val="none" w:sz="0" w:space="0" w:color="auto"/>
      </w:divBdr>
    </w:div>
    <w:div w:id="2057509662">
      <w:bodyDiv w:val="1"/>
      <w:marLeft w:val="0"/>
      <w:marRight w:val="0"/>
      <w:marTop w:val="0"/>
      <w:marBottom w:val="0"/>
      <w:divBdr>
        <w:top w:val="none" w:sz="0" w:space="0" w:color="auto"/>
        <w:left w:val="none" w:sz="0" w:space="0" w:color="auto"/>
        <w:bottom w:val="none" w:sz="0" w:space="0" w:color="auto"/>
        <w:right w:val="none" w:sz="0" w:space="0" w:color="auto"/>
      </w:divBdr>
    </w:div>
    <w:div w:id="2057847444">
      <w:bodyDiv w:val="1"/>
      <w:marLeft w:val="0"/>
      <w:marRight w:val="0"/>
      <w:marTop w:val="0"/>
      <w:marBottom w:val="0"/>
      <w:divBdr>
        <w:top w:val="none" w:sz="0" w:space="0" w:color="auto"/>
        <w:left w:val="none" w:sz="0" w:space="0" w:color="auto"/>
        <w:bottom w:val="none" w:sz="0" w:space="0" w:color="auto"/>
        <w:right w:val="none" w:sz="0" w:space="0" w:color="auto"/>
      </w:divBdr>
    </w:div>
    <w:div w:id="2057854948">
      <w:bodyDiv w:val="1"/>
      <w:marLeft w:val="0"/>
      <w:marRight w:val="0"/>
      <w:marTop w:val="0"/>
      <w:marBottom w:val="0"/>
      <w:divBdr>
        <w:top w:val="none" w:sz="0" w:space="0" w:color="auto"/>
        <w:left w:val="none" w:sz="0" w:space="0" w:color="auto"/>
        <w:bottom w:val="none" w:sz="0" w:space="0" w:color="auto"/>
        <w:right w:val="none" w:sz="0" w:space="0" w:color="auto"/>
      </w:divBdr>
    </w:div>
    <w:div w:id="2058124447">
      <w:bodyDiv w:val="1"/>
      <w:marLeft w:val="0"/>
      <w:marRight w:val="0"/>
      <w:marTop w:val="0"/>
      <w:marBottom w:val="0"/>
      <w:divBdr>
        <w:top w:val="none" w:sz="0" w:space="0" w:color="auto"/>
        <w:left w:val="none" w:sz="0" w:space="0" w:color="auto"/>
        <w:bottom w:val="none" w:sz="0" w:space="0" w:color="auto"/>
        <w:right w:val="none" w:sz="0" w:space="0" w:color="auto"/>
      </w:divBdr>
    </w:div>
    <w:div w:id="2058160375">
      <w:bodyDiv w:val="1"/>
      <w:marLeft w:val="0"/>
      <w:marRight w:val="0"/>
      <w:marTop w:val="0"/>
      <w:marBottom w:val="0"/>
      <w:divBdr>
        <w:top w:val="none" w:sz="0" w:space="0" w:color="auto"/>
        <w:left w:val="none" w:sz="0" w:space="0" w:color="auto"/>
        <w:bottom w:val="none" w:sz="0" w:space="0" w:color="auto"/>
        <w:right w:val="none" w:sz="0" w:space="0" w:color="auto"/>
      </w:divBdr>
    </w:div>
    <w:div w:id="2058309368">
      <w:bodyDiv w:val="1"/>
      <w:marLeft w:val="0"/>
      <w:marRight w:val="0"/>
      <w:marTop w:val="0"/>
      <w:marBottom w:val="0"/>
      <w:divBdr>
        <w:top w:val="none" w:sz="0" w:space="0" w:color="auto"/>
        <w:left w:val="none" w:sz="0" w:space="0" w:color="auto"/>
        <w:bottom w:val="none" w:sz="0" w:space="0" w:color="auto"/>
        <w:right w:val="none" w:sz="0" w:space="0" w:color="auto"/>
      </w:divBdr>
    </w:div>
    <w:div w:id="2058358870">
      <w:bodyDiv w:val="1"/>
      <w:marLeft w:val="0"/>
      <w:marRight w:val="0"/>
      <w:marTop w:val="0"/>
      <w:marBottom w:val="0"/>
      <w:divBdr>
        <w:top w:val="none" w:sz="0" w:space="0" w:color="auto"/>
        <w:left w:val="none" w:sz="0" w:space="0" w:color="auto"/>
        <w:bottom w:val="none" w:sz="0" w:space="0" w:color="auto"/>
        <w:right w:val="none" w:sz="0" w:space="0" w:color="auto"/>
      </w:divBdr>
    </w:div>
    <w:div w:id="2058770442">
      <w:bodyDiv w:val="1"/>
      <w:marLeft w:val="0"/>
      <w:marRight w:val="0"/>
      <w:marTop w:val="0"/>
      <w:marBottom w:val="0"/>
      <w:divBdr>
        <w:top w:val="none" w:sz="0" w:space="0" w:color="auto"/>
        <w:left w:val="none" w:sz="0" w:space="0" w:color="auto"/>
        <w:bottom w:val="none" w:sz="0" w:space="0" w:color="auto"/>
        <w:right w:val="none" w:sz="0" w:space="0" w:color="auto"/>
      </w:divBdr>
    </w:div>
    <w:div w:id="2059015161">
      <w:bodyDiv w:val="1"/>
      <w:marLeft w:val="0"/>
      <w:marRight w:val="0"/>
      <w:marTop w:val="0"/>
      <w:marBottom w:val="0"/>
      <w:divBdr>
        <w:top w:val="none" w:sz="0" w:space="0" w:color="auto"/>
        <w:left w:val="none" w:sz="0" w:space="0" w:color="auto"/>
        <w:bottom w:val="none" w:sz="0" w:space="0" w:color="auto"/>
        <w:right w:val="none" w:sz="0" w:space="0" w:color="auto"/>
      </w:divBdr>
    </w:div>
    <w:div w:id="2059427460">
      <w:bodyDiv w:val="1"/>
      <w:marLeft w:val="0"/>
      <w:marRight w:val="0"/>
      <w:marTop w:val="0"/>
      <w:marBottom w:val="0"/>
      <w:divBdr>
        <w:top w:val="none" w:sz="0" w:space="0" w:color="auto"/>
        <w:left w:val="none" w:sz="0" w:space="0" w:color="auto"/>
        <w:bottom w:val="none" w:sz="0" w:space="0" w:color="auto"/>
        <w:right w:val="none" w:sz="0" w:space="0" w:color="auto"/>
      </w:divBdr>
    </w:div>
    <w:div w:id="2059545367">
      <w:bodyDiv w:val="1"/>
      <w:marLeft w:val="0"/>
      <w:marRight w:val="0"/>
      <w:marTop w:val="0"/>
      <w:marBottom w:val="0"/>
      <w:divBdr>
        <w:top w:val="none" w:sz="0" w:space="0" w:color="auto"/>
        <w:left w:val="none" w:sz="0" w:space="0" w:color="auto"/>
        <w:bottom w:val="none" w:sz="0" w:space="0" w:color="auto"/>
        <w:right w:val="none" w:sz="0" w:space="0" w:color="auto"/>
      </w:divBdr>
    </w:div>
    <w:div w:id="2059546295">
      <w:bodyDiv w:val="1"/>
      <w:marLeft w:val="0"/>
      <w:marRight w:val="0"/>
      <w:marTop w:val="0"/>
      <w:marBottom w:val="0"/>
      <w:divBdr>
        <w:top w:val="none" w:sz="0" w:space="0" w:color="auto"/>
        <w:left w:val="none" w:sz="0" w:space="0" w:color="auto"/>
        <w:bottom w:val="none" w:sz="0" w:space="0" w:color="auto"/>
        <w:right w:val="none" w:sz="0" w:space="0" w:color="auto"/>
      </w:divBdr>
    </w:div>
    <w:div w:id="2060594197">
      <w:bodyDiv w:val="1"/>
      <w:marLeft w:val="0"/>
      <w:marRight w:val="0"/>
      <w:marTop w:val="0"/>
      <w:marBottom w:val="0"/>
      <w:divBdr>
        <w:top w:val="none" w:sz="0" w:space="0" w:color="auto"/>
        <w:left w:val="none" w:sz="0" w:space="0" w:color="auto"/>
        <w:bottom w:val="none" w:sz="0" w:space="0" w:color="auto"/>
        <w:right w:val="none" w:sz="0" w:space="0" w:color="auto"/>
      </w:divBdr>
    </w:div>
    <w:div w:id="2060666493">
      <w:bodyDiv w:val="1"/>
      <w:marLeft w:val="0"/>
      <w:marRight w:val="0"/>
      <w:marTop w:val="0"/>
      <w:marBottom w:val="0"/>
      <w:divBdr>
        <w:top w:val="none" w:sz="0" w:space="0" w:color="auto"/>
        <w:left w:val="none" w:sz="0" w:space="0" w:color="auto"/>
        <w:bottom w:val="none" w:sz="0" w:space="0" w:color="auto"/>
        <w:right w:val="none" w:sz="0" w:space="0" w:color="auto"/>
      </w:divBdr>
    </w:div>
    <w:div w:id="2061052261">
      <w:bodyDiv w:val="1"/>
      <w:marLeft w:val="0"/>
      <w:marRight w:val="0"/>
      <w:marTop w:val="0"/>
      <w:marBottom w:val="0"/>
      <w:divBdr>
        <w:top w:val="none" w:sz="0" w:space="0" w:color="auto"/>
        <w:left w:val="none" w:sz="0" w:space="0" w:color="auto"/>
        <w:bottom w:val="none" w:sz="0" w:space="0" w:color="auto"/>
        <w:right w:val="none" w:sz="0" w:space="0" w:color="auto"/>
      </w:divBdr>
    </w:div>
    <w:div w:id="2062317006">
      <w:bodyDiv w:val="1"/>
      <w:marLeft w:val="0"/>
      <w:marRight w:val="0"/>
      <w:marTop w:val="0"/>
      <w:marBottom w:val="0"/>
      <w:divBdr>
        <w:top w:val="none" w:sz="0" w:space="0" w:color="auto"/>
        <w:left w:val="none" w:sz="0" w:space="0" w:color="auto"/>
        <w:bottom w:val="none" w:sz="0" w:space="0" w:color="auto"/>
        <w:right w:val="none" w:sz="0" w:space="0" w:color="auto"/>
      </w:divBdr>
    </w:div>
    <w:div w:id="2062557323">
      <w:bodyDiv w:val="1"/>
      <w:marLeft w:val="0"/>
      <w:marRight w:val="0"/>
      <w:marTop w:val="0"/>
      <w:marBottom w:val="0"/>
      <w:divBdr>
        <w:top w:val="none" w:sz="0" w:space="0" w:color="auto"/>
        <w:left w:val="none" w:sz="0" w:space="0" w:color="auto"/>
        <w:bottom w:val="none" w:sz="0" w:space="0" w:color="auto"/>
        <w:right w:val="none" w:sz="0" w:space="0" w:color="auto"/>
      </w:divBdr>
    </w:div>
    <w:div w:id="2063864171">
      <w:bodyDiv w:val="1"/>
      <w:marLeft w:val="0"/>
      <w:marRight w:val="0"/>
      <w:marTop w:val="0"/>
      <w:marBottom w:val="0"/>
      <w:divBdr>
        <w:top w:val="none" w:sz="0" w:space="0" w:color="auto"/>
        <w:left w:val="none" w:sz="0" w:space="0" w:color="auto"/>
        <w:bottom w:val="none" w:sz="0" w:space="0" w:color="auto"/>
        <w:right w:val="none" w:sz="0" w:space="0" w:color="auto"/>
      </w:divBdr>
    </w:div>
    <w:div w:id="2064136549">
      <w:bodyDiv w:val="1"/>
      <w:marLeft w:val="0"/>
      <w:marRight w:val="0"/>
      <w:marTop w:val="0"/>
      <w:marBottom w:val="0"/>
      <w:divBdr>
        <w:top w:val="none" w:sz="0" w:space="0" w:color="auto"/>
        <w:left w:val="none" w:sz="0" w:space="0" w:color="auto"/>
        <w:bottom w:val="none" w:sz="0" w:space="0" w:color="auto"/>
        <w:right w:val="none" w:sz="0" w:space="0" w:color="auto"/>
      </w:divBdr>
    </w:div>
    <w:div w:id="2064407189">
      <w:bodyDiv w:val="1"/>
      <w:marLeft w:val="0"/>
      <w:marRight w:val="0"/>
      <w:marTop w:val="0"/>
      <w:marBottom w:val="0"/>
      <w:divBdr>
        <w:top w:val="none" w:sz="0" w:space="0" w:color="auto"/>
        <w:left w:val="none" w:sz="0" w:space="0" w:color="auto"/>
        <w:bottom w:val="none" w:sz="0" w:space="0" w:color="auto"/>
        <w:right w:val="none" w:sz="0" w:space="0" w:color="auto"/>
      </w:divBdr>
    </w:div>
    <w:div w:id="2064865860">
      <w:bodyDiv w:val="1"/>
      <w:marLeft w:val="0"/>
      <w:marRight w:val="0"/>
      <w:marTop w:val="0"/>
      <w:marBottom w:val="0"/>
      <w:divBdr>
        <w:top w:val="none" w:sz="0" w:space="0" w:color="auto"/>
        <w:left w:val="none" w:sz="0" w:space="0" w:color="auto"/>
        <w:bottom w:val="none" w:sz="0" w:space="0" w:color="auto"/>
        <w:right w:val="none" w:sz="0" w:space="0" w:color="auto"/>
      </w:divBdr>
    </w:div>
    <w:div w:id="2065059935">
      <w:bodyDiv w:val="1"/>
      <w:marLeft w:val="0"/>
      <w:marRight w:val="0"/>
      <w:marTop w:val="0"/>
      <w:marBottom w:val="0"/>
      <w:divBdr>
        <w:top w:val="none" w:sz="0" w:space="0" w:color="auto"/>
        <w:left w:val="none" w:sz="0" w:space="0" w:color="auto"/>
        <w:bottom w:val="none" w:sz="0" w:space="0" w:color="auto"/>
        <w:right w:val="none" w:sz="0" w:space="0" w:color="auto"/>
      </w:divBdr>
    </w:div>
    <w:div w:id="2065061398">
      <w:bodyDiv w:val="1"/>
      <w:marLeft w:val="0"/>
      <w:marRight w:val="0"/>
      <w:marTop w:val="0"/>
      <w:marBottom w:val="0"/>
      <w:divBdr>
        <w:top w:val="none" w:sz="0" w:space="0" w:color="auto"/>
        <w:left w:val="none" w:sz="0" w:space="0" w:color="auto"/>
        <w:bottom w:val="none" w:sz="0" w:space="0" w:color="auto"/>
        <w:right w:val="none" w:sz="0" w:space="0" w:color="auto"/>
      </w:divBdr>
    </w:div>
    <w:div w:id="2065329191">
      <w:bodyDiv w:val="1"/>
      <w:marLeft w:val="0"/>
      <w:marRight w:val="0"/>
      <w:marTop w:val="0"/>
      <w:marBottom w:val="0"/>
      <w:divBdr>
        <w:top w:val="none" w:sz="0" w:space="0" w:color="auto"/>
        <w:left w:val="none" w:sz="0" w:space="0" w:color="auto"/>
        <w:bottom w:val="none" w:sz="0" w:space="0" w:color="auto"/>
        <w:right w:val="none" w:sz="0" w:space="0" w:color="auto"/>
      </w:divBdr>
    </w:div>
    <w:div w:id="2065442587">
      <w:bodyDiv w:val="1"/>
      <w:marLeft w:val="0"/>
      <w:marRight w:val="0"/>
      <w:marTop w:val="0"/>
      <w:marBottom w:val="0"/>
      <w:divBdr>
        <w:top w:val="none" w:sz="0" w:space="0" w:color="auto"/>
        <w:left w:val="none" w:sz="0" w:space="0" w:color="auto"/>
        <w:bottom w:val="none" w:sz="0" w:space="0" w:color="auto"/>
        <w:right w:val="none" w:sz="0" w:space="0" w:color="auto"/>
      </w:divBdr>
    </w:div>
    <w:div w:id="2065519292">
      <w:bodyDiv w:val="1"/>
      <w:marLeft w:val="0"/>
      <w:marRight w:val="0"/>
      <w:marTop w:val="0"/>
      <w:marBottom w:val="0"/>
      <w:divBdr>
        <w:top w:val="none" w:sz="0" w:space="0" w:color="auto"/>
        <w:left w:val="none" w:sz="0" w:space="0" w:color="auto"/>
        <w:bottom w:val="none" w:sz="0" w:space="0" w:color="auto"/>
        <w:right w:val="none" w:sz="0" w:space="0" w:color="auto"/>
      </w:divBdr>
    </w:div>
    <w:div w:id="2065522239">
      <w:bodyDiv w:val="1"/>
      <w:marLeft w:val="0"/>
      <w:marRight w:val="0"/>
      <w:marTop w:val="0"/>
      <w:marBottom w:val="0"/>
      <w:divBdr>
        <w:top w:val="none" w:sz="0" w:space="0" w:color="auto"/>
        <w:left w:val="none" w:sz="0" w:space="0" w:color="auto"/>
        <w:bottom w:val="none" w:sz="0" w:space="0" w:color="auto"/>
        <w:right w:val="none" w:sz="0" w:space="0" w:color="auto"/>
      </w:divBdr>
    </w:div>
    <w:div w:id="2065760436">
      <w:bodyDiv w:val="1"/>
      <w:marLeft w:val="0"/>
      <w:marRight w:val="0"/>
      <w:marTop w:val="0"/>
      <w:marBottom w:val="0"/>
      <w:divBdr>
        <w:top w:val="none" w:sz="0" w:space="0" w:color="auto"/>
        <w:left w:val="none" w:sz="0" w:space="0" w:color="auto"/>
        <w:bottom w:val="none" w:sz="0" w:space="0" w:color="auto"/>
        <w:right w:val="none" w:sz="0" w:space="0" w:color="auto"/>
      </w:divBdr>
    </w:div>
    <w:div w:id="2066296610">
      <w:bodyDiv w:val="1"/>
      <w:marLeft w:val="0"/>
      <w:marRight w:val="0"/>
      <w:marTop w:val="0"/>
      <w:marBottom w:val="0"/>
      <w:divBdr>
        <w:top w:val="none" w:sz="0" w:space="0" w:color="auto"/>
        <w:left w:val="none" w:sz="0" w:space="0" w:color="auto"/>
        <w:bottom w:val="none" w:sz="0" w:space="0" w:color="auto"/>
        <w:right w:val="none" w:sz="0" w:space="0" w:color="auto"/>
      </w:divBdr>
    </w:div>
    <w:div w:id="2066948496">
      <w:bodyDiv w:val="1"/>
      <w:marLeft w:val="0"/>
      <w:marRight w:val="0"/>
      <w:marTop w:val="0"/>
      <w:marBottom w:val="0"/>
      <w:divBdr>
        <w:top w:val="none" w:sz="0" w:space="0" w:color="auto"/>
        <w:left w:val="none" w:sz="0" w:space="0" w:color="auto"/>
        <w:bottom w:val="none" w:sz="0" w:space="0" w:color="auto"/>
        <w:right w:val="none" w:sz="0" w:space="0" w:color="auto"/>
      </w:divBdr>
    </w:div>
    <w:div w:id="2067022261">
      <w:bodyDiv w:val="1"/>
      <w:marLeft w:val="0"/>
      <w:marRight w:val="0"/>
      <w:marTop w:val="0"/>
      <w:marBottom w:val="0"/>
      <w:divBdr>
        <w:top w:val="none" w:sz="0" w:space="0" w:color="auto"/>
        <w:left w:val="none" w:sz="0" w:space="0" w:color="auto"/>
        <w:bottom w:val="none" w:sz="0" w:space="0" w:color="auto"/>
        <w:right w:val="none" w:sz="0" w:space="0" w:color="auto"/>
      </w:divBdr>
    </w:div>
    <w:div w:id="2067411740">
      <w:bodyDiv w:val="1"/>
      <w:marLeft w:val="0"/>
      <w:marRight w:val="0"/>
      <w:marTop w:val="0"/>
      <w:marBottom w:val="0"/>
      <w:divBdr>
        <w:top w:val="none" w:sz="0" w:space="0" w:color="auto"/>
        <w:left w:val="none" w:sz="0" w:space="0" w:color="auto"/>
        <w:bottom w:val="none" w:sz="0" w:space="0" w:color="auto"/>
        <w:right w:val="none" w:sz="0" w:space="0" w:color="auto"/>
      </w:divBdr>
    </w:div>
    <w:div w:id="2068718373">
      <w:bodyDiv w:val="1"/>
      <w:marLeft w:val="0"/>
      <w:marRight w:val="0"/>
      <w:marTop w:val="0"/>
      <w:marBottom w:val="0"/>
      <w:divBdr>
        <w:top w:val="none" w:sz="0" w:space="0" w:color="auto"/>
        <w:left w:val="none" w:sz="0" w:space="0" w:color="auto"/>
        <w:bottom w:val="none" w:sz="0" w:space="0" w:color="auto"/>
        <w:right w:val="none" w:sz="0" w:space="0" w:color="auto"/>
      </w:divBdr>
    </w:div>
    <w:div w:id="2068845138">
      <w:bodyDiv w:val="1"/>
      <w:marLeft w:val="0"/>
      <w:marRight w:val="0"/>
      <w:marTop w:val="0"/>
      <w:marBottom w:val="0"/>
      <w:divBdr>
        <w:top w:val="none" w:sz="0" w:space="0" w:color="auto"/>
        <w:left w:val="none" w:sz="0" w:space="0" w:color="auto"/>
        <w:bottom w:val="none" w:sz="0" w:space="0" w:color="auto"/>
        <w:right w:val="none" w:sz="0" w:space="0" w:color="auto"/>
      </w:divBdr>
    </w:div>
    <w:div w:id="2068911580">
      <w:bodyDiv w:val="1"/>
      <w:marLeft w:val="0"/>
      <w:marRight w:val="0"/>
      <w:marTop w:val="0"/>
      <w:marBottom w:val="0"/>
      <w:divBdr>
        <w:top w:val="none" w:sz="0" w:space="0" w:color="auto"/>
        <w:left w:val="none" w:sz="0" w:space="0" w:color="auto"/>
        <w:bottom w:val="none" w:sz="0" w:space="0" w:color="auto"/>
        <w:right w:val="none" w:sz="0" w:space="0" w:color="auto"/>
      </w:divBdr>
    </w:div>
    <w:div w:id="2069724971">
      <w:bodyDiv w:val="1"/>
      <w:marLeft w:val="0"/>
      <w:marRight w:val="0"/>
      <w:marTop w:val="0"/>
      <w:marBottom w:val="0"/>
      <w:divBdr>
        <w:top w:val="none" w:sz="0" w:space="0" w:color="auto"/>
        <w:left w:val="none" w:sz="0" w:space="0" w:color="auto"/>
        <w:bottom w:val="none" w:sz="0" w:space="0" w:color="auto"/>
        <w:right w:val="none" w:sz="0" w:space="0" w:color="auto"/>
      </w:divBdr>
    </w:div>
    <w:div w:id="2069959311">
      <w:bodyDiv w:val="1"/>
      <w:marLeft w:val="0"/>
      <w:marRight w:val="0"/>
      <w:marTop w:val="0"/>
      <w:marBottom w:val="0"/>
      <w:divBdr>
        <w:top w:val="none" w:sz="0" w:space="0" w:color="auto"/>
        <w:left w:val="none" w:sz="0" w:space="0" w:color="auto"/>
        <w:bottom w:val="none" w:sz="0" w:space="0" w:color="auto"/>
        <w:right w:val="none" w:sz="0" w:space="0" w:color="auto"/>
      </w:divBdr>
    </w:div>
    <w:div w:id="2070032575">
      <w:bodyDiv w:val="1"/>
      <w:marLeft w:val="0"/>
      <w:marRight w:val="0"/>
      <w:marTop w:val="0"/>
      <w:marBottom w:val="0"/>
      <w:divBdr>
        <w:top w:val="none" w:sz="0" w:space="0" w:color="auto"/>
        <w:left w:val="none" w:sz="0" w:space="0" w:color="auto"/>
        <w:bottom w:val="none" w:sz="0" w:space="0" w:color="auto"/>
        <w:right w:val="none" w:sz="0" w:space="0" w:color="auto"/>
      </w:divBdr>
    </w:div>
    <w:div w:id="2070348134">
      <w:bodyDiv w:val="1"/>
      <w:marLeft w:val="0"/>
      <w:marRight w:val="0"/>
      <w:marTop w:val="0"/>
      <w:marBottom w:val="0"/>
      <w:divBdr>
        <w:top w:val="none" w:sz="0" w:space="0" w:color="auto"/>
        <w:left w:val="none" w:sz="0" w:space="0" w:color="auto"/>
        <w:bottom w:val="none" w:sz="0" w:space="0" w:color="auto"/>
        <w:right w:val="none" w:sz="0" w:space="0" w:color="auto"/>
      </w:divBdr>
    </w:div>
    <w:div w:id="2070617649">
      <w:bodyDiv w:val="1"/>
      <w:marLeft w:val="0"/>
      <w:marRight w:val="0"/>
      <w:marTop w:val="0"/>
      <w:marBottom w:val="0"/>
      <w:divBdr>
        <w:top w:val="none" w:sz="0" w:space="0" w:color="auto"/>
        <w:left w:val="none" w:sz="0" w:space="0" w:color="auto"/>
        <w:bottom w:val="none" w:sz="0" w:space="0" w:color="auto"/>
        <w:right w:val="none" w:sz="0" w:space="0" w:color="auto"/>
      </w:divBdr>
    </w:div>
    <w:div w:id="2070761001">
      <w:bodyDiv w:val="1"/>
      <w:marLeft w:val="0"/>
      <w:marRight w:val="0"/>
      <w:marTop w:val="0"/>
      <w:marBottom w:val="0"/>
      <w:divBdr>
        <w:top w:val="none" w:sz="0" w:space="0" w:color="auto"/>
        <w:left w:val="none" w:sz="0" w:space="0" w:color="auto"/>
        <w:bottom w:val="none" w:sz="0" w:space="0" w:color="auto"/>
        <w:right w:val="none" w:sz="0" w:space="0" w:color="auto"/>
      </w:divBdr>
    </w:div>
    <w:div w:id="2070885288">
      <w:bodyDiv w:val="1"/>
      <w:marLeft w:val="0"/>
      <w:marRight w:val="0"/>
      <w:marTop w:val="0"/>
      <w:marBottom w:val="0"/>
      <w:divBdr>
        <w:top w:val="none" w:sz="0" w:space="0" w:color="auto"/>
        <w:left w:val="none" w:sz="0" w:space="0" w:color="auto"/>
        <w:bottom w:val="none" w:sz="0" w:space="0" w:color="auto"/>
        <w:right w:val="none" w:sz="0" w:space="0" w:color="auto"/>
      </w:divBdr>
    </w:div>
    <w:div w:id="2070954612">
      <w:bodyDiv w:val="1"/>
      <w:marLeft w:val="0"/>
      <w:marRight w:val="0"/>
      <w:marTop w:val="0"/>
      <w:marBottom w:val="0"/>
      <w:divBdr>
        <w:top w:val="none" w:sz="0" w:space="0" w:color="auto"/>
        <w:left w:val="none" w:sz="0" w:space="0" w:color="auto"/>
        <w:bottom w:val="none" w:sz="0" w:space="0" w:color="auto"/>
        <w:right w:val="none" w:sz="0" w:space="0" w:color="auto"/>
      </w:divBdr>
    </w:div>
    <w:div w:id="2070961230">
      <w:bodyDiv w:val="1"/>
      <w:marLeft w:val="0"/>
      <w:marRight w:val="0"/>
      <w:marTop w:val="0"/>
      <w:marBottom w:val="0"/>
      <w:divBdr>
        <w:top w:val="none" w:sz="0" w:space="0" w:color="auto"/>
        <w:left w:val="none" w:sz="0" w:space="0" w:color="auto"/>
        <w:bottom w:val="none" w:sz="0" w:space="0" w:color="auto"/>
        <w:right w:val="none" w:sz="0" w:space="0" w:color="auto"/>
      </w:divBdr>
    </w:div>
    <w:div w:id="2071464999">
      <w:bodyDiv w:val="1"/>
      <w:marLeft w:val="0"/>
      <w:marRight w:val="0"/>
      <w:marTop w:val="0"/>
      <w:marBottom w:val="0"/>
      <w:divBdr>
        <w:top w:val="none" w:sz="0" w:space="0" w:color="auto"/>
        <w:left w:val="none" w:sz="0" w:space="0" w:color="auto"/>
        <w:bottom w:val="none" w:sz="0" w:space="0" w:color="auto"/>
        <w:right w:val="none" w:sz="0" w:space="0" w:color="auto"/>
      </w:divBdr>
    </w:div>
    <w:div w:id="2071884575">
      <w:bodyDiv w:val="1"/>
      <w:marLeft w:val="0"/>
      <w:marRight w:val="0"/>
      <w:marTop w:val="0"/>
      <w:marBottom w:val="0"/>
      <w:divBdr>
        <w:top w:val="none" w:sz="0" w:space="0" w:color="auto"/>
        <w:left w:val="none" w:sz="0" w:space="0" w:color="auto"/>
        <w:bottom w:val="none" w:sz="0" w:space="0" w:color="auto"/>
        <w:right w:val="none" w:sz="0" w:space="0" w:color="auto"/>
      </w:divBdr>
    </w:div>
    <w:div w:id="2072148011">
      <w:bodyDiv w:val="1"/>
      <w:marLeft w:val="0"/>
      <w:marRight w:val="0"/>
      <w:marTop w:val="0"/>
      <w:marBottom w:val="0"/>
      <w:divBdr>
        <w:top w:val="none" w:sz="0" w:space="0" w:color="auto"/>
        <w:left w:val="none" w:sz="0" w:space="0" w:color="auto"/>
        <w:bottom w:val="none" w:sz="0" w:space="0" w:color="auto"/>
        <w:right w:val="none" w:sz="0" w:space="0" w:color="auto"/>
      </w:divBdr>
    </w:div>
    <w:div w:id="2072386038">
      <w:bodyDiv w:val="1"/>
      <w:marLeft w:val="0"/>
      <w:marRight w:val="0"/>
      <w:marTop w:val="0"/>
      <w:marBottom w:val="0"/>
      <w:divBdr>
        <w:top w:val="none" w:sz="0" w:space="0" w:color="auto"/>
        <w:left w:val="none" w:sz="0" w:space="0" w:color="auto"/>
        <w:bottom w:val="none" w:sz="0" w:space="0" w:color="auto"/>
        <w:right w:val="none" w:sz="0" w:space="0" w:color="auto"/>
      </w:divBdr>
    </w:div>
    <w:div w:id="2072925694">
      <w:bodyDiv w:val="1"/>
      <w:marLeft w:val="0"/>
      <w:marRight w:val="0"/>
      <w:marTop w:val="0"/>
      <w:marBottom w:val="0"/>
      <w:divBdr>
        <w:top w:val="none" w:sz="0" w:space="0" w:color="auto"/>
        <w:left w:val="none" w:sz="0" w:space="0" w:color="auto"/>
        <w:bottom w:val="none" w:sz="0" w:space="0" w:color="auto"/>
        <w:right w:val="none" w:sz="0" w:space="0" w:color="auto"/>
      </w:divBdr>
    </w:div>
    <w:div w:id="2073310935">
      <w:bodyDiv w:val="1"/>
      <w:marLeft w:val="0"/>
      <w:marRight w:val="0"/>
      <w:marTop w:val="0"/>
      <w:marBottom w:val="0"/>
      <w:divBdr>
        <w:top w:val="none" w:sz="0" w:space="0" w:color="auto"/>
        <w:left w:val="none" w:sz="0" w:space="0" w:color="auto"/>
        <w:bottom w:val="none" w:sz="0" w:space="0" w:color="auto"/>
        <w:right w:val="none" w:sz="0" w:space="0" w:color="auto"/>
      </w:divBdr>
    </w:div>
    <w:div w:id="2073693388">
      <w:bodyDiv w:val="1"/>
      <w:marLeft w:val="0"/>
      <w:marRight w:val="0"/>
      <w:marTop w:val="0"/>
      <w:marBottom w:val="0"/>
      <w:divBdr>
        <w:top w:val="none" w:sz="0" w:space="0" w:color="auto"/>
        <w:left w:val="none" w:sz="0" w:space="0" w:color="auto"/>
        <w:bottom w:val="none" w:sz="0" w:space="0" w:color="auto"/>
        <w:right w:val="none" w:sz="0" w:space="0" w:color="auto"/>
      </w:divBdr>
    </w:div>
    <w:div w:id="2073841783">
      <w:bodyDiv w:val="1"/>
      <w:marLeft w:val="0"/>
      <w:marRight w:val="0"/>
      <w:marTop w:val="0"/>
      <w:marBottom w:val="0"/>
      <w:divBdr>
        <w:top w:val="none" w:sz="0" w:space="0" w:color="auto"/>
        <w:left w:val="none" w:sz="0" w:space="0" w:color="auto"/>
        <w:bottom w:val="none" w:sz="0" w:space="0" w:color="auto"/>
        <w:right w:val="none" w:sz="0" w:space="0" w:color="auto"/>
      </w:divBdr>
    </w:div>
    <w:div w:id="2074428386">
      <w:bodyDiv w:val="1"/>
      <w:marLeft w:val="0"/>
      <w:marRight w:val="0"/>
      <w:marTop w:val="0"/>
      <w:marBottom w:val="0"/>
      <w:divBdr>
        <w:top w:val="none" w:sz="0" w:space="0" w:color="auto"/>
        <w:left w:val="none" w:sz="0" w:space="0" w:color="auto"/>
        <w:bottom w:val="none" w:sz="0" w:space="0" w:color="auto"/>
        <w:right w:val="none" w:sz="0" w:space="0" w:color="auto"/>
      </w:divBdr>
    </w:div>
    <w:div w:id="2074502265">
      <w:bodyDiv w:val="1"/>
      <w:marLeft w:val="0"/>
      <w:marRight w:val="0"/>
      <w:marTop w:val="0"/>
      <w:marBottom w:val="0"/>
      <w:divBdr>
        <w:top w:val="none" w:sz="0" w:space="0" w:color="auto"/>
        <w:left w:val="none" w:sz="0" w:space="0" w:color="auto"/>
        <w:bottom w:val="none" w:sz="0" w:space="0" w:color="auto"/>
        <w:right w:val="none" w:sz="0" w:space="0" w:color="auto"/>
      </w:divBdr>
    </w:div>
    <w:div w:id="2074742272">
      <w:bodyDiv w:val="1"/>
      <w:marLeft w:val="0"/>
      <w:marRight w:val="0"/>
      <w:marTop w:val="0"/>
      <w:marBottom w:val="0"/>
      <w:divBdr>
        <w:top w:val="none" w:sz="0" w:space="0" w:color="auto"/>
        <w:left w:val="none" w:sz="0" w:space="0" w:color="auto"/>
        <w:bottom w:val="none" w:sz="0" w:space="0" w:color="auto"/>
        <w:right w:val="none" w:sz="0" w:space="0" w:color="auto"/>
      </w:divBdr>
    </w:div>
    <w:div w:id="2075425328">
      <w:bodyDiv w:val="1"/>
      <w:marLeft w:val="0"/>
      <w:marRight w:val="0"/>
      <w:marTop w:val="0"/>
      <w:marBottom w:val="0"/>
      <w:divBdr>
        <w:top w:val="none" w:sz="0" w:space="0" w:color="auto"/>
        <w:left w:val="none" w:sz="0" w:space="0" w:color="auto"/>
        <w:bottom w:val="none" w:sz="0" w:space="0" w:color="auto"/>
        <w:right w:val="none" w:sz="0" w:space="0" w:color="auto"/>
      </w:divBdr>
    </w:div>
    <w:div w:id="2075466101">
      <w:bodyDiv w:val="1"/>
      <w:marLeft w:val="0"/>
      <w:marRight w:val="0"/>
      <w:marTop w:val="0"/>
      <w:marBottom w:val="0"/>
      <w:divBdr>
        <w:top w:val="none" w:sz="0" w:space="0" w:color="auto"/>
        <w:left w:val="none" w:sz="0" w:space="0" w:color="auto"/>
        <w:bottom w:val="none" w:sz="0" w:space="0" w:color="auto"/>
        <w:right w:val="none" w:sz="0" w:space="0" w:color="auto"/>
      </w:divBdr>
    </w:div>
    <w:div w:id="2075469031">
      <w:bodyDiv w:val="1"/>
      <w:marLeft w:val="0"/>
      <w:marRight w:val="0"/>
      <w:marTop w:val="0"/>
      <w:marBottom w:val="0"/>
      <w:divBdr>
        <w:top w:val="none" w:sz="0" w:space="0" w:color="auto"/>
        <w:left w:val="none" w:sz="0" w:space="0" w:color="auto"/>
        <w:bottom w:val="none" w:sz="0" w:space="0" w:color="auto"/>
        <w:right w:val="none" w:sz="0" w:space="0" w:color="auto"/>
      </w:divBdr>
    </w:div>
    <w:div w:id="2076194446">
      <w:bodyDiv w:val="1"/>
      <w:marLeft w:val="0"/>
      <w:marRight w:val="0"/>
      <w:marTop w:val="0"/>
      <w:marBottom w:val="0"/>
      <w:divBdr>
        <w:top w:val="none" w:sz="0" w:space="0" w:color="auto"/>
        <w:left w:val="none" w:sz="0" w:space="0" w:color="auto"/>
        <w:bottom w:val="none" w:sz="0" w:space="0" w:color="auto"/>
        <w:right w:val="none" w:sz="0" w:space="0" w:color="auto"/>
      </w:divBdr>
    </w:div>
    <w:div w:id="2076930221">
      <w:bodyDiv w:val="1"/>
      <w:marLeft w:val="0"/>
      <w:marRight w:val="0"/>
      <w:marTop w:val="0"/>
      <w:marBottom w:val="0"/>
      <w:divBdr>
        <w:top w:val="none" w:sz="0" w:space="0" w:color="auto"/>
        <w:left w:val="none" w:sz="0" w:space="0" w:color="auto"/>
        <w:bottom w:val="none" w:sz="0" w:space="0" w:color="auto"/>
        <w:right w:val="none" w:sz="0" w:space="0" w:color="auto"/>
      </w:divBdr>
    </w:div>
    <w:div w:id="2077236282">
      <w:bodyDiv w:val="1"/>
      <w:marLeft w:val="0"/>
      <w:marRight w:val="0"/>
      <w:marTop w:val="0"/>
      <w:marBottom w:val="0"/>
      <w:divBdr>
        <w:top w:val="none" w:sz="0" w:space="0" w:color="auto"/>
        <w:left w:val="none" w:sz="0" w:space="0" w:color="auto"/>
        <w:bottom w:val="none" w:sz="0" w:space="0" w:color="auto"/>
        <w:right w:val="none" w:sz="0" w:space="0" w:color="auto"/>
      </w:divBdr>
    </w:div>
    <w:div w:id="2077849477">
      <w:bodyDiv w:val="1"/>
      <w:marLeft w:val="0"/>
      <w:marRight w:val="0"/>
      <w:marTop w:val="0"/>
      <w:marBottom w:val="0"/>
      <w:divBdr>
        <w:top w:val="none" w:sz="0" w:space="0" w:color="auto"/>
        <w:left w:val="none" w:sz="0" w:space="0" w:color="auto"/>
        <w:bottom w:val="none" w:sz="0" w:space="0" w:color="auto"/>
        <w:right w:val="none" w:sz="0" w:space="0" w:color="auto"/>
      </w:divBdr>
    </w:div>
    <w:div w:id="2078161404">
      <w:bodyDiv w:val="1"/>
      <w:marLeft w:val="0"/>
      <w:marRight w:val="0"/>
      <w:marTop w:val="0"/>
      <w:marBottom w:val="0"/>
      <w:divBdr>
        <w:top w:val="none" w:sz="0" w:space="0" w:color="auto"/>
        <w:left w:val="none" w:sz="0" w:space="0" w:color="auto"/>
        <w:bottom w:val="none" w:sz="0" w:space="0" w:color="auto"/>
        <w:right w:val="none" w:sz="0" w:space="0" w:color="auto"/>
      </w:divBdr>
    </w:div>
    <w:div w:id="2078168976">
      <w:bodyDiv w:val="1"/>
      <w:marLeft w:val="0"/>
      <w:marRight w:val="0"/>
      <w:marTop w:val="0"/>
      <w:marBottom w:val="0"/>
      <w:divBdr>
        <w:top w:val="none" w:sz="0" w:space="0" w:color="auto"/>
        <w:left w:val="none" w:sz="0" w:space="0" w:color="auto"/>
        <w:bottom w:val="none" w:sz="0" w:space="0" w:color="auto"/>
        <w:right w:val="none" w:sz="0" w:space="0" w:color="auto"/>
      </w:divBdr>
    </w:div>
    <w:div w:id="2078242020">
      <w:bodyDiv w:val="1"/>
      <w:marLeft w:val="0"/>
      <w:marRight w:val="0"/>
      <w:marTop w:val="0"/>
      <w:marBottom w:val="0"/>
      <w:divBdr>
        <w:top w:val="none" w:sz="0" w:space="0" w:color="auto"/>
        <w:left w:val="none" w:sz="0" w:space="0" w:color="auto"/>
        <w:bottom w:val="none" w:sz="0" w:space="0" w:color="auto"/>
        <w:right w:val="none" w:sz="0" w:space="0" w:color="auto"/>
      </w:divBdr>
    </w:div>
    <w:div w:id="2078546725">
      <w:bodyDiv w:val="1"/>
      <w:marLeft w:val="0"/>
      <w:marRight w:val="0"/>
      <w:marTop w:val="0"/>
      <w:marBottom w:val="0"/>
      <w:divBdr>
        <w:top w:val="none" w:sz="0" w:space="0" w:color="auto"/>
        <w:left w:val="none" w:sz="0" w:space="0" w:color="auto"/>
        <w:bottom w:val="none" w:sz="0" w:space="0" w:color="auto"/>
        <w:right w:val="none" w:sz="0" w:space="0" w:color="auto"/>
      </w:divBdr>
    </w:div>
    <w:div w:id="2078549363">
      <w:bodyDiv w:val="1"/>
      <w:marLeft w:val="0"/>
      <w:marRight w:val="0"/>
      <w:marTop w:val="0"/>
      <w:marBottom w:val="0"/>
      <w:divBdr>
        <w:top w:val="none" w:sz="0" w:space="0" w:color="auto"/>
        <w:left w:val="none" w:sz="0" w:space="0" w:color="auto"/>
        <w:bottom w:val="none" w:sz="0" w:space="0" w:color="auto"/>
        <w:right w:val="none" w:sz="0" w:space="0" w:color="auto"/>
      </w:divBdr>
    </w:div>
    <w:div w:id="2078698530">
      <w:bodyDiv w:val="1"/>
      <w:marLeft w:val="0"/>
      <w:marRight w:val="0"/>
      <w:marTop w:val="0"/>
      <w:marBottom w:val="0"/>
      <w:divBdr>
        <w:top w:val="none" w:sz="0" w:space="0" w:color="auto"/>
        <w:left w:val="none" w:sz="0" w:space="0" w:color="auto"/>
        <w:bottom w:val="none" w:sz="0" w:space="0" w:color="auto"/>
        <w:right w:val="none" w:sz="0" w:space="0" w:color="auto"/>
      </w:divBdr>
    </w:div>
    <w:div w:id="2079983031">
      <w:bodyDiv w:val="1"/>
      <w:marLeft w:val="0"/>
      <w:marRight w:val="0"/>
      <w:marTop w:val="0"/>
      <w:marBottom w:val="0"/>
      <w:divBdr>
        <w:top w:val="none" w:sz="0" w:space="0" w:color="auto"/>
        <w:left w:val="none" w:sz="0" w:space="0" w:color="auto"/>
        <w:bottom w:val="none" w:sz="0" w:space="0" w:color="auto"/>
        <w:right w:val="none" w:sz="0" w:space="0" w:color="auto"/>
      </w:divBdr>
    </w:div>
    <w:div w:id="2080202007">
      <w:bodyDiv w:val="1"/>
      <w:marLeft w:val="0"/>
      <w:marRight w:val="0"/>
      <w:marTop w:val="0"/>
      <w:marBottom w:val="0"/>
      <w:divBdr>
        <w:top w:val="none" w:sz="0" w:space="0" w:color="auto"/>
        <w:left w:val="none" w:sz="0" w:space="0" w:color="auto"/>
        <w:bottom w:val="none" w:sz="0" w:space="0" w:color="auto"/>
        <w:right w:val="none" w:sz="0" w:space="0" w:color="auto"/>
      </w:divBdr>
    </w:div>
    <w:div w:id="2080401603">
      <w:bodyDiv w:val="1"/>
      <w:marLeft w:val="0"/>
      <w:marRight w:val="0"/>
      <w:marTop w:val="0"/>
      <w:marBottom w:val="0"/>
      <w:divBdr>
        <w:top w:val="none" w:sz="0" w:space="0" w:color="auto"/>
        <w:left w:val="none" w:sz="0" w:space="0" w:color="auto"/>
        <w:bottom w:val="none" w:sz="0" w:space="0" w:color="auto"/>
        <w:right w:val="none" w:sz="0" w:space="0" w:color="auto"/>
      </w:divBdr>
    </w:div>
    <w:div w:id="2080980805">
      <w:bodyDiv w:val="1"/>
      <w:marLeft w:val="0"/>
      <w:marRight w:val="0"/>
      <w:marTop w:val="0"/>
      <w:marBottom w:val="0"/>
      <w:divBdr>
        <w:top w:val="none" w:sz="0" w:space="0" w:color="auto"/>
        <w:left w:val="none" w:sz="0" w:space="0" w:color="auto"/>
        <w:bottom w:val="none" w:sz="0" w:space="0" w:color="auto"/>
        <w:right w:val="none" w:sz="0" w:space="0" w:color="auto"/>
      </w:divBdr>
    </w:div>
    <w:div w:id="2081249158">
      <w:bodyDiv w:val="1"/>
      <w:marLeft w:val="0"/>
      <w:marRight w:val="0"/>
      <w:marTop w:val="0"/>
      <w:marBottom w:val="0"/>
      <w:divBdr>
        <w:top w:val="none" w:sz="0" w:space="0" w:color="auto"/>
        <w:left w:val="none" w:sz="0" w:space="0" w:color="auto"/>
        <w:bottom w:val="none" w:sz="0" w:space="0" w:color="auto"/>
        <w:right w:val="none" w:sz="0" w:space="0" w:color="auto"/>
      </w:divBdr>
    </w:div>
    <w:div w:id="2082630159">
      <w:bodyDiv w:val="1"/>
      <w:marLeft w:val="0"/>
      <w:marRight w:val="0"/>
      <w:marTop w:val="0"/>
      <w:marBottom w:val="0"/>
      <w:divBdr>
        <w:top w:val="none" w:sz="0" w:space="0" w:color="auto"/>
        <w:left w:val="none" w:sz="0" w:space="0" w:color="auto"/>
        <w:bottom w:val="none" w:sz="0" w:space="0" w:color="auto"/>
        <w:right w:val="none" w:sz="0" w:space="0" w:color="auto"/>
      </w:divBdr>
    </w:div>
    <w:div w:id="2083331625">
      <w:bodyDiv w:val="1"/>
      <w:marLeft w:val="0"/>
      <w:marRight w:val="0"/>
      <w:marTop w:val="0"/>
      <w:marBottom w:val="0"/>
      <w:divBdr>
        <w:top w:val="none" w:sz="0" w:space="0" w:color="auto"/>
        <w:left w:val="none" w:sz="0" w:space="0" w:color="auto"/>
        <w:bottom w:val="none" w:sz="0" w:space="0" w:color="auto"/>
        <w:right w:val="none" w:sz="0" w:space="0" w:color="auto"/>
      </w:divBdr>
    </w:div>
    <w:div w:id="2083672006">
      <w:bodyDiv w:val="1"/>
      <w:marLeft w:val="0"/>
      <w:marRight w:val="0"/>
      <w:marTop w:val="0"/>
      <w:marBottom w:val="0"/>
      <w:divBdr>
        <w:top w:val="none" w:sz="0" w:space="0" w:color="auto"/>
        <w:left w:val="none" w:sz="0" w:space="0" w:color="auto"/>
        <w:bottom w:val="none" w:sz="0" w:space="0" w:color="auto"/>
        <w:right w:val="none" w:sz="0" w:space="0" w:color="auto"/>
      </w:divBdr>
    </w:div>
    <w:div w:id="2083914972">
      <w:bodyDiv w:val="1"/>
      <w:marLeft w:val="0"/>
      <w:marRight w:val="0"/>
      <w:marTop w:val="0"/>
      <w:marBottom w:val="0"/>
      <w:divBdr>
        <w:top w:val="none" w:sz="0" w:space="0" w:color="auto"/>
        <w:left w:val="none" w:sz="0" w:space="0" w:color="auto"/>
        <w:bottom w:val="none" w:sz="0" w:space="0" w:color="auto"/>
        <w:right w:val="none" w:sz="0" w:space="0" w:color="auto"/>
      </w:divBdr>
    </w:div>
    <w:div w:id="2084595715">
      <w:bodyDiv w:val="1"/>
      <w:marLeft w:val="0"/>
      <w:marRight w:val="0"/>
      <w:marTop w:val="0"/>
      <w:marBottom w:val="0"/>
      <w:divBdr>
        <w:top w:val="none" w:sz="0" w:space="0" w:color="auto"/>
        <w:left w:val="none" w:sz="0" w:space="0" w:color="auto"/>
        <w:bottom w:val="none" w:sz="0" w:space="0" w:color="auto"/>
        <w:right w:val="none" w:sz="0" w:space="0" w:color="auto"/>
      </w:divBdr>
    </w:div>
    <w:div w:id="2084790853">
      <w:bodyDiv w:val="1"/>
      <w:marLeft w:val="0"/>
      <w:marRight w:val="0"/>
      <w:marTop w:val="0"/>
      <w:marBottom w:val="0"/>
      <w:divBdr>
        <w:top w:val="none" w:sz="0" w:space="0" w:color="auto"/>
        <w:left w:val="none" w:sz="0" w:space="0" w:color="auto"/>
        <w:bottom w:val="none" w:sz="0" w:space="0" w:color="auto"/>
        <w:right w:val="none" w:sz="0" w:space="0" w:color="auto"/>
      </w:divBdr>
    </w:div>
    <w:div w:id="2084831783">
      <w:bodyDiv w:val="1"/>
      <w:marLeft w:val="0"/>
      <w:marRight w:val="0"/>
      <w:marTop w:val="0"/>
      <w:marBottom w:val="0"/>
      <w:divBdr>
        <w:top w:val="none" w:sz="0" w:space="0" w:color="auto"/>
        <w:left w:val="none" w:sz="0" w:space="0" w:color="auto"/>
        <w:bottom w:val="none" w:sz="0" w:space="0" w:color="auto"/>
        <w:right w:val="none" w:sz="0" w:space="0" w:color="auto"/>
      </w:divBdr>
    </w:div>
    <w:div w:id="2084908481">
      <w:bodyDiv w:val="1"/>
      <w:marLeft w:val="0"/>
      <w:marRight w:val="0"/>
      <w:marTop w:val="0"/>
      <w:marBottom w:val="0"/>
      <w:divBdr>
        <w:top w:val="none" w:sz="0" w:space="0" w:color="auto"/>
        <w:left w:val="none" w:sz="0" w:space="0" w:color="auto"/>
        <w:bottom w:val="none" w:sz="0" w:space="0" w:color="auto"/>
        <w:right w:val="none" w:sz="0" w:space="0" w:color="auto"/>
      </w:divBdr>
    </w:div>
    <w:div w:id="2085443873">
      <w:bodyDiv w:val="1"/>
      <w:marLeft w:val="0"/>
      <w:marRight w:val="0"/>
      <w:marTop w:val="0"/>
      <w:marBottom w:val="0"/>
      <w:divBdr>
        <w:top w:val="none" w:sz="0" w:space="0" w:color="auto"/>
        <w:left w:val="none" w:sz="0" w:space="0" w:color="auto"/>
        <w:bottom w:val="none" w:sz="0" w:space="0" w:color="auto"/>
        <w:right w:val="none" w:sz="0" w:space="0" w:color="auto"/>
      </w:divBdr>
    </w:div>
    <w:div w:id="2086611799">
      <w:bodyDiv w:val="1"/>
      <w:marLeft w:val="0"/>
      <w:marRight w:val="0"/>
      <w:marTop w:val="0"/>
      <w:marBottom w:val="0"/>
      <w:divBdr>
        <w:top w:val="none" w:sz="0" w:space="0" w:color="auto"/>
        <w:left w:val="none" w:sz="0" w:space="0" w:color="auto"/>
        <w:bottom w:val="none" w:sz="0" w:space="0" w:color="auto"/>
        <w:right w:val="none" w:sz="0" w:space="0" w:color="auto"/>
      </w:divBdr>
    </w:div>
    <w:div w:id="2086877323">
      <w:bodyDiv w:val="1"/>
      <w:marLeft w:val="0"/>
      <w:marRight w:val="0"/>
      <w:marTop w:val="0"/>
      <w:marBottom w:val="0"/>
      <w:divBdr>
        <w:top w:val="none" w:sz="0" w:space="0" w:color="auto"/>
        <w:left w:val="none" w:sz="0" w:space="0" w:color="auto"/>
        <w:bottom w:val="none" w:sz="0" w:space="0" w:color="auto"/>
        <w:right w:val="none" w:sz="0" w:space="0" w:color="auto"/>
      </w:divBdr>
    </w:div>
    <w:div w:id="2087192632">
      <w:bodyDiv w:val="1"/>
      <w:marLeft w:val="0"/>
      <w:marRight w:val="0"/>
      <w:marTop w:val="0"/>
      <w:marBottom w:val="0"/>
      <w:divBdr>
        <w:top w:val="none" w:sz="0" w:space="0" w:color="auto"/>
        <w:left w:val="none" w:sz="0" w:space="0" w:color="auto"/>
        <w:bottom w:val="none" w:sz="0" w:space="0" w:color="auto"/>
        <w:right w:val="none" w:sz="0" w:space="0" w:color="auto"/>
      </w:divBdr>
    </w:div>
    <w:div w:id="2087342328">
      <w:bodyDiv w:val="1"/>
      <w:marLeft w:val="0"/>
      <w:marRight w:val="0"/>
      <w:marTop w:val="0"/>
      <w:marBottom w:val="0"/>
      <w:divBdr>
        <w:top w:val="none" w:sz="0" w:space="0" w:color="auto"/>
        <w:left w:val="none" w:sz="0" w:space="0" w:color="auto"/>
        <w:bottom w:val="none" w:sz="0" w:space="0" w:color="auto"/>
        <w:right w:val="none" w:sz="0" w:space="0" w:color="auto"/>
      </w:divBdr>
    </w:div>
    <w:div w:id="2087802432">
      <w:bodyDiv w:val="1"/>
      <w:marLeft w:val="0"/>
      <w:marRight w:val="0"/>
      <w:marTop w:val="0"/>
      <w:marBottom w:val="0"/>
      <w:divBdr>
        <w:top w:val="none" w:sz="0" w:space="0" w:color="auto"/>
        <w:left w:val="none" w:sz="0" w:space="0" w:color="auto"/>
        <w:bottom w:val="none" w:sz="0" w:space="0" w:color="auto"/>
        <w:right w:val="none" w:sz="0" w:space="0" w:color="auto"/>
      </w:divBdr>
    </w:div>
    <w:div w:id="2087918817">
      <w:bodyDiv w:val="1"/>
      <w:marLeft w:val="0"/>
      <w:marRight w:val="0"/>
      <w:marTop w:val="0"/>
      <w:marBottom w:val="0"/>
      <w:divBdr>
        <w:top w:val="none" w:sz="0" w:space="0" w:color="auto"/>
        <w:left w:val="none" w:sz="0" w:space="0" w:color="auto"/>
        <w:bottom w:val="none" w:sz="0" w:space="0" w:color="auto"/>
        <w:right w:val="none" w:sz="0" w:space="0" w:color="auto"/>
      </w:divBdr>
    </w:div>
    <w:div w:id="2088067838">
      <w:bodyDiv w:val="1"/>
      <w:marLeft w:val="0"/>
      <w:marRight w:val="0"/>
      <w:marTop w:val="0"/>
      <w:marBottom w:val="0"/>
      <w:divBdr>
        <w:top w:val="none" w:sz="0" w:space="0" w:color="auto"/>
        <w:left w:val="none" w:sz="0" w:space="0" w:color="auto"/>
        <w:bottom w:val="none" w:sz="0" w:space="0" w:color="auto"/>
        <w:right w:val="none" w:sz="0" w:space="0" w:color="auto"/>
      </w:divBdr>
    </w:div>
    <w:div w:id="2088644941">
      <w:bodyDiv w:val="1"/>
      <w:marLeft w:val="0"/>
      <w:marRight w:val="0"/>
      <w:marTop w:val="0"/>
      <w:marBottom w:val="0"/>
      <w:divBdr>
        <w:top w:val="none" w:sz="0" w:space="0" w:color="auto"/>
        <w:left w:val="none" w:sz="0" w:space="0" w:color="auto"/>
        <w:bottom w:val="none" w:sz="0" w:space="0" w:color="auto"/>
        <w:right w:val="none" w:sz="0" w:space="0" w:color="auto"/>
      </w:divBdr>
    </w:div>
    <w:div w:id="2089109808">
      <w:bodyDiv w:val="1"/>
      <w:marLeft w:val="0"/>
      <w:marRight w:val="0"/>
      <w:marTop w:val="0"/>
      <w:marBottom w:val="0"/>
      <w:divBdr>
        <w:top w:val="none" w:sz="0" w:space="0" w:color="auto"/>
        <w:left w:val="none" w:sz="0" w:space="0" w:color="auto"/>
        <w:bottom w:val="none" w:sz="0" w:space="0" w:color="auto"/>
        <w:right w:val="none" w:sz="0" w:space="0" w:color="auto"/>
      </w:divBdr>
    </w:div>
    <w:div w:id="2089307604">
      <w:bodyDiv w:val="1"/>
      <w:marLeft w:val="0"/>
      <w:marRight w:val="0"/>
      <w:marTop w:val="0"/>
      <w:marBottom w:val="0"/>
      <w:divBdr>
        <w:top w:val="none" w:sz="0" w:space="0" w:color="auto"/>
        <w:left w:val="none" w:sz="0" w:space="0" w:color="auto"/>
        <w:bottom w:val="none" w:sz="0" w:space="0" w:color="auto"/>
        <w:right w:val="none" w:sz="0" w:space="0" w:color="auto"/>
      </w:divBdr>
    </w:div>
    <w:div w:id="2090350606">
      <w:bodyDiv w:val="1"/>
      <w:marLeft w:val="0"/>
      <w:marRight w:val="0"/>
      <w:marTop w:val="0"/>
      <w:marBottom w:val="0"/>
      <w:divBdr>
        <w:top w:val="none" w:sz="0" w:space="0" w:color="auto"/>
        <w:left w:val="none" w:sz="0" w:space="0" w:color="auto"/>
        <w:bottom w:val="none" w:sz="0" w:space="0" w:color="auto"/>
        <w:right w:val="none" w:sz="0" w:space="0" w:color="auto"/>
      </w:divBdr>
    </w:div>
    <w:div w:id="2090540901">
      <w:bodyDiv w:val="1"/>
      <w:marLeft w:val="0"/>
      <w:marRight w:val="0"/>
      <w:marTop w:val="0"/>
      <w:marBottom w:val="0"/>
      <w:divBdr>
        <w:top w:val="none" w:sz="0" w:space="0" w:color="auto"/>
        <w:left w:val="none" w:sz="0" w:space="0" w:color="auto"/>
        <w:bottom w:val="none" w:sz="0" w:space="0" w:color="auto"/>
        <w:right w:val="none" w:sz="0" w:space="0" w:color="auto"/>
      </w:divBdr>
    </w:div>
    <w:div w:id="2090617007">
      <w:bodyDiv w:val="1"/>
      <w:marLeft w:val="0"/>
      <w:marRight w:val="0"/>
      <w:marTop w:val="0"/>
      <w:marBottom w:val="0"/>
      <w:divBdr>
        <w:top w:val="none" w:sz="0" w:space="0" w:color="auto"/>
        <w:left w:val="none" w:sz="0" w:space="0" w:color="auto"/>
        <w:bottom w:val="none" w:sz="0" w:space="0" w:color="auto"/>
        <w:right w:val="none" w:sz="0" w:space="0" w:color="auto"/>
      </w:divBdr>
    </w:div>
    <w:div w:id="2090958029">
      <w:bodyDiv w:val="1"/>
      <w:marLeft w:val="0"/>
      <w:marRight w:val="0"/>
      <w:marTop w:val="0"/>
      <w:marBottom w:val="0"/>
      <w:divBdr>
        <w:top w:val="none" w:sz="0" w:space="0" w:color="auto"/>
        <w:left w:val="none" w:sz="0" w:space="0" w:color="auto"/>
        <w:bottom w:val="none" w:sz="0" w:space="0" w:color="auto"/>
        <w:right w:val="none" w:sz="0" w:space="0" w:color="auto"/>
      </w:divBdr>
    </w:div>
    <w:div w:id="2091074166">
      <w:bodyDiv w:val="1"/>
      <w:marLeft w:val="0"/>
      <w:marRight w:val="0"/>
      <w:marTop w:val="0"/>
      <w:marBottom w:val="0"/>
      <w:divBdr>
        <w:top w:val="none" w:sz="0" w:space="0" w:color="auto"/>
        <w:left w:val="none" w:sz="0" w:space="0" w:color="auto"/>
        <w:bottom w:val="none" w:sz="0" w:space="0" w:color="auto"/>
        <w:right w:val="none" w:sz="0" w:space="0" w:color="auto"/>
      </w:divBdr>
    </w:div>
    <w:div w:id="2091341821">
      <w:bodyDiv w:val="1"/>
      <w:marLeft w:val="0"/>
      <w:marRight w:val="0"/>
      <w:marTop w:val="0"/>
      <w:marBottom w:val="0"/>
      <w:divBdr>
        <w:top w:val="none" w:sz="0" w:space="0" w:color="auto"/>
        <w:left w:val="none" w:sz="0" w:space="0" w:color="auto"/>
        <w:bottom w:val="none" w:sz="0" w:space="0" w:color="auto"/>
        <w:right w:val="none" w:sz="0" w:space="0" w:color="auto"/>
      </w:divBdr>
    </w:div>
    <w:div w:id="2091387260">
      <w:bodyDiv w:val="1"/>
      <w:marLeft w:val="0"/>
      <w:marRight w:val="0"/>
      <w:marTop w:val="0"/>
      <w:marBottom w:val="0"/>
      <w:divBdr>
        <w:top w:val="none" w:sz="0" w:space="0" w:color="auto"/>
        <w:left w:val="none" w:sz="0" w:space="0" w:color="auto"/>
        <w:bottom w:val="none" w:sz="0" w:space="0" w:color="auto"/>
        <w:right w:val="none" w:sz="0" w:space="0" w:color="auto"/>
      </w:divBdr>
    </w:div>
    <w:div w:id="2091727242">
      <w:bodyDiv w:val="1"/>
      <w:marLeft w:val="0"/>
      <w:marRight w:val="0"/>
      <w:marTop w:val="0"/>
      <w:marBottom w:val="0"/>
      <w:divBdr>
        <w:top w:val="none" w:sz="0" w:space="0" w:color="auto"/>
        <w:left w:val="none" w:sz="0" w:space="0" w:color="auto"/>
        <w:bottom w:val="none" w:sz="0" w:space="0" w:color="auto"/>
        <w:right w:val="none" w:sz="0" w:space="0" w:color="auto"/>
      </w:divBdr>
    </w:div>
    <w:div w:id="2092042994">
      <w:bodyDiv w:val="1"/>
      <w:marLeft w:val="0"/>
      <w:marRight w:val="0"/>
      <w:marTop w:val="0"/>
      <w:marBottom w:val="0"/>
      <w:divBdr>
        <w:top w:val="none" w:sz="0" w:space="0" w:color="auto"/>
        <w:left w:val="none" w:sz="0" w:space="0" w:color="auto"/>
        <w:bottom w:val="none" w:sz="0" w:space="0" w:color="auto"/>
        <w:right w:val="none" w:sz="0" w:space="0" w:color="auto"/>
      </w:divBdr>
    </w:div>
    <w:div w:id="2092702276">
      <w:bodyDiv w:val="1"/>
      <w:marLeft w:val="0"/>
      <w:marRight w:val="0"/>
      <w:marTop w:val="0"/>
      <w:marBottom w:val="0"/>
      <w:divBdr>
        <w:top w:val="none" w:sz="0" w:space="0" w:color="auto"/>
        <w:left w:val="none" w:sz="0" w:space="0" w:color="auto"/>
        <w:bottom w:val="none" w:sz="0" w:space="0" w:color="auto"/>
        <w:right w:val="none" w:sz="0" w:space="0" w:color="auto"/>
      </w:divBdr>
    </w:div>
    <w:div w:id="2092895707">
      <w:bodyDiv w:val="1"/>
      <w:marLeft w:val="0"/>
      <w:marRight w:val="0"/>
      <w:marTop w:val="0"/>
      <w:marBottom w:val="0"/>
      <w:divBdr>
        <w:top w:val="none" w:sz="0" w:space="0" w:color="auto"/>
        <w:left w:val="none" w:sz="0" w:space="0" w:color="auto"/>
        <w:bottom w:val="none" w:sz="0" w:space="0" w:color="auto"/>
        <w:right w:val="none" w:sz="0" w:space="0" w:color="auto"/>
      </w:divBdr>
    </w:div>
    <w:div w:id="2092969524">
      <w:bodyDiv w:val="1"/>
      <w:marLeft w:val="0"/>
      <w:marRight w:val="0"/>
      <w:marTop w:val="0"/>
      <w:marBottom w:val="0"/>
      <w:divBdr>
        <w:top w:val="none" w:sz="0" w:space="0" w:color="auto"/>
        <w:left w:val="none" w:sz="0" w:space="0" w:color="auto"/>
        <w:bottom w:val="none" w:sz="0" w:space="0" w:color="auto"/>
        <w:right w:val="none" w:sz="0" w:space="0" w:color="auto"/>
      </w:divBdr>
    </w:div>
    <w:div w:id="2093163709">
      <w:bodyDiv w:val="1"/>
      <w:marLeft w:val="0"/>
      <w:marRight w:val="0"/>
      <w:marTop w:val="0"/>
      <w:marBottom w:val="0"/>
      <w:divBdr>
        <w:top w:val="none" w:sz="0" w:space="0" w:color="auto"/>
        <w:left w:val="none" w:sz="0" w:space="0" w:color="auto"/>
        <w:bottom w:val="none" w:sz="0" w:space="0" w:color="auto"/>
        <w:right w:val="none" w:sz="0" w:space="0" w:color="auto"/>
      </w:divBdr>
    </w:div>
    <w:div w:id="2093351964">
      <w:bodyDiv w:val="1"/>
      <w:marLeft w:val="0"/>
      <w:marRight w:val="0"/>
      <w:marTop w:val="0"/>
      <w:marBottom w:val="0"/>
      <w:divBdr>
        <w:top w:val="none" w:sz="0" w:space="0" w:color="auto"/>
        <w:left w:val="none" w:sz="0" w:space="0" w:color="auto"/>
        <w:bottom w:val="none" w:sz="0" w:space="0" w:color="auto"/>
        <w:right w:val="none" w:sz="0" w:space="0" w:color="auto"/>
      </w:divBdr>
    </w:div>
    <w:div w:id="2093698165">
      <w:bodyDiv w:val="1"/>
      <w:marLeft w:val="0"/>
      <w:marRight w:val="0"/>
      <w:marTop w:val="0"/>
      <w:marBottom w:val="0"/>
      <w:divBdr>
        <w:top w:val="none" w:sz="0" w:space="0" w:color="auto"/>
        <w:left w:val="none" w:sz="0" w:space="0" w:color="auto"/>
        <w:bottom w:val="none" w:sz="0" w:space="0" w:color="auto"/>
        <w:right w:val="none" w:sz="0" w:space="0" w:color="auto"/>
      </w:divBdr>
    </w:div>
    <w:div w:id="2094038168">
      <w:bodyDiv w:val="1"/>
      <w:marLeft w:val="0"/>
      <w:marRight w:val="0"/>
      <w:marTop w:val="0"/>
      <w:marBottom w:val="0"/>
      <w:divBdr>
        <w:top w:val="none" w:sz="0" w:space="0" w:color="auto"/>
        <w:left w:val="none" w:sz="0" w:space="0" w:color="auto"/>
        <w:bottom w:val="none" w:sz="0" w:space="0" w:color="auto"/>
        <w:right w:val="none" w:sz="0" w:space="0" w:color="auto"/>
      </w:divBdr>
    </w:div>
    <w:div w:id="2094203597">
      <w:bodyDiv w:val="1"/>
      <w:marLeft w:val="0"/>
      <w:marRight w:val="0"/>
      <w:marTop w:val="0"/>
      <w:marBottom w:val="0"/>
      <w:divBdr>
        <w:top w:val="none" w:sz="0" w:space="0" w:color="auto"/>
        <w:left w:val="none" w:sz="0" w:space="0" w:color="auto"/>
        <w:bottom w:val="none" w:sz="0" w:space="0" w:color="auto"/>
        <w:right w:val="none" w:sz="0" w:space="0" w:color="auto"/>
      </w:divBdr>
    </w:div>
    <w:div w:id="2095279162">
      <w:bodyDiv w:val="1"/>
      <w:marLeft w:val="0"/>
      <w:marRight w:val="0"/>
      <w:marTop w:val="0"/>
      <w:marBottom w:val="0"/>
      <w:divBdr>
        <w:top w:val="none" w:sz="0" w:space="0" w:color="auto"/>
        <w:left w:val="none" w:sz="0" w:space="0" w:color="auto"/>
        <w:bottom w:val="none" w:sz="0" w:space="0" w:color="auto"/>
        <w:right w:val="none" w:sz="0" w:space="0" w:color="auto"/>
      </w:divBdr>
    </w:div>
    <w:div w:id="2095585151">
      <w:bodyDiv w:val="1"/>
      <w:marLeft w:val="0"/>
      <w:marRight w:val="0"/>
      <w:marTop w:val="0"/>
      <w:marBottom w:val="0"/>
      <w:divBdr>
        <w:top w:val="none" w:sz="0" w:space="0" w:color="auto"/>
        <w:left w:val="none" w:sz="0" w:space="0" w:color="auto"/>
        <w:bottom w:val="none" w:sz="0" w:space="0" w:color="auto"/>
        <w:right w:val="none" w:sz="0" w:space="0" w:color="auto"/>
      </w:divBdr>
    </w:div>
    <w:div w:id="2095588418">
      <w:bodyDiv w:val="1"/>
      <w:marLeft w:val="0"/>
      <w:marRight w:val="0"/>
      <w:marTop w:val="0"/>
      <w:marBottom w:val="0"/>
      <w:divBdr>
        <w:top w:val="none" w:sz="0" w:space="0" w:color="auto"/>
        <w:left w:val="none" w:sz="0" w:space="0" w:color="auto"/>
        <w:bottom w:val="none" w:sz="0" w:space="0" w:color="auto"/>
        <w:right w:val="none" w:sz="0" w:space="0" w:color="auto"/>
      </w:divBdr>
    </w:div>
    <w:div w:id="2095931475">
      <w:bodyDiv w:val="1"/>
      <w:marLeft w:val="0"/>
      <w:marRight w:val="0"/>
      <w:marTop w:val="0"/>
      <w:marBottom w:val="0"/>
      <w:divBdr>
        <w:top w:val="none" w:sz="0" w:space="0" w:color="auto"/>
        <w:left w:val="none" w:sz="0" w:space="0" w:color="auto"/>
        <w:bottom w:val="none" w:sz="0" w:space="0" w:color="auto"/>
        <w:right w:val="none" w:sz="0" w:space="0" w:color="auto"/>
      </w:divBdr>
    </w:div>
    <w:div w:id="2095935191">
      <w:bodyDiv w:val="1"/>
      <w:marLeft w:val="0"/>
      <w:marRight w:val="0"/>
      <w:marTop w:val="0"/>
      <w:marBottom w:val="0"/>
      <w:divBdr>
        <w:top w:val="none" w:sz="0" w:space="0" w:color="auto"/>
        <w:left w:val="none" w:sz="0" w:space="0" w:color="auto"/>
        <w:bottom w:val="none" w:sz="0" w:space="0" w:color="auto"/>
        <w:right w:val="none" w:sz="0" w:space="0" w:color="auto"/>
      </w:divBdr>
    </w:div>
    <w:div w:id="2096127300">
      <w:bodyDiv w:val="1"/>
      <w:marLeft w:val="0"/>
      <w:marRight w:val="0"/>
      <w:marTop w:val="0"/>
      <w:marBottom w:val="0"/>
      <w:divBdr>
        <w:top w:val="none" w:sz="0" w:space="0" w:color="auto"/>
        <w:left w:val="none" w:sz="0" w:space="0" w:color="auto"/>
        <w:bottom w:val="none" w:sz="0" w:space="0" w:color="auto"/>
        <w:right w:val="none" w:sz="0" w:space="0" w:color="auto"/>
      </w:divBdr>
    </w:div>
    <w:div w:id="2096242317">
      <w:bodyDiv w:val="1"/>
      <w:marLeft w:val="0"/>
      <w:marRight w:val="0"/>
      <w:marTop w:val="0"/>
      <w:marBottom w:val="0"/>
      <w:divBdr>
        <w:top w:val="none" w:sz="0" w:space="0" w:color="auto"/>
        <w:left w:val="none" w:sz="0" w:space="0" w:color="auto"/>
        <w:bottom w:val="none" w:sz="0" w:space="0" w:color="auto"/>
        <w:right w:val="none" w:sz="0" w:space="0" w:color="auto"/>
      </w:divBdr>
    </w:div>
    <w:div w:id="2096512093">
      <w:bodyDiv w:val="1"/>
      <w:marLeft w:val="0"/>
      <w:marRight w:val="0"/>
      <w:marTop w:val="0"/>
      <w:marBottom w:val="0"/>
      <w:divBdr>
        <w:top w:val="none" w:sz="0" w:space="0" w:color="auto"/>
        <w:left w:val="none" w:sz="0" w:space="0" w:color="auto"/>
        <w:bottom w:val="none" w:sz="0" w:space="0" w:color="auto"/>
        <w:right w:val="none" w:sz="0" w:space="0" w:color="auto"/>
      </w:divBdr>
    </w:div>
    <w:div w:id="2097702046">
      <w:bodyDiv w:val="1"/>
      <w:marLeft w:val="0"/>
      <w:marRight w:val="0"/>
      <w:marTop w:val="0"/>
      <w:marBottom w:val="0"/>
      <w:divBdr>
        <w:top w:val="none" w:sz="0" w:space="0" w:color="auto"/>
        <w:left w:val="none" w:sz="0" w:space="0" w:color="auto"/>
        <w:bottom w:val="none" w:sz="0" w:space="0" w:color="auto"/>
        <w:right w:val="none" w:sz="0" w:space="0" w:color="auto"/>
      </w:divBdr>
    </w:div>
    <w:div w:id="2098284085">
      <w:bodyDiv w:val="1"/>
      <w:marLeft w:val="0"/>
      <w:marRight w:val="0"/>
      <w:marTop w:val="0"/>
      <w:marBottom w:val="0"/>
      <w:divBdr>
        <w:top w:val="none" w:sz="0" w:space="0" w:color="auto"/>
        <w:left w:val="none" w:sz="0" w:space="0" w:color="auto"/>
        <w:bottom w:val="none" w:sz="0" w:space="0" w:color="auto"/>
        <w:right w:val="none" w:sz="0" w:space="0" w:color="auto"/>
      </w:divBdr>
    </w:div>
    <w:div w:id="2098942791">
      <w:bodyDiv w:val="1"/>
      <w:marLeft w:val="0"/>
      <w:marRight w:val="0"/>
      <w:marTop w:val="0"/>
      <w:marBottom w:val="0"/>
      <w:divBdr>
        <w:top w:val="none" w:sz="0" w:space="0" w:color="auto"/>
        <w:left w:val="none" w:sz="0" w:space="0" w:color="auto"/>
        <w:bottom w:val="none" w:sz="0" w:space="0" w:color="auto"/>
        <w:right w:val="none" w:sz="0" w:space="0" w:color="auto"/>
      </w:divBdr>
    </w:div>
    <w:div w:id="2099977540">
      <w:bodyDiv w:val="1"/>
      <w:marLeft w:val="0"/>
      <w:marRight w:val="0"/>
      <w:marTop w:val="0"/>
      <w:marBottom w:val="0"/>
      <w:divBdr>
        <w:top w:val="none" w:sz="0" w:space="0" w:color="auto"/>
        <w:left w:val="none" w:sz="0" w:space="0" w:color="auto"/>
        <w:bottom w:val="none" w:sz="0" w:space="0" w:color="auto"/>
        <w:right w:val="none" w:sz="0" w:space="0" w:color="auto"/>
      </w:divBdr>
    </w:div>
    <w:div w:id="2100901903">
      <w:bodyDiv w:val="1"/>
      <w:marLeft w:val="0"/>
      <w:marRight w:val="0"/>
      <w:marTop w:val="0"/>
      <w:marBottom w:val="0"/>
      <w:divBdr>
        <w:top w:val="none" w:sz="0" w:space="0" w:color="auto"/>
        <w:left w:val="none" w:sz="0" w:space="0" w:color="auto"/>
        <w:bottom w:val="none" w:sz="0" w:space="0" w:color="auto"/>
        <w:right w:val="none" w:sz="0" w:space="0" w:color="auto"/>
      </w:divBdr>
    </w:div>
    <w:div w:id="2100908910">
      <w:bodyDiv w:val="1"/>
      <w:marLeft w:val="0"/>
      <w:marRight w:val="0"/>
      <w:marTop w:val="0"/>
      <w:marBottom w:val="0"/>
      <w:divBdr>
        <w:top w:val="none" w:sz="0" w:space="0" w:color="auto"/>
        <w:left w:val="none" w:sz="0" w:space="0" w:color="auto"/>
        <w:bottom w:val="none" w:sz="0" w:space="0" w:color="auto"/>
        <w:right w:val="none" w:sz="0" w:space="0" w:color="auto"/>
      </w:divBdr>
    </w:div>
    <w:div w:id="2100983107">
      <w:bodyDiv w:val="1"/>
      <w:marLeft w:val="0"/>
      <w:marRight w:val="0"/>
      <w:marTop w:val="0"/>
      <w:marBottom w:val="0"/>
      <w:divBdr>
        <w:top w:val="none" w:sz="0" w:space="0" w:color="auto"/>
        <w:left w:val="none" w:sz="0" w:space="0" w:color="auto"/>
        <w:bottom w:val="none" w:sz="0" w:space="0" w:color="auto"/>
        <w:right w:val="none" w:sz="0" w:space="0" w:color="auto"/>
      </w:divBdr>
    </w:div>
    <w:div w:id="2101441365">
      <w:bodyDiv w:val="1"/>
      <w:marLeft w:val="0"/>
      <w:marRight w:val="0"/>
      <w:marTop w:val="0"/>
      <w:marBottom w:val="0"/>
      <w:divBdr>
        <w:top w:val="none" w:sz="0" w:space="0" w:color="auto"/>
        <w:left w:val="none" w:sz="0" w:space="0" w:color="auto"/>
        <w:bottom w:val="none" w:sz="0" w:space="0" w:color="auto"/>
        <w:right w:val="none" w:sz="0" w:space="0" w:color="auto"/>
      </w:divBdr>
    </w:div>
    <w:div w:id="2102410115">
      <w:bodyDiv w:val="1"/>
      <w:marLeft w:val="0"/>
      <w:marRight w:val="0"/>
      <w:marTop w:val="0"/>
      <w:marBottom w:val="0"/>
      <w:divBdr>
        <w:top w:val="none" w:sz="0" w:space="0" w:color="auto"/>
        <w:left w:val="none" w:sz="0" w:space="0" w:color="auto"/>
        <w:bottom w:val="none" w:sz="0" w:space="0" w:color="auto"/>
        <w:right w:val="none" w:sz="0" w:space="0" w:color="auto"/>
      </w:divBdr>
    </w:div>
    <w:div w:id="2102483479">
      <w:bodyDiv w:val="1"/>
      <w:marLeft w:val="0"/>
      <w:marRight w:val="0"/>
      <w:marTop w:val="0"/>
      <w:marBottom w:val="0"/>
      <w:divBdr>
        <w:top w:val="none" w:sz="0" w:space="0" w:color="auto"/>
        <w:left w:val="none" w:sz="0" w:space="0" w:color="auto"/>
        <w:bottom w:val="none" w:sz="0" w:space="0" w:color="auto"/>
        <w:right w:val="none" w:sz="0" w:space="0" w:color="auto"/>
      </w:divBdr>
    </w:div>
    <w:div w:id="2102873068">
      <w:bodyDiv w:val="1"/>
      <w:marLeft w:val="0"/>
      <w:marRight w:val="0"/>
      <w:marTop w:val="0"/>
      <w:marBottom w:val="0"/>
      <w:divBdr>
        <w:top w:val="none" w:sz="0" w:space="0" w:color="auto"/>
        <w:left w:val="none" w:sz="0" w:space="0" w:color="auto"/>
        <w:bottom w:val="none" w:sz="0" w:space="0" w:color="auto"/>
        <w:right w:val="none" w:sz="0" w:space="0" w:color="auto"/>
      </w:divBdr>
    </w:div>
    <w:div w:id="2103061281">
      <w:bodyDiv w:val="1"/>
      <w:marLeft w:val="0"/>
      <w:marRight w:val="0"/>
      <w:marTop w:val="0"/>
      <w:marBottom w:val="0"/>
      <w:divBdr>
        <w:top w:val="none" w:sz="0" w:space="0" w:color="auto"/>
        <w:left w:val="none" w:sz="0" w:space="0" w:color="auto"/>
        <w:bottom w:val="none" w:sz="0" w:space="0" w:color="auto"/>
        <w:right w:val="none" w:sz="0" w:space="0" w:color="auto"/>
      </w:divBdr>
    </w:div>
    <w:div w:id="2103181762">
      <w:bodyDiv w:val="1"/>
      <w:marLeft w:val="0"/>
      <w:marRight w:val="0"/>
      <w:marTop w:val="0"/>
      <w:marBottom w:val="0"/>
      <w:divBdr>
        <w:top w:val="none" w:sz="0" w:space="0" w:color="auto"/>
        <w:left w:val="none" w:sz="0" w:space="0" w:color="auto"/>
        <w:bottom w:val="none" w:sz="0" w:space="0" w:color="auto"/>
        <w:right w:val="none" w:sz="0" w:space="0" w:color="auto"/>
      </w:divBdr>
    </w:div>
    <w:div w:id="2103261537">
      <w:bodyDiv w:val="1"/>
      <w:marLeft w:val="0"/>
      <w:marRight w:val="0"/>
      <w:marTop w:val="0"/>
      <w:marBottom w:val="0"/>
      <w:divBdr>
        <w:top w:val="none" w:sz="0" w:space="0" w:color="auto"/>
        <w:left w:val="none" w:sz="0" w:space="0" w:color="auto"/>
        <w:bottom w:val="none" w:sz="0" w:space="0" w:color="auto"/>
        <w:right w:val="none" w:sz="0" w:space="0" w:color="auto"/>
      </w:divBdr>
    </w:div>
    <w:div w:id="2103333292">
      <w:bodyDiv w:val="1"/>
      <w:marLeft w:val="0"/>
      <w:marRight w:val="0"/>
      <w:marTop w:val="0"/>
      <w:marBottom w:val="0"/>
      <w:divBdr>
        <w:top w:val="none" w:sz="0" w:space="0" w:color="auto"/>
        <w:left w:val="none" w:sz="0" w:space="0" w:color="auto"/>
        <w:bottom w:val="none" w:sz="0" w:space="0" w:color="auto"/>
        <w:right w:val="none" w:sz="0" w:space="0" w:color="auto"/>
      </w:divBdr>
    </w:div>
    <w:div w:id="2104180957">
      <w:bodyDiv w:val="1"/>
      <w:marLeft w:val="0"/>
      <w:marRight w:val="0"/>
      <w:marTop w:val="0"/>
      <w:marBottom w:val="0"/>
      <w:divBdr>
        <w:top w:val="none" w:sz="0" w:space="0" w:color="auto"/>
        <w:left w:val="none" w:sz="0" w:space="0" w:color="auto"/>
        <w:bottom w:val="none" w:sz="0" w:space="0" w:color="auto"/>
        <w:right w:val="none" w:sz="0" w:space="0" w:color="auto"/>
      </w:divBdr>
    </w:div>
    <w:div w:id="2104256621">
      <w:bodyDiv w:val="1"/>
      <w:marLeft w:val="0"/>
      <w:marRight w:val="0"/>
      <w:marTop w:val="0"/>
      <w:marBottom w:val="0"/>
      <w:divBdr>
        <w:top w:val="none" w:sz="0" w:space="0" w:color="auto"/>
        <w:left w:val="none" w:sz="0" w:space="0" w:color="auto"/>
        <w:bottom w:val="none" w:sz="0" w:space="0" w:color="auto"/>
        <w:right w:val="none" w:sz="0" w:space="0" w:color="auto"/>
      </w:divBdr>
    </w:div>
    <w:div w:id="2104494540">
      <w:bodyDiv w:val="1"/>
      <w:marLeft w:val="0"/>
      <w:marRight w:val="0"/>
      <w:marTop w:val="0"/>
      <w:marBottom w:val="0"/>
      <w:divBdr>
        <w:top w:val="none" w:sz="0" w:space="0" w:color="auto"/>
        <w:left w:val="none" w:sz="0" w:space="0" w:color="auto"/>
        <w:bottom w:val="none" w:sz="0" w:space="0" w:color="auto"/>
        <w:right w:val="none" w:sz="0" w:space="0" w:color="auto"/>
      </w:divBdr>
    </w:div>
    <w:div w:id="2104957468">
      <w:bodyDiv w:val="1"/>
      <w:marLeft w:val="0"/>
      <w:marRight w:val="0"/>
      <w:marTop w:val="0"/>
      <w:marBottom w:val="0"/>
      <w:divBdr>
        <w:top w:val="none" w:sz="0" w:space="0" w:color="auto"/>
        <w:left w:val="none" w:sz="0" w:space="0" w:color="auto"/>
        <w:bottom w:val="none" w:sz="0" w:space="0" w:color="auto"/>
        <w:right w:val="none" w:sz="0" w:space="0" w:color="auto"/>
      </w:divBdr>
    </w:div>
    <w:div w:id="2106145973">
      <w:bodyDiv w:val="1"/>
      <w:marLeft w:val="0"/>
      <w:marRight w:val="0"/>
      <w:marTop w:val="0"/>
      <w:marBottom w:val="0"/>
      <w:divBdr>
        <w:top w:val="none" w:sz="0" w:space="0" w:color="auto"/>
        <w:left w:val="none" w:sz="0" w:space="0" w:color="auto"/>
        <w:bottom w:val="none" w:sz="0" w:space="0" w:color="auto"/>
        <w:right w:val="none" w:sz="0" w:space="0" w:color="auto"/>
      </w:divBdr>
    </w:div>
    <w:div w:id="2106531616">
      <w:bodyDiv w:val="1"/>
      <w:marLeft w:val="0"/>
      <w:marRight w:val="0"/>
      <w:marTop w:val="0"/>
      <w:marBottom w:val="0"/>
      <w:divBdr>
        <w:top w:val="none" w:sz="0" w:space="0" w:color="auto"/>
        <w:left w:val="none" w:sz="0" w:space="0" w:color="auto"/>
        <w:bottom w:val="none" w:sz="0" w:space="0" w:color="auto"/>
        <w:right w:val="none" w:sz="0" w:space="0" w:color="auto"/>
      </w:divBdr>
    </w:div>
    <w:div w:id="2107340470">
      <w:bodyDiv w:val="1"/>
      <w:marLeft w:val="0"/>
      <w:marRight w:val="0"/>
      <w:marTop w:val="0"/>
      <w:marBottom w:val="0"/>
      <w:divBdr>
        <w:top w:val="none" w:sz="0" w:space="0" w:color="auto"/>
        <w:left w:val="none" w:sz="0" w:space="0" w:color="auto"/>
        <w:bottom w:val="none" w:sz="0" w:space="0" w:color="auto"/>
        <w:right w:val="none" w:sz="0" w:space="0" w:color="auto"/>
      </w:divBdr>
    </w:div>
    <w:div w:id="2107460949">
      <w:bodyDiv w:val="1"/>
      <w:marLeft w:val="0"/>
      <w:marRight w:val="0"/>
      <w:marTop w:val="0"/>
      <w:marBottom w:val="0"/>
      <w:divBdr>
        <w:top w:val="none" w:sz="0" w:space="0" w:color="auto"/>
        <w:left w:val="none" w:sz="0" w:space="0" w:color="auto"/>
        <w:bottom w:val="none" w:sz="0" w:space="0" w:color="auto"/>
        <w:right w:val="none" w:sz="0" w:space="0" w:color="auto"/>
      </w:divBdr>
    </w:div>
    <w:div w:id="2107580959">
      <w:bodyDiv w:val="1"/>
      <w:marLeft w:val="0"/>
      <w:marRight w:val="0"/>
      <w:marTop w:val="0"/>
      <w:marBottom w:val="0"/>
      <w:divBdr>
        <w:top w:val="none" w:sz="0" w:space="0" w:color="auto"/>
        <w:left w:val="none" w:sz="0" w:space="0" w:color="auto"/>
        <w:bottom w:val="none" w:sz="0" w:space="0" w:color="auto"/>
        <w:right w:val="none" w:sz="0" w:space="0" w:color="auto"/>
      </w:divBdr>
    </w:div>
    <w:div w:id="2107996067">
      <w:bodyDiv w:val="1"/>
      <w:marLeft w:val="0"/>
      <w:marRight w:val="0"/>
      <w:marTop w:val="0"/>
      <w:marBottom w:val="0"/>
      <w:divBdr>
        <w:top w:val="none" w:sz="0" w:space="0" w:color="auto"/>
        <w:left w:val="none" w:sz="0" w:space="0" w:color="auto"/>
        <w:bottom w:val="none" w:sz="0" w:space="0" w:color="auto"/>
        <w:right w:val="none" w:sz="0" w:space="0" w:color="auto"/>
      </w:divBdr>
    </w:div>
    <w:div w:id="2108691716">
      <w:bodyDiv w:val="1"/>
      <w:marLeft w:val="0"/>
      <w:marRight w:val="0"/>
      <w:marTop w:val="0"/>
      <w:marBottom w:val="0"/>
      <w:divBdr>
        <w:top w:val="none" w:sz="0" w:space="0" w:color="auto"/>
        <w:left w:val="none" w:sz="0" w:space="0" w:color="auto"/>
        <w:bottom w:val="none" w:sz="0" w:space="0" w:color="auto"/>
        <w:right w:val="none" w:sz="0" w:space="0" w:color="auto"/>
      </w:divBdr>
    </w:div>
    <w:div w:id="2109304628">
      <w:bodyDiv w:val="1"/>
      <w:marLeft w:val="0"/>
      <w:marRight w:val="0"/>
      <w:marTop w:val="0"/>
      <w:marBottom w:val="0"/>
      <w:divBdr>
        <w:top w:val="none" w:sz="0" w:space="0" w:color="auto"/>
        <w:left w:val="none" w:sz="0" w:space="0" w:color="auto"/>
        <w:bottom w:val="none" w:sz="0" w:space="0" w:color="auto"/>
        <w:right w:val="none" w:sz="0" w:space="0" w:color="auto"/>
      </w:divBdr>
    </w:div>
    <w:div w:id="2109621260">
      <w:bodyDiv w:val="1"/>
      <w:marLeft w:val="0"/>
      <w:marRight w:val="0"/>
      <w:marTop w:val="0"/>
      <w:marBottom w:val="0"/>
      <w:divBdr>
        <w:top w:val="none" w:sz="0" w:space="0" w:color="auto"/>
        <w:left w:val="none" w:sz="0" w:space="0" w:color="auto"/>
        <w:bottom w:val="none" w:sz="0" w:space="0" w:color="auto"/>
        <w:right w:val="none" w:sz="0" w:space="0" w:color="auto"/>
      </w:divBdr>
    </w:div>
    <w:div w:id="2109738897">
      <w:bodyDiv w:val="1"/>
      <w:marLeft w:val="0"/>
      <w:marRight w:val="0"/>
      <w:marTop w:val="0"/>
      <w:marBottom w:val="0"/>
      <w:divBdr>
        <w:top w:val="none" w:sz="0" w:space="0" w:color="auto"/>
        <w:left w:val="none" w:sz="0" w:space="0" w:color="auto"/>
        <w:bottom w:val="none" w:sz="0" w:space="0" w:color="auto"/>
        <w:right w:val="none" w:sz="0" w:space="0" w:color="auto"/>
      </w:divBdr>
    </w:div>
    <w:div w:id="2110927298">
      <w:bodyDiv w:val="1"/>
      <w:marLeft w:val="0"/>
      <w:marRight w:val="0"/>
      <w:marTop w:val="0"/>
      <w:marBottom w:val="0"/>
      <w:divBdr>
        <w:top w:val="none" w:sz="0" w:space="0" w:color="auto"/>
        <w:left w:val="none" w:sz="0" w:space="0" w:color="auto"/>
        <w:bottom w:val="none" w:sz="0" w:space="0" w:color="auto"/>
        <w:right w:val="none" w:sz="0" w:space="0" w:color="auto"/>
      </w:divBdr>
    </w:div>
    <w:div w:id="2111536736">
      <w:bodyDiv w:val="1"/>
      <w:marLeft w:val="0"/>
      <w:marRight w:val="0"/>
      <w:marTop w:val="0"/>
      <w:marBottom w:val="0"/>
      <w:divBdr>
        <w:top w:val="none" w:sz="0" w:space="0" w:color="auto"/>
        <w:left w:val="none" w:sz="0" w:space="0" w:color="auto"/>
        <w:bottom w:val="none" w:sz="0" w:space="0" w:color="auto"/>
        <w:right w:val="none" w:sz="0" w:space="0" w:color="auto"/>
      </w:divBdr>
    </w:div>
    <w:div w:id="2112166315">
      <w:bodyDiv w:val="1"/>
      <w:marLeft w:val="0"/>
      <w:marRight w:val="0"/>
      <w:marTop w:val="0"/>
      <w:marBottom w:val="0"/>
      <w:divBdr>
        <w:top w:val="none" w:sz="0" w:space="0" w:color="auto"/>
        <w:left w:val="none" w:sz="0" w:space="0" w:color="auto"/>
        <w:bottom w:val="none" w:sz="0" w:space="0" w:color="auto"/>
        <w:right w:val="none" w:sz="0" w:space="0" w:color="auto"/>
      </w:divBdr>
    </w:div>
    <w:div w:id="2112359308">
      <w:bodyDiv w:val="1"/>
      <w:marLeft w:val="0"/>
      <w:marRight w:val="0"/>
      <w:marTop w:val="0"/>
      <w:marBottom w:val="0"/>
      <w:divBdr>
        <w:top w:val="none" w:sz="0" w:space="0" w:color="auto"/>
        <w:left w:val="none" w:sz="0" w:space="0" w:color="auto"/>
        <w:bottom w:val="none" w:sz="0" w:space="0" w:color="auto"/>
        <w:right w:val="none" w:sz="0" w:space="0" w:color="auto"/>
      </w:divBdr>
    </w:div>
    <w:div w:id="2112584925">
      <w:bodyDiv w:val="1"/>
      <w:marLeft w:val="0"/>
      <w:marRight w:val="0"/>
      <w:marTop w:val="0"/>
      <w:marBottom w:val="0"/>
      <w:divBdr>
        <w:top w:val="none" w:sz="0" w:space="0" w:color="auto"/>
        <w:left w:val="none" w:sz="0" w:space="0" w:color="auto"/>
        <w:bottom w:val="none" w:sz="0" w:space="0" w:color="auto"/>
        <w:right w:val="none" w:sz="0" w:space="0" w:color="auto"/>
      </w:divBdr>
    </w:div>
    <w:div w:id="2113894740">
      <w:bodyDiv w:val="1"/>
      <w:marLeft w:val="0"/>
      <w:marRight w:val="0"/>
      <w:marTop w:val="0"/>
      <w:marBottom w:val="0"/>
      <w:divBdr>
        <w:top w:val="none" w:sz="0" w:space="0" w:color="auto"/>
        <w:left w:val="none" w:sz="0" w:space="0" w:color="auto"/>
        <w:bottom w:val="none" w:sz="0" w:space="0" w:color="auto"/>
        <w:right w:val="none" w:sz="0" w:space="0" w:color="auto"/>
      </w:divBdr>
    </w:div>
    <w:div w:id="2114471429">
      <w:bodyDiv w:val="1"/>
      <w:marLeft w:val="0"/>
      <w:marRight w:val="0"/>
      <w:marTop w:val="0"/>
      <w:marBottom w:val="0"/>
      <w:divBdr>
        <w:top w:val="none" w:sz="0" w:space="0" w:color="auto"/>
        <w:left w:val="none" w:sz="0" w:space="0" w:color="auto"/>
        <w:bottom w:val="none" w:sz="0" w:space="0" w:color="auto"/>
        <w:right w:val="none" w:sz="0" w:space="0" w:color="auto"/>
      </w:divBdr>
    </w:div>
    <w:div w:id="2114666852">
      <w:bodyDiv w:val="1"/>
      <w:marLeft w:val="0"/>
      <w:marRight w:val="0"/>
      <w:marTop w:val="0"/>
      <w:marBottom w:val="0"/>
      <w:divBdr>
        <w:top w:val="none" w:sz="0" w:space="0" w:color="auto"/>
        <w:left w:val="none" w:sz="0" w:space="0" w:color="auto"/>
        <w:bottom w:val="none" w:sz="0" w:space="0" w:color="auto"/>
        <w:right w:val="none" w:sz="0" w:space="0" w:color="auto"/>
      </w:divBdr>
    </w:div>
    <w:div w:id="2115052517">
      <w:bodyDiv w:val="1"/>
      <w:marLeft w:val="0"/>
      <w:marRight w:val="0"/>
      <w:marTop w:val="0"/>
      <w:marBottom w:val="0"/>
      <w:divBdr>
        <w:top w:val="none" w:sz="0" w:space="0" w:color="auto"/>
        <w:left w:val="none" w:sz="0" w:space="0" w:color="auto"/>
        <w:bottom w:val="none" w:sz="0" w:space="0" w:color="auto"/>
        <w:right w:val="none" w:sz="0" w:space="0" w:color="auto"/>
      </w:divBdr>
    </w:div>
    <w:div w:id="2116097264">
      <w:bodyDiv w:val="1"/>
      <w:marLeft w:val="0"/>
      <w:marRight w:val="0"/>
      <w:marTop w:val="0"/>
      <w:marBottom w:val="0"/>
      <w:divBdr>
        <w:top w:val="none" w:sz="0" w:space="0" w:color="auto"/>
        <w:left w:val="none" w:sz="0" w:space="0" w:color="auto"/>
        <w:bottom w:val="none" w:sz="0" w:space="0" w:color="auto"/>
        <w:right w:val="none" w:sz="0" w:space="0" w:color="auto"/>
      </w:divBdr>
    </w:div>
    <w:div w:id="2116321061">
      <w:bodyDiv w:val="1"/>
      <w:marLeft w:val="0"/>
      <w:marRight w:val="0"/>
      <w:marTop w:val="0"/>
      <w:marBottom w:val="0"/>
      <w:divBdr>
        <w:top w:val="none" w:sz="0" w:space="0" w:color="auto"/>
        <w:left w:val="none" w:sz="0" w:space="0" w:color="auto"/>
        <w:bottom w:val="none" w:sz="0" w:space="0" w:color="auto"/>
        <w:right w:val="none" w:sz="0" w:space="0" w:color="auto"/>
      </w:divBdr>
    </w:div>
    <w:div w:id="2116443365">
      <w:bodyDiv w:val="1"/>
      <w:marLeft w:val="0"/>
      <w:marRight w:val="0"/>
      <w:marTop w:val="0"/>
      <w:marBottom w:val="0"/>
      <w:divBdr>
        <w:top w:val="none" w:sz="0" w:space="0" w:color="auto"/>
        <w:left w:val="none" w:sz="0" w:space="0" w:color="auto"/>
        <w:bottom w:val="none" w:sz="0" w:space="0" w:color="auto"/>
        <w:right w:val="none" w:sz="0" w:space="0" w:color="auto"/>
      </w:divBdr>
    </w:div>
    <w:div w:id="2116636110">
      <w:bodyDiv w:val="1"/>
      <w:marLeft w:val="0"/>
      <w:marRight w:val="0"/>
      <w:marTop w:val="0"/>
      <w:marBottom w:val="0"/>
      <w:divBdr>
        <w:top w:val="none" w:sz="0" w:space="0" w:color="auto"/>
        <w:left w:val="none" w:sz="0" w:space="0" w:color="auto"/>
        <w:bottom w:val="none" w:sz="0" w:space="0" w:color="auto"/>
        <w:right w:val="none" w:sz="0" w:space="0" w:color="auto"/>
      </w:divBdr>
    </w:div>
    <w:div w:id="2117023279">
      <w:bodyDiv w:val="1"/>
      <w:marLeft w:val="0"/>
      <w:marRight w:val="0"/>
      <w:marTop w:val="0"/>
      <w:marBottom w:val="0"/>
      <w:divBdr>
        <w:top w:val="none" w:sz="0" w:space="0" w:color="auto"/>
        <w:left w:val="none" w:sz="0" w:space="0" w:color="auto"/>
        <w:bottom w:val="none" w:sz="0" w:space="0" w:color="auto"/>
        <w:right w:val="none" w:sz="0" w:space="0" w:color="auto"/>
      </w:divBdr>
    </w:div>
    <w:div w:id="2117555252">
      <w:bodyDiv w:val="1"/>
      <w:marLeft w:val="0"/>
      <w:marRight w:val="0"/>
      <w:marTop w:val="0"/>
      <w:marBottom w:val="0"/>
      <w:divBdr>
        <w:top w:val="none" w:sz="0" w:space="0" w:color="auto"/>
        <w:left w:val="none" w:sz="0" w:space="0" w:color="auto"/>
        <w:bottom w:val="none" w:sz="0" w:space="0" w:color="auto"/>
        <w:right w:val="none" w:sz="0" w:space="0" w:color="auto"/>
      </w:divBdr>
    </w:div>
    <w:div w:id="2117827136">
      <w:bodyDiv w:val="1"/>
      <w:marLeft w:val="0"/>
      <w:marRight w:val="0"/>
      <w:marTop w:val="0"/>
      <w:marBottom w:val="0"/>
      <w:divBdr>
        <w:top w:val="none" w:sz="0" w:space="0" w:color="auto"/>
        <w:left w:val="none" w:sz="0" w:space="0" w:color="auto"/>
        <w:bottom w:val="none" w:sz="0" w:space="0" w:color="auto"/>
        <w:right w:val="none" w:sz="0" w:space="0" w:color="auto"/>
      </w:divBdr>
    </w:div>
    <w:div w:id="2118017779">
      <w:bodyDiv w:val="1"/>
      <w:marLeft w:val="0"/>
      <w:marRight w:val="0"/>
      <w:marTop w:val="0"/>
      <w:marBottom w:val="0"/>
      <w:divBdr>
        <w:top w:val="none" w:sz="0" w:space="0" w:color="auto"/>
        <w:left w:val="none" w:sz="0" w:space="0" w:color="auto"/>
        <w:bottom w:val="none" w:sz="0" w:space="0" w:color="auto"/>
        <w:right w:val="none" w:sz="0" w:space="0" w:color="auto"/>
      </w:divBdr>
    </w:div>
    <w:div w:id="2118525165">
      <w:bodyDiv w:val="1"/>
      <w:marLeft w:val="0"/>
      <w:marRight w:val="0"/>
      <w:marTop w:val="0"/>
      <w:marBottom w:val="0"/>
      <w:divBdr>
        <w:top w:val="none" w:sz="0" w:space="0" w:color="auto"/>
        <w:left w:val="none" w:sz="0" w:space="0" w:color="auto"/>
        <w:bottom w:val="none" w:sz="0" w:space="0" w:color="auto"/>
        <w:right w:val="none" w:sz="0" w:space="0" w:color="auto"/>
      </w:divBdr>
    </w:div>
    <w:div w:id="2118912435">
      <w:bodyDiv w:val="1"/>
      <w:marLeft w:val="0"/>
      <w:marRight w:val="0"/>
      <w:marTop w:val="0"/>
      <w:marBottom w:val="0"/>
      <w:divBdr>
        <w:top w:val="none" w:sz="0" w:space="0" w:color="auto"/>
        <w:left w:val="none" w:sz="0" w:space="0" w:color="auto"/>
        <w:bottom w:val="none" w:sz="0" w:space="0" w:color="auto"/>
        <w:right w:val="none" w:sz="0" w:space="0" w:color="auto"/>
      </w:divBdr>
    </w:div>
    <w:div w:id="2119327836">
      <w:bodyDiv w:val="1"/>
      <w:marLeft w:val="0"/>
      <w:marRight w:val="0"/>
      <w:marTop w:val="0"/>
      <w:marBottom w:val="0"/>
      <w:divBdr>
        <w:top w:val="none" w:sz="0" w:space="0" w:color="auto"/>
        <w:left w:val="none" w:sz="0" w:space="0" w:color="auto"/>
        <w:bottom w:val="none" w:sz="0" w:space="0" w:color="auto"/>
        <w:right w:val="none" w:sz="0" w:space="0" w:color="auto"/>
      </w:divBdr>
    </w:div>
    <w:div w:id="2119331507">
      <w:bodyDiv w:val="1"/>
      <w:marLeft w:val="0"/>
      <w:marRight w:val="0"/>
      <w:marTop w:val="0"/>
      <w:marBottom w:val="0"/>
      <w:divBdr>
        <w:top w:val="none" w:sz="0" w:space="0" w:color="auto"/>
        <w:left w:val="none" w:sz="0" w:space="0" w:color="auto"/>
        <w:bottom w:val="none" w:sz="0" w:space="0" w:color="auto"/>
        <w:right w:val="none" w:sz="0" w:space="0" w:color="auto"/>
      </w:divBdr>
    </w:div>
    <w:div w:id="2119369441">
      <w:bodyDiv w:val="1"/>
      <w:marLeft w:val="0"/>
      <w:marRight w:val="0"/>
      <w:marTop w:val="0"/>
      <w:marBottom w:val="0"/>
      <w:divBdr>
        <w:top w:val="none" w:sz="0" w:space="0" w:color="auto"/>
        <w:left w:val="none" w:sz="0" w:space="0" w:color="auto"/>
        <w:bottom w:val="none" w:sz="0" w:space="0" w:color="auto"/>
        <w:right w:val="none" w:sz="0" w:space="0" w:color="auto"/>
      </w:divBdr>
    </w:div>
    <w:div w:id="2119450920">
      <w:bodyDiv w:val="1"/>
      <w:marLeft w:val="0"/>
      <w:marRight w:val="0"/>
      <w:marTop w:val="0"/>
      <w:marBottom w:val="0"/>
      <w:divBdr>
        <w:top w:val="none" w:sz="0" w:space="0" w:color="auto"/>
        <w:left w:val="none" w:sz="0" w:space="0" w:color="auto"/>
        <w:bottom w:val="none" w:sz="0" w:space="0" w:color="auto"/>
        <w:right w:val="none" w:sz="0" w:space="0" w:color="auto"/>
      </w:divBdr>
    </w:div>
    <w:div w:id="2120102222">
      <w:bodyDiv w:val="1"/>
      <w:marLeft w:val="0"/>
      <w:marRight w:val="0"/>
      <w:marTop w:val="0"/>
      <w:marBottom w:val="0"/>
      <w:divBdr>
        <w:top w:val="none" w:sz="0" w:space="0" w:color="auto"/>
        <w:left w:val="none" w:sz="0" w:space="0" w:color="auto"/>
        <w:bottom w:val="none" w:sz="0" w:space="0" w:color="auto"/>
        <w:right w:val="none" w:sz="0" w:space="0" w:color="auto"/>
      </w:divBdr>
    </w:div>
    <w:div w:id="2121217681">
      <w:bodyDiv w:val="1"/>
      <w:marLeft w:val="0"/>
      <w:marRight w:val="0"/>
      <w:marTop w:val="0"/>
      <w:marBottom w:val="0"/>
      <w:divBdr>
        <w:top w:val="none" w:sz="0" w:space="0" w:color="auto"/>
        <w:left w:val="none" w:sz="0" w:space="0" w:color="auto"/>
        <w:bottom w:val="none" w:sz="0" w:space="0" w:color="auto"/>
        <w:right w:val="none" w:sz="0" w:space="0" w:color="auto"/>
      </w:divBdr>
    </w:div>
    <w:div w:id="2121291582">
      <w:bodyDiv w:val="1"/>
      <w:marLeft w:val="0"/>
      <w:marRight w:val="0"/>
      <w:marTop w:val="0"/>
      <w:marBottom w:val="0"/>
      <w:divBdr>
        <w:top w:val="none" w:sz="0" w:space="0" w:color="auto"/>
        <w:left w:val="none" w:sz="0" w:space="0" w:color="auto"/>
        <w:bottom w:val="none" w:sz="0" w:space="0" w:color="auto"/>
        <w:right w:val="none" w:sz="0" w:space="0" w:color="auto"/>
      </w:divBdr>
    </w:div>
    <w:div w:id="2121291824">
      <w:bodyDiv w:val="1"/>
      <w:marLeft w:val="0"/>
      <w:marRight w:val="0"/>
      <w:marTop w:val="0"/>
      <w:marBottom w:val="0"/>
      <w:divBdr>
        <w:top w:val="none" w:sz="0" w:space="0" w:color="auto"/>
        <w:left w:val="none" w:sz="0" w:space="0" w:color="auto"/>
        <w:bottom w:val="none" w:sz="0" w:space="0" w:color="auto"/>
        <w:right w:val="none" w:sz="0" w:space="0" w:color="auto"/>
      </w:divBdr>
    </w:div>
    <w:div w:id="2121803537">
      <w:bodyDiv w:val="1"/>
      <w:marLeft w:val="0"/>
      <w:marRight w:val="0"/>
      <w:marTop w:val="0"/>
      <w:marBottom w:val="0"/>
      <w:divBdr>
        <w:top w:val="none" w:sz="0" w:space="0" w:color="auto"/>
        <w:left w:val="none" w:sz="0" w:space="0" w:color="auto"/>
        <w:bottom w:val="none" w:sz="0" w:space="0" w:color="auto"/>
        <w:right w:val="none" w:sz="0" w:space="0" w:color="auto"/>
      </w:divBdr>
    </w:div>
    <w:div w:id="2122341081">
      <w:bodyDiv w:val="1"/>
      <w:marLeft w:val="0"/>
      <w:marRight w:val="0"/>
      <w:marTop w:val="0"/>
      <w:marBottom w:val="0"/>
      <w:divBdr>
        <w:top w:val="none" w:sz="0" w:space="0" w:color="auto"/>
        <w:left w:val="none" w:sz="0" w:space="0" w:color="auto"/>
        <w:bottom w:val="none" w:sz="0" w:space="0" w:color="auto"/>
        <w:right w:val="none" w:sz="0" w:space="0" w:color="auto"/>
      </w:divBdr>
    </w:div>
    <w:div w:id="2123255808">
      <w:bodyDiv w:val="1"/>
      <w:marLeft w:val="0"/>
      <w:marRight w:val="0"/>
      <w:marTop w:val="0"/>
      <w:marBottom w:val="0"/>
      <w:divBdr>
        <w:top w:val="none" w:sz="0" w:space="0" w:color="auto"/>
        <w:left w:val="none" w:sz="0" w:space="0" w:color="auto"/>
        <w:bottom w:val="none" w:sz="0" w:space="0" w:color="auto"/>
        <w:right w:val="none" w:sz="0" w:space="0" w:color="auto"/>
      </w:divBdr>
    </w:div>
    <w:div w:id="2123694098">
      <w:bodyDiv w:val="1"/>
      <w:marLeft w:val="0"/>
      <w:marRight w:val="0"/>
      <w:marTop w:val="0"/>
      <w:marBottom w:val="0"/>
      <w:divBdr>
        <w:top w:val="none" w:sz="0" w:space="0" w:color="auto"/>
        <w:left w:val="none" w:sz="0" w:space="0" w:color="auto"/>
        <w:bottom w:val="none" w:sz="0" w:space="0" w:color="auto"/>
        <w:right w:val="none" w:sz="0" w:space="0" w:color="auto"/>
      </w:divBdr>
    </w:div>
    <w:div w:id="2123768290">
      <w:bodyDiv w:val="1"/>
      <w:marLeft w:val="0"/>
      <w:marRight w:val="0"/>
      <w:marTop w:val="0"/>
      <w:marBottom w:val="0"/>
      <w:divBdr>
        <w:top w:val="none" w:sz="0" w:space="0" w:color="auto"/>
        <w:left w:val="none" w:sz="0" w:space="0" w:color="auto"/>
        <w:bottom w:val="none" w:sz="0" w:space="0" w:color="auto"/>
        <w:right w:val="none" w:sz="0" w:space="0" w:color="auto"/>
      </w:divBdr>
    </w:div>
    <w:div w:id="2123769738">
      <w:bodyDiv w:val="1"/>
      <w:marLeft w:val="0"/>
      <w:marRight w:val="0"/>
      <w:marTop w:val="0"/>
      <w:marBottom w:val="0"/>
      <w:divBdr>
        <w:top w:val="none" w:sz="0" w:space="0" w:color="auto"/>
        <w:left w:val="none" w:sz="0" w:space="0" w:color="auto"/>
        <w:bottom w:val="none" w:sz="0" w:space="0" w:color="auto"/>
        <w:right w:val="none" w:sz="0" w:space="0" w:color="auto"/>
      </w:divBdr>
    </w:div>
    <w:div w:id="2124029394">
      <w:bodyDiv w:val="1"/>
      <w:marLeft w:val="0"/>
      <w:marRight w:val="0"/>
      <w:marTop w:val="0"/>
      <w:marBottom w:val="0"/>
      <w:divBdr>
        <w:top w:val="none" w:sz="0" w:space="0" w:color="auto"/>
        <w:left w:val="none" w:sz="0" w:space="0" w:color="auto"/>
        <w:bottom w:val="none" w:sz="0" w:space="0" w:color="auto"/>
        <w:right w:val="none" w:sz="0" w:space="0" w:color="auto"/>
      </w:divBdr>
    </w:div>
    <w:div w:id="2124228235">
      <w:bodyDiv w:val="1"/>
      <w:marLeft w:val="0"/>
      <w:marRight w:val="0"/>
      <w:marTop w:val="0"/>
      <w:marBottom w:val="0"/>
      <w:divBdr>
        <w:top w:val="none" w:sz="0" w:space="0" w:color="auto"/>
        <w:left w:val="none" w:sz="0" w:space="0" w:color="auto"/>
        <w:bottom w:val="none" w:sz="0" w:space="0" w:color="auto"/>
        <w:right w:val="none" w:sz="0" w:space="0" w:color="auto"/>
      </w:divBdr>
    </w:div>
    <w:div w:id="2124377110">
      <w:bodyDiv w:val="1"/>
      <w:marLeft w:val="0"/>
      <w:marRight w:val="0"/>
      <w:marTop w:val="0"/>
      <w:marBottom w:val="0"/>
      <w:divBdr>
        <w:top w:val="none" w:sz="0" w:space="0" w:color="auto"/>
        <w:left w:val="none" w:sz="0" w:space="0" w:color="auto"/>
        <w:bottom w:val="none" w:sz="0" w:space="0" w:color="auto"/>
        <w:right w:val="none" w:sz="0" w:space="0" w:color="auto"/>
      </w:divBdr>
    </w:div>
    <w:div w:id="2124684745">
      <w:bodyDiv w:val="1"/>
      <w:marLeft w:val="0"/>
      <w:marRight w:val="0"/>
      <w:marTop w:val="0"/>
      <w:marBottom w:val="0"/>
      <w:divBdr>
        <w:top w:val="none" w:sz="0" w:space="0" w:color="auto"/>
        <w:left w:val="none" w:sz="0" w:space="0" w:color="auto"/>
        <w:bottom w:val="none" w:sz="0" w:space="0" w:color="auto"/>
        <w:right w:val="none" w:sz="0" w:space="0" w:color="auto"/>
      </w:divBdr>
    </w:div>
    <w:div w:id="2124880989">
      <w:bodyDiv w:val="1"/>
      <w:marLeft w:val="0"/>
      <w:marRight w:val="0"/>
      <w:marTop w:val="0"/>
      <w:marBottom w:val="0"/>
      <w:divBdr>
        <w:top w:val="none" w:sz="0" w:space="0" w:color="auto"/>
        <w:left w:val="none" w:sz="0" w:space="0" w:color="auto"/>
        <w:bottom w:val="none" w:sz="0" w:space="0" w:color="auto"/>
        <w:right w:val="none" w:sz="0" w:space="0" w:color="auto"/>
      </w:divBdr>
    </w:div>
    <w:div w:id="2125033415">
      <w:bodyDiv w:val="1"/>
      <w:marLeft w:val="0"/>
      <w:marRight w:val="0"/>
      <w:marTop w:val="0"/>
      <w:marBottom w:val="0"/>
      <w:divBdr>
        <w:top w:val="none" w:sz="0" w:space="0" w:color="auto"/>
        <w:left w:val="none" w:sz="0" w:space="0" w:color="auto"/>
        <w:bottom w:val="none" w:sz="0" w:space="0" w:color="auto"/>
        <w:right w:val="none" w:sz="0" w:space="0" w:color="auto"/>
      </w:divBdr>
    </w:div>
    <w:div w:id="2125416634">
      <w:bodyDiv w:val="1"/>
      <w:marLeft w:val="0"/>
      <w:marRight w:val="0"/>
      <w:marTop w:val="0"/>
      <w:marBottom w:val="0"/>
      <w:divBdr>
        <w:top w:val="none" w:sz="0" w:space="0" w:color="auto"/>
        <w:left w:val="none" w:sz="0" w:space="0" w:color="auto"/>
        <w:bottom w:val="none" w:sz="0" w:space="0" w:color="auto"/>
        <w:right w:val="none" w:sz="0" w:space="0" w:color="auto"/>
      </w:divBdr>
    </w:div>
    <w:div w:id="2125536030">
      <w:bodyDiv w:val="1"/>
      <w:marLeft w:val="0"/>
      <w:marRight w:val="0"/>
      <w:marTop w:val="0"/>
      <w:marBottom w:val="0"/>
      <w:divBdr>
        <w:top w:val="none" w:sz="0" w:space="0" w:color="auto"/>
        <w:left w:val="none" w:sz="0" w:space="0" w:color="auto"/>
        <w:bottom w:val="none" w:sz="0" w:space="0" w:color="auto"/>
        <w:right w:val="none" w:sz="0" w:space="0" w:color="auto"/>
      </w:divBdr>
    </w:div>
    <w:div w:id="2126654410">
      <w:bodyDiv w:val="1"/>
      <w:marLeft w:val="0"/>
      <w:marRight w:val="0"/>
      <w:marTop w:val="0"/>
      <w:marBottom w:val="0"/>
      <w:divBdr>
        <w:top w:val="none" w:sz="0" w:space="0" w:color="auto"/>
        <w:left w:val="none" w:sz="0" w:space="0" w:color="auto"/>
        <w:bottom w:val="none" w:sz="0" w:space="0" w:color="auto"/>
        <w:right w:val="none" w:sz="0" w:space="0" w:color="auto"/>
      </w:divBdr>
    </w:div>
    <w:div w:id="2127578665">
      <w:bodyDiv w:val="1"/>
      <w:marLeft w:val="0"/>
      <w:marRight w:val="0"/>
      <w:marTop w:val="0"/>
      <w:marBottom w:val="0"/>
      <w:divBdr>
        <w:top w:val="none" w:sz="0" w:space="0" w:color="auto"/>
        <w:left w:val="none" w:sz="0" w:space="0" w:color="auto"/>
        <w:bottom w:val="none" w:sz="0" w:space="0" w:color="auto"/>
        <w:right w:val="none" w:sz="0" w:space="0" w:color="auto"/>
      </w:divBdr>
    </w:div>
    <w:div w:id="2128547238">
      <w:bodyDiv w:val="1"/>
      <w:marLeft w:val="0"/>
      <w:marRight w:val="0"/>
      <w:marTop w:val="0"/>
      <w:marBottom w:val="0"/>
      <w:divBdr>
        <w:top w:val="none" w:sz="0" w:space="0" w:color="auto"/>
        <w:left w:val="none" w:sz="0" w:space="0" w:color="auto"/>
        <w:bottom w:val="none" w:sz="0" w:space="0" w:color="auto"/>
        <w:right w:val="none" w:sz="0" w:space="0" w:color="auto"/>
      </w:divBdr>
    </w:div>
    <w:div w:id="2129078071">
      <w:bodyDiv w:val="1"/>
      <w:marLeft w:val="0"/>
      <w:marRight w:val="0"/>
      <w:marTop w:val="0"/>
      <w:marBottom w:val="0"/>
      <w:divBdr>
        <w:top w:val="none" w:sz="0" w:space="0" w:color="auto"/>
        <w:left w:val="none" w:sz="0" w:space="0" w:color="auto"/>
        <w:bottom w:val="none" w:sz="0" w:space="0" w:color="auto"/>
        <w:right w:val="none" w:sz="0" w:space="0" w:color="auto"/>
      </w:divBdr>
    </w:div>
    <w:div w:id="2129398482">
      <w:bodyDiv w:val="1"/>
      <w:marLeft w:val="0"/>
      <w:marRight w:val="0"/>
      <w:marTop w:val="0"/>
      <w:marBottom w:val="0"/>
      <w:divBdr>
        <w:top w:val="none" w:sz="0" w:space="0" w:color="auto"/>
        <w:left w:val="none" w:sz="0" w:space="0" w:color="auto"/>
        <w:bottom w:val="none" w:sz="0" w:space="0" w:color="auto"/>
        <w:right w:val="none" w:sz="0" w:space="0" w:color="auto"/>
      </w:divBdr>
    </w:div>
    <w:div w:id="2129661529">
      <w:bodyDiv w:val="1"/>
      <w:marLeft w:val="0"/>
      <w:marRight w:val="0"/>
      <w:marTop w:val="0"/>
      <w:marBottom w:val="0"/>
      <w:divBdr>
        <w:top w:val="none" w:sz="0" w:space="0" w:color="auto"/>
        <w:left w:val="none" w:sz="0" w:space="0" w:color="auto"/>
        <w:bottom w:val="none" w:sz="0" w:space="0" w:color="auto"/>
        <w:right w:val="none" w:sz="0" w:space="0" w:color="auto"/>
      </w:divBdr>
    </w:div>
    <w:div w:id="2129663963">
      <w:bodyDiv w:val="1"/>
      <w:marLeft w:val="0"/>
      <w:marRight w:val="0"/>
      <w:marTop w:val="0"/>
      <w:marBottom w:val="0"/>
      <w:divBdr>
        <w:top w:val="none" w:sz="0" w:space="0" w:color="auto"/>
        <w:left w:val="none" w:sz="0" w:space="0" w:color="auto"/>
        <w:bottom w:val="none" w:sz="0" w:space="0" w:color="auto"/>
        <w:right w:val="none" w:sz="0" w:space="0" w:color="auto"/>
      </w:divBdr>
    </w:div>
    <w:div w:id="2130003920">
      <w:bodyDiv w:val="1"/>
      <w:marLeft w:val="0"/>
      <w:marRight w:val="0"/>
      <w:marTop w:val="0"/>
      <w:marBottom w:val="0"/>
      <w:divBdr>
        <w:top w:val="none" w:sz="0" w:space="0" w:color="auto"/>
        <w:left w:val="none" w:sz="0" w:space="0" w:color="auto"/>
        <w:bottom w:val="none" w:sz="0" w:space="0" w:color="auto"/>
        <w:right w:val="none" w:sz="0" w:space="0" w:color="auto"/>
      </w:divBdr>
    </w:div>
    <w:div w:id="2131236727">
      <w:bodyDiv w:val="1"/>
      <w:marLeft w:val="0"/>
      <w:marRight w:val="0"/>
      <w:marTop w:val="0"/>
      <w:marBottom w:val="0"/>
      <w:divBdr>
        <w:top w:val="none" w:sz="0" w:space="0" w:color="auto"/>
        <w:left w:val="none" w:sz="0" w:space="0" w:color="auto"/>
        <w:bottom w:val="none" w:sz="0" w:space="0" w:color="auto"/>
        <w:right w:val="none" w:sz="0" w:space="0" w:color="auto"/>
      </w:divBdr>
    </w:div>
    <w:div w:id="2131628235">
      <w:bodyDiv w:val="1"/>
      <w:marLeft w:val="0"/>
      <w:marRight w:val="0"/>
      <w:marTop w:val="0"/>
      <w:marBottom w:val="0"/>
      <w:divBdr>
        <w:top w:val="none" w:sz="0" w:space="0" w:color="auto"/>
        <w:left w:val="none" w:sz="0" w:space="0" w:color="auto"/>
        <w:bottom w:val="none" w:sz="0" w:space="0" w:color="auto"/>
        <w:right w:val="none" w:sz="0" w:space="0" w:color="auto"/>
      </w:divBdr>
    </w:div>
    <w:div w:id="2131969502">
      <w:bodyDiv w:val="1"/>
      <w:marLeft w:val="0"/>
      <w:marRight w:val="0"/>
      <w:marTop w:val="0"/>
      <w:marBottom w:val="0"/>
      <w:divBdr>
        <w:top w:val="none" w:sz="0" w:space="0" w:color="auto"/>
        <w:left w:val="none" w:sz="0" w:space="0" w:color="auto"/>
        <w:bottom w:val="none" w:sz="0" w:space="0" w:color="auto"/>
        <w:right w:val="none" w:sz="0" w:space="0" w:color="auto"/>
      </w:divBdr>
    </w:div>
    <w:div w:id="2132088905">
      <w:bodyDiv w:val="1"/>
      <w:marLeft w:val="0"/>
      <w:marRight w:val="0"/>
      <w:marTop w:val="0"/>
      <w:marBottom w:val="0"/>
      <w:divBdr>
        <w:top w:val="none" w:sz="0" w:space="0" w:color="auto"/>
        <w:left w:val="none" w:sz="0" w:space="0" w:color="auto"/>
        <w:bottom w:val="none" w:sz="0" w:space="0" w:color="auto"/>
        <w:right w:val="none" w:sz="0" w:space="0" w:color="auto"/>
      </w:divBdr>
    </w:div>
    <w:div w:id="2132431107">
      <w:bodyDiv w:val="1"/>
      <w:marLeft w:val="0"/>
      <w:marRight w:val="0"/>
      <w:marTop w:val="0"/>
      <w:marBottom w:val="0"/>
      <w:divBdr>
        <w:top w:val="none" w:sz="0" w:space="0" w:color="auto"/>
        <w:left w:val="none" w:sz="0" w:space="0" w:color="auto"/>
        <w:bottom w:val="none" w:sz="0" w:space="0" w:color="auto"/>
        <w:right w:val="none" w:sz="0" w:space="0" w:color="auto"/>
      </w:divBdr>
    </w:div>
    <w:div w:id="2133086742">
      <w:bodyDiv w:val="1"/>
      <w:marLeft w:val="0"/>
      <w:marRight w:val="0"/>
      <w:marTop w:val="0"/>
      <w:marBottom w:val="0"/>
      <w:divBdr>
        <w:top w:val="none" w:sz="0" w:space="0" w:color="auto"/>
        <w:left w:val="none" w:sz="0" w:space="0" w:color="auto"/>
        <w:bottom w:val="none" w:sz="0" w:space="0" w:color="auto"/>
        <w:right w:val="none" w:sz="0" w:space="0" w:color="auto"/>
      </w:divBdr>
    </w:div>
    <w:div w:id="2133204449">
      <w:bodyDiv w:val="1"/>
      <w:marLeft w:val="0"/>
      <w:marRight w:val="0"/>
      <w:marTop w:val="0"/>
      <w:marBottom w:val="0"/>
      <w:divBdr>
        <w:top w:val="none" w:sz="0" w:space="0" w:color="auto"/>
        <w:left w:val="none" w:sz="0" w:space="0" w:color="auto"/>
        <w:bottom w:val="none" w:sz="0" w:space="0" w:color="auto"/>
        <w:right w:val="none" w:sz="0" w:space="0" w:color="auto"/>
      </w:divBdr>
    </w:div>
    <w:div w:id="2133791911">
      <w:bodyDiv w:val="1"/>
      <w:marLeft w:val="0"/>
      <w:marRight w:val="0"/>
      <w:marTop w:val="0"/>
      <w:marBottom w:val="0"/>
      <w:divBdr>
        <w:top w:val="none" w:sz="0" w:space="0" w:color="auto"/>
        <w:left w:val="none" w:sz="0" w:space="0" w:color="auto"/>
        <w:bottom w:val="none" w:sz="0" w:space="0" w:color="auto"/>
        <w:right w:val="none" w:sz="0" w:space="0" w:color="auto"/>
      </w:divBdr>
    </w:div>
    <w:div w:id="2134788058">
      <w:bodyDiv w:val="1"/>
      <w:marLeft w:val="0"/>
      <w:marRight w:val="0"/>
      <w:marTop w:val="0"/>
      <w:marBottom w:val="0"/>
      <w:divBdr>
        <w:top w:val="none" w:sz="0" w:space="0" w:color="auto"/>
        <w:left w:val="none" w:sz="0" w:space="0" w:color="auto"/>
        <w:bottom w:val="none" w:sz="0" w:space="0" w:color="auto"/>
        <w:right w:val="none" w:sz="0" w:space="0" w:color="auto"/>
      </w:divBdr>
    </w:div>
    <w:div w:id="2135830028">
      <w:bodyDiv w:val="1"/>
      <w:marLeft w:val="0"/>
      <w:marRight w:val="0"/>
      <w:marTop w:val="0"/>
      <w:marBottom w:val="0"/>
      <w:divBdr>
        <w:top w:val="none" w:sz="0" w:space="0" w:color="auto"/>
        <w:left w:val="none" w:sz="0" w:space="0" w:color="auto"/>
        <w:bottom w:val="none" w:sz="0" w:space="0" w:color="auto"/>
        <w:right w:val="none" w:sz="0" w:space="0" w:color="auto"/>
      </w:divBdr>
    </w:div>
    <w:div w:id="2136021754">
      <w:bodyDiv w:val="1"/>
      <w:marLeft w:val="0"/>
      <w:marRight w:val="0"/>
      <w:marTop w:val="0"/>
      <w:marBottom w:val="0"/>
      <w:divBdr>
        <w:top w:val="none" w:sz="0" w:space="0" w:color="auto"/>
        <w:left w:val="none" w:sz="0" w:space="0" w:color="auto"/>
        <w:bottom w:val="none" w:sz="0" w:space="0" w:color="auto"/>
        <w:right w:val="none" w:sz="0" w:space="0" w:color="auto"/>
      </w:divBdr>
    </w:div>
    <w:div w:id="2137019151">
      <w:bodyDiv w:val="1"/>
      <w:marLeft w:val="0"/>
      <w:marRight w:val="0"/>
      <w:marTop w:val="0"/>
      <w:marBottom w:val="0"/>
      <w:divBdr>
        <w:top w:val="none" w:sz="0" w:space="0" w:color="auto"/>
        <w:left w:val="none" w:sz="0" w:space="0" w:color="auto"/>
        <w:bottom w:val="none" w:sz="0" w:space="0" w:color="auto"/>
        <w:right w:val="none" w:sz="0" w:space="0" w:color="auto"/>
      </w:divBdr>
    </w:div>
    <w:div w:id="2137723057">
      <w:bodyDiv w:val="1"/>
      <w:marLeft w:val="0"/>
      <w:marRight w:val="0"/>
      <w:marTop w:val="0"/>
      <w:marBottom w:val="0"/>
      <w:divBdr>
        <w:top w:val="none" w:sz="0" w:space="0" w:color="auto"/>
        <w:left w:val="none" w:sz="0" w:space="0" w:color="auto"/>
        <w:bottom w:val="none" w:sz="0" w:space="0" w:color="auto"/>
        <w:right w:val="none" w:sz="0" w:space="0" w:color="auto"/>
      </w:divBdr>
    </w:div>
    <w:div w:id="2137868589">
      <w:bodyDiv w:val="1"/>
      <w:marLeft w:val="0"/>
      <w:marRight w:val="0"/>
      <w:marTop w:val="0"/>
      <w:marBottom w:val="0"/>
      <w:divBdr>
        <w:top w:val="none" w:sz="0" w:space="0" w:color="auto"/>
        <w:left w:val="none" w:sz="0" w:space="0" w:color="auto"/>
        <w:bottom w:val="none" w:sz="0" w:space="0" w:color="auto"/>
        <w:right w:val="none" w:sz="0" w:space="0" w:color="auto"/>
      </w:divBdr>
    </w:div>
    <w:div w:id="2138134629">
      <w:bodyDiv w:val="1"/>
      <w:marLeft w:val="0"/>
      <w:marRight w:val="0"/>
      <w:marTop w:val="0"/>
      <w:marBottom w:val="0"/>
      <w:divBdr>
        <w:top w:val="none" w:sz="0" w:space="0" w:color="auto"/>
        <w:left w:val="none" w:sz="0" w:space="0" w:color="auto"/>
        <w:bottom w:val="none" w:sz="0" w:space="0" w:color="auto"/>
        <w:right w:val="none" w:sz="0" w:space="0" w:color="auto"/>
      </w:divBdr>
    </w:div>
    <w:div w:id="2138837822">
      <w:bodyDiv w:val="1"/>
      <w:marLeft w:val="0"/>
      <w:marRight w:val="0"/>
      <w:marTop w:val="0"/>
      <w:marBottom w:val="0"/>
      <w:divBdr>
        <w:top w:val="none" w:sz="0" w:space="0" w:color="auto"/>
        <w:left w:val="none" w:sz="0" w:space="0" w:color="auto"/>
        <w:bottom w:val="none" w:sz="0" w:space="0" w:color="auto"/>
        <w:right w:val="none" w:sz="0" w:space="0" w:color="auto"/>
      </w:divBdr>
    </w:div>
    <w:div w:id="2139907939">
      <w:bodyDiv w:val="1"/>
      <w:marLeft w:val="0"/>
      <w:marRight w:val="0"/>
      <w:marTop w:val="0"/>
      <w:marBottom w:val="0"/>
      <w:divBdr>
        <w:top w:val="none" w:sz="0" w:space="0" w:color="auto"/>
        <w:left w:val="none" w:sz="0" w:space="0" w:color="auto"/>
        <w:bottom w:val="none" w:sz="0" w:space="0" w:color="auto"/>
        <w:right w:val="none" w:sz="0" w:space="0" w:color="auto"/>
      </w:divBdr>
    </w:div>
    <w:div w:id="2140567757">
      <w:bodyDiv w:val="1"/>
      <w:marLeft w:val="0"/>
      <w:marRight w:val="0"/>
      <w:marTop w:val="0"/>
      <w:marBottom w:val="0"/>
      <w:divBdr>
        <w:top w:val="none" w:sz="0" w:space="0" w:color="auto"/>
        <w:left w:val="none" w:sz="0" w:space="0" w:color="auto"/>
        <w:bottom w:val="none" w:sz="0" w:space="0" w:color="auto"/>
        <w:right w:val="none" w:sz="0" w:space="0" w:color="auto"/>
      </w:divBdr>
    </w:div>
    <w:div w:id="2141150206">
      <w:bodyDiv w:val="1"/>
      <w:marLeft w:val="0"/>
      <w:marRight w:val="0"/>
      <w:marTop w:val="0"/>
      <w:marBottom w:val="0"/>
      <w:divBdr>
        <w:top w:val="none" w:sz="0" w:space="0" w:color="auto"/>
        <w:left w:val="none" w:sz="0" w:space="0" w:color="auto"/>
        <w:bottom w:val="none" w:sz="0" w:space="0" w:color="auto"/>
        <w:right w:val="none" w:sz="0" w:space="0" w:color="auto"/>
      </w:divBdr>
    </w:div>
    <w:div w:id="2141603320">
      <w:bodyDiv w:val="1"/>
      <w:marLeft w:val="0"/>
      <w:marRight w:val="0"/>
      <w:marTop w:val="0"/>
      <w:marBottom w:val="0"/>
      <w:divBdr>
        <w:top w:val="none" w:sz="0" w:space="0" w:color="auto"/>
        <w:left w:val="none" w:sz="0" w:space="0" w:color="auto"/>
        <w:bottom w:val="none" w:sz="0" w:space="0" w:color="auto"/>
        <w:right w:val="none" w:sz="0" w:space="0" w:color="auto"/>
      </w:divBdr>
    </w:div>
    <w:div w:id="2141806043">
      <w:bodyDiv w:val="1"/>
      <w:marLeft w:val="0"/>
      <w:marRight w:val="0"/>
      <w:marTop w:val="0"/>
      <w:marBottom w:val="0"/>
      <w:divBdr>
        <w:top w:val="none" w:sz="0" w:space="0" w:color="auto"/>
        <w:left w:val="none" w:sz="0" w:space="0" w:color="auto"/>
        <w:bottom w:val="none" w:sz="0" w:space="0" w:color="auto"/>
        <w:right w:val="none" w:sz="0" w:space="0" w:color="auto"/>
      </w:divBdr>
    </w:div>
    <w:div w:id="2142188686">
      <w:bodyDiv w:val="1"/>
      <w:marLeft w:val="0"/>
      <w:marRight w:val="0"/>
      <w:marTop w:val="0"/>
      <w:marBottom w:val="0"/>
      <w:divBdr>
        <w:top w:val="none" w:sz="0" w:space="0" w:color="auto"/>
        <w:left w:val="none" w:sz="0" w:space="0" w:color="auto"/>
        <w:bottom w:val="none" w:sz="0" w:space="0" w:color="auto"/>
        <w:right w:val="none" w:sz="0" w:space="0" w:color="auto"/>
      </w:divBdr>
    </w:div>
    <w:div w:id="2143384953">
      <w:bodyDiv w:val="1"/>
      <w:marLeft w:val="0"/>
      <w:marRight w:val="0"/>
      <w:marTop w:val="0"/>
      <w:marBottom w:val="0"/>
      <w:divBdr>
        <w:top w:val="none" w:sz="0" w:space="0" w:color="auto"/>
        <w:left w:val="none" w:sz="0" w:space="0" w:color="auto"/>
        <w:bottom w:val="none" w:sz="0" w:space="0" w:color="auto"/>
        <w:right w:val="none" w:sz="0" w:space="0" w:color="auto"/>
      </w:divBdr>
    </w:div>
    <w:div w:id="2143422292">
      <w:bodyDiv w:val="1"/>
      <w:marLeft w:val="0"/>
      <w:marRight w:val="0"/>
      <w:marTop w:val="0"/>
      <w:marBottom w:val="0"/>
      <w:divBdr>
        <w:top w:val="none" w:sz="0" w:space="0" w:color="auto"/>
        <w:left w:val="none" w:sz="0" w:space="0" w:color="auto"/>
        <w:bottom w:val="none" w:sz="0" w:space="0" w:color="auto"/>
        <w:right w:val="none" w:sz="0" w:space="0" w:color="auto"/>
      </w:divBdr>
    </w:div>
    <w:div w:id="2144301804">
      <w:bodyDiv w:val="1"/>
      <w:marLeft w:val="0"/>
      <w:marRight w:val="0"/>
      <w:marTop w:val="0"/>
      <w:marBottom w:val="0"/>
      <w:divBdr>
        <w:top w:val="none" w:sz="0" w:space="0" w:color="auto"/>
        <w:left w:val="none" w:sz="0" w:space="0" w:color="auto"/>
        <w:bottom w:val="none" w:sz="0" w:space="0" w:color="auto"/>
        <w:right w:val="none" w:sz="0" w:space="0" w:color="auto"/>
      </w:divBdr>
    </w:div>
    <w:div w:id="2144807261">
      <w:bodyDiv w:val="1"/>
      <w:marLeft w:val="0"/>
      <w:marRight w:val="0"/>
      <w:marTop w:val="0"/>
      <w:marBottom w:val="0"/>
      <w:divBdr>
        <w:top w:val="none" w:sz="0" w:space="0" w:color="auto"/>
        <w:left w:val="none" w:sz="0" w:space="0" w:color="auto"/>
        <w:bottom w:val="none" w:sz="0" w:space="0" w:color="auto"/>
        <w:right w:val="none" w:sz="0" w:space="0" w:color="auto"/>
      </w:divBdr>
    </w:div>
    <w:div w:id="2144956425">
      <w:bodyDiv w:val="1"/>
      <w:marLeft w:val="0"/>
      <w:marRight w:val="0"/>
      <w:marTop w:val="0"/>
      <w:marBottom w:val="0"/>
      <w:divBdr>
        <w:top w:val="none" w:sz="0" w:space="0" w:color="auto"/>
        <w:left w:val="none" w:sz="0" w:space="0" w:color="auto"/>
        <w:bottom w:val="none" w:sz="0" w:space="0" w:color="auto"/>
        <w:right w:val="none" w:sz="0" w:space="0" w:color="auto"/>
      </w:divBdr>
    </w:div>
    <w:div w:id="2145154800">
      <w:bodyDiv w:val="1"/>
      <w:marLeft w:val="0"/>
      <w:marRight w:val="0"/>
      <w:marTop w:val="0"/>
      <w:marBottom w:val="0"/>
      <w:divBdr>
        <w:top w:val="none" w:sz="0" w:space="0" w:color="auto"/>
        <w:left w:val="none" w:sz="0" w:space="0" w:color="auto"/>
        <w:bottom w:val="none" w:sz="0" w:space="0" w:color="auto"/>
        <w:right w:val="none" w:sz="0" w:space="0" w:color="auto"/>
      </w:divBdr>
    </w:div>
    <w:div w:id="214585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modelbank.openfinance.ge/latest/v2/consents/account-access/666c7a59-a1c2-4758-ab7d-459e849652f6"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89d41f6-c691-42cb-8f40-7a62b460636c">
      <Terms xmlns="http://schemas.microsoft.com/office/infopath/2007/PartnerControls"/>
    </lcf76f155ced4ddcb4097134ff3c332f>
    <TaxCatchAll xmlns="96193559-efff-4a16-80b6-d8fc678aa4c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0F27F0A31FD1D4C8AFEA0403AF02899" ma:contentTypeVersion="16" ma:contentTypeDescription="Create a new document." ma:contentTypeScope="" ma:versionID="75d2548b100c97057f08e9a3a5b38e08">
  <xsd:schema xmlns:xsd="http://www.w3.org/2001/XMLSchema" xmlns:xs="http://www.w3.org/2001/XMLSchema" xmlns:p="http://schemas.microsoft.com/office/2006/metadata/properties" xmlns:ns2="889d41f6-c691-42cb-8f40-7a62b460636c" xmlns:ns3="96193559-efff-4a16-80b6-d8fc678aa4ce" targetNamespace="http://schemas.microsoft.com/office/2006/metadata/properties" ma:root="true" ma:fieldsID="b423f0961ad35428741b9fbc3262a578" ns2:_="" ns3:_="">
    <xsd:import namespace="889d41f6-c691-42cb-8f40-7a62b460636c"/>
    <xsd:import namespace="96193559-efff-4a16-80b6-d8fc678aa4c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d41f6-c691-42cb-8f40-7a62b46063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7af3646-fb1b-40ec-a24b-3e3c03ddcd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6193559-efff-4a16-80b6-d8fc678aa4c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1d5f76d-3e95-49c3-83bf-03c614b9e525}" ma:internalName="TaxCatchAll" ma:showField="CatchAllData" ma:web="96193559-efff-4a16-80b6-d8fc678aa4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SO690Nmerical.XSL" StyleName="ISO 690 - Numerical Reference" Version="1987">
  <b:Source>
    <b:Tag>XS2AOR</b:Tag>
    <b:SourceType>Misc</b:SourceType>
    <b:Guid>{01BF4608-A242-4489-9908-799BD3022715}</b:Guid>
    <b:Author>
      <b:Author>
        <b:Corporate>The Berlin Group Joint Initiative on a PSD2 Compliant XS2A Interface</b:Corporate>
      </b:Author>
    </b:Author>
    <b:Title>NexGenPSD2 XS2A Framework, Operational Rules</b:Title>
    <b:ShortTitle>XS2A-OR</b:ShortTitle>
    <b:Year>2018</b:Year>
    <b:Month>დეკემბერი</b:Month>
    <b:Day>21</b:Day>
    <b:Edition>ვერსია 1.3</b:Edition>
    <b:RefOrder>9</b:RefOrder>
  </b:Source>
  <b:Source>
    <b:Tag>FAPIp1</b:Tag>
    <b:SourceType>Book</b:SourceType>
    <b:Guid>{CBE98547-EA9B-41B9-8437-3EB2FBE41B5A}</b:Guid>
    <b:Title>Financial-grade API - Part 1: Read-Only API Security Profile</b:Title>
    <b:ShortTitle>FAPI-RO</b:ShortTitle>
    <b:RefOrder>10</b:RefOrder>
  </b:Source>
  <b:Source>
    <b:Tag>OpenID</b:Tag>
    <b:SourceType>Book</b:SourceType>
    <b:Guid>{59935F78-9457-4631-95B6-C803C6334DFA}</b:Guid>
    <b:Title>OpenID Connect Dynamic Client Registration 1.0</b:Title>
    <b:ShortTitle>OIDC-DCR</b:ShortTitle>
    <b:RefOrder>11</b:RefOrder>
  </b:Source>
  <b:Source>
    <b:Tag>RFC4122</b:Tag>
    <b:SourceType>Book</b:SourceType>
    <b:Guid>{66D68B66-17AC-4162-A169-64F460DACC50}</b:Guid>
    <b:Title>RFC 4122 (A Universally Unique IDentifier (UUID) URN Namespace)</b:Title>
    <b:ShortTitle>RFC 4122</b:ShortTitle>
    <b:RefOrder>12</b:RefOrder>
  </b:Source>
  <b:Source>
    <b:Tag>RFC5755</b:Tag>
    <b:SourceType>Book</b:SourceType>
    <b:Guid>{614D8747-7FD3-4F5B-AB8D-D9A7534B50A0}</b:Guid>
    <b:Title>RFC 5755 (An Internet Attribute Certificate Profile for Authorization)</b:Title>
    <b:ShortTitle>RFC 5755</b:ShortTitle>
    <b:RefOrder>13</b:RefOrder>
  </b:Source>
  <b:Source>
    <b:Tag>RFC7591</b:Tag>
    <b:SourceType>Book</b:SourceType>
    <b:Guid>{AB272DFB-6FCC-4F52-893A-14091705567E}</b:Guid>
    <b:Title>RFC 7591 (OAuth 2.0 Dynamic Client Registration Protocol)</b:Title>
    <b:ShortTitle>RFC 7591</b:ShortTitle>
    <b:RefOrder>14</b:RefOrder>
  </b:Source>
  <b:Source>
    <b:Tag>RFC7592</b:Tag>
    <b:SourceType>Book</b:SourceType>
    <b:Guid>{EDC8ACA4-E432-4CC3-BADC-869E4A4CE485}</b:Guid>
    <b:Title>RFC 7592 (OAuth 2.0 Dynamic Client Registration Management Protocol)</b:Title>
    <b:ShortTitle>RFC 7592</b:ShortTitle>
    <b:RefOrder>15</b:RefOrder>
  </b:Source>
  <b:Source>
    <b:Tag>RFC8414</b:Tag>
    <b:SourceType>Book</b:SourceType>
    <b:Guid>{C447CF7D-CF25-4EA0-A6C5-8A237CA18A8E}</b:Guid>
    <b:Title>RFC 8414 (OAuth 2.0 Authorization Server Metadata)</b:Title>
    <b:ShortTitle>RFC 8414</b:ShortTitle>
    <b:RefOrder>16</b:RefOrder>
  </b:Source>
  <b:Source>
    <b:Tag>RFC8705</b:Tag>
    <b:SourceType>Book</b:SourceType>
    <b:Guid>{C38963C9-4D5D-4C0E-A5D4-EF22D8D7730F}</b:Guid>
    <b:Title>RFC 8705 (OAuth 2.0 Mutual-TLS Client Authentication and Certificate-Bound Access Tokens)</b:Title>
    <b:ShortTitle>RFC 8705</b:ShortTitle>
    <b:RefOrder>17</b:RefOrder>
  </b:Source>
  <b:Source>
    <b:Tag>RFC2119</b:Tag>
    <b:SourceType>ElectronicSource</b:SourceType>
    <b:Guid>{33A79547-3954-46C4-80A3-BF4A622A1F64}</b:Guid>
    <b:Title>RFC 2119 (Key words for use in RFCs to Indicate Requirement Levels)</b:Title>
    <b:Year>1997</b:Year>
    <b:Author>
      <b:Author>
        <b:NameList>
          <b:Person>
            <b:Last>Bradner</b:Last>
            <b:First>Scott</b:First>
          </b:Person>
        </b:NameList>
      </b:Author>
    </b:Author>
    <b:Month>March</b:Month>
    <b:ShortTitle>RFC 2119</b:ShortTitle>
    <b:RefOrder>3</b:RefOrder>
  </b:Source>
  <b:Source>
    <b:Tag>ETSTS119495</b:Tag>
    <b:SourceType>Misc</b:SourceType>
    <b:Guid>{C7098DBD-91AA-4B1A-B70B-47C8895E2AD3}</b:Guid>
    <b:Title>TS 119 495 - Electronic Signatures and Infrastructures (ESI); Sector Specific Requirements; Qualified Certificate Profiles and TSP Policy Requirements under the payment services Directive (EU) 2015/2366</b:Title>
    <b:StandardNumber>ETSI TS 119 495</b:StandardNumber>
    <b:Author>
      <b:Author>
        <b:Corporate>ETSI</b:Corporate>
      </b:Author>
    </b:Author>
    <b:InternetSiteTitle>https://www.etsi.org</b:InternetSiteTitle>
    <b:Version> V1.2.1 (2018-11)</b:Version>
    <b:ShortTitle>ETSI TS 119 495</b:ShortTitle>
    <b:RefOrder>18</b:RefOrder>
  </b:Source>
  <b:Source>
    <b:Tag>HTTPBis00</b:Tag>
    <b:SourceType>InternetSite</b:SourceType>
    <b:Guid>{80AB37E7-B780-4109-8EBE-2AF6703BE902}</b:Guid>
    <b:Title>Signing HTTP Messages, draft-ietf-httpbis-message-signatures-00</b:Title>
    <b:URL>https://tools.ietf.org/html/draft-ietf-httpbis-message-signatures-00</b:URL>
    <b:ShortTitle>HTTPBis00</b:ShortTitle>
    <b:RefOrder>19</b:RefOrder>
  </b:Source>
  <b:Source>
    <b:Tag>HTTPSign12</b:Tag>
    <b:SourceType>InternetSite</b:SourceType>
    <b:Guid>{DF0971E1-A6DB-4A1D-A796-8126642412DE}</b:Guid>
    <b:Title>Signing HTTP Messages, draft-cavage-http-signatures-12</b:Title>
    <b:URL>https://tools.ietf.org/html/draft-cavage-http-signatures-12</b:URL>
    <b:ShortTitle>HTTPSign12</b:ShortTitle>
    <b:RefOrder>20</b:RefOrder>
  </b:Source>
  <b:Source>
    <b:Tag>XS2ARSNS</b:Tag>
    <b:SourceType>ElectronicSource</b:SourceType>
    <b:Guid>{DCAC1F35-5998-419B-93C1-859A83FF11F0}</b:Guid>
    <b:Author>
      <b:Author>
        <b:Corporate>The Berlin Group Joint Initiative on a PSD2 Compliant XS2A Interface</b:Corporate>
      </b:Author>
    </b:Author>
    <b:Title>NextGenPSD2 XS2A Framework, Extended Services, Resource Status Notification Service</b:Title>
    <b:Year>2019</b:Year>
    <b:Month>მარტი</b:Month>
    <b:Day>1</b:Day>
    <b:Edition>ვერსია 1.0</b:Edition>
    <b:ShortTitle>XS2A-RSNS</b:ShortTitle>
    <b:RefOrder>21</b:RefOrder>
  </b:Source>
  <b:Source>
    <b:Tag>XS2ASCARD</b:Tag>
    <b:SourceType>Misc</b:SourceType>
    <b:Guid>{CC256FB7-A1A6-42B3-B236-C87B635C257D}</b:Guid>
    <b:Author>
      <b:Author>
        <b:Corporate>The Berlin Group Joint Initiative on a PSD2 Compliant XS2A Interface</b:Corporate>
      </b:Author>
    </b:Author>
    <b:Title>NextGenPSD2 XS2A Framework, Extended Services, AIS for Single Cards</b:Title>
    <b:Year>2020</b:Year>
    <b:Month>12</b:Month>
    <b:Day>14</b:Day>
    <b:ShortTitle>XS2A-SCARDS</b:ShortTitle>
    <b:RefOrder>22</b:RefOrder>
  </b:Source>
  <b:Source>
    <b:Tag>XS2AMCON</b:Tag>
    <b:SourceType>Misc</b:SourceType>
    <b:Guid>{EBA66D8D-B3FE-46CC-A69C-768F5AB1D3B8}</b:Guid>
    <b:Author>
      <b:Author>
        <b:Corporate>The Berlin Group Joint Initiative on a PSD2 Compliant XS2A Interface</b:Corporate>
      </b:Author>
    </b:Author>
    <b:Title>NextGenPSD2 XS2A Framework, Extended Services,Multiple Consents Management</b:Title>
    <b:Year>2020</b:Year>
    <b:ShortTitle>XS2A-MCON</b:ShortTitle>
    <b:Edition>1.0</b:Edition>
    <b:Month>10</b:Month>
    <b:Day>30</b:Day>
    <b:RefOrder>8</b:RefOrder>
  </b:Source>
  <b:Source>
    <b:Tag>ETSIEN3194121</b:Tag>
    <b:SourceType>Misc</b:SourceType>
    <b:Guid>{0275EEAF-5F66-4B51-B535-C21D0DDE910D}</b:Guid>
    <b:Title>Electronic Signatures and Infrastructures (ESI); Certificate Profiles; Part 1: Overview and common data structures</b:Title>
    <b:StandardNumber>ETSI EN 319 412-1</b:StandardNumber>
    <b:Author>
      <b:Author>
        <b:Corporate>ETSI</b:Corporate>
      </b:Author>
    </b:Author>
    <b:Issue> V1.1.1 (2016-02)</b:Issue>
    <b:ShortTitle>ETSI EN 319 412-1</b:ShortTitle>
    <b:RefOrder>23</b:RefOrder>
  </b:Source>
  <b:Source>
    <b:Tag>XS2ADP</b:Tag>
    <b:SourceType>Misc</b:SourceType>
    <b:Guid>{CF2752B2-621B-46F0-B10E-C896ED2DFE3B}</b:Guid>
    <b:Author>
      <b:Author>
        <b:Corporate>The Berlin Group Joint Initiative on a PSD2 Compliant XS2A Interface</b:Corporate>
      </b:Author>
    </b:Author>
    <b:Title>NextGenPSD2 XS2A Framework, Domestic PIS and AIS Definitions</b:Title>
    <b:Year>2021</b:Year>
    <b:Month>აპრილი</b:Month>
    <b:Day>19</b:Day>
    <b:ShortTitle>XS2A-DP</b:ShortTitle>
    <b:RefOrder>24</b:RefOrder>
  </b:Source>
  <b:Source>
    <b:Tag>The20</b:Tag>
    <b:SourceType>Misc</b:SourceType>
    <b:Guid>{660AB1EC-F39E-46E3-8BD1-45009F87E460}</b:Guid>
    <b:Author>
      <b:Author>
        <b:Corporate>The Berlin Group Joint Initiative on a PSD2 Compliant XS2A Interface</b:Corporate>
      </b:Author>
    </b:Author>
    <b:Title>NexGenPSD2 XS2A Framework, Implementation Guidelines</b:Title>
    <b:Year>2021</b:Year>
    <b:Month>მარტი</b:Month>
    <b:Day>29</b:Day>
    <b:Edition>ვერსია 1.3.9</b:Edition>
    <b:ShortTitle>XS2A-IG</b:ShortTitle>
    <b:RefOrder>25</b:RefOrder>
  </b:Source>
  <b:Source>
    <b:Tag>OFGEIAA</b:Tag>
    <b:SourceType>Book</b:SourceType>
    <b:Guid>{9930F1A7-D85C-42A9-AC08-F832838E82A7}</b:Guid>
    <b:Author>
      <b:Author>
        <b:Corporate>საქართველოს საბანკო ასოციაცია</b:Corporate>
      </b:Author>
    </b:Author>
    <b:Titl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b:Title>
    <b:ShortTitle>OFGE-IAA</b:ShortTitle>
    <b:Edition>ვერსია 0.8</b:Edition>
    <b:RefOrder>26</b:RefOrder>
  </b:Source>
  <b:Source>
    <b:Tag>Placeholder1</b:Tag>
    <b:SourceType>Book</b:SourceType>
    <b:Guid>{CDB328B7-7E06-456C-B854-DFE79B4C672B}</b:Guid>
    <b:Author>
      <b:Author>
        <b:Corporate>საქართველოს საბანკო ასოციაცია</b:Corporate>
      </b:Author>
    </b:Author>
    <b:Titl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b:Title>
    <b:ShortTitle>OFGE-IAA</b:ShortTitle>
    <b:Edition>ვერსია 0.8.RC1</b:Edition>
    <b:RefOrder>27</b:RefOrder>
  </b:Source>
  <b:Source>
    <b:Tag>OBGEOJWS</b:Tag>
    <b:SourceType>Book</b:SourceType>
    <b:Guid>{8D93D7F1-D8A3-4F01-B3D2-17FBEFBBF709}</b:Guid>
    <b:Author>
      <b:Author>
        <b:Corporate>საქართველოს საბანკო ასოციაცია</b:Corporate>
      </b:Author>
    </b:Author>
    <b:Title>JSON Web Signature (JWS)  განხორციელების სახელმძღვანელო ღია ბანკინგისათვის</b:Title>
    <b:ShortTitle>OBGEO-JWS</b:ShortTitle>
    <b:Edition>ვერსია 0.5</b:Edition>
    <b:RefOrder>28</b:RefOrder>
  </b:Source>
  <b:Source xmlns:b="http://schemas.openxmlformats.org/officeDocument/2006/bibliography">
    <b:Tag>oFAIGCom</b:Tag>
    <b:SourceType>Misc</b:SourceType>
    <b:Guid>{9728918F-5375-4810-A7E7-1FC24A82D3A0}</b:Guid>
    <b:Author>
      <b:Author>
        <b:Corporate>The Berlin Group</b:Corporate>
      </b:Author>
    </b:Author>
    <b:Title>openFinance API Framework, XS2A API as PSD2 Interface Implementation Guidelines</b:Title>
    <b:Year>2023</b:Year>
    <b:ShortTitle>oFA-IG-Com</b:ShortTitle>
    <b:Edition>Version 2.0</b:Edition>
    <b:Month>October</b:Month>
    <b:Day>05</b:Day>
    <b:RefOrder>1</b:RefOrder>
  </b:Source>
  <b:Source>
    <b:Tag>oFAIGEPIS</b:Tag>
    <b:SourceType>Book</b:SourceType>
    <b:Guid>{D40A8A98-D875-46E1-BE96-66789D5CD274}</b:Guid>
    <b:Author>
      <b:Author>
        <b:Corporate>The Berlin Group</b:Corporate>
      </b:Author>
    </b:Author>
    <b:Title>openFinance API Framework, Implementation Guidelines for Extended Services, Extended Payment Initiation Services</b:Title>
    <b:Year>2023</b:Year>
    <b:Month>November</b:Month>
    <b:Day>07</b:Day>
    <b:Edition>Version 2.0</b:Edition>
    <b:ShortTitle>oFA-IG-EPIS</b:ShortTitle>
    <b:RefOrder>29</b:RefOrder>
  </b:Source>
  <b:Source>
    <b:Tag>oFACO</b:Tag>
    <b:SourceType>Book</b:SourceType>
    <b:Guid>{F4B1F68D-0579-4FCB-BBC5-18BF474A6036}</b:Guid>
    <b:Title>openFinance API Framework; Implementation Guidelines; Consent API for V2.x</b:Title>
    <b:Year>2023</b:Year>
    <b:StandardNumber>oFA-CO</b:StandardNumber>
    <b:Author>
      <b:Author>
        <b:Corporate>The Berlin Group</b:Corporate>
      </b:Author>
    </b:Author>
    <b:ShortTitle>oFA-CO</b:ShortTitle>
    <b:RefOrder>2</b:RefOrder>
  </b:Source>
  <b:Source>
    <b:Tag>oFASMPF</b:Tag>
    <b:SourceType>Misc</b:SourceType>
    <b:Guid>{CEC19868-D4C1-49D7-B1B0-CD30FA248D13}</b:Guid>
    <b:Author>
      <b:Author>
        <b:Corporate>The Berlin Group</b:Corporate>
      </b:Author>
    </b:Author>
    <b:Title>openFinance API Framework, Security Measures and Protocol Functions for Version 2.x,</b:Title>
    <b:Year>2023</b:Year>
    <b:Month>October</b:Month>
    <b:Day>05</b:Day>
    <b:ShortTitle>oFA SMPF</b:ShortTitle>
    <b:RefOrder>4</b:RefOrder>
  </b:Source>
  <b:Source>
    <b:Tag>GBAoFAProtSecIG</b:Tag>
    <b:SourceType>Misc</b:SourceType>
    <b:Guid>{C79E69FF-07CA-46B0-9A9A-BAB38E5BD978}</b:Guid>
    <b:Author>
      <b:Author>
        <b:Corporate>საქართველოს საბანკო ასოციაცია</b:Corporate>
      </b:Author>
    </b:Author>
    <b:Title>ღია ფინანსების სისტემაში The Berlin Group openFinance API Framework, Protocol Functions and Security Measures in Version 2.x დანერგვის სახელმძღვანელო</b:Title>
    <b:Year>2024</b:Year>
    <b:ShortTitle>GBA-oFA-ProtSec-IG</b:ShortTitle>
    <b:RefOrder>5</b:RefOrder>
  </b:Source>
  <b:Source>
    <b:Tag>oFADaD</b:Tag>
    <b:SourceType>Book</b:SourceType>
    <b:Guid>{08ECDCE9-C3D0-409C-AEAC-6384C3CA083D}</b:Guid>
    <b:Author>
      <b:Author>
        <b:Corporate>The Berlin Group</b:Corporate>
      </b:Author>
    </b:Author>
    <b:Title>openFinance API Framewok; Data Dictionary</b:Title>
    <b:Year>2023</b:Year>
    <b:StandardNumber>oFA DaD</b:StandardNumber>
    <b:Edition>Version 2.0,</b:Edition>
    <b:RefOrder>6</b:RefOrder>
  </b:Source>
  <b:Source>
    <b:Tag>oFAIGEAIS</b:Tag>
    <b:SourceType>Misc</b:SourceType>
    <b:Guid>{CF74340F-C837-4346-A08D-B0CFCA03DE01}</b:Guid>
    <b:Author>
      <b:Author>
        <b:Corporate>The Berlin Group</b:Corporate>
      </b:Author>
    </b:Author>
    <b:Title>openFinance API Framework; Implementation Guidelines for Extended Services; Extended Account Information Services</b:Title>
    <b:Year>2024</b:Year>
    <b:StandardNumber>oFA-IG-EAIS</b:StandardNumber>
    <b:Month>March</b:Month>
    <b:Day>01</b:Day>
    <b:Edition>Version 2.0</b:Edition>
    <b:RefOrder>7</b:RefOrder>
  </b:Source>
</b:Sources>
</file>

<file path=customXml/itemProps1.xml><?xml version="1.0" encoding="utf-8"?>
<ds:datastoreItem xmlns:ds="http://schemas.openxmlformats.org/officeDocument/2006/customXml" ds:itemID="{1D738C15-EBBE-43E9-B407-2AEBC1A03E53}">
  <ds:schemaRefs>
    <ds:schemaRef ds:uri="http://schemas.microsoft.com/sharepoint/v3/contenttype/forms"/>
  </ds:schemaRefs>
</ds:datastoreItem>
</file>

<file path=customXml/itemProps2.xml><?xml version="1.0" encoding="utf-8"?>
<ds:datastoreItem xmlns:ds="http://schemas.openxmlformats.org/officeDocument/2006/customXml" ds:itemID="{54C4175B-338B-4748-A9BB-7C25DAF1588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EC805E7-607B-4F09-A5DC-B083AECAE25F}"/>
</file>

<file path=customXml/itemProps4.xml><?xml version="1.0" encoding="utf-8"?>
<ds:datastoreItem xmlns:ds="http://schemas.openxmlformats.org/officeDocument/2006/customXml" ds:itemID="{1085E905-D2E0-4EF3-85AB-9308558C8B2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Mikheil Kapanadze</dc:creator>
  <cp:keywords/>
  <dc:description/>
  <cp:lastModifiedBy>Giorgi Sheklashvili</cp:lastModifiedBy>
  <cp:revision>476</cp:revision>
  <dcterms:created xsi:type="dcterms:W3CDTF">2024-06-17T10:28:00Z</dcterms:created>
  <dcterms:modified xsi:type="dcterms:W3CDTF">2024-09-04T13:27:31Z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0x01010000F27F0A31FD1D4C8AFEA0403AF02899</vt:lpwstr>
  </property>
</Properties>
</file>