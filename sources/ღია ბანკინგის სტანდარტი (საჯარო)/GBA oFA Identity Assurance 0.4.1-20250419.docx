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14D4" w14:textId="48526BAF" w:rsidR="004C311C" w:rsidRDefault="000E084F" w:rsidP="000E084F">
      <w:pPr>
        <w:pStyle w:val="Title"/>
        <w:rPr>
          <w:lang w:val="ka-GE"/>
        </w:rPr>
      </w:pPr>
      <w:r>
        <w:rPr>
          <w:lang w:val="ka-GE"/>
        </w:rPr>
        <w:t xml:space="preserve">ღია ფინანსების სისტემაში </w:t>
      </w:r>
      <w:bookmarkStart w:id="0" w:name="_Hlk77533886"/>
      <w:r w:rsidR="00970BD4">
        <w:rPr>
          <w:lang w:val="ka-GE"/>
        </w:rPr>
        <w:t>მომხმარებლის ელექტრონული იდენტიფიკაციის</w:t>
      </w:r>
      <w:r w:rsidR="00092B4D">
        <w:rPr>
          <w:lang w:val="ka-GE"/>
        </w:rPr>
        <w:t>ა და ავთენტიფიკაციის</w:t>
      </w:r>
      <w:r>
        <w:rPr>
          <w:lang w:val="ka-GE"/>
        </w:rPr>
        <w:t xml:space="preserve"> </w:t>
      </w:r>
      <w:r w:rsidR="00452102">
        <w:rPr>
          <w:lang w:val="ka-GE"/>
        </w:rPr>
        <w:t xml:space="preserve">მომსახურების </w:t>
      </w:r>
      <w:bookmarkEnd w:id="0"/>
      <w:r>
        <w:rPr>
          <w:lang w:val="ka-GE"/>
        </w:rPr>
        <w:t>სტანდარტი</w:t>
      </w:r>
    </w:p>
    <w:p w14:paraId="30660893" w14:textId="68931CE2" w:rsidR="000E084F" w:rsidRDefault="000E084F" w:rsidP="000E084F">
      <w:pPr>
        <w:pStyle w:val="Subtitle"/>
        <w:rPr>
          <w:ins w:id="1" w:author="Mikheil Kapanadze" w:date="2025-04-17T22:37:00Z" w16du:dateUtc="2025-04-17T18:37:00Z"/>
        </w:rPr>
      </w:pPr>
      <w:r>
        <w:rPr>
          <w:lang w:val="ka-GE"/>
        </w:rPr>
        <w:t>ვერსია 0.</w:t>
      </w:r>
      <w:del w:id="2" w:author="Mikheil Kapanadze" w:date="2025-04-17T22:32:00Z" w16du:dateUtc="2025-04-17T18:32:00Z">
        <w:r w:rsidR="00C22956" w:rsidDel="00A2200E">
          <w:delText>3</w:delText>
        </w:r>
      </w:del>
      <w:ins w:id="3" w:author="Mikheil Kapanadze" w:date="2025-04-17T22:32:00Z" w16du:dateUtc="2025-04-17T18:32:00Z">
        <w:r w:rsidR="00A2200E">
          <w:t>4</w:t>
        </w:r>
      </w:ins>
      <w:r>
        <w:rPr>
          <w:lang w:val="ka-GE"/>
        </w:rPr>
        <w:t>.</w:t>
      </w:r>
      <w:del w:id="4" w:author="Mikheil Kapanadze" w:date="2025-04-17T22:32:00Z" w16du:dateUtc="2025-04-17T18:32:00Z">
        <w:r w:rsidR="008916BD" w:rsidDel="00A2200E">
          <w:delText>RC</w:delText>
        </w:r>
        <w:r w:rsidR="009820E3" w:rsidDel="00A2200E">
          <w:delText>1</w:delText>
        </w:r>
      </w:del>
      <w:ins w:id="5" w:author="Mikheil Kapanadze" w:date="2025-04-17T22:32:00Z" w16du:dateUtc="2025-04-17T18:32:00Z">
        <w:r w:rsidR="00A2200E">
          <w:t>1</w:t>
        </w:r>
      </w:ins>
      <w:ins w:id="6" w:author="Mikheil Kapanadze" w:date="2025-04-17T22:37:00Z" w16du:dateUtc="2025-04-17T18:37:00Z">
        <w:r w:rsidR="002010DE">
          <w:t>-</w:t>
        </w:r>
        <w:r w:rsidR="009375D0">
          <w:t>2025041</w:t>
        </w:r>
      </w:ins>
      <w:ins w:id="7" w:author="Mikheil Kapanadze" w:date="2025-04-19T15:50:00Z" w16du:dateUtc="2025-04-19T11:50:00Z">
        <w:r w:rsidR="00277824">
          <w:t>9</w:t>
        </w:r>
      </w:ins>
    </w:p>
    <w:p w14:paraId="78712844" w14:textId="77777777" w:rsidR="002010DE" w:rsidRDefault="002010DE" w:rsidP="002010DE">
      <w:pPr>
        <w:rPr>
          <w:ins w:id="8" w:author="Mikheil Kapanadze" w:date="2025-04-17T22:37:00Z" w16du:dateUtc="2025-04-17T18:37:00Z"/>
        </w:rPr>
      </w:pPr>
    </w:p>
    <w:p w14:paraId="69934F81" w14:textId="77777777" w:rsidR="002010DE" w:rsidRPr="00D2398D" w:rsidRDefault="002010DE" w:rsidP="002010DE">
      <w:pPr>
        <w:jc w:val="center"/>
        <w:rPr>
          <w:ins w:id="9" w:author="Mikheil Kapanadze" w:date="2025-04-17T22:37:00Z" w16du:dateUtc="2025-04-17T18:37:00Z"/>
          <w:lang w:val="ka-GE"/>
        </w:rPr>
      </w:pPr>
      <w:ins w:id="10" w:author="Mikheil Kapanadze" w:date="2025-04-17T22:37:00Z" w16du:dateUtc="2025-04-17T18:37:00Z">
        <w:r w:rsidRPr="00271AED">
          <w:rPr>
            <w:color w:val="FF0000"/>
            <w:sz w:val="28"/>
            <w:szCs w:val="28"/>
            <w:lang w:val="ka-GE"/>
          </w:rPr>
          <w:t xml:space="preserve">(მხოლოდ შიდა </w:t>
        </w:r>
        <w:r>
          <w:rPr>
            <w:color w:val="FF0000"/>
            <w:sz w:val="28"/>
            <w:szCs w:val="28"/>
            <w:lang w:val="ka-GE"/>
          </w:rPr>
          <w:t>განხილვებისა</w:t>
        </w:r>
        <w:r w:rsidRPr="00271AED">
          <w:rPr>
            <w:color w:val="FF0000"/>
            <w:sz w:val="28"/>
            <w:szCs w:val="28"/>
            <w:lang w:val="ka-GE"/>
          </w:rPr>
          <w:t xml:space="preserve"> და კომენტარებისათვის)</w:t>
        </w:r>
      </w:ins>
    </w:p>
    <w:p w14:paraId="3335B76F" w14:textId="77777777" w:rsidR="002010DE" w:rsidRPr="002010DE" w:rsidRDefault="002010DE" w:rsidP="00326095"/>
    <w:p w14:paraId="1956C08F" w14:textId="18AA7D8F" w:rsidR="000E084F" w:rsidRDefault="000E084F">
      <w:r>
        <w:br w:type="page"/>
      </w:r>
    </w:p>
    <w:p w14:paraId="303463FA" w14:textId="77777777" w:rsidR="000E084F" w:rsidRPr="005426E5" w:rsidRDefault="000E084F" w:rsidP="000E084F">
      <w:pPr>
        <w:pStyle w:val="Heading1"/>
        <w:rPr>
          <w:lang w:val="ka-GE"/>
        </w:rPr>
      </w:pPr>
      <w:bookmarkStart w:id="11" w:name="_Ref48576272"/>
      <w:bookmarkStart w:id="12" w:name="_Ref48576292"/>
      <w:bookmarkStart w:id="13" w:name="_Toc75115473"/>
      <w:bookmarkStart w:id="14" w:name="_Toc195970393"/>
      <w:r w:rsidRPr="005426E5">
        <w:rPr>
          <w:lang w:val="ka-GE"/>
        </w:rPr>
        <w:lastRenderedPageBreak/>
        <w:t>დოკუმენტის შესახებ</w:t>
      </w:r>
      <w:bookmarkEnd w:id="11"/>
      <w:bookmarkEnd w:id="12"/>
      <w:bookmarkEnd w:id="13"/>
      <w:bookmarkEnd w:id="14"/>
    </w:p>
    <w:p w14:paraId="1734D9FF" w14:textId="491BBD58" w:rsidR="00C813D0" w:rsidRDefault="00F46699" w:rsidP="000E084F">
      <w:pPr>
        <w:jc w:val="both"/>
        <w:rPr>
          <w:rFonts w:ascii="Calibri" w:hAnsi="Calibri"/>
          <w:lang w:val="ka-GE"/>
        </w:rPr>
      </w:pPr>
      <w:r w:rsidRPr="00F46699">
        <w:rPr>
          <w:rFonts w:ascii="Calibri" w:hAnsi="Calibri"/>
          <w:lang w:val="ka-GE"/>
        </w:rPr>
        <w:t>მომხმარებლის იდენტიფიკაცი</w:t>
      </w:r>
      <w:r w:rsidR="00AF3A04">
        <w:rPr>
          <w:rFonts w:ascii="Calibri" w:hAnsi="Calibri"/>
          <w:lang w:val="ka-GE"/>
        </w:rPr>
        <w:t>ა</w:t>
      </w:r>
      <w:r w:rsidRPr="00F46699">
        <w:rPr>
          <w:rFonts w:ascii="Calibri" w:hAnsi="Calibri"/>
          <w:lang w:val="ka-GE"/>
        </w:rPr>
        <w:t xml:space="preserve"> და </w:t>
      </w:r>
      <w:r w:rsidR="00F40562">
        <w:rPr>
          <w:rFonts w:ascii="Calibri" w:hAnsi="Calibri"/>
          <w:lang w:val="ka-GE"/>
        </w:rPr>
        <w:t xml:space="preserve">ავთენტიფიკაცია ფინანსური და სხვა მომსახურების ერთ-ერთი უმნიშვნელოვანესი რგოლია და წარმოადგენს </w:t>
      </w:r>
      <w:r w:rsidR="00190894">
        <w:rPr>
          <w:rFonts w:ascii="Calibri" w:hAnsi="Calibri"/>
          <w:lang w:val="ka-GE"/>
        </w:rPr>
        <w:t>„იცნობდე შენს მომხმარებელს“ (</w:t>
      </w:r>
      <w:r w:rsidR="00190894" w:rsidRPr="00326095">
        <w:rPr>
          <w:rFonts w:ascii="Calibri" w:hAnsi="Calibri"/>
          <w:lang w:val="ka-GE"/>
        </w:rPr>
        <w:t xml:space="preserve">Know Your Customer) </w:t>
      </w:r>
      <w:r w:rsidR="00190894">
        <w:rPr>
          <w:rFonts w:ascii="Calibri" w:hAnsi="Calibri"/>
          <w:lang w:val="ka-GE"/>
        </w:rPr>
        <w:t>პ</w:t>
      </w:r>
      <w:r w:rsidR="00D11D70">
        <w:rPr>
          <w:rFonts w:ascii="Calibri" w:hAnsi="Calibri"/>
          <w:lang w:val="ka-GE"/>
        </w:rPr>
        <w:t>ირველ, ძალიან საპასუხისმგებლო ნაბიჯს</w:t>
      </w:r>
      <w:r w:rsidR="00C813D0">
        <w:rPr>
          <w:rFonts w:ascii="Calibri" w:hAnsi="Calibri"/>
          <w:lang w:val="ka-GE"/>
        </w:rPr>
        <w:t xml:space="preserve">. </w:t>
      </w:r>
      <w:r w:rsidR="003C230F">
        <w:rPr>
          <w:rFonts w:ascii="Calibri" w:hAnsi="Calibri"/>
          <w:lang w:val="ka-GE"/>
        </w:rPr>
        <w:t>ფინანსური (ან სხვა) მომსახურების მიმწოდებელმა, მაგალითად კომერციულმა ბანკმა, მომხმარებლის იდენტიფიკაცია და ავთენტიფიკაცია</w:t>
      </w:r>
      <w:r w:rsidR="002E1B7F">
        <w:rPr>
          <w:rFonts w:ascii="Calibri" w:hAnsi="Calibri"/>
          <w:lang w:val="ka-GE"/>
        </w:rPr>
        <w:t xml:space="preserve"> შესაძლოა საკუთარი ძალებით აწარმოოს, თუმცა ელექტრონული სისტემების განვითარებასთან ერთად, </w:t>
      </w:r>
      <w:r w:rsidR="00455B11">
        <w:rPr>
          <w:rFonts w:ascii="Calibri" w:hAnsi="Calibri"/>
          <w:lang w:val="ka-GE"/>
        </w:rPr>
        <w:t>უკვე არსებობს საშუალება ამგვარმა მიმწოდებლებ</w:t>
      </w:r>
      <w:r w:rsidR="00BD33BE">
        <w:rPr>
          <w:rFonts w:ascii="Calibri" w:hAnsi="Calibri"/>
          <w:lang w:val="ka-GE"/>
        </w:rPr>
        <w:t xml:space="preserve">მა </w:t>
      </w:r>
      <w:r w:rsidR="00462EE6">
        <w:rPr>
          <w:rFonts w:ascii="Calibri" w:hAnsi="Calibri"/>
          <w:lang w:val="ka-GE"/>
        </w:rPr>
        <w:t>საკუთარი მომხმარებლების იდენტიფიკაციისა და ავთენტიფიკაციის პროცედურა სხვა მხარეებს</w:t>
      </w:r>
      <w:r w:rsidR="00FC690B">
        <w:rPr>
          <w:rFonts w:ascii="Calibri" w:hAnsi="Calibri"/>
          <w:lang w:val="ka-GE"/>
        </w:rPr>
        <w:t>, ე.წ. იდენტობ</w:t>
      </w:r>
      <w:r w:rsidR="005C0121">
        <w:rPr>
          <w:rFonts w:ascii="Calibri" w:hAnsi="Calibri"/>
          <w:lang w:val="ka-GE"/>
        </w:rPr>
        <w:t>ის პროვაიდერებს</w:t>
      </w:r>
      <w:r w:rsidR="00462EE6">
        <w:rPr>
          <w:rFonts w:ascii="Calibri" w:hAnsi="Calibri"/>
          <w:lang w:val="ka-GE"/>
        </w:rPr>
        <w:t xml:space="preserve"> მიანდონ</w:t>
      </w:r>
      <w:r w:rsidR="005C0121">
        <w:rPr>
          <w:rFonts w:ascii="Calibri" w:hAnsi="Calibri"/>
          <w:lang w:val="ka-GE"/>
        </w:rPr>
        <w:t>.</w:t>
      </w:r>
    </w:p>
    <w:p w14:paraId="483BB98D" w14:textId="66FA5ADD" w:rsidR="005C0121" w:rsidRDefault="005C0121" w:rsidP="000E084F">
      <w:pPr>
        <w:jc w:val="both"/>
        <w:rPr>
          <w:rFonts w:ascii="Calibri" w:hAnsi="Calibri"/>
          <w:lang w:val="ka-GE"/>
        </w:rPr>
      </w:pPr>
      <w:r>
        <w:rPr>
          <w:rFonts w:ascii="Calibri" w:hAnsi="Calibri"/>
          <w:lang w:val="ka-GE"/>
        </w:rPr>
        <w:t xml:space="preserve">წინამდებარე დოკუმენტის მიზანია მოხდეს </w:t>
      </w:r>
      <w:r w:rsidR="00095332">
        <w:rPr>
          <w:rFonts w:ascii="Calibri" w:hAnsi="Calibri"/>
          <w:lang w:val="ka-GE"/>
        </w:rPr>
        <w:t>მომხმარებლების იდენტიფიკაციისა და ავთენტიფიკაციის სტანდარტის შემუშავება იმ შემთხვევაში, როდესაც აღნიშნული პროცესი მესამე პირზე (იდენტო</w:t>
      </w:r>
      <w:r w:rsidR="009F395C">
        <w:rPr>
          <w:rFonts w:ascii="Calibri" w:hAnsi="Calibri"/>
          <w:lang w:val="ka-GE"/>
        </w:rPr>
        <w:t>ბის პროვაიდერზე) არის მინდობილი.</w:t>
      </w:r>
    </w:p>
    <w:p w14:paraId="004D2ECE" w14:textId="18F03BEF" w:rsidR="000E084F" w:rsidRDefault="000E084F" w:rsidP="000E084F">
      <w:pPr>
        <w:jc w:val="both"/>
        <w:rPr>
          <w:rFonts w:ascii="Calibri" w:hAnsi="Calibri"/>
          <w:lang w:val="ka-GE"/>
        </w:rPr>
      </w:pPr>
      <w:r>
        <w:rPr>
          <w:rFonts w:ascii="Calibri" w:hAnsi="Calibri"/>
          <w:lang w:val="ka-GE"/>
        </w:rPr>
        <w:t>დოკუმენტის დანიშნულება არ არის ჩაანაცვლოს</w:t>
      </w:r>
      <w:r w:rsidRPr="003B3179">
        <w:rPr>
          <w:rFonts w:ascii="Calibri" w:hAnsi="Calibri"/>
          <w:lang w:val="ka-GE"/>
        </w:rPr>
        <w:t xml:space="preserve"> NextGenPSD2 XS2A ჩარჩოს </w:t>
      </w:r>
      <w:r>
        <w:rPr>
          <w:rFonts w:ascii="Calibri" w:hAnsi="Calibri"/>
          <w:lang w:val="ka-GE"/>
        </w:rPr>
        <w:t xml:space="preserve">მიხედვით </w:t>
      </w:r>
      <w:r w:rsidR="00B31145">
        <w:rPr>
          <w:rFonts w:ascii="Calibri" w:hAnsi="Calibri"/>
          <w:lang w:val="ka-GE"/>
        </w:rPr>
        <w:t>მომხმარებლის იდენტიფიკაციის</w:t>
      </w:r>
      <w:r w:rsidR="00092B4D">
        <w:rPr>
          <w:rFonts w:ascii="Calibri" w:hAnsi="Calibri"/>
          <w:lang w:val="ka-GE"/>
        </w:rPr>
        <w:t>ა და ავთენტიფიკაციის სისტემა</w:t>
      </w:r>
      <w:r>
        <w:rPr>
          <w:rFonts w:ascii="Calibri" w:hAnsi="Calibri"/>
          <w:lang w:val="ka-GE"/>
        </w:rPr>
        <w:t>, რომლებიც განსაზღვრულია</w:t>
      </w:r>
      <w:r w:rsidRPr="003B3179">
        <w:rPr>
          <w:rFonts w:ascii="Calibri" w:hAnsi="Calibri"/>
          <w:lang w:val="ka-GE"/>
        </w:rPr>
        <w:t xml:space="preserve"> </w:t>
      </w:r>
      <w:sdt>
        <w:sdtPr>
          <w:rPr>
            <w:rFonts w:ascii="Calibri" w:hAnsi="Calibri"/>
            <w:lang w:val="ka-GE"/>
          </w:rPr>
          <w:id w:val="840429977"/>
          <w:citation/>
        </w:sdtPr>
        <w:sdtEndPr/>
        <w:sdtContent>
          <w:r w:rsidRPr="003B3179">
            <w:rPr>
              <w:rFonts w:ascii="Calibri" w:hAnsi="Calibri"/>
              <w:lang w:val="ka-GE"/>
            </w:rPr>
            <w:fldChar w:fldCharType="begin"/>
          </w:r>
          <w:r w:rsidRPr="003B3179">
            <w:rPr>
              <w:rFonts w:ascii="Calibri" w:hAnsi="Calibri"/>
              <w:lang w:val="ka-GE"/>
            </w:rPr>
            <w:instrText xml:space="preserve">CITATION XS2AOR \l 1079 </w:instrText>
          </w:r>
          <w:r w:rsidRPr="003B3179">
            <w:rPr>
              <w:rFonts w:ascii="Calibri" w:hAnsi="Calibri"/>
              <w:lang w:val="ka-GE"/>
            </w:rPr>
            <w:fldChar w:fldCharType="separate"/>
          </w:r>
          <w:r w:rsidR="008A7DCD" w:rsidRPr="008A7DCD">
            <w:rPr>
              <w:rFonts w:ascii="Calibri" w:hAnsi="Calibri"/>
              <w:noProof/>
              <w:lang w:val="ka-GE"/>
            </w:rPr>
            <w:t>(1)</w:t>
          </w:r>
          <w:r w:rsidRPr="003B3179">
            <w:rPr>
              <w:rFonts w:ascii="Calibri" w:hAnsi="Calibri"/>
              <w:lang w:val="ka-GE"/>
            </w:rPr>
            <w:fldChar w:fldCharType="end"/>
          </w:r>
        </w:sdtContent>
      </w:sdt>
      <w:r w:rsidRPr="003B3179">
        <w:rPr>
          <w:rFonts w:ascii="Calibri" w:hAnsi="Calibri"/>
          <w:lang w:val="ka-GE"/>
        </w:rPr>
        <w:t xml:space="preserve"> და </w:t>
      </w:r>
      <w:sdt>
        <w:sdtPr>
          <w:rPr>
            <w:rFonts w:ascii="Calibri" w:hAnsi="Calibri"/>
            <w:lang w:val="ka-GE"/>
          </w:rPr>
          <w:id w:val="835201178"/>
          <w:citation/>
        </w:sdtPr>
        <w:sdtEndPr/>
        <w:sdtContent>
          <w:r w:rsidRPr="003B3179">
            <w:rPr>
              <w:rFonts w:ascii="Calibri" w:hAnsi="Calibri"/>
              <w:lang w:val="ka-GE"/>
            </w:rPr>
            <w:fldChar w:fldCharType="begin"/>
          </w:r>
          <w:r>
            <w:rPr>
              <w:rFonts w:ascii="Calibri" w:hAnsi="Calibri"/>
              <w:lang w:val="ka-GE"/>
            </w:rPr>
            <w:instrText xml:space="preserve">CITATION The20 \l 1079 </w:instrText>
          </w:r>
          <w:r w:rsidRPr="003B3179">
            <w:rPr>
              <w:rFonts w:ascii="Calibri" w:hAnsi="Calibri"/>
              <w:lang w:val="ka-GE"/>
            </w:rPr>
            <w:fldChar w:fldCharType="separate"/>
          </w:r>
          <w:r w:rsidR="008A7DCD" w:rsidRPr="008A7DCD">
            <w:rPr>
              <w:rFonts w:ascii="Calibri" w:hAnsi="Calibri"/>
              <w:noProof/>
              <w:lang w:val="ka-GE"/>
            </w:rPr>
            <w:t>(2)</w:t>
          </w:r>
          <w:r w:rsidRPr="003B3179">
            <w:rPr>
              <w:rFonts w:ascii="Calibri" w:hAnsi="Calibri"/>
              <w:lang w:val="ka-GE"/>
            </w:rPr>
            <w:fldChar w:fldCharType="end"/>
          </w:r>
        </w:sdtContent>
      </w:sdt>
      <w:r>
        <w:rPr>
          <w:rFonts w:ascii="Calibri" w:hAnsi="Calibri"/>
          <w:lang w:val="ka-GE"/>
        </w:rPr>
        <w:t>-ით</w:t>
      </w:r>
      <w:r w:rsidR="009F395C">
        <w:rPr>
          <w:rFonts w:ascii="Calibri" w:hAnsi="Calibri"/>
          <w:lang w:val="ka-GE"/>
        </w:rPr>
        <w:t xml:space="preserve">. </w:t>
      </w:r>
    </w:p>
    <w:p w14:paraId="2C09397A" w14:textId="2E826F17" w:rsidR="000E084F" w:rsidRPr="003B3179" w:rsidRDefault="000E084F" w:rsidP="000E084F">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 ცხრილი 1-ში ("MUST", "MUST NOT", "REQUIRED", "SHALL", "SHALL NOT", "SHOULD", "SHOULD NOT", "RECOMMENDED", "MAY", და "OPTIONAL") უნდა მოხდეს</w:t>
      </w:r>
      <w:sdt>
        <w:sdtPr>
          <w:rPr>
            <w:rFonts w:ascii="Calibri" w:hAnsi="Calibri"/>
            <w:lang w:val="ka-GE"/>
          </w:rPr>
          <w:id w:val="452991262"/>
          <w:citation/>
        </w:sdtPr>
        <w:sdtEndPr/>
        <w:sdtContent>
          <w:r w:rsidRPr="003B3179">
            <w:rPr>
              <w:rFonts w:ascii="Calibri" w:hAnsi="Calibri"/>
              <w:lang w:val="ka-GE"/>
            </w:rPr>
            <w:fldChar w:fldCharType="begin"/>
          </w:r>
          <w:r w:rsidR="00C6051D">
            <w:rPr>
              <w:rFonts w:ascii="Calibri" w:hAnsi="Calibri"/>
              <w:lang w:val="ka-GE"/>
            </w:rPr>
            <w:instrText xml:space="preserve">CITATION RFC2119 \l 1033 </w:instrText>
          </w:r>
          <w:r w:rsidRPr="003B3179">
            <w:rPr>
              <w:rFonts w:ascii="Calibri" w:hAnsi="Calibri"/>
              <w:lang w:val="ka-GE"/>
            </w:rPr>
            <w:fldChar w:fldCharType="separate"/>
          </w:r>
          <w:r w:rsidR="008A7DCD">
            <w:rPr>
              <w:rFonts w:ascii="Calibri" w:hAnsi="Calibri"/>
              <w:noProof/>
              <w:lang w:val="ka-GE"/>
            </w:rPr>
            <w:t xml:space="preserve"> </w:t>
          </w:r>
          <w:r w:rsidR="008A7DCD" w:rsidRPr="008A7DCD">
            <w:rPr>
              <w:rFonts w:ascii="Calibri" w:hAnsi="Calibri"/>
              <w:noProof/>
              <w:lang w:val="ka-GE"/>
            </w:rPr>
            <w:t>(3)</w:t>
          </w:r>
          <w:r w:rsidRPr="003B3179">
            <w:rPr>
              <w:rFonts w:ascii="Calibri" w:hAnsi="Calibri"/>
              <w:lang w:val="ka-GE"/>
            </w:rPr>
            <w:fldChar w:fldCharType="end"/>
          </w:r>
        </w:sdtContent>
      </w:sdt>
      <w:r w:rsidRPr="003B3179">
        <w:rPr>
          <w:rFonts w:ascii="Calibri" w:hAnsi="Calibri"/>
          <w:lang w:val="ka-GE"/>
        </w:rPr>
        <w:t xml:space="preserve"> შესაბამისად. ტერმინებს ეს მნიშვნელობა აქვთ მხოლოდ იმ შემთხვევაში, როცა ისინი </w:t>
      </w:r>
      <w:r w:rsidRPr="003B3179">
        <w:rPr>
          <w:rFonts w:ascii="Calibri" w:hAnsi="Calibri"/>
          <w:b/>
          <w:bCs/>
          <w:lang w:val="ka-GE"/>
        </w:rPr>
        <w:t>მსხვილი მხედრული</w:t>
      </w:r>
      <w:r w:rsidRPr="00E3281E">
        <w:rPr>
          <w:rFonts w:ascii="Calibri" w:hAnsi="Calibri"/>
          <w:b/>
          <w:lang w:val="ka-GE"/>
        </w:rPr>
        <w:t xml:space="preserve"> </w:t>
      </w:r>
      <w:r w:rsidRPr="003B3179">
        <w:rPr>
          <w:rFonts w:ascii="Calibri" w:hAnsi="Calibri"/>
          <w:lang w:val="ka-GE"/>
        </w:rPr>
        <w:t xml:space="preserve"> ან/და </w:t>
      </w:r>
      <w:r w:rsidRPr="003B3179">
        <w:rPr>
          <w:rFonts w:ascii="Calibri" w:hAnsi="Calibri" w:cs="Sylfaen"/>
          <w:lang w:val="ka-GE"/>
        </w:rPr>
        <w:t>ᲛᲗᲐᲕᲠᲣᲚᲘ</w:t>
      </w:r>
      <w:r w:rsidRPr="00E3281E">
        <w:rPr>
          <w:rFonts w:ascii="Calibri" w:hAnsi="Calibri" w:cs="Sylfaen"/>
          <w:lang w:val="ka-GE"/>
        </w:rPr>
        <w:t xml:space="preserve"> (</w:t>
      </w:r>
      <w:r w:rsidRPr="003B3179">
        <w:rPr>
          <w:rFonts w:ascii="Calibri" w:hAnsi="Calibri" w:cs="Sylfaen"/>
          <w:lang w:val="ka-GE"/>
        </w:rPr>
        <w:t>მთავრული)</w:t>
      </w:r>
      <w:r w:rsidRPr="003B3179">
        <w:rPr>
          <w:rFonts w:ascii="Calibri" w:hAnsi="Calibri"/>
          <w:lang w:val="ka-GE"/>
        </w:rPr>
        <w:t xml:space="preserve"> შრიფტით არიან გამოყენებული.</w:t>
      </w:r>
    </w:p>
    <w:p w14:paraId="78EED057" w14:textId="77777777" w:rsidR="000E084F" w:rsidRPr="003B3179" w:rsidRDefault="000E084F" w:rsidP="000E084F">
      <w:pPr>
        <w:rPr>
          <w:rFonts w:ascii="Calibri" w:hAnsi="Calibri"/>
          <w:lang w:val="ka-GE"/>
        </w:rPr>
      </w:pPr>
    </w:p>
    <w:tbl>
      <w:tblPr>
        <w:tblStyle w:val="TableGrid"/>
        <w:tblW w:w="0" w:type="auto"/>
        <w:tblLook w:val="04A0" w:firstRow="1" w:lastRow="0" w:firstColumn="1" w:lastColumn="0" w:noHBand="0" w:noVBand="1"/>
      </w:tblPr>
      <w:tblGrid>
        <w:gridCol w:w="4675"/>
        <w:gridCol w:w="4675"/>
      </w:tblGrid>
      <w:tr w:rsidR="000E084F" w14:paraId="51DC5849" w14:textId="77777777" w:rsidTr="00FA19AD">
        <w:tc>
          <w:tcPr>
            <w:tcW w:w="4675" w:type="dxa"/>
          </w:tcPr>
          <w:p w14:paraId="7CBB8BB8" w14:textId="77777777" w:rsidR="000E084F" w:rsidRPr="009C6038" w:rsidRDefault="000E084F" w:rsidP="00FA19AD">
            <w:pPr>
              <w:rPr>
                <w:rFonts w:ascii="Sylfaen" w:hAnsi="Sylfaen"/>
                <w:b/>
              </w:rPr>
            </w:pPr>
            <w:r w:rsidRPr="003B3179">
              <w:rPr>
                <w:rFonts w:ascii="Calibri" w:hAnsi="Calibri"/>
                <w:b/>
                <w:bCs/>
              </w:rPr>
              <w:t>English</w:t>
            </w:r>
          </w:p>
        </w:tc>
        <w:tc>
          <w:tcPr>
            <w:tcW w:w="4675" w:type="dxa"/>
          </w:tcPr>
          <w:p w14:paraId="41EC0442" w14:textId="77777777" w:rsidR="000E084F" w:rsidRPr="003B3179" w:rsidRDefault="000E084F" w:rsidP="00FA19AD">
            <w:pPr>
              <w:rPr>
                <w:rFonts w:ascii="Calibri" w:hAnsi="Calibri"/>
                <w:b/>
                <w:bCs/>
                <w:lang w:val="ka-GE"/>
              </w:rPr>
            </w:pPr>
            <w:r w:rsidRPr="003B3179">
              <w:rPr>
                <w:rFonts w:ascii="Calibri" w:hAnsi="Calibri"/>
                <w:b/>
                <w:bCs/>
                <w:lang w:val="ka-GE"/>
              </w:rPr>
              <w:t>ქართული</w:t>
            </w:r>
          </w:p>
          <w:p w14:paraId="166C3FE8" w14:textId="77777777" w:rsidR="000E084F" w:rsidRPr="003B3179" w:rsidRDefault="000E084F" w:rsidP="00FA19AD">
            <w:pPr>
              <w:rPr>
                <w:rFonts w:ascii="Calibri" w:hAnsi="Calibri"/>
                <w:b/>
                <w:bCs/>
                <w:lang w:val="ka-GE"/>
              </w:rPr>
            </w:pPr>
          </w:p>
        </w:tc>
      </w:tr>
      <w:tr w:rsidR="000E084F" w14:paraId="0F723AB4" w14:textId="77777777" w:rsidTr="00FA19AD">
        <w:tc>
          <w:tcPr>
            <w:tcW w:w="4675" w:type="dxa"/>
          </w:tcPr>
          <w:p w14:paraId="0D33BA6B" w14:textId="77777777" w:rsidR="000E084F" w:rsidRPr="009C6038" w:rsidRDefault="000E084F" w:rsidP="00FA19AD">
            <w:pPr>
              <w:rPr>
                <w:rFonts w:ascii="Sylfaen" w:hAnsi="Sylfaen"/>
              </w:rPr>
            </w:pPr>
            <w:r w:rsidRPr="003B3179">
              <w:rPr>
                <w:rFonts w:ascii="Calibri" w:hAnsi="Calibri"/>
              </w:rPr>
              <w:t>MUST</w:t>
            </w:r>
          </w:p>
        </w:tc>
        <w:tc>
          <w:tcPr>
            <w:tcW w:w="4675" w:type="dxa"/>
          </w:tcPr>
          <w:p w14:paraId="148362CE" w14:textId="77777777" w:rsidR="000E084F" w:rsidRPr="003B3179" w:rsidRDefault="000E084F" w:rsidP="00FA19AD">
            <w:pPr>
              <w:rPr>
                <w:rFonts w:ascii="Calibri" w:hAnsi="Calibri"/>
                <w:lang w:val="ka-GE"/>
              </w:rPr>
            </w:pPr>
            <w:r w:rsidRPr="003B3179">
              <w:rPr>
                <w:rFonts w:ascii="Calibri" w:hAnsi="Calibri"/>
                <w:lang w:val="ka-GE"/>
              </w:rPr>
              <w:t>უნდა</w:t>
            </w:r>
          </w:p>
        </w:tc>
      </w:tr>
      <w:tr w:rsidR="000E084F" w14:paraId="1532C019" w14:textId="77777777" w:rsidTr="00FA19AD">
        <w:tc>
          <w:tcPr>
            <w:tcW w:w="4675" w:type="dxa"/>
          </w:tcPr>
          <w:p w14:paraId="2C42B1E8" w14:textId="77777777" w:rsidR="000E084F" w:rsidRPr="009C6038" w:rsidRDefault="000E084F" w:rsidP="00FA19AD">
            <w:pPr>
              <w:rPr>
                <w:rFonts w:ascii="Sylfaen" w:hAnsi="Sylfaen"/>
              </w:rPr>
            </w:pPr>
            <w:r w:rsidRPr="003B3179">
              <w:rPr>
                <w:rFonts w:ascii="Calibri" w:hAnsi="Calibri"/>
              </w:rPr>
              <w:t>MUST NOT</w:t>
            </w:r>
          </w:p>
        </w:tc>
        <w:tc>
          <w:tcPr>
            <w:tcW w:w="4675" w:type="dxa"/>
          </w:tcPr>
          <w:p w14:paraId="15AFD2B2" w14:textId="77777777" w:rsidR="000E084F" w:rsidRPr="003B3179" w:rsidRDefault="000E084F" w:rsidP="00FA19AD">
            <w:pPr>
              <w:rPr>
                <w:rFonts w:ascii="Calibri" w:hAnsi="Calibri"/>
                <w:lang w:val="ka-GE"/>
              </w:rPr>
            </w:pPr>
            <w:r w:rsidRPr="003B3179">
              <w:rPr>
                <w:rFonts w:ascii="Calibri" w:hAnsi="Calibri"/>
                <w:lang w:val="ka-GE"/>
              </w:rPr>
              <w:t>არ უნდა</w:t>
            </w:r>
          </w:p>
        </w:tc>
      </w:tr>
      <w:tr w:rsidR="000E084F" w14:paraId="071A79B8" w14:textId="77777777" w:rsidTr="00FA19AD">
        <w:tc>
          <w:tcPr>
            <w:tcW w:w="4675" w:type="dxa"/>
          </w:tcPr>
          <w:p w14:paraId="570032DB" w14:textId="77777777" w:rsidR="000E084F" w:rsidRPr="009C6038" w:rsidRDefault="000E084F" w:rsidP="00FA19AD">
            <w:pPr>
              <w:rPr>
                <w:rFonts w:ascii="Sylfaen" w:hAnsi="Sylfaen"/>
              </w:rPr>
            </w:pPr>
            <w:r w:rsidRPr="003B3179">
              <w:rPr>
                <w:rFonts w:ascii="Calibri" w:hAnsi="Calibri"/>
              </w:rPr>
              <w:t>REQUIRED</w:t>
            </w:r>
          </w:p>
        </w:tc>
        <w:tc>
          <w:tcPr>
            <w:tcW w:w="4675" w:type="dxa"/>
          </w:tcPr>
          <w:p w14:paraId="3DABE91B" w14:textId="77777777" w:rsidR="000E084F" w:rsidRPr="003B3179" w:rsidRDefault="000E084F" w:rsidP="00FA19AD">
            <w:pPr>
              <w:rPr>
                <w:rFonts w:ascii="Calibri" w:hAnsi="Calibri"/>
                <w:lang w:val="ka-GE"/>
              </w:rPr>
            </w:pPr>
            <w:r w:rsidRPr="003B3179">
              <w:rPr>
                <w:rFonts w:ascii="Calibri" w:hAnsi="Calibri"/>
                <w:lang w:val="ka-GE"/>
              </w:rPr>
              <w:t>სავალდებულოა</w:t>
            </w:r>
          </w:p>
        </w:tc>
      </w:tr>
      <w:tr w:rsidR="000E084F" w14:paraId="5B76D304" w14:textId="77777777" w:rsidTr="00FA19AD">
        <w:tc>
          <w:tcPr>
            <w:tcW w:w="4675" w:type="dxa"/>
          </w:tcPr>
          <w:p w14:paraId="1DBC3135" w14:textId="77777777" w:rsidR="000E084F" w:rsidRPr="009C6038" w:rsidRDefault="000E084F" w:rsidP="00FA19AD">
            <w:pPr>
              <w:rPr>
                <w:rFonts w:ascii="Sylfaen" w:hAnsi="Sylfaen"/>
              </w:rPr>
            </w:pPr>
            <w:r w:rsidRPr="003B3179">
              <w:rPr>
                <w:rFonts w:ascii="Calibri" w:hAnsi="Calibri"/>
              </w:rPr>
              <w:t>SHALL</w:t>
            </w:r>
          </w:p>
        </w:tc>
        <w:tc>
          <w:tcPr>
            <w:tcW w:w="4675" w:type="dxa"/>
          </w:tcPr>
          <w:p w14:paraId="57B87BEB" w14:textId="77777777" w:rsidR="000E084F" w:rsidRPr="003B3179" w:rsidRDefault="000E084F" w:rsidP="00FA19AD">
            <w:pPr>
              <w:rPr>
                <w:rFonts w:ascii="Calibri" w:hAnsi="Calibri"/>
                <w:lang w:val="ka-GE"/>
              </w:rPr>
            </w:pPr>
            <w:r w:rsidRPr="003B3179">
              <w:rPr>
                <w:rFonts w:ascii="Calibri" w:hAnsi="Calibri"/>
                <w:lang w:val="ka-GE"/>
              </w:rPr>
              <w:t>აუცილებელია</w:t>
            </w:r>
          </w:p>
        </w:tc>
      </w:tr>
      <w:tr w:rsidR="000E084F" w14:paraId="15FDCF8D" w14:textId="77777777" w:rsidTr="00FA19AD">
        <w:tc>
          <w:tcPr>
            <w:tcW w:w="4675" w:type="dxa"/>
          </w:tcPr>
          <w:p w14:paraId="788A28D3" w14:textId="77777777" w:rsidR="000E084F" w:rsidRPr="009C6038" w:rsidRDefault="000E084F" w:rsidP="00FA19AD">
            <w:pPr>
              <w:rPr>
                <w:rFonts w:ascii="Sylfaen" w:hAnsi="Sylfaen"/>
              </w:rPr>
            </w:pPr>
            <w:r w:rsidRPr="003B3179">
              <w:rPr>
                <w:rFonts w:ascii="Calibri" w:hAnsi="Calibri"/>
              </w:rPr>
              <w:t>S</w:t>
            </w:r>
            <w:r>
              <w:rPr>
                <w:rFonts w:ascii="Calibri" w:hAnsi="Calibri"/>
              </w:rPr>
              <w:t>H</w:t>
            </w:r>
            <w:r w:rsidRPr="003B3179">
              <w:rPr>
                <w:rFonts w:ascii="Calibri" w:hAnsi="Calibri"/>
              </w:rPr>
              <w:t>ALL NOT</w:t>
            </w:r>
          </w:p>
        </w:tc>
        <w:tc>
          <w:tcPr>
            <w:tcW w:w="4675" w:type="dxa"/>
          </w:tcPr>
          <w:p w14:paraId="674D27D4" w14:textId="77777777" w:rsidR="000E084F" w:rsidRPr="003B3179" w:rsidRDefault="000E084F" w:rsidP="00FA19AD">
            <w:pPr>
              <w:rPr>
                <w:rFonts w:ascii="Calibri" w:hAnsi="Calibri"/>
                <w:lang w:val="ka-GE"/>
              </w:rPr>
            </w:pPr>
            <w:r w:rsidRPr="003B3179">
              <w:rPr>
                <w:rFonts w:ascii="Calibri" w:hAnsi="Calibri"/>
                <w:lang w:val="ka-GE"/>
              </w:rPr>
              <w:t>არავითარ შემთხვევაში</w:t>
            </w:r>
          </w:p>
        </w:tc>
      </w:tr>
      <w:tr w:rsidR="000E084F" w14:paraId="27FE144A" w14:textId="77777777" w:rsidTr="00FA19AD">
        <w:tc>
          <w:tcPr>
            <w:tcW w:w="4675" w:type="dxa"/>
          </w:tcPr>
          <w:p w14:paraId="45101E67" w14:textId="77777777" w:rsidR="000E084F" w:rsidRPr="009C6038" w:rsidRDefault="000E084F" w:rsidP="00FA19AD">
            <w:pPr>
              <w:rPr>
                <w:rFonts w:ascii="Sylfaen" w:hAnsi="Sylfaen"/>
              </w:rPr>
            </w:pPr>
            <w:r w:rsidRPr="003B3179">
              <w:rPr>
                <w:rFonts w:ascii="Calibri" w:hAnsi="Calibri"/>
              </w:rPr>
              <w:t>SHOULD</w:t>
            </w:r>
          </w:p>
        </w:tc>
        <w:tc>
          <w:tcPr>
            <w:tcW w:w="4675" w:type="dxa"/>
          </w:tcPr>
          <w:p w14:paraId="166B2884" w14:textId="77777777" w:rsidR="000E084F" w:rsidRPr="003B3179" w:rsidRDefault="000E084F" w:rsidP="00FA19AD">
            <w:pPr>
              <w:rPr>
                <w:rFonts w:ascii="Calibri" w:hAnsi="Calibri"/>
                <w:lang w:val="ka-GE"/>
              </w:rPr>
            </w:pPr>
            <w:r w:rsidRPr="003B3179">
              <w:rPr>
                <w:rFonts w:ascii="Calibri" w:hAnsi="Calibri"/>
                <w:lang w:val="ka-GE"/>
              </w:rPr>
              <w:t>უმჯობესია</w:t>
            </w:r>
          </w:p>
        </w:tc>
      </w:tr>
      <w:tr w:rsidR="000E084F" w14:paraId="728DBA5E" w14:textId="77777777" w:rsidTr="00FA19AD">
        <w:tc>
          <w:tcPr>
            <w:tcW w:w="4675" w:type="dxa"/>
          </w:tcPr>
          <w:p w14:paraId="595D2789" w14:textId="77777777" w:rsidR="000E084F" w:rsidRPr="009C6038" w:rsidRDefault="000E084F" w:rsidP="00FA19AD">
            <w:pPr>
              <w:rPr>
                <w:rFonts w:ascii="Sylfaen" w:hAnsi="Sylfaen"/>
              </w:rPr>
            </w:pPr>
            <w:r w:rsidRPr="003B3179">
              <w:rPr>
                <w:rFonts w:ascii="Calibri" w:hAnsi="Calibri"/>
              </w:rPr>
              <w:t>SHOULD NOT</w:t>
            </w:r>
          </w:p>
        </w:tc>
        <w:tc>
          <w:tcPr>
            <w:tcW w:w="4675" w:type="dxa"/>
          </w:tcPr>
          <w:p w14:paraId="65C285A3" w14:textId="77777777" w:rsidR="000E084F" w:rsidRPr="003B3179" w:rsidRDefault="000E084F" w:rsidP="00FA19AD">
            <w:pPr>
              <w:rPr>
                <w:rFonts w:ascii="Calibri" w:hAnsi="Calibri"/>
                <w:lang w:val="ka-GE"/>
              </w:rPr>
            </w:pPr>
            <w:r w:rsidRPr="003B3179">
              <w:rPr>
                <w:rFonts w:ascii="Calibri" w:hAnsi="Calibri"/>
                <w:lang w:val="ka-GE"/>
              </w:rPr>
              <w:t>არარეკომენდებულია</w:t>
            </w:r>
          </w:p>
        </w:tc>
      </w:tr>
      <w:tr w:rsidR="000E084F" w14:paraId="13CDA0BE" w14:textId="77777777" w:rsidTr="00FA19AD">
        <w:tc>
          <w:tcPr>
            <w:tcW w:w="4675" w:type="dxa"/>
          </w:tcPr>
          <w:p w14:paraId="4233A787" w14:textId="77777777" w:rsidR="000E084F" w:rsidRPr="009C6038" w:rsidRDefault="000E084F" w:rsidP="00FA19AD">
            <w:pPr>
              <w:rPr>
                <w:rFonts w:ascii="Sylfaen" w:hAnsi="Sylfaen"/>
              </w:rPr>
            </w:pPr>
            <w:r w:rsidRPr="003B3179">
              <w:rPr>
                <w:rFonts w:ascii="Calibri" w:hAnsi="Calibri"/>
              </w:rPr>
              <w:t>RECOMMENDED</w:t>
            </w:r>
          </w:p>
        </w:tc>
        <w:tc>
          <w:tcPr>
            <w:tcW w:w="4675" w:type="dxa"/>
          </w:tcPr>
          <w:p w14:paraId="52AEB7CA" w14:textId="77777777" w:rsidR="000E084F" w:rsidRPr="003B3179" w:rsidRDefault="000E084F" w:rsidP="00FA19AD">
            <w:pPr>
              <w:rPr>
                <w:rFonts w:ascii="Calibri" w:hAnsi="Calibri"/>
                <w:lang w:val="ka-GE"/>
              </w:rPr>
            </w:pPr>
            <w:r w:rsidRPr="003B3179">
              <w:rPr>
                <w:rFonts w:ascii="Calibri" w:hAnsi="Calibri"/>
                <w:lang w:val="ka-GE"/>
              </w:rPr>
              <w:t>რეკომენდებულია</w:t>
            </w:r>
          </w:p>
        </w:tc>
      </w:tr>
      <w:tr w:rsidR="000E084F" w14:paraId="4198085B" w14:textId="77777777" w:rsidTr="00FA19AD">
        <w:tc>
          <w:tcPr>
            <w:tcW w:w="4675" w:type="dxa"/>
          </w:tcPr>
          <w:p w14:paraId="529C6320" w14:textId="77777777" w:rsidR="000E084F" w:rsidRPr="009C6038" w:rsidRDefault="000E084F" w:rsidP="00FA19AD">
            <w:pPr>
              <w:rPr>
                <w:rFonts w:ascii="Sylfaen" w:hAnsi="Sylfaen"/>
              </w:rPr>
            </w:pPr>
            <w:r w:rsidRPr="003B3179">
              <w:rPr>
                <w:rFonts w:ascii="Calibri" w:hAnsi="Calibri"/>
              </w:rPr>
              <w:t>MAY</w:t>
            </w:r>
          </w:p>
        </w:tc>
        <w:tc>
          <w:tcPr>
            <w:tcW w:w="4675" w:type="dxa"/>
          </w:tcPr>
          <w:p w14:paraId="5493B51D" w14:textId="77777777" w:rsidR="000E084F" w:rsidRPr="003B3179" w:rsidRDefault="000E084F" w:rsidP="00FA19AD">
            <w:pPr>
              <w:rPr>
                <w:rFonts w:ascii="Calibri" w:hAnsi="Calibri"/>
                <w:lang w:val="ka-GE"/>
              </w:rPr>
            </w:pPr>
            <w:r w:rsidRPr="003B3179">
              <w:rPr>
                <w:rFonts w:ascii="Calibri" w:hAnsi="Calibri"/>
                <w:lang w:val="ka-GE"/>
              </w:rPr>
              <w:t>შესაძლოა</w:t>
            </w:r>
          </w:p>
        </w:tc>
      </w:tr>
      <w:tr w:rsidR="000E084F" w14:paraId="07DFB541" w14:textId="77777777" w:rsidTr="00FA19AD">
        <w:tc>
          <w:tcPr>
            <w:tcW w:w="4675" w:type="dxa"/>
          </w:tcPr>
          <w:p w14:paraId="00855757" w14:textId="77777777" w:rsidR="000E084F" w:rsidRPr="009C6038" w:rsidRDefault="000E084F" w:rsidP="00FA19AD">
            <w:pPr>
              <w:rPr>
                <w:rFonts w:ascii="Sylfaen" w:hAnsi="Sylfaen"/>
              </w:rPr>
            </w:pPr>
            <w:r w:rsidRPr="003B3179">
              <w:rPr>
                <w:rFonts w:ascii="Calibri" w:hAnsi="Calibri"/>
              </w:rPr>
              <w:t>OPTIONAL</w:t>
            </w:r>
          </w:p>
        </w:tc>
        <w:tc>
          <w:tcPr>
            <w:tcW w:w="4675" w:type="dxa"/>
          </w:tcPr>
          <w:p w14:paraId="167454A3" w14:textId="77777777" w:rsidR="000E084F" w:rsidRPr="003B3179" w:rsidRDefault="000E084F" w:rsidP="00FA19AD">
            <w:pPr>
              <w:keepNext/>
              <w:rPr>
                <w:rFonts w:ascii="Calibri" w:hAnsi="Calibri"/>
                <w:lang w:val="ka-GE"/>
              </w:rPr>
            </w:pPr>
            <w:r w:rsidRPr="003B3179">
              <w:rPr>
                <w:rFonts w:ascii="Calibri" w:hAnsi="Calibri"/>
                <w:lang w:val="ka-GE"/>
              </w:rPr>
              <w:t>არააუცილებელია</w:t>
            </w:r>
          </w:p>
        </w:tc>
      </w:tr>
    </w:tbl>
    <w:p w14:paraId="2C393AE5" w14:textId="76D4E6BC" w:rsidR="000E084F" w:rsidRPr="003B3179" w:rsidRDefault="000E084F" w:rsidP="000E084F">
      <w:pPr>
        <w:pStyle w:val="Caption"/>
        <w:rPr>
          <w:rFonts w:ascii="Calibri" w:hAnsi="Calibri"/>
          <w:lang w:val="ka-GE"/>
        </w:rPr>
      </w:pPr>
      <w:bookmarkStart w:id="15" w:name="_Ref121507179"/>
      <w:r>
        <w:t xml:space="preserve">ცხრილი </w:t>
      </w:r>
      <w:fldSimple w:instr=" SEQ ცხრილი \* ARABIC ">
        <w:r w:rsidR="00CF2314">
          <w:rPr>
            <w:noProof/>
          </w:rPr>
          <w:t>1</w:t>
        </w:r>
      </w:fldSimple>
      <w:bookmarkEnd w:id="15"/>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p>
    <w:p w14:paraId="2A952ED5" w14:textId="0A49A41C" w:rsidR="000E084F" w:rsidRDefault="000E084F" w:rsidP="000E084F">
      <w:pPr>
        <w:rPr>
          <w:rFonts w:ascii="Calibri" w:hAnsi="Calibri"/>
          <w:lang w:val="ka-GE"/>
        </w:rPr>
      </w:pPr>
    </w:p>
    <w:p w14:paraId="4FD321C0" w14:textId="77777777" w:rsidR="00B860EB" w:rsidRDefault="00B860EB" w:rsidP="000E084F">
      <w:pPr>
        <w:rPr>
          <w:rFonts w:ascii="Calibri" w:hAnsi="Calibri"/>
          <w:lang w:val="ka-GE"/>
        </w:rPr>
      </w:pPr>
    </w:p>
    <w:p w14:paraId="2BB250A6" w14:textId="77777777" w:rsidR="00B860EB" w:rsidRDefault="00B860EB" w:rsidP="000E084F">
      <w:pPr>
        <w:rPr>
          <w:rFonts w:ascii="Calibri" w:hAnsi="Calibri"/>
          <w:lang w:val="ka-GE"/>
        </w:rPr>
      </w:pPr>
    </w:p>
    <w:p w14:paraId="458CB891" w14:textId="77777777" w:rsidR="00B860EB" w:rsidRDefault="00B860EB" w:rsidP="000E084F">
      <w:pPr>
        <w:rPr>
          <w:rFonts w:ascii="Calibri" w:hAnsi="Calibri"/>
          <w:lang w:val="ka-GE"/>
        </w:rPr>
      </w:pPr>
    </w:p>
    <w:bookmarkStart w:id="16" w:name="_Toc195970394" w:displacedByCustomXml="next"/>
    <w:sdt>
      <w:sdtPr>
        <w:rPr>
          <w:rFonts w:asciiTheme="minorHAnsi" w:eastAsiaTheme="minorEastAsia" w:hAnsiTheme="minorHAnsi" w:cstheme="minorBidi"/>
          <w:color w:val="auto"/>
          <w:sz w:val="22"/>
          <w:szCs w:val="22"/>
        </w:rPr>
        <w:id w:val="1633209358"/>
        <w:docPartObj>
          <w:docPartGallery w:val="Table of Contents"/>
          <w:docPartUnique/>
        </w:docPartObj>
      </w:sdtPr>
      <w:sdtEndPr>
        <w:rPr>
          <w:b/>
          <w:bCs/>
          <w:noProof/>
        </w:rPr>
      </w:sdtEndPr>
      <w:sdtContent>
        <w:p w14:paraId="273EEF5D" w14:textId="4CA62268" w:rsidR="000E084F" w:rsidRPr="00B426CF" w:rsidRDefault="00B426CF" w:rsidP="00B426CF">
          <w:pPr>
            <w:pStyle w:val="Heading1"/>
            <w:rPr>
              <w:lang w:val="ka-GE"/>
            </w:rPr>
          </w:pPr>
          <w:r>
            <w:rPr>
              <w:lang w:val="ka-GE"/>
            </w:rPr>
            <w:t>სარჩევი</w:t>
          </w:r>
          <w:bookmarkEnd w:id="16"/>
        </w:p>
        <w:p w14:paraId="7BB16D1B" w14:textId="67DBE3B4" w:rsidR="00330FF6" w:rsidRDefault="000E084F">
          <w:pPr>
            <w:pStyle w:val="TOC1"/>
            <w:tabs>
              <w:tab w:val="left" w:pos="440"/>
              <w:tab w:val="right" w:leader="dot" w:pos="9350"/>
            </w:tabs>
            <w:rPr>
              <w:ins w:id="17" w:author="Mikheil Kapanadze" w:date="2025-04-19T15:52:00Z" w16du:dateUtc="2025-04-19T11:52:00Z"/>
              <w:rFonts w:eastAsiaTheme="minorEastAsia"/>
              <w:noProof/>
              <w:kern w:val="2"/>
              <w:sz w:val="24"/>
              <w:szCs w:val="24"/>
              <w14:ligatures w14:val="standardContextual"/>
            </w:rPr>
          </w:pPr>
          <w:r>
            <w:fldChar w:fldCharType="begin"/>
          </w:r>
          <w:r>
            <w:instrText xml:space="preserve"> TOC \o "1-3" \h \z \u </w:instrText>
          </w:r>
          <w:r>
            <w:fldChar w:fldCharType="separate"/>
          </w:r>
          <w:ins w:id="18" w:author="Mikheil Kapanadze" w:date="2025-04-19T15:52:00Z" w16du:dateUtc="2025-04-19T11:52:00Z">
            <w:r w:rsidR="00330FF6" w:rsidRPr="00645231">
              <w:rPr>
                <w:rStyle w:val="Hyperlink"/>
                <w:noProof/>
              </w:rPr>
              <w:fldChar w:fldCharType="begin"/>
            </w:r>
            <w:r w:rsidR="00330FF6" w:rsidRPr="00645231">
              <w:rPr>
                <w:rStyle w:val="Hyperlink"/>
                <w:noProof/>
              </w:rPr>
              <w:instrText xml:space="preserve"> </w:instrText>
            </w:r>
            <w:r w:rsidR="00330FF6">
              <w:rPr>
                <w:noProof/>
              </w:rPr>
              <w:instrText>HYPERLINK \l "_Toc195970393"</w:instrText>
            </w:r>
            <w:r w:rsidR="00330FF6" w:rsidRPr="00645231">
              <w:rPr>
                <w:rStyle w:val="Hyperlink"/>
                <w:noProof/>
              </w:rPr>
              <w:instrText xml:space="preserve"> </w:instrText>
            </w:r>
            <w:r w:rsidR="00330FF6" w:rsidRPr="00645231">
              <w:rPr>
                <w:rStyle w:val="Hyperlink"/>
                <w:noProof/>
              </w:rPr>
            </w:r>
            <w:r w:rsidR="00330FF6" w:rsidRPr="00645231">
              <w:rPr>
                <w:rStyle w:val="Hyperlink"/>
                <w:noProof/>
              </w:rPr>
              <w:fldChar w:fldCharType="separate"/>
            </w:r>
            <w:r w:rsidR="00330FF6" w:rsidRPr="00645231">
              <w:rPr>
                <w:rStyle w:val="Hyperlink"/>
                <w:noProof/>
                <w:lang w:val="ka-GE"/>
              </w:rPr>
              <w:t>1</w:t>
            </w:r>
            <w:r w:rsidR="00330FF6">
              <w:rPr>
                <w:rFonts w:eastAsiaTheme="minorEastAsia"/>
                <w:noProof/>
                <w:kern w:val="2"/>
                <w:sz w:val="24"/>
                <w:szCs w:val="24"/>
                <w14:ligatures w14:val="standardContextual"/>
              </w:rPr>
              <w:tab/>
            </w:r>
            <w:r w:rsidR="00330FF6" w:rsidRPr="00645231">
              <w:rPr>
                <w:rStyle w:val="Hyperlink"/>
                <w:noProof/>
                <w:lang w:val="ka-GE"/>
              </w:rPr>
              <w:t>დოკუმენტის შესახებ</w:t>
            </w:r>
            <w:r w:rsidR="00330FF6">
              <w:rPr>
                <w:noProof/>
                <w:webHidden/>
              </w:rPr>
              <w:tab/>
            </w:r>
            <w:r w:rsidR="00330FF6">
              <w:rPr>
                <w:noProof/>
                <w:webHidden/>
              </w:rPr>
              <w:fldChar w:fldCharType="begin"/>
            </w:r>
            <w:r w:rsidR="00330FF6">
              <w:rPr>
                <w:noProof/>
                <w:webHidden/>
              </w:rPr>
              <w:instrText xml:space="preserve"> PAGEREF _Toc195970393 \h </w:instrText>
            </w:r>
            <w:r w:rsidR="00330FF6">
              <w:rPr>
                <w:noProof/>
                <w:webHidden/>
              </w:rPr>
            </w:r>
          </w:ins>
          <w:r w:rsidR="00330FF6">
            <w:rPr>
              <w:noProof/>
              <w:webHidden/>
            </w:rPr>
            <w:fldChar w:fldCharType="separate"/>
          </w:r>
          <w:ins w:id="19" w:author="Mikheil Kapanadze" w:date="2025-04-19T15:52:00Z" w16du:dateUtc="2025-04-19T11:52:00Z">
            <w:r w:rsidR="00330FF6">
              <w:rPr>
                <w:noProof/>
                <w:webHidden/>
              </w:rPr>
              <w:t>2</w:t>
            </w:r>
            <w:r w:rsidR="00330FF6">
              <w:rPr>
                <w:noProof/>
                <w:webHidden/>
              </w:rPr>
              <w:fldChar w:fldCharType="end"/>
            </w:r>
            <w:r w:rsidR="00330FF6" w:rsidRPr="00645231">
              <w:rPr>
                <w:rStyle w:val="Hyperlink"/>
                <w:noProof/>
              </w:rPr>
              <w:fldChar w:fldCharType="end"/>
            </w:r>
          </w:ins>
        </w:p>
        <w:p w14:paraId="60B39F8A" w14:textId="477E32B8" w:rsidR="00330FF6" w:rsidRDefault="00330FF6">
          <w:pPr>
            <w:pStyle w:val="TOC1"/>
            <w:tabs>
              <w:tab w:val="left" w:pos="440"/>
              <w:tab w:val="right" w:leader="dot" w:pos="9350"/>
            </w:tabs>
            <w:rPr>
              <w:ins w:id="20" w:author="Mikheil Kapanadze" w:date="2025-04-19T15:52:00Z" w16du:dateUtc="2025-04-19T11:52:00Z"/>
              <w:rFonts w:eastAsiaTheme="minorEastAsia"/>
              <w:noProof/>
              <w:kern w:val="2"/>
              <w:sz w:val="24"/>
              <w:szCs w:val="24"/>
              <w14:ligatures w14:val="standardContextual"/>
            </w:rPr>
          </w:pPr>
          <w:ins w:id="21"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"_Toc195970394"</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2</w:t>
            </w:r>
            <w:r>
              <w:rPr>
                <w:rFonts w:eastAsiaTheme="minorEastAsia"/>
                <w:noProof/>
                <w:kern w:val="2"/>
                <w:sz w:val="24"/>
                <w:szCs w:val="24"/>
                <w14:ligatures w14:val="standardContextual"/>
              </w:rPr>
              <w:tab/>
            </w:r>
            <w:r w:rsidRPr="00645231">
              <w:rPr>
                <w:rStyle w:val="Hyperlink"/>
                <w:noProof/>
                <w:lang w:val="ka-GE"/>
              </w:rPr>
              <w:t>სარჩევი</w:t>
            </w:r>
            <w:r>
              <w:rPr>
                <w:noProof/>
                <w:webHidden/>
              </w:rPr>
              <w:tab/>
            </w:r>
            <w:r>
              <w:rPr>
                <w:noProof/>
                <w:webHidden/>
              </w:rPr>
              <w:fldChar w:fldCharType="begin"/>
            </w:r>
            <w:r>
              <w:rPr>
                <w:noProof/>
                <w:webHidden/>
              </w:rPr>
              <w:instrText xml:space="preserve"> PAGEREF _Toc195970394 \h </w:instrText>
            </w:r>
            <w:r>
              <w:rPr>
                <w:noProof/>
                <w:webHidden/>
              </w:rPr>
            </w:r>
          </w:ins>
          <w:r>
            <w:rPr>
              <w:noProof/>
              <w:webHidden/>
            </w:rPr>
            <w:fldChar w:fldCharType="separate"/>
          </w:r>
          <w:ins w:id="22" w:author="Mikheil Kapanadze" w:date="2025-04-19T15:52:00Z" w16du:dateUtc="2025-04-19T11:52:00Z">
            <w:r>
              <w:rPr>
                <w:noProof/>
                <w:webHidden/>
              </w:rPr>
              <w:t>3</w:t>
            </w:r>
            <w:r>
              <w:rPr>
                <w:noProof/>
                <w:webHidden/>
              </w:rPr>
              <w:fldChar w:fldCharType="end"/>
            </w:r>
            <w:r w:rsidRPr="00645231">
              <w:rPr>
                <w:rStyle w:val="Hyperlink"/>
                <w:noProof/>
              </w:rPr>
              <w:fldChar w:fldCharType="end"/>
            </w:r>
          </w:ins>
        </w:p>
        <w:p w14:paraId="65FC5F5A" w14:textId="0B61DF8C" w:rsidR="00330FF6" w:rsidRDefault="00330FF6">
          <w:pPr>
            <w:pStyle w:val="TOC1"/>
            <w:tabs>
              <w:tab w:val="left" w:pos="440"/>
              <w:tab w:val="right" w:leader="dot" w:pos="9350"/>
            </w:tabs>
            <w:rPr>
              <w:ins w:id="23" w:author="Mikheil Kapanadze" w:date="2025-04-19T15:52:00Z" w16du:dateUtc="2025-04-19T11:52:00Z"/>
              <w:rFonts w:eastAsiaTheme="minorEastAsia"/>
              <w:noProof/>
              <w:kern w:val="2"/>
              <w:sz w:val="24"/>
              <w:szCs w:val="24"/>
              <w14:ligatures w14:val="standardContextual"/>
            </w:rPr>
          </w:pPr>
          <w:ins w:id="24"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"_Toc195970395"</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3</w:t>
            </w:r>
            <w:r>
              <w:rPr>
                <w:rFonts w:eastAsiaTheme="minorEastAsia"/>
                <w:noProof/>
                <w:kern w:val="2"/>
                <w:sz w:val="24"/>
                <w:szCs w:val="24"/>
                <w14:ligatures w14:val="standardContextual"/>
              </w:rPr>
              <w:tab/>
            </w:r>
            <w:r w:rsidRPr="00645231">
              <w:rPr>
                <w:rStyle w:val="Hyperlink"/>
                <w:noProof/>
                <w:lang w:val="ka-GE"/>
              </w:rPr>
              <w:t>დოკუმენტის ისტორია</w:t>
            </w:r>
            <w:r>
              <w:rPr>
                <w:noProof/>
                <w:webHidden/>
              </w:rPr>
              <w:tab/>
            </w:r>
            <w:r>
              <w:rPr>
                <w:noProof/>
                <w:webHidden/>
              </w:rPr>
              <w:fldChar w:fldCharType="begin"/>
            </w:r>
            <w:r>
              <w:rPr>
                <w:noProof/>
                <w:webHidden/>
              </w:rPr>
              <w:instrText xml:space="preserve"> PAGEREF _Toc195970395 \h </w:instrText>
            </w:r>
            <w:r>
              <w:rPr>
                <w:noProof/>
                <w:webHidden/>
              </w:rPr>
            </w:r>
          </w:ins>
          <w:r>
            <w:rPr>
              <w:noProof/>
              <w:webHidden/>
            </w:rPr>
            <w:fldChar w:fldCharType="separate"/>
          </w:r>
          <w:ins w:id="25" w:author="Mikheil Kapanadze" w:date="2025-04-19T15:52:00Z" w16du:dateUtc="2025-04-19T11:52:00Z">
            <w:r>
              <w:rPr>
                <w:noProof/>
                <w:webHidden/>
              </w:rPr>
              <w:t>5</w:t>
            </w:r>
            <w:r>
              <w:rPr>
                <w:noProof/>
                <w:webHidden/>
              </w:rPr>
              <w:fldChar w:fldCharType="end"/>
            </w:r>
            <w:r w:rsidRPr="00645231">
              <w:rPr>
                <w:rStyle w:val="Hyperlink"/>
                <w:noProof/>
              </w:rPr>
              <w:fldChar w:fldCharType="end"/>
            </w:r>
          </w:ins>
        </w:p>
        <w:p w14:paraId="1DE2E0F4" w14:textId="290B3BB1" w:rsidR="00330FF6" w:rsidRDefault="00330FF6">
          <w:pPr>
            <w:pStyle w:val="TOC1"/>
            <w:tabs>
              <w:tab w:val="left" w:pos="440"/>
              <w:tab w:val="right" w:leader="dot" w:pos="9350"/>
            </w:tabs>
            <w:rPr>
              <w:ins w:id="26" w:author="Mikheil Kapanadze" w:date="2025-04-19T15:52:00Z" w16du:dateUtc="2025-04-19T11:52:00Z"/>
              <w:rFonts w:eastAsiaTheme="minorEastAsia"/>
              <w:noProof/>
              <w:kern w:val="2"/>
              <w:sz w:val="24"/>
              <w:szCs w:val="24"/>
              <w14:ligatures w14:val="standardContextual"/>
            </w:rPr>
          </w:pPr>
          <w:ins w:id="27"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"_Toc195970396"</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4</w:t>
            </w:r>
            <w:r>
              <w:rPr>
                <w:rFonts w:eastAsiaTheme="minorEastAsia"/>
                <w:noProof/>
                <w:kern w:val="2"/>
                <w:sz w:val="24"/>
                <w:szCs w:val="24"/>
                <w14:ligatures w14:val="standardContextual"/>
              </w:rPr>
              <w:tab/>
            </w:r>
            <w:r w:rsidRPr="00645231">
              <w:rPr>
                <w:rStyle w:val="Hyperlink"/>
                <w:noProof/>
                <w:lang w:val="ka-GE"/>
              </w:rPr>
              <w:t>ტერმინები და აბრევიატურები</w:t>
            </w:r>
            <w:r>
              <w:rPr>
                <w:noProof/>
                <w:webHidden/>
              </w:rPr>
              <w:tab/>
            </w:r>
            <w:r>
              <w:rPr>
                <w:noProof/>
                <w:webHidden/>
              </w:rPr>
              <w:fldChar w:fldCharType="begin"/>
            </w:r>
            <w:r>
              <w:rPr>
                <w:noProof/>
                <w:webHidden/>
              </w:rPr>
              <w:instrText xml:space="preserve"> PAGEREF _Toc195970396 \h </w:instrText>
            </w:r>
            <w:r>
              <w:rPr>
                <w:noProof/>
                <w:webHidden/>
              </w:rPr>
            </w:r>
          </w:ins>
          <w:r>
            <w:rPr>
              <w:noProof/>
              <w:webHidden/>
            </w:rPr>
            <w:fldChar w:fldCharType="separate"/>
          </w:r>
          <w:ins w:id="28" w:author="Mikheil Kapanadze" w:date="2025-04-19T15:52:00Z" w16du:dateUtc="2025-04-19T11:52:00Z">
            <w:r>
              <w:rPr>
                <w:noProof/>
                <w:webHidden/>
              </w:rPr>
              <w:t>6</w:t>
            </w:r>
            <w:r>
              <w:rPr>
                <w:noProof/>
                <w:webHidden/>
              </w:rPr>
              <w:fldChar w:fldCharType="end"/>
            </w:r>
            <w:r w:rsidRPr="00645231">
              <w:rPr>
                <w:rStyle w:val="Hyperlink"/>
                <w:noProof/>
              </w:rPr>
              <w:fldChar w:fldCharType="end"/>
            </w:r>
          </w:ins>
        </w:p>
        <w:p w14:paraId="23DCC1A4" w14:textId="0C9C147E" w:rsidR="00330FF6" w:rsidRDefault="00330FF6">
          <w:pPr>
            <w:pStyle w:val="TOC1"/>
            <w:tabs>
              <w:tab w:val="left" w:pos="440"/>
              <w:tab w:val="right" w:leader="dot" w:pos="9350"/>
            </w:tabs>
            <w:rPr>
              <w:ins w:id="29" w:author="Mikheil Kapanadze" w:date="2025-04-19T15:52:00Z" w16du:dateUtc="2025-04-19T11:52:00Z"/>
              <w:rFonts w:eastAsiaTheme="minorEastAsia"/>
              <w:noProof/>
              <w:kern w:val="2"/>
              <w:sz w:val="24"/>
              <w:szCs w:val="24"/>
              <w14:ligatures w14:val="standardContextual"/>
            </w:rPr>
          </w:pPr>
          <w:ins w:id="30"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"_Toc195970397"</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5</w:t>
            </w:r>
            <w:r>
              <w:rPr>
                <w:rFonts w:eastAsiaTheme="minorEastAsia"/>
                <w:noProof/>
                <w:kern w:val="2"/>
                <w:sz w:val="24"/>
                <w:szCs w:val="24"/>
                <w14:ligatures w14:val="standardContextual"/>
              </w:rPr>
              <w:tab/>
            </w:r>
            <w:r w:rsidRPr="00645231">
              <w:rPr>
                <w:rStyle w:val="Hyperlink"/>
                <w:noProof/>
                <w:lang w:val="ka-GE"/>
              </w:rPr>
              <w:t>ძირითადი პრინციპები</w:t>
            </w:r>
            <w:r>
              <w:rPr>
                <w:noProof/>
                <w:webHidden/>
              </w:rPr>
              <w:tab/>
            </w:r>
            <w:r>
              <w:rPr>
                <w:noProof/>
                <w:webHidden/>
              </w:rPr>
              <w:fldChar w:fldCharType="begin"/>
            </w:r>
            <w:r>
              <w:rPr>
                <w:noProof/>
                <w:webHidden/>
              </w:rPr>
              <w:instrText xml:space="preserve"> PAGEREF _Toc195970397 \h </w:instrText>
            </w:r>
            <w:r>
              <w:rPr>
                <w:noProof/>
                <w:webHidden/>
              </w:rPr>
            </w:r>
          </w:ins>
          <w:r>
            <w:rPr>
              <w:noProof/>
              <w:webHidden/>
            </w:rPr>
            <w:fldChar w:fldCharType="separate"/>
          </w:r>
          <w:ins w:id="31" w:author="Mikheil Kapanadze" w:date="2025-04-19T15:52:00Z" w16du:dateUtc="2025-04-19T11:52:00Z">
            <w:r>
              <w:rPr>
                <w:noProof/>
                <w:webHidden/>
              </w:rPr>
              <w:t>6</w:t>
            </w:r>
            <w:r>
              <w:rPr>
                <w:noProof/>
                <w:webHidden/>
              </w:rPr>
              <w:fldChar w:fldCharType="end"/>
            </w:r>
            <w:r w:rsidRPr="00645231">
              <w:rPr>
                <w:rStyle w:val="Hyperlink"/>
                <w:noProof/>
              </w:rPr>
              <w:fldChar w:fldCharType="end"/>
            </w:r>
          </w:ins>
        </w:p>
        <w:p w14:paraId="66FD719D" w14:textId="08A62CE2" w:rsidR="00330FF6" w:rsidRDefault="00330FF6">
          <w:pPr>
            <w:pStyle w:val="TOC1"/>
            <w:tabs>
              <w:tab w:val="left" w:pos="440"/>
              <w:tab w:val="right" w:leader="dot" w:pos="9350"/>
            </w:tabs>
            <w:rPr>
              <w:ins w:id="32" w:author="Mikheil Kapanadze" w:date="2025-04-19T15:52:00Z" w16du:dateUtc="2025-04-19T11:52:00Z"/>
              <w:rFonts w:eastAsiaTheme="minorEastAsia"/>
              <w:noProof/>
              <w:kern w:val="2"/>
              <w:sz w:val="24"/>
              <w:szCs w:val="24"/>
              <w14:ligatures w14:val="standardContextual"/>
            </w:rPr>
          </w:pPr>
          <w:ins w:id="33"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"_Toc195970398"</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w:t>
            </w:r>
            <w:r>
              <w:rPr>
                <w:rFonts w:eastAsiaTheme="minorEastAsia"/>
                <w:noProof/>
                <w:kern w:val="2"/>
                <w:sz w:val="24"/>
                <w:szCs w:val="24"/>
                <w14:ligatures w14:val="standardContextual"/>
              </w:rPr>
              <w:tab/>
            </w:r>
            <w:r w:rsidRPr="00645231">
              <w:rPr>
                <w:rStyle w:val="Hyperlink"/>
                <w:noProof/>
                <w:lang w:val="ka-GE"/>
              </w:rPr>
              <w:t>მტკიცებები და შემოწმებული მტკიცებები</w:t>
            </w:r>
            <w:r>
              <w:rPr>
                <w:noProof/>
                <w:webHidden/>
              </w:rPr>
              <w:tab/>
            </w:r>
            <w:r>
              <w:rPr>
                <w:noProof/>
                <w:webHidden/>
              </w:rPr>
              <w:fldChar w:fldCharType="begin"/>
            </w:r>
            <w:r>
              <w:rPr>
                <w:noProof/>
                <w:webHidden/>
              </w:rPr>
              <w:instrText xml:space="preserve"> PAGEREF _Toc195970398 \h </w:instrText>
            </w:r>
            <w:r>
              <w:rPr>
                <w:noProof/>
                <w:webHidden/>
              </w:rPr>
            </w:r>
          </w:ins>
          <w:r>
            <w:rPr>
              <w:noProof/>
              <w:webHidden/>
            </w:rPr>
            <w:fldChar w:fldCharType="separate"/>
          </w:r>
          <w:ins w:id="34" w:author="Mikheil Kapanadze" w:date="2025-04-19T15:52:00Z" w16du:dateUtc="2025-04-19T11:52:00Z">
            <w:r>
              <w:rPr>
                <w:noProof/>
                <w:webHidden/>
              </w:rPr>
              <w:t>7</w:t>
            </w:r>
            <w:r>
              <w:rPr>
                <w:noProof/>
                <w:webHidden/>
              </w:rPr>
              <w:fldChar w:fldCharType="end"/>
            </w:r>
            <w:r w:rsidRPr="00645231">
              <w:rPr>
                <w:rStyle w:val="Hyperlink"/>
                <w:noProof/>
              </w:rPr>
              <w:fldChar w:fldCharType="end"/>
            </w:r>
          </w:ins>
        </w:p>
        <w:p w14:paraId="23FC875A" w14:textId="128014CB" w:rsidR="00330FF6" w:rsidRDefault="00330FF6">
          <w:pPr>
            <w:pStyle w:val="TOC2"/>
            <w:tabs>
              <w:tab w:val="left" w:pos="960"/>
              <w:tab w:val="right" w:leader="dot" w:pos="9350"/>
            </w:tabs>
            <w:rPr>
              <w:ins w:id="35" w:author="Mikheil Kapanadze" w:date="2025-04-19T15:52:00Z" w16du:dateUtc="2025-04-19T11:52:00Z"/>
              <w:rFonts w:eastAsiaTheme="minorEastAsia"/>
              <w:noProof/>
              <w:kern w:val="2"/>
              <w:sz w:val="24"/>
              <w:szCs w:val="24"/>
              <w14:ligatures w14:val="standardContextual"/>
            </w:rPr>
          </w:pPr>
          <w:ins w:id="36"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"_Toc195970399"</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6.1</w:t>
            </w:r>
            <w:r>
              <w:rPr>
                <w:rFonts w:eastAsiaTheme="minorEastAsia"/>
                <w:noProof/>
                <w:kern w:val="2"/>
                <w:sz w:val="24"/>
                <w:szCs w:val="24"/>
                <w14:ligatures w14:val="standardContextual"/>
              </w:rPr>
              <w:tab/>
            </w:r>
            <w:r w:rsidRPr="00645231">
              <w:rPr>
                <w:rStyle w:val="Hyperlink"/>
                <w:noProof/>
                <w:lang w:val="ka-GE"/>
              </w:rPr>
              <w:t>შემოწმებული მტკიცებების მხარდაჭერა</w:t>
            </w:r>
            <w:r>
              <w:rPr>
                <w:noProof/>
                <w:webHidden/>
              </w:rPr>
              <w:tab/>
            </w:r>
            <w:r>
              <w:rPr>
                <w:noProof/>
                <w:webHidden/>
              </w:rPr>
              <w:fldChar w:fldCharType="begin"/>
            </w:r>
            <w:r>
              <w:rPr>
                <w:noProof/>
                <w:webHidden/>
              </w:rPr>
              <w:instrText xml:space="preserve"> PAGEREF _Toc195970399 \h </w:instrText>
            </w:r>
            <w:r>
              <w:rPr>
                <w:noProof/>
                <w:webHidden/>
              </w:rPr>
            </w:r>
          </w:ins>
          <w:r>
            <w:rPr>
              <w:noProof/>
              <w:webHidden/>
            </w:rPr>
            <w:fldChar w:fldCharType="separate"/>
          </w:r>
          <w:ins w:id="37" w:author="Mikheil Kapanadze" w:date="2025-04-19T15:52:00Z" w16du:dateUtc="2025-04-19T11:52:00Z">
            <w:r>
              <w:rPr>
                <w:noProof/>
                <w:webHidden/>
              </w:rPr>
              <w:t>7</w:t>
            </w:r>
            <w:r>
              <w:rPr>
                <w:noProof/>
                <w:webHidden/>
              </w:rPr>
              <w:fldChar w:fldCharType="end"/>
            </w:r>
            <w:r w:rsidRPr="00645231">
              <w:rPr>
                <w:rStyle w:val="Hyperlink"/>
                <w:noProof/>
              </w:rPr>
              <w:fldChar w:fldCharType="end"/>
            </w:r>
          </w:ins>
        </w:p>
        <w:p w14:paraId="29E15014" w14:textId="36096218" w:rsidR="00330FF6" w:rsidRDefault="00330FF6">
          <w:pPr>
            <w:pStyle w:val="TOC3"/>
            <w:tabs>
              <w:tab w:val="left" w:pos="1200"/>
              <w:tab w:val="right" w:leader="dot" w:pos="9350"/>
            </w:tabs>
            <w:rPr>
              <w:ins w:id="38" w:author="Mikheil Kapanadze" w:date="2025-04-19T15:52:00Z" w16du:dateUtc="2025-04-19T11:52:00Z"/>
              <w:rFonts w:eastAsiaTheme="minorEastAsia"/>
              <w:noProof/>
              <w:kern w:val="2"/>
              <w:sz w:val="24"/>
              <w:szCs w:val="24"/>
              <w14:ligatures w14:val="standardContextual"/>
            </w:rPr>
          </w:pPr>
          <w:ins w:id="39"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"_Toc195970400"</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6.1.1</w:t>
            </w:r>
            <w:r>
              <w:rPr>
                <w:rFonts w:eastAsiaTheme="minorEastAsia"/>
                <w:noProof/>
                <w:kern w:val="2"/>
                <w:sz w:val="24"/>
                <w:szCs w:val="24"/>
                <w14:ligatures w14:val="standardContextual"/>
              </w:rPr>
              <w:tab/>
            </w:r>
            <w:r w:rsidRPr="00645231">
              <w:rPr>
                <w:rStyle w:val="Hyperlink"/>
                <w:noProof/>
                <w:lang w:val="ka-GE"/>
              </w:rPr>
              <w:t>პირადი ნომრის დაბრუნების წესი</w:t>
            </w:r>
            <w:r>
              <w:rPr>
                <w:noProof/>
                <w:webHidden/>
              </w:rPr>
              <w:tab/>
            </w:r>
            <w:r>
              <w:rPr>
                <w:noProof/>
                <w:webHidden/>
              </w:rPr>
              <w:fldChar w:fldCharType="begin"/>
            </w:r>
            <w:r>
              <w:rPr>
                <w:noProof/>
                <w:webHidden/>
              </w:rPr>
              <w:instrText xml:space="preserve"> PAGEREF _Toc195970400 \h </w:instrText>
            </w:r>
            <w:r>
              <w:rPr>
                <w:noProof/>
                <w:webHidden/>
              </w:rPr>
            </w:r>
          </w:ins>
          <w:r>
            <w:rPr>
              <w:noProof/>
              <w:webHidden/>
            </w:rPr>
            <w:fldChar w:fldCharType="separate"/>
          </w:r>
          <w:ins w:id="40" w:author="Mikheil Kapanadze" w:date="2025-04-19T15:52:00Z" w16du:dateUtc="2025-04-19T11:52:00Z">
            <w:r>
              <w:rPr>
                <w:noProof/>
                <w:webHidden/>
              </w:rPr>
              <w:t>8</w:t>
            </w:r>
            <w:r>
              <w:rPr>
                <w:noProof/>
                <w:webHidden/>
              </w:rPr>
              <w:fldChar w:fldCharType="end"/>
            </w:r>
            <w:r w:rsidRPr="00645231">
              <w:rPr>
                <w:rStyle w:val="Hyperlink"/>
                <w:noProof/>
              </w:rPr>
              <w:fldChar w:fldCharType="end"/>
            </w:r>
          </w:ins>
        </w:p>
        <w:p w14:paraId="43C9D493" w14:textId="662BE170" w:rsidR="00330FF6" w:rsidRDefault="00330FF6">
          <w:pPr>
            <w:pStyle w:val="TOC2"/>
            <w:tabs>
              <w:tab w:val="left" w:pos="960"/>
              <w:tab w:val="right" w:leader="dot" w:pos="9350"/>
            </w:tabs>
            <w:rPr>
              <w:ins w:id="41" w:author="Mikheil Kapanadze" w:date="2025-04-19T15:52:00Z" w16du:dateUtc="2025-04-19T11:52:00Z"/>
              <w:rFonts w:eastAsiaTheme="minorEastAsia"/>
              <w:noProof/>
              <w:kern w:val="2"/>
              <w:sz w:val="24"/>
              <w:szCs w:val="24"/>
              <w14:ligatures w14:val="standardContextual"/>
            </w:rPr>
          </w:pPr>
          <w:ins w:id="42"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"_Toc195970401"</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6.2</w:t>
            </w:r>
            <w:r>
              <w:rPr>
                <w:rFonts w:eastAsiaTheme="minorEastAsia"/>
                <w:noProof/>
                <w:kern w:val="2"/>
                <w:sz w:val="24"/>
                <w:szCs w:val="24"/>
                <w14:ligatures w14:val="standardContextual"/>
              </w:rPr>
              <w:tab/>
            </w:r>
            <w:r w:rsidRPr="00645231">
              <w:rPr>
                <w:rStyle w:val="Hyperlink"/>
                <w:noProof/>
                <w:lang w:val="ka-GE"/>
              </w:rPr>
              <w:t xml:space="preserve">შემოწმებული მტკიცებების გამოთხოვა </w:t>
            </w:r>
            <w:r w:rsidRPr="00645231">
              <w:rPr>
                <w:rStyle w:val="Hyperlink"/>
                <w:noProof/>
              </w:rPr>
              <w:t>userinfo</w:t>
            </w:r>
            <w:r w:rsidRPr="00645231">
              <w:rPr>
                <w:rStyle w:val="Hyperlink"/>
                <w:noProof/>
                <w:lang w:val="ka-GE"/>
              </w:rPr>
              <w:t>-ს საშუალებით</w:t>
            </w:r>
            <w:r>
              <w:rPr>
                <w:noProof/>
                <w:webHidden/>
              </w:rPr>
              <w:tab/>
            </w:r>
            <w:r>
              <w:rPr>
                <w:noProof/>
                <w:webHidden/>
              </w:rPr>
              <w:fldChar w:fldCharType="begin"/>
            </w:r>
            <w:r>
              <w:rPr>
                <w:noProof/>
                <w:webHidden/>
              </w:rPr>
              <w:instrText xml:space="preserve"> PAGEREF _Toc195970401 \h </w:instrText>
            </w:r>
            <w:r>
              <w:rPr>
                <w:noProof/>
                <w:webHidden/>
              </w:rPr>
            </w:r>
          </w:ins>
          <w:r>
            <w:rPr>
              <w:noProof/>
              <w:webHidden/>
            </w:rPr>
            <w:fldChar w:fldCharType="separate"/>
          </w:r>
          <w:ins w:id="43" w:author="Mikheil Kapanadze" w:date="2025-04-19T15:52:00Z" w16du:dateUtc="2025-04-19T11:52:00Z">
            <w:r>
              <w:rPr>
                <w:noProof/>
                <w:webHidden/>
              </w:rPr>
              <w:t>9</w:t>
            </w:r>
            <w:r>
              <w:rPr>
                <w:noProof/>
                <w:webHidden/>
              </w:rPr>
              <w:fldChar w:fldCharType="end"/>
            </w:r>
            <w:r w:rsidRPr="00645231">
              <w:rPr>
                <w:rStyle w:val="Hyperlink"/>
                <w:noProof/>
              </w:rPr>
              <w:fldChar w:fldCharType="end"/>
            </w:r>
          </w:ins>
        </w:p>
        <w:p w14:paraId="30ECE5EB" w14:textId="3F5DEE52" w:rsidR="00330FF6" w:rsidRDefault="00330FF6">
          <w:pPr>
            <w:pStyle w:val="TOC2"/>
            <w:tabs>
              <w:tab w:val="left" w:pos="960"/>
              <w:tab w:val="right" w:leader="dot" w:pos="9350"/>
            </w:tabs>
            <w:rPr>
              <w:ins w:id="44" w:author="Mikheil Kapanadze" w:date="2025-04-19T15:52:00Z" w16du:dateUtc="2025-04-19T11:52:00Z"/>
              <w:rFonts w:eastAsiaTheme="minorEastAsia"/>
              <w:noProof/>
              <w:kern w:val="2"/>
              <w:sz w:val="24"/>
              <w:szCs w:val="24"/>
              <w14:ligatures w14:val="standardContextual"/>
            </w:rPr>
          </w:pPr>
          <w:ins w:id="45"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"_Toc195970402"</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6.3</w:t>
            </w:r>
            <w:r>
              <w:rPr>
                <w:rFonts w:eastAsiaTheme="minorEastAsia"/>
                <w:noProof/>
                <w:kern w:val="2"/>
                <w:sz w:val="24"/>
                <w:szCs w:val="24"/>
                <w14:ligatures w14:val="standardContextual"/>
              </w:rPr>
              <w:tab/>
            </w:r>
            <w:r w:rsidRPr="00645231">
              <w:rPr>
                <w:rStyle w:val="Hyperlink"/>
                <w:noProof/>
                <w:lang w:val="ka-GE"/>
              </w:rPr>
              <w:t xml:space="preserve">შემოწმებული მტკიცებების გამოთხოვა </w:t>
            </w:r>
            <w:r w:rsidRPr="00645231">
              <w:rPr>
                <w:rStyle w:val="Hyperlink"/>
                <w:noProof/>
              </w:rPr>
              <w:t>ID Token</w:t>
            </w:r>
            <w:r w:rsidRPr="00645231">
              <w:rPr>
                <w:rStyle w:val="Hyperlink"/>
                <w:noProof/>
                <w:lang w:val="ka-GE"/>
              </w:rPr>
              <w:t xml:space="preserve"> - საშუალებით</w:t>
            </w:r>
            <w:r>
              <w:rPr>
                <w:noProof/>
                <w:webHidden/>
              </w:rPr>
              <w:tab/>
            </w:r>
            <w:r>
              <w:rPr>
                <w:noProof/>
                <w:webHidden/>
              </w:rPr>
              <w:fldChar w:fldCharType="begin"/>
            </w:r>
            <w:r>
              <w:rPr>
                <w:noProof/>
                <w:webHidden/>
              </w:rPr>
              <w:instrText xml:space="preserve"> PAGEREF _Toc195970402 \h </w:instrText>
            </w:r>
            <w:r>
              <w:rPr>
                <w:noProof/>
                <w:webHidden/>
              </w:rPr>
            </w:r>
          </w:ins>
          <w:r>
            <w:rPr>
              <w:noProof/>
              <w:webHidden/>
            </w:rPr>
            <w:fldChar w:fldCharType="separate"/>
          </w:r>
          <w:ins w:id="46" w:author="Mikheil Kapanadze" w:date="2025-04-19T15:52:00Z" w16du:dateUtc="2025-04-19T11:52:00Z">
            <w:r>
              <w:rPr>
                <w:noProof/>
                <w:webHidden/>
              </w:rPr>
              <w:t>10</w:t>
            </w:r>
            <w:r>
              <w:rPr>
                <w:noProof/>
                <w:webHidden/>
              </w:rPr>
              <w:fldChar w:fldCharType="end"/>
            </w:r>
            <w:r w:rsidRPr="00645231">
              <w:rPr>
                <w:rStyle w:val="Hyperlink"/>
                <w:noProof/>
              </w:rPr>
              <w:fldChar w:fldCharType="end"/>
            </w:r>
          </w:ins>
        </w:p>
        <w:p w14:paraId="0B3D2C09" w14:textId="5E3C1F6B" w:rsidR="00330FF6" w:rsidRDefault="00330FF6">
          <w:pPr>
            <w:pStyle w:val="TOC2"/>
            <w:tabs>
              <w:tab w:val="left" w:pos="960"/>
              <w:tab w:val="right" w:leader="dot" w:pos="9350"/>
            </w:tabs>
            <w:rPr>
              <w:ins w:id="47" w:author="Mikheil Kapanadze" w:date="2025-04-19T15:52:00Z" w16du:dateUtc="2025-04-19T11:52:00Z"/>
              <w:rFonts w:eastAsiaTheme="minorEastAsia"/>
              <w:noProof/>
              <w:kern w:val="2"/>
              <w:sz w:val="24"/>
              <w:szCs w:val="24"/>
              <w14:ligatures w14:val="standardContextual"/>
            </w:rPr>
          </w:pPr>
          <w:ins w:id="48"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"_Toc195970403"</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6.4</w:t>
            </w:r>
            <w:r>
              <w:rPr>
                <w:rFonts w:eastAsiaTheme="minorEastAsia"/>
                <w:noProof/>
                <w:kern w:val="2"/>
                <w:sz w:val="24"/>
                <w:szCs w:val="24"/>
                <w14:ligatures w14:val="standardContextual"/>
              </w:rPr>
              <w:tab/>
            </w:r>
            <w:r w:rsidRPr="00645231">
              <w:rPr>
                <w:rStyle w:val="Hyperlink"/>
                <w:noProof/>
                <w:lang w:val="ka-GE"/>
              </w:rPr>
              <w:t>ნდობის ჩარჩო</w:t>
            </w:r>
            <w:r>
              <w:rPr>
                <w:noProof/>
                <w:webHidden/>
              </w:rPr>
              <w:tab/>
            </w:r>
            <w:r>
              <w:rPr>
                <w:noProof/>
                <w:webHidden/>
              </w:rPr>
              <w:fldChar w:fldCharType="begin"/>
            </w:r>
            <w:r>
              <w:rPr>
                <w:noProof/>
                <w:webHidden/>
              </w:rPr>
              <w:instrText xml:space="preserve"> PAGEREF _Toc195970403 \h </w:instrText>
            </w:r>
            <w:r>
              <w:rPr>
                <w:noProof/>
                <w:webHidden/>
              </w:rPr>
            </w:r>
          </w:ins>
          <w:r>
            <w:rPr>
              <w:noProof/>
              <w:webHidden/>
            </w:rPr>
            <w:fldChar w:fldCharType="separate"/>
          </w:r>
          <w:ins w:id="49" w:author="Mikheil Kapanadze" w:date="2025-04-19T15:52:00Z" w16du:dateUtc="2025-04-19T11:52:00Z">
            <w:r>
              <w:rPr>
                <w:noProof/>
                <w:webHidden/>
              </w:rPr>
              <w:t>10</w:t>
            </w:r>
            <w:r>
              <w:rPr>
                <w:noProof/>
                <w:webHidden/>
              </w:rPr>
              <w:fldChar w:fldCharType="end"/>
            </w:r>
            <w:r w:rsidRPr="00645231">
              <w:rPr>
                <w:rStyle w:val="Hyperlink"/>
                <w:noProof/>
              </w:rPr>
              <w:fldChar w:fldCharType="end"/>
            </w:r>
          </w:ins>
        </w:p>
        <w:p w14:paraId="44CF0992" w14:textId="456F6871" w:rsidR="00330FF6" w:rsidRDefault="00330FF6">
          <w:pPr>
            <w:pStyle w:val="TOC3"/>
            <w:tabs>
              <w:tab w:val="left" w:pos="1200"/>
              <w:tab w:val="right" w:leader="dot" w:pos="9350"/>
            </w:tabs>
            <w:rPr>
              <w:ins w:id="50" w:author="Mikheil Kapanadze" w:date="2025-04-19T15:52:00Z" w16du:dateUtc="2025-04-19T11:52:00Z"/>
              <w:rFonts w:eastAsiaTheme="minorEastAsia"/>
              <w:noProof/>
              <w:kern w:val="2"/>
              <w:sz w:val="24"/>
              <w:szCs w:val="24"/>
              <w14:ligatures w14:val="standardContextual"/>
            </w:rPr>
          </w:pPr>
          <w:ins w:id="51"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"_Toc195970404"</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6.4.1</w:t>
            </w:r>
            <w:r>
              <w:rPr>
                <w:rFonts w:eastAsiaTheme="minorEastAsia"/>
                <w:noProof/>
                <w:kern w:val="2"/>
                <w:sz w:val="24"/>
                <w:szCs w:val="24"/>
                <w14:ligatures w14:val="standardContextual"/>
              </w:rPr>
              <w:tab/>
            </w:r>
            <w:r w:rsidRPr="00645231">
              <w:rPr>
                <w:rStyle w:val="Hyperlink"/>
                <w:noProof/>
              </w:rPr>
              <w:t xml:space="preserve">ge_aml </w:t>
            </w:r>
            <w:r w:rsidRPr="00645231">
              <w:rPr>
                <w:rStyle w:val="Hyperlink"/>
                <w:noProof/>
                <w:lang w:val="ka-GE"/>
              </w:rPr>
              <w:t>ნდობის ჩარჩოს დამატებითი ატრიბუტები</w:t>
            </w:r>
            <w:r>
              <w:rPr>
                <w:noProof/>
                <w:webHidden/>
              </w:rPr>
              <w:tab/>
            </w:r>
            <w:r>
              <w:rPr>
                <w:noProof/>
                <w:webHidden/>
              </w:rPr>
              <w:fldChar w:fldCharType="begin"/>
            </w:r>
            <w:r>
              <w:rPr>
                <w:noProof/>
                <w:webHidden/>
              </w:rPr>
              <w:instrText xml:space="preserve"> PAGEREF _Toc195970404 \h </w:instrText>
            </w:r>
            <w:r>
              <w:rPr>
                <w:noProof/>
                <w:webHidden/>
              </w:rPr>
            </w:r>
          </w:ins>
          <w:r>
            <w:rPr>
              <w:noProof/>
              <w:webHidden/>
            </w:rPr>
            <w:fldChar w:fldCharType="separate"/>
          </w:r>
          <w:ins w:id="52" w:author="Mikheil Kapanadze" w:date="2025-04-19T15:52:00Z" w16du:dateUtc="2025-04-19T11:52:00Z">
            <w:r>
              <w:rPr>
                <w:noProof/>
                <w:webHidden/>
              </w:rPr>
              <w:t>11</w:t>
            </w:r>
            <w:r>
              <w:rPr>
                <w:noProof/>
                <w:webHidden/>
              </w:rPr>
              <w:fldChar w:fldCharType="end"/>
            </w:r>
            <w:r w:rsidRPr="00645231">
              <w:rPr>
                <w:rStyle w:val="Hyperlink"/>
                <w:noProof/>
              </w:rPr>
              <w:fldChar w:fldCharType="end"/>
            </w:r>
          </w:ins>
        </w:p>
        <w:p w14:paraId="55AEF7A3" w14:textId="70C8971E" w:rsidR="00330FF6" w:rsidRDefault="00330FF6">
          <w:pPr>
            <w:pStyle w:val="TOC2"/>
            <w:tabs>
              <w:tab w:val="left" w:pos="960"/>
              <w:tab w:val="right" w:leader="dot" w:pos="9350"/>
            </w:tabs>
            <w:rPr>
              <w:ins w:id="53" w:author="Mikheil Kapanadze" w:date="2025-04-19T15:52:00Z" w16du:dateUtc="2025-04-19T11:52:00Z"/>
              <w:rFonts w:eastAsiaTheme="minorEastAsia"/>
              <w:noProof/>
              <w:kern w:val="2"/>
              <w:sz w:val="24"/>
              <w:szCs w:val="24"/>
              <w14:ligatures w14:val="standardContextual"/>
            </w:rPr>
          </w:pPr>
          <w:ins w:id="54"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"_Toc195970405"</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6.5</w:t>
            </w:r>
            <w:r>
              <w:rPr>
                <w:rFonts w:eastAsiaTheme="minorEastAsia"/>
                <w:noProof/>
                <w:kern w:val="2"/>
                <w:sz w:val="24"/>
                <w:szCs w:val="24"/>
                <w14:ligatures w14:val="standardContextual"/>
              </w:rPr>
              <w:tab/>
            </w:r>
            <w:r w:rsidRPr="00645231">
              <w:rPr>
                <w:rStyle w:val="Hyperlink"/>
                <w:noProof/>
                <w:lang w:val="ka-GE"/>
              </w:rPr>
              <w:t>მტკიცებულებების და მათი შემოწმების მეთოდების მხარდაჭერა</w:t>
            </w:r>
            <w:r>
              <w:rPr>
                <w:noProof/>
                <w:webHidden/>
              </w:rPr>
              <w:tab/>
            </w:r>
            <w:r>
              <w:rPr>
                <w:noProof/>
                <w:webHidden/>
              </w:rPr>
              <w:fldChar w:fldCharType="begin"/>
            </w:r>
            <w:r>
              <w:rPr>
                <w:noProof/>
                <w:webHidden/>
              </w:rPr>
              <w:instrText xml:space="preserve"> PAGEREF _Toc195970405 \h </w:instrText>
            </w:r>
            <w:r>
              <w:rPr>
                <w:noProof/>
                <w:webHidden/>
              </w:rPr>
            </w:r>
          </w:ins>
          <w:r>
            <w:rPr>
              <w:noProof/>
              <w:webHidden/>
            </w:rPr>
            <w:fldChar w:fldCharType="separate"/>
          </w:r>
          <w:ins w:id="55" w:author="Mikheil Kapanadze" w:date="2025-04-19T15:52:00Z" w16du:dateUtc="2025-04-19T11:52:00Z">
            <w:r>
              <w:rPr>
                <w:noProof/>
                <w:webHidden/>
              </w:rPr>
              <w:t>11</w:t>
            </w:r>
            <w:r>
              <w:rPr>
                <w:noProof/>
                <w:webHidden/>
              </w:rPr>
              <w:fldChar w:fldCharType="end"/>
            </w:r>
            <w:r w:rsidRPr="00645231">
              <w:rPr>
                <w:rStyle w:val="Hyperlink"/>
                <w:noProof/>
              </w:rPr>
              <w:fldChar w:fldCharType="end"/>
            </w:r>
          </w:ins>
        </w:p>
        <w:p w14:paraId="345EFAA3" w14:textId="627CC846" w:rsidR="00330FF6" w:rsidRDefault="00330FF6">
          <w:pPr>
            <w:pStyle w:val="TOC3"/>
            <w:tabs>
              <w:tab w:val="left" w:pos="1200"/>
              <w:tab w:val="right" w:leader="dot" w:pos="9350"/>
            </w:tabs>
            <w:rPr>
              <w:ins w:id="56" w:author="Mikheil Kapanadze" w:date="2025-04-19T15:52:00Z" w16du:dateUtc="2025-04-19T11:52:00Z"/>
              <w:rFonts w:eastAsiaTheme="minorEastAsia"/>
              <w:noProof/>
              <w:kern w:val="2"/>
              <w:sz w:val="24"/>
              <w:szCs w:val="24"/>
              <w14:ligatures w14:val="standardContextual"/>
            </w:rPr>
          </w:pPr>
          <w:ins w:id="57"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"_Toc195970406"</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6.5.1</w:t>
            </w:r>
            <w:r>
              <w:rPr>
                <w:rFonts w:eastAsiaTheme="minorEastAsia"/>
                <w:noProof/>
                <w:kern w:val="2"/>
                <w:sz w:val="24"/>
                <w:szCs w:val="24"/>
                <w14:ligatures w14:val="standardContextual"/>
              </w:rPr>
              <w:tab/>
            </w:r>
            <w:r w:rsidRPr="00645231">
              <w:rPr>
                <w:rStyle w:val="Hyperlink"/>
                <w:noProof/>
                <w:lang w:val="ka-GE"/>
              </w:rPr>
              <w:t>მტკიცებულების ტიპები</w:t>
            </w:r>
            <w:r>
              <w:rPr>
                <w:noProof/>
                <w:webHidden/>
              </w:rPr>
              <w:tab/>
            </w:r>
            <w:r>
              <w:rPr>
                <w:noProof/>
                <w:webHidden/>
              </w:rPr>
              <w:fldChar w:fldCharType="begin"/>
            </w:r>
            <w:r>
              <w:rPr>
                <w:noProof/>
                <w:webHidden/>
              </w:rPr>
              <w:instrText xml:space="preserve"> PAGEREF _Toc195970406 \h </w:instrText>
            </w:r>
            <w:r>
              <w:rPr>
                <w:noProof/>
                <w:webHidden/>
              </w:rPr>
            </w:r>
          </w:ins>
          <w:r>
            <w:rPr>
              <w:noProof/>
              <w:webHidden/>
            </w:rPr>
            <w:fldChar w:fldCharType="separate"/>
          </w:r>
          <w:ins w:id="58" w:author="Mikheil Kapanadze" w:date="2025-04-19T15:52:00Z" w16du:dateUtc="2025-04-19T11:52:00Z">
            <w:r>
              <w:rPr>
                <w:noProof/>
                <w:webHidden/>
              </w:rPr>
              <w:t>11</w:t>
            </w:r>
            <w:r>
              <w:rPr>
                <w:noProof/>
                <w:webHidden/>
              </w:rPr>
              <w:fldChar w:fldCharType="end"/>
            </w:r>
            <w:r w:rsidRPr="00645231">
              <w:rPr>
                <w:rStyle w:val="Hyperlink"/>
                <w:noProof/>
              </w:rPr>
              <w:fldChar w:fldCharType="end"/>
            </w:r>
          </w:ins>
        </w:p>
        <w:p w14:paraId="3AC21190" w14:textId="18687DA6" w:rsidR="00330FF6" w:rsidRDefault="00330FF6">
          <w:pPr>
            <w:pStyle w:val="TOC3"/>
            <w:tabs>
              <w:tab w:val="left" w:pos="1200"/>
              <w:tab w:val="right" w:leader="dot" w:pos="9350"/>
            </w:tabs>
            <w:rPr>
              <w:ins w:id="59" w:author="Mikheil Kapanadze" w:date="2025-04-19T15:52:00Z" w16du:dateUtc="2025-04-19T11:52:00Z"/>
              <w:rFonts w:eastAsiaTheme="minorEastAsia"/>
              <w:noProof/>
              <w:kern w:val="2"/>
              <w:sz w:val="24"/>
              <w:szCs w:val="24"/>
              <w14:ligatures w14:val="standardContextual"/>
            </w:rPr>
          </w:pPr>
          <w:ins w:id="60"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"_Toc195970407"</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6.5.2</w:t>
            </w:r>
            <w:r>
              <w:rPr>
                <w:rFonts w:eastAsiaTheme="minorEastAsia"/>
                <w:noProof/>
                <w:kern w:val="2"/>
                <w:sz w:val="24"/>
                <w:szCs w:val="24"/>
                <w14:ligatures w14:val="standardContextual"/>
              </w:rPr>
              <w:tab/>
            </w:r>
            <w:r w:rsidRPr="00645231">
              <w:rPr>
                <w:rStyle w:val="Hyperlink"/>
                <w:noProof/>
                <w:lang w:val="ka-GE"/>
              </w:rPr>
              <w:t>შემოწმების და დამტკიცების მეთოდები</w:t>
            </w:r>
            <w:r>
              <w:rPr>
                <w:noProof/>
                <w:webHidden/>
              </w:rPr>
              <w:tab/>
            </w:r>
            <w:r>
              <w:rPr>
                <w:noProof/>
                <w:webHidden/>
              </w:rPr>
              <w:fldChar w:fldCharType="begin"/>
            </w:r>
            <w:r>
              <w:rPr>
                <w:noProof/>
                <w:webHidden/>
              </w:rPr>
              <w:instrText xml:space="preserve"> PAGEREF _Toc195970407 \h </w:instrText>
            </w:r>
            <w:r>
              <w:rPr>
                <w:noProof/>
                <w:webHidden/>
              </w:rPr>
            </w:r>
          </w:ins>
          <w:r>
            <w:rPr>
              <w:noProof/>
              <w:webHidden/>
            </w:rPr>
            <w:fldChar w:fldCharType="separate"/>
          </w:r>
          <w:ins w:id="61" w:author="Mikheil Kapanadze" w:date="2025-04-19T15:52:00Z" w16du:dateUtc="2025-04-19T11:52:00Z">
            <w:r>
              <w:rPr>
                <w:noProof/>
                <w:webHidden/>
              </w:rPr>
              <w:t>12</w:t>
            </w:r>
            <w:r>
              <w:rPr>
                <w:noProof/>
                <w:webHidden/>
              </w:rPr>
              <w:fldChar w:fldCharType="end"/>
            </w:r>
            <w:r w:rsidRPr="00645231">
              <w:rPr>
                <w:rStyle w:val="Hyperlink"/>
                <w:noProof/>
              </w:rPr>
              <w:fldChar w:fldCharType="end"/>
            </w:r>
          </w:ins>
        </w:p>
        <w:p w14:paraId="42288CB1" w14:textId="26FE6DEA" w:rsidR="00330FF6" w:rsidRDefault="00330FF6">
          <w:pPr>
            <w:pStyle w:val="TOC2"/>
            <w:tabs>
              <w:tab w:val="left" w:pos="960"/>
              <w:tab w:val="right" w:leader="dot" w:pos="9350"/>
            </w:tabs>
            <w:rPr>
              <w:ins w:id="62" w:author="Mikheil Kapanadze" w:date="2025-04-19T15:52:00Z" w16du:dateUtc="2025-04-19T11:52:00Z"/>
              <w:rFonts w:eastAsiaTheme="minorEastAsia"/>
              <w:noProof/>
              <w:kern w:val="2"/>
              <w:sz w:val="24"/>
              <w:szCs w:val="24"/>
              <w14:ligatures w14:val="standardContextual"/>
            </w:rPr>
          </w:pPr>
          <w:ins w:id="63"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"_Toc195970408"</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6.6</w:t>
            </w:r>
            <w:r>
              <w:rPr>
                <w:rFonts w:eastAsiaTheme="minorEastAsia"/>
                <w:noProof/>
                <w:kern w:val="2"/>
                <w:sz w:val="24"/>
                <w:szCs w:val="24"/>
                <w14:ligatures w14:val="standardContextual"/>
              </w:rPr>
              <w:tab/>
            </w:r>
            <w:r w:rsidRPr="00645231">
              <w:rPr>
                <w:rStyle w:val="Hyperlink"/>
                <w:noProof/>
                <w:lang w:val="ka-GE"/>
              </w:rPr>
              <w:t>ინფორმაციის გამოთხოვის პროცესის მართვა დაყრდნობილი მხარის მიერ</w:t>
            </w:r>
            <w:r>
              <w:rPr>
                <w:noProof/>
                <w:webHidden/>
              </w:rPr>
              <w:tab/>
            </w:r>
            <w:r>
              <w:rPr>
                <w:noProof/>
                <w:webHidden/>
              </w:rPr>
              <w:fldChar w:fldCharType="begin"/>
            </w:r>
            <w:r>
              <w:rPr>
                <w:noProof/>
                <w:webHidden/>
              </w:rPr>
              <w:instrText xml:space="preserve"> PAGEREF _Toc195970408 \h </w:instrText>
            </w:r>
            <w:r>
              <w:rPr>
                <w:noProof/>
                <w:webHidden/>
              </w:rPr>
            </w:r>
          </w:ins>
          <w:r>
            <w:rPr>
              <w:noProof/>
              <w:webHidden/>
            </w:rPr>
            <w:fldChar w:fldCharType="separate"/>
          </w:r>
          <w:ins w:id="64" w:author="Mikheil Kapanadze" w:date="2025-04-19T15:52:00Z" w16du:dateUtc="2025-04-19T11:52:00Z">
            <w:r>
              <w:rPr>
                <w:noProof/>
                <w:webHidden/>
              </w:rPr>
              <w:t>14</w:t>
            </w:r>
            <w:r>
              <w:rPr>
                <w:noProof/>
                <w:webHidden/>
              </w:rPr>
              <w:fldChar w:fldCharType="end"/>
            </w:r>
            <w:r w:rsidRPr="00645231">
              <w:rPr>
                <w:rStyle w:val="Hyperlink"/>
                <w:noProof/>
              </w:rPr>
              <w:fldChar w:fldCharType="end"/>
            </w:r>
          </w:ins>
        </w:p>
        <w:p w14:paraId="28AA31CD" w14:textId="538709A2" w:rsidR="00330FF6" w:rsidRDefault="00330FF6">
          <w:pPr>
            <w:pStyle w:val="TOC3"/>
            <w:tabs>
              <w:tab w:val="left" w:pos="1200"/>
              <w:tab w:val="right" w:leader="dot" w:pos="9350"/>
            </w:tabs>
            <w:rPr>
              <w:ins w:id="65" w:author="Mikheil Kapanadze" w:date="2025-04-19T15:52:00Z" w16du:dateUtc="2025-04-19T11:52:00Z"/>
              <w:rFonts w:eastAsiaTheme="minorEastAsia"/>
              <w:noProof/>
              <w:kern w:val="2"/>
              <w:sz w:val="24"/>
              <w:szCs w:val="24"/>
              <w14:ligatures w14:val="standardContextual"/>
            </w:rPr>
          </w:pPr>
          <w:ins w:id="66"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"_Toc195970409"</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6.6.1</w:t>
            </w:r>
            <w:r>
              <w:rPr>
                <w:rFonts w:eastAsiaTheme="minorEastAsia"/>
                <w:noProof/>
                <w:kern w:val="2"/>
                <w:sz w:val="24"/>
                <w:szCs w:val="24"/>
                <w14:ligatures w14:val="standardContextual"/>
              </w:rPr>
              <w:tab/>
            </w:r>
            <w:r w:rsidRPr="00645231">
              <w:rPr>
                <w:rStyle w:val="Hyperlink"/>
                <w:noProof/>
                <w:lang w:val="ka-GE"/>
              </w:rPr>
              <w:t>ინფორმაციის გამოთხოვა მტკიცებულებების გარეშე</w:t>
            </w:r>
            <w:r>
              <w:rPr>
                <w:noProof/>
                <w:webHidden/>
              </w:rPr>
              <w:tab/>
            </w:r>
            <w:r>
              <w:rPr>
                <w:noProof/>
                <w:webHidden/>
              </w:rPr>
              <w:fldChar w:fldCharType="begin"/>
            </w:r>
            <w:r>
              <w:rPr>
                <w:noProof/>
                <w:webHidden/>
              </w:rPr>
              <w:instrText xml:space="preserve"> PAGEREF _Toc195970409 \h </w:instrText>
            </w:r>
            <w:r>
              <w:rPr>
                <w:noProof/>
                <w:webHidden/>
              </w:rPr>
            </w:r>
          </w:ins>
          <w:r>
            <w:rPr>
              <w:noProof/>
              <w:webHidden/>
            </w:rPr>
            <w:fldChar w:fldCharType="separate"/>
          </w:r>
          <w:ins w:id="67" w:author="Mikheil Kapanadze" w:date="2025-04-19T15:52:00Z" w16du:dateUtc="2025-04-19T11:52:00Z">
            <w:r>
              <w:rPr>
                <w:noProof/>
                <w:webHidden/>
              </w:rPr>
              <w:t>16</w:t>
            </w:r>
            <w:r>
              <w:rPr>
                <w:noProof/>
                <w:webHidden/>
              </w:rPr>
              <w:fldChar w:fldCharType="end"/>
            </w:r>
            <w:r w:rsidRPr="00645231">
              <w:rPr>
                <w:rStyle w:val="Hyperlink"/>
                <w:noProof/>
              </w:rPr>
              <w:fldChar w:fldCharType="end"/>
            </w:r>
          </w:ins>
        </w:p>
        <w:p w14:paraId="24455499" w14:textId="090218C4" w:rsidR="00330FF6" w:rsidRDefault="00330FF6">
          <w:pPr>
            <w:pStyle w:val="TOC3"/>
            <w:tabs>
              <w:tab w:val="left" w:pos="1200"/>
              <w:tab w:val="right" w:leader="dot" w:pos="9350"/>
            </w:tabs>
            <w:rPr>
              <w:ins w:id="68" w:author="Mikheil Kapanadze" w:date="2025-04-19T15:52:00Z" w16du:dateUtc="2025-04-19T11:52:00Z"/>
              <w:rFonts w:eastAsiaTheme="minorEastAsia"/>
              <w:noProof/>
              <w:kern w:val="2"/>
              <w:sz w:val="24"/>
              <w:szCs w:val="24"/>
              <w14:ligatures w14:val="standardContextual"/>
            </w:rPr>
          </w:pPr>
          <w:ins w:id="69"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"_Toc195970410"</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6.6.2</w:t>
            </w:r>
            <w:r>
              <w:rPr>
                <w:rFonts w:eastAsiaTheme="minorEastAsia"/>
                <w:noProof/>
                <w:kern w:val="2"/>
                <w:sz w:val="24"/>
                <w:szCs w:val="24"/>
                <w14:ligatures w14:val="standardContextual"/>
              </w:rPr>
              <w:tab/>
            </w:r>
            <w:r w:rsidRPr="00645231">
              <w:rPr>
                <w:rStyle w:val="Hyperlink"/>
                <w:noProof/>
                <w:lang w:val="ka-GE"/>
              </w:rPr>
              <w:t>მტკიცებულებების არსებობის დადასტურება დეტალების გარეშე</w:t>
            </w:r>
            <w:r>
              <w:rPr>
                <w:noProof/>
                <w:webHidden/>
              </w:rPr>
              <w:tab/>
            </w:r>
            <w:r>
              <w:rPr>
                <w:noProof/>
                <w:webHidden/>
              </w:rPr>
              <w:fldChar w:fldCharType="begin"/>
            </w:r>
            <w:r>
              <w:rPr>
                <w:noProof/>
                <w:webHidden/>
              </w:rPr>
              <w:instrText xml:space="preserve"> PAGEREF _Toc195970410 \h </w:instrText>
            </w:r>
            <w:r>
              <w:rPr>
                <w:noProof/>
                <w:webHidden/>
              </w:rPr>
            </w:r>
          </w:ins>
          <w:r>
            <w:rPr>
              <w:noProof/>
              <w:webHidden/>
            </w:rPr>
            <w:fldChar w:fldCharType="separate"/>
          </w:r>
          <w:ins w:id="70" w:author="Mikheil Kapanadze" w:date="2025-04-19T15:52:00Z" w16du:dateUtc="2025-04-19T11:52:00Z">
            <w:r>
              <w:rPr>
                <w:noProof/>
                <w:webHidden/>
              </w:rPr>
              <w:t>16</w:t>
            </w:r>
            <w:r>
              <w:rPr>
                <w:noProof/>
                <w:webHidden/>
              </w:rPr>
              <w:fldChar w:fldCharType="end"/>
            </w:r>
            <w:r w:rsidRPr="00645231">
              <w:rPr>
                <w:rStyle w:val="Hyperlink"/>
                <w:noProof/>
              </w:rPr>
              <w:fldChar w:fldCharType="end"/>
            </w:r>
          </w:ins>
        </w:p>
        <w:p w14:paraId="12CB443B" w14:textId="211304E0" w:rsidR="00330FF6" w:rsidRDefault="00330FF6">
          <w:pPr>
            <w:pStyle w:val="TOC3"/>
            <w:tabs>
              <w:tab w:val="left" w:pos="1200"/>
              <w:tab w:val="right" w:leader="dot" w:pos="9350"/>
            </w:tabs>
            <w:rPr>
              <w:ins w:id="71" w:author="Mikheil Kapanadze" w:date="2025-04-19T15:52:00Z" w16du:dateUtc="2025-04-19T11:52:00Z"/>
              <w:rFonts w:eastAsiaTheme="minorEastAsia"/>
              <w:noProof/>
              <w:kern w:val="2"/>
              <w:sz w:val="24"/>
              <w:szCs w:val="24"/>
              <w14:ligatures w14:val="standardContextual"/>
            </w:rPr>
          </w:pPr>
          <w:ins w:id="72"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"_Toc195970411"</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6.6.3</w:t>
            </w:r>
            <w:r>
              <w:rPr>
                <w:rFonts w:eastAsiaTheme="minorEastAsia"/>
                <w:noProof/>
                <w:kern w:val="2"/>
                <w:sz w:val="24"/>
                <w:szCs w:val="24"/>
                <w14:ligatures w14:val="standardContextual"/>
              </w:rPr>
              <w:tab/>
            </w:r>
            <w:r w:rsidRPr="00645231">
              <w:rPr>
                <w:rStyle w:val="Hyperlink"/>
                <w:noProof/>
                <w:lang w:val="ka-GE"/>
              </w:rPr>
              <w:t>მტკიცებულებებისა და დეტალების გამოთხოვა ერთობლივად</w:t>
            </w:r>
            <w:r>
              <w:rPr>
                <w:noProof/>
                <w:webHidden/>
              </w:rPr>
              <w:tab/>
            </w:r>
            <w:r>
              <w:rPr>
                <w:noProof/>
                <w:webHidden/>
              </w:rPr>
              <w:fldChar w:fldCharType="begin"/>
            </w:r>
            <w:r>
              <w:rPr>
                <w:noProof/>
                <w:webHidden/>
              </w:rPr>
              <w:instrText xml:space="preserve"> PAGEREF _Toc195970411 \h </w:instrText>
            </w:r>
            <w:r>
              <w:rPr>
                <w:noProof/>
                <w:webHidden/>
              </w:rPr>
            </w:r>
          </w:ins>
          <w:r>
            <w:rPr>
              <w:noProof/>
              <w:webHidden/>
            </w:rPr>
            <w:fldChar w:fldCharType="separate"/>
          </w:r>
          <w:ins w:id="73" w:author="Mikheil Kapanadze" w:date="2025-04-19T15:52:00Z" w16du:dateUtc="2025-04-19T11:52:00Z">
            <w:r>
              <w:rPr>
                <w:noProof/>
                <w:webHidden/>
              </w:rPr>
              <w:t>17</w:t>
            </w:r>
            <w:r>
              <w:rPr>
                <w:noProof/>
                <w:webHidden/>
              </w:rPr>
              <w:fldChar w:fldCharType="end"/>
            </w:r>
            <w:r w:rsidRPr="00645231">
              <w:rPr>
                <w:rStyle w:val="Hyperlink"/>
                <w:noProof/>
              </w:rPr>
              <w:fldChar w:fldCharType="end"/>
            </w:r>
          </w:ins>
        </w:p>
        <w:p w14:paraId="1B054C53" w14:textId="52B719F2" w:rsidR="00330FF6" w:rsidRDefault="00330FF6">
          <w:pPr>
            <w:pStyle w:val="TOC2"/>
            <w:tabs>
              <w:tab w:val="left" w:pos="960"/>
              <w:tab w:val="right" w:leader="dot" w:pos="9350"/>
            </w:tabs>
            <w:rPr>
              <w:ins w:id="74" w:author="Mikheil Kapanadze" w:date="2025-04-19T15:52:00Z" w16du:dateUtc="2025-04-19T11:52:00Z"/>
              <w:rFonts w:eastAsiaTheme="minorEastAsia"/>
              <w:noProof/>
              <w:kern w:val="2"/>
              <w:sz w:val="24"/>
              <w:szCs w:val="24"/>
              <w14:ligatures w14:val="standardContextual"/>
            </w:rPr>
          </w:pPr>
          <w:ins w:id="75"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"_Toc195970412"</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rPr>
              <w:t>6.7</w:t>
            </w:r>
            <w:r>
              <w:rPr>
                <w:rFonts w:eastAsiaTheme="minorEastAsia"/>
                <w:noProof/>
                <w:kern w:val="2"/>
                <w:sz w:val="24"/>
                <w:szCs w:val="24"/>
                <w14:ligatures w14:val="standardContextual"/>
              </w:rPr>
              <w:tab/>
            </w:r>
            <w:r w:rsidRPr="00645231">
              <w:rPr>
                <w:rStyle w:val="Hyperlink"/>
                <w:noProof/>
              </w:rPr>
              <w:t>ინფორმაციის ხელახლა გამოთხოვა სხვა მოცულობით</w:t>
            </w:r>
            <w:r>
              <w:rPr>
                <w:noProof/>
                <w:webHidden/>
              </w:rPr>
              <w:tab/>
            </w:r>
            <w:r>
              <w:rPr>
                <w:noProof/>
                <w:webHidden/>
              </w:rPr>
              <w:fldChar w:fldCharType="begin"/>
            </w:r>
            <w:r>
              <w:rPr>
                <w:noProof/>
                <w:webHidden/>
              </w:rPr>
              <w:instrText xml:space="preserve"> PAGEREF _Toc195970412 \h </w:instrText>
            </w:r>
            <w:r>
              <w:rPr>
                <w:noProof/>
                <w:webHidden/>
              </w:rPr>
            </w:r>
          </w:ins>
          <w:r>
            <w:rPr>
              <w:noProof/>
              <w:webHidden/>
            </w:rPr>
            <w:fldChar w:fldCharType="separate"/>
          </w:r>
          <w:ins w:id="76" w:author="Mikheil Kapanadze" w:date="2025-04-19T15:52:00Z" w16du:dateUtc="2025-04-19T11:52:00Z">
            <w:r>
              <w:rPr>
                <w:noProof/>
                <w:webHidden/>
              </w:rPr>
              <w:t>19</w:t>
            </w:r>
            <w:r>
              <w:rPr>
                <w:noProof/>
                <w:webHidden/>
              </w:rPr>
              <w:fldChar w:fldCharType="end"/>
            </w:r>
            <w:r w:rsidRPr="00645231">
              <w:rPr>
                <w:rStyle w:val="Hyperlink"/>
                <w:noProof/>
              </w:rPr>
              <w:fldChar w:fldCharType="end"/>
            </w:r>
          </w:ins>
        </w:p>
        <w:p w14:paraId="354DCB2B" w14:textId="3A7BCD54" w:rsidR="00330FF6" w:rsidRDefault="00330FF6">
          <w:pPr>
            <w:pStyle w:val="TOC1"/>
            <w:tabs>
              <w:tab w:val="left" w:pos="440"/>
              <w:tab w:val="right" w:leader="dot" w:pos="9350"/>
            </w:tabs>
            <w:rPr>
              <w:ins w:id="77" w:author="Mikheil Kapanadze" w:date="2025-04-19T15:52:00Z" w16du:dateUtc="2025-04-19T11:52:00Z"/>
              <w:rFonts w:eastAsiaTheme="minorEastAsia"/>
              <w:noProof/>
              <w:kern w:val="2"/>
              <w:sz w:val="24"/>
              <w:szCs w:val="24"/>
              <w14:ligatures w14:val="standardContextual"/>
            </w:rPr>
          </w:pPr>
          <w:ins w:id="78"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"_Toc195970413"</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7</w:t>
            </w:r>
            <w:r>
              <w:rPr>
                <w:rFonts w:eastAsiaTheme="minorEastAsia"/>
                <w:noProof/>
                <w:kern w:val="2"/>
                <w:sz w:val="24"/>
                <w:szCs w:val="24"/>
                <w14:ligatures w14:val="standardContextual"/>
              </w:rPr>
              <w:tab/>
            </w:r>
            <w:r w:rsidRPr="00645231">
              <w:rPr>
                <w:rStyle w:val="Hyperlink"/>
                <w:noProof/>
                <w:lang w:val="ka-GE"/>
              </w:rPr>
              <w:t>მომხმარებლის ანკეტის გამოთხოვა</w:t>
            </w:r>
            <w:r>
              <w:rPr>
                <w:noProof/>
                <w:webHidden/>
              </w:rPr>
              <w:tab/>
            </w:r>
            <w:r>
              <w:rPr>
                <w:noProof/>
                <w:webHidden/>
              </w:rPr>
              <w:fldChar w:fldCharType="begin"/>
            </w:r>
            <w:r>
              <w:rPr>
                <w:noProof/>
                <w:webHidden/>
              </w:rPr>
              <w:instrText xml:space="preserve"> PAGEREF _Toc195970413 \h </w:instrText>
            </w:r>
            <w:r>
              <w:rPr>
                <w:noProof/>
                <w:webHidden/>
              </w:rPr>
            </w:r>
          </w:ins>
          <w:r>
            <w:rPr>
              <w:noProof/>
              <w:webHidden/>
            </w:rPr>
            <w:fldChar w:fldCharType="separate"/>
          </w:r>
          <w:ins w:id="79" w:author="Mikheil Kapanadze" w:date="2025-04-19T15:52:00Z" w16du:dateUtc="2025-04-19T11:52:00Z">
            <w:r>
              <w:rPr>
                <w:noProof/>
                <w:webHidden/>
              </w:rPr>
              <w:t>19</w:t>
            </w:r>
            <w:r>
              <w:rPr>
                <w:noProof/>
                <w:webHidden/>
              </w:rPr>
              <w:fldChar w:fldCharType="end"/>
            </w:r>
            <w:r w:rsidRPr="00645231">
              <w:rPr>
                <w:rStyle w:val="Hyperlink"/>
                <w:noProof/>
              </w:rPr>
              <w:fldChar w:fldCharType="end"/>
            </w:r>
          </w:ins>
        </w:p>
        <w:p w14:paraId="0478013F" w14:textId="578330E1" w:rsidR="00330FF6" w:rsidRDefault="00330FF6">
          <w:pPr>
            <w:pStyle w:val="TOC1"/>
            <w:tabs>
              <w:tab w:val="left" w:pos="440"/>
              <w:tab w:val="right" w:leader="dot" w:pos="9350"/>
            </w:tabs>
            <w:rPr>
              <w:ins w:id="80" w:author="Mikheil Kapanadze" w:date="2025-04-19T15:52:00Z" w16du:dateUtc="2025-04-19T11:52:00Z"/>
              <w:rFonts w:eastAsiaTheme="minorEastAsia"/>
              <w:noProof/>
              <w:kern w:val="2"/>
              <w:sz w:val="24"/>
              <w:szCs w:val="24"/>
              <w14:ligatures w14:val="standardContextual"/>
            </w:rPr>
          </w:pPr>
          <w:ins w:id="81"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"_Toc195970414"</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8</w:t>
            </w:r>
            <w:r>
              <w:rPr>
                <w:rFonts w:eastAsiaTheme="minorEastAsia"/>
                <w:noProof/>
                <w:kern w:val="2"/>
                <w:sz w:val="24"/>
                <w:szCs w:val="24"/>
                <w14:ligatures w14:val="standardContextual"/>
              </w:rPr>
              <w:tab/>
            </w:r>
            <w:r w:rsidRPr="00645231">
              <w:rPr>
                <w:rStyle w:val="Hyperlink"/>
                <w:noProof/>
                <w:lang w:val="ka-GE"/>
              </w:rPr>
              <w:t>დაყრდნობილი მხარის რეგისტრაცია და ავთენტიფიკაცია</w:t>
            </w:r>
            <w:r>
              <w:rPr>
                <w:noProof/>
                <w:webHidden/>
              </w:rPr>
              <w:tab/>
            </w:r>
            <w:r>
              <w:rPr>
                <w:noProof/>
                <w:webHidden/>
              </w:rPr>
              <w:fldChar w:fldCharType="begin"/>
            </w:r>
            <w:r>
              <w:rPr>
                <w:noProof/>
                <w:webHidden/>
              </w:rPr>
              <w:instrText xml:space="preserve"> PAGEREF _Toc195970414 \h </w:instrText>
            </w:r>
            <w:r>
              <w:rPr>
                <w:noProof/>
                <w:webHidden/>
              </w:rPr>
            </w:r>
          </w:ins>
          <w:r>
            <w:rPr>
              <w:noProof/>
              <w:webHidden/>
            </w:rPr>
            <w:fldChar w:fldCharType="separate"/>
          </w:r>
          <w:ins w:id="82" w:author="Mikheil Kapanadze" w:date="2025-04-19T15:52:00Z" w16du:dateUtc="2025-04-19T11:52:00Z">
            <w:r>
              <w:rPr>
                <w:noProof/>
                <w:webHidden/>
              </w:rPr>
              <w:t>20</w:t>
            </w:r>
            <w:r>
              <w:rPr>
                <w:noProof/>
                <w:webHidden/>
              </w:rPr>
              <w:fldChar w:fldCharType="end"/>
            </w:r>
            <w:r w:rsidRPr="00645231">
              <w:rPr>
                <w:rStyle w:val="Hyperlink"/>
                <w:noProof/>
              </w:rPr>
              <w:fldChar w:fldCharType="end"/>
            </w:r>
          </w:ins>
        </w:p>
        <w:p w14:paraId="0AD49273" w14:textId="2C1A19BB" w:rsidR="00330FF6" w:rsidRDefault="00330FF6">
          <w:pPr>
            <w:pStyle w:val="TOC2"/>
            <w:tabs>
              <w:tab w:val="left" w:pos="960"/>
              <w:tab w:val="right" w:leader="dot" w:pos="9350"/>
            </w:tabs>
            <w:rPr>
              <w:ins w:id="83" w:author="Mikheil Kapanadze" w:date="2025-04-19T15:52:00Z" w16du:dateUtc="2025-04-19T11:52:00Z"/>
              <w:rFonts w:eastAsiaTheme="minorEastAsia"/>
              <w:noProof/>
              <w:kern w:val="2"/>
              <w:sz w:val="24"/>
              <w:szCs w:val="24"/>
              <w14:ligatures w14:val="standardContextual"/>
            </w:rPr>
          </w:pPr>
          <w:ins w:id="84"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"_Toc195970415"</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8.1</w:t>
            </w:r>
            <w:r>
              <w:rPr>
                <w:rFonts w:eastAsiaTheme="minorEastAsia"/>
                <w:noProof/>
                <w:kern w:val="2"/>
                <w:sz w:val="24"/>
                <w:szCs w:val="24"/>
                <w14:ligatures w14:val="standardContextual"/>
              </w:rPr>
              <w:tab/>
            </w:r>
            <w:r w:rsidRPr="00645231">
              <w:rPr>
                <w:rStyle w:val="Hyperlink"/>
                <w:noProof/>
                <w:lang w:val="ka-GE"/>
              </w:rPr>
              <w:t>დაყრდნობილი მხარის ავთენტიფიკაცია</w:t>
            </w:r>
            <w:r>
              <w:rPr>
                <w:noProof/>
                <w:webHidden/>
              </w:rPr>
              <w:tab/>
            </w:r>
            <w:r>
              <w:rPr>
                <w:noProof/>
                <w:webHidden/>
              </w:rPr>
              <w:fldChar w:fldCharType="begin"/>
            </w:r>
            <w:r>
              <w:rPr>
                <w:noProof/>
                <w:webHidden/>
              </w:rPr>
              <w:instrText xml:space="preserve"> PAGEREF _Toc195970415 \h </w:instrText>
            </w:r>
            <w:r>
              <w:rPr>
                <w:noProof/>
                <w:webHidden/>
              </w:rPr>
            </w:r>
          </w:ins>
          <w:r>
            <w:rPr>
              <w:noProof/>
              <w:webHidden/>
            </w:rPr>
            <w:fldChar w:fldCharType="separate"/>
          </w:r>
          <w:ins w:id="85" w:author="Mikheil Kapanadze" w:date="2025-04-19T15:52:00Z" w16du:dateUtc="2025-04-19T11:52:00Z">
            <w:r>
              <w:rPr>
                <w:noProof/>
                <w:webHidden/>
              </w:rPr>
              <w:t>20</w:t>
            </w:r>
            <w:r>
              <w:rPr>
                <w:noProof/>
                <w:webHidden/>
              </w:rPr>
              <w:fldChar w:fldCharType="end"/>
            </w:r>
            <w:r w:rsidRPr="00645231">
              <w:rPr>
                <w:rStyle w:val="Hyperlink"/>
                <w:noProof/>
              </w:rPr>
              <w:fldChar w:fldCharType="end"/>
            </w:r>
          </w:ins>
        </w:p>
        <w:p w14:paraId="180300F9" w14:textId="07D2CF93" w:rsidR="00330FF6" w:rsidRDefault="00330FF6">
          <w:pPr>
            <w:pStyle w:val="TOC1"/>
            <w:tabs>
              <w:tab w:val="left" w:pos="440"/>
              <w:tab w:val="right" w:leader="dot" w:pos="9350"/>
            </w:tabs>
            <w:rPr>
              <w:ins w:id="86" w:author="Mikheil Kapanadze" w:date="2025-04-19T15:52:00Z" w16du:dateUtc="2025-04-19T11:52:00Z"/>
              <w:rFonts w:eastAsiaTheme="minorEastAsia"/>
              <w:noProof/>
              <w:kern w:val="2"/>
              <w:sz w:val="24"/>
              <w:szCs w:val="24"/>
              <w14:ligatures w14:val="standardContextual"/>
            </w:rPr>
          </w:pPr>
          <w:ins w:id="87"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"_Toc195970416"</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9</w:t>
            </w:r>
            <w:r>
              <w:rPr>
                <w:rFonts w:eastAsiaTheme="minorEastAsia"/>
                <w:noProof/>
                <w:kern w:val="2"/>
                <w:sz w:val="24"/>
                <w:szCs w:val="24"/>
                <w14:ligatures w14:val="standardContextual"/>
              </w:rPr>
              <w:tab/>
            </w:r>
            <w:r w:rsidRPr="00645231">
              <w:rPr>
                <w:rStyle w:val="Hyperlink"/>
                <w:noProof/>
                <w:lang w:val="ka-GE"/>
              </w:rPr>
              <w:t>ავთენტიფიკაციის სიძლიერის მოთხოვნა</w:t>
            </w:r>
            <w:r>
              <w:rPr>
                <w:noProof/>
                <w:webHidden/>
              </w:rPr>
              <w:tab/>
            </w:r>
            <w:r>
              <w:rPr>
                <w:noProof/>
                <w:webHidden/>
              </w:rPr>
              <w:fldChar w:fldCharType="begin"/>
            </w:r>
            <w:r>
              <w:rPr>
                <w:noProof/>
                <w:webHidden/>
              </w:rPr>
              <w:instrText xml:space="preserve"> PAGEREF _Toc195970416 \h </w:instrText>
            </w:r>
            <w:r>
              <w:rPr>
                <w:noProof/>
                <w:webHidden/>
              </w:rPr>
            </w:r>
          </w:ins>
          <w:r>
            <w:rPr>
              <w:noProof/>
              <w:webHidden/>
            </w:rPr>
            <w:fldChar w:fldCharType="separate"/>
          </w:r>
          <w:ins w:id="88" w:author="Mikheil Kapanadze" w:date="2025-04-19T15:52:00Z" w16du:dateUtc="2025-04-19T11:52:00Z">
            <w:r>
              <w:rPr>
                <w:noProof/>
                <w:webHidden/>
              </w:rPr>
              <w:t>21</w:t>
            </w:r>
            <w:r>
              <w:rPr>
                <w:noProof/>
                <w:webHidden/>
              </w:rPr>
              <w:fldChar w:fldCharType="end"/>
            </w:r>
            <w:r w:rsidRPr="00645231">
              <w:rPr>
                <w:rStyle w:val="Hyperlink"/>
                <w:noProof/>
              </w:rPr>
              <w:fldChar w:fldCharType="end"/>
            </w:r>
          </w:ins>
        </w:p>
        <w:p w14:paraId="464916F7" w14:textId="79029D34" w:rsidR="00330FF6" w:rsidRDefault="00330FF6">
          <w:pPr>
            <w:pStyle w:val="TOC1"/>
            <w:tabs>
              <w:tab w:val="left" w:pos="720"/>
              <w:tab w:val="right" w:leader="dot" w:pos="9350"/>
            </w:tabs>
            <w:rPr>
              <w:ins w:id="89" w:author="Mikheil Kapanadze" w:date="2025-04-19T15:52:00Z" w16du:dateUtc="2025-04-19T11:52:00Z"/>
              <w:rFonts w:eastAsiaTheme="minorEastAsia"/>
              <w:noProof/>
              <w:kern w:val="2"/>
              <w:sz w:val="24"/>
              <w:szCs w:val="24"/>
              <w14:ligatures w14:val="standardContextual"/>
            </w:rPr>
          </w:pPr>
          <w:ins w:id="90"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"_Toc195970417"</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10</w:t>
            </w:r>
            <w:r>
              <w:rPr>
                <w:rFonts w:eastAsiaTheme="minorEastAsia"/>
                <w:noProof/>
                <w:kern w:val="2"/>
                <w:sz w:val="24"/>
                <w:szCs w:val="24"/>
                <w14:ligatures w14:val="standardContextual"/>
              </w:rPr>
              <w:tab/>
            </w:r>
            <w:r w:rsidRPr="00645231">
              <w:rPr>
                <w:rStyle w:val="Hyperlink"/>
                <w:noProof/>
                <w:lang w:val="ka-GE"/>
              </w:rPr>
              <w:t>ავთენტიფიკაციის და ავტორიზაციის მეთოდების მხარდაჭერა</w:t>
            </w:r>
            <w:r>
              <w:rPr>
                <w:noProof/>
                <w:webHidden/>
              </w:rPr>
              <w:tab/>
            </w:r>
            <w:r>
              <w:rPr>
                <w:noProof/>
                <w:webHidden/>
              </w:rPr>
              <w:fldChar w:fldCharType="begin"/>
            </w:r>
            <w:r>
              <w:rPr>
                <w:noProof/>
                <w:webHidden/>
              </w:rPr>
              <w:instrText xml:space="preserve"> PAGEREF _Toc195970417 \h </w:instrText>
            </w:r>
            <w:r>
              <w:rPr>
                <w:noProof/>
                <w:webHidden/>
              </w:rPr>
            </w:r>
          </w:ins>
          <w:r>
            <w:rPr>
              <w:noProof/>
              <w:webHidden/>
            </w:rPr>
            <w:fldChar w:fldCharType="separate"/>
          </w:r>
          <w:ins w:id="91" w:author="Mikheil Kapanadze" w:date="2025-04-19T15:52:00Z" w16du:dateUtc="2025-04-19T11:52:00Z">
            <w:r>
              <w:rPr>
                <w:noProof/>
                <w:webHidden/>
              </w:rPr>
              <w:t>21</w:t>
            </w:r>
            <w:r>
              <w:rPr>
                <w:noProof/>
                <w:webHidden/>
              </w:rPr>
              <w:fldChar w:fldCharType="end"/>
            </w:r>
            <w:r w:rsidRPr="00645231">
              <w:rPr>
                <w:rStyle w:val="Hyperlink"/>
                <w:noProof/>
              </w:rPr>
              <w:fldChar w:fldCharType="end"/>
            </w:r>
          </w:ins>
        </w:p>
        <w:p w14:paraId="7D02D8A5" w14:textId="65F67EB5" w:rsidR="00330FF6" w:rsidRDefault="00330FF6">
          <w:pPr>
            <w:pStyle w:val="TOC2"/>
            <w:tabs>
              <w:tab w:val="left" w:pos="960"/>
              <w:tab w:val="right" w:leader="dot" w:pos="9350"/>
            </w:tabs>
            <w:rPr>
              <w:ins w:id="92" w:author="Mikheil Kapanadze" w:date="2025-04-19T15:52:00Z" w16du:dateUtc="2025-04-19T11:52:00Z"/>
              <w:rFonts w:eastAsiaTheme="minorEastAsia"/>
              <w:noProof/>
              <w:kern w:val="2"/>
              <w:sz w:val="24"/>
              <w:szCs w:val="24"/>
              <w14:ligatures w14:val="standardContextual"/>
            </w:rPr>
          </w:pPr>
          <w:ins w:id="93"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"_Toc195970418"</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10.1</w:t>
            </w:r>
            <w:r>
              <w:rPr>
                <w:rFonts w:eastAsiaTheme="minorEastAsia"/>
                <w:noProof/>
                <w:kern w:val="2"/>
                <w:sz w:val="24"/>
                <w:szCs w:val="24"/>
                <w14:ligatures w14:val="standardContextual"/>
              </w:rPr>
              <w:tab/>
            </w:r>
            <w:r w:rsidRPr="00645231">
              <w:rPr>
                <w:rStyle w:val="Hyperlink"/>
                <w:noProof/>
                <w:lang w:val="ka-GE"/>
              </w:rPr>
              <w:t>ავთენტიფიკაცია „ავტორიზაციის კოდის</w:t>
            </w:r>
            <w:r w:rsidRPr="00645231">
              <w:rPr>
                <w:rStyle w:val="Hyperlink"/>
                <w:noProof/>
              </w:rPr>
              <w:t xml:space="preserve"> თან</w:t>
            </w:r>
            <w:r w:rsidRPr="00645231">
              <w:rPr>
                <w:rStyle w:val="Hyperlink"/>
                <w:noProof/>
                <w:lang w:val="ka-GE"/>
              </w:rPr>
              <w:t>მიმდევრობის“ მეშვეობით</w:t>
            </w:r>
            <w:r>
              <w:rPr>
                <w:noProof/>
                <w:webHidden/>
              </w:rPr>
              <w:tab/>
            </w:r>
            <w:r>
              <w:rPr>
                <w:noProof/>
                <w:webHidden/>
              </w:rPr>
              <w:fldChar w:fldCharType="begin"/>
            </w:r>
            <w:r>
              <w:rPr>
                <w:noProof/>
                <w:webHidden/>
              </w:rPr>
              <w:instrText xml:space="preserve"> PAGEREF _Toc195970418 \h </w:instrText>
            </w:r>
            <w:r>
              <w:rPr>
                <w:noProof/>
                <w:webHidden/>
              </w:rPr>
            </w:r>
          </w:ins>
          <w:r>
            <w:rPr>
              <w:noProof/>
              <w:webHidden/>
            </w:rPr>
            <w:fldChar w:fldCharType="separate"/>
          </w:r>
          <w:ins w:id="94" w:author="Mikheil Kapanadze" w:date="2025-04-19T15:52:00Z" w16du:dateUtc="2025-04-19T11:52:00Z">
            <w:r>
              <w:rPr>
                <w:noProof/>
                <w:webHidden/>
              </w:rPr>
              <w:t>21</w:t>
            </w:r>
            <w:r>
              <w:rPr>
                <w:noProof/>
                <w:webHidden/>
              </w:rPr>
              <w:fldChar w:fldCharType="end"/>
            </w:r>
            <w:r w:rsidRPr="00645231">
              <w:rPr>
                <w:rStyle w:val="Hyperlink"/>
                <w:noProof/>
              </w:rPr>
              <w:fldChar w:fldCharType="end"/>
            </w:r>
          </w:ins>
        </w:p>
        <w:p w14:paraId="713E26C0" w14:textId="68FCCDE6" w:rsidR="00330FF6" w:rsidRDefault="00330FF6">
          <w:pPr>
            <w:pStyle w:val="TOC2"/>
            <w:tabs>
              <w:tab w:val="left" w:pos="960"/>
              <w:tab w:val="right" w:leader="dot" w:pos="9350"/>
            </w:tabs>
            <w:rPr>
              <w:ins w:id="95" w:author="Mikheil Kapanadze" w:date="2025-04-19T15:52:00Z" w16du:dateUtc="2025-04-19T11:52:00Z"/>
              <w:rFonts w:eastAsiaTheme="minorEastAsia"/>
              <w:noProof/>
              <w:kern w:val="2"/>
              <w:sz w:val="24"/>
              <w:szCs w:val="24"/>
              <w14:ligatures w14:val="standardContextual"/>
            </w:rPr>
          </w:pPr>
          <w:ins w:id="96"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"_Toc195970419"</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10.2</w:t>
            </w:r>
            <w:r>
              <w:rPr>
                <w:rFonts w:eastAsiaTheme="minorEastAsia"/>
                <w:noProof/>
                <w:kern w:val="2"/>
                <w:sz w:val="24"/>
                <w:szCs w:val="24"/>
                <w14:ligatures w14:val="standardContextual"/>
              </w:rPr>
              <w:tab/>
            </w:r>
            <w:r w:rsidRPr="00645231">
              <w:rPr>
                <w:rStyle w:val="Hyperlink"/>
                <w:noProof/>
                <w:lang w:val="ka-GE"/>
              </w:rPr>
              <w:t>კლიენტის ინიციირებული შემოვლითი ავთენტიფიკაცია</w:t>
            </w:r>
            <w:r>
              <w:rPr>
                <w:noProof/>
                <w:webHidden/>
              </w:rPr>
              <w:tab/>
            </w:r>
            <w:r>
              <w:rPr>
                <w:noProof/>
                <w:webHidden/>
              </w:rPr>
              <w:fldChar w:fldCharType="begin"/>
            </w:r>
            <w:r>
              <w:rPr>
                <w:noProof/>
                <w:webHidden/>
              </w:rPr>
              <w:instrText xml:space="preserve"> PAGEREF _Toc195970419 \h </w:instrText>
            </w:r>
            <w:r>
              <w:rPr>
                <w:noProof/>
                <w:webHidden/>
              </w:rPr>
            </w:r>
          </w:ins>
          <w:r>
            <w:rPr>
              <w:noProof/>
              <w:webHidden/>
            </w:rPr>
            <w:fldChar w:fldCharType="separate"/>
          </w:r>
          <w:ins w:id="97" w:author="Mikheil Kapanadze" w:date="2025-04-19T15:52:00Z" w16du:dateUtc="2025-04-19T11:52:00Z">
            <w:r>
              <w:rPr>
                <w:noProof/>
                <w:webHidden/>
              </w:rPr>
              <w:t>21</w:t>
            </w:r>
            <w:r>
              <w:rPr>
                <w:noProof/>
                <w:webHidden/>
              </w:rPr>
              <w:fldChar w:fldCharType="end"/>
            </w:r>
            <w:r w:rsidRPr="00645231">
              <w:rPr>
                <w:rStyle w:val="Hyperlink"/>
                <w:noProof/>
              </w:rPr>
              <w:fldChar w:fldCharType="end"/>
            </w:r>
          </w:ins>
        </w:p>
        <w:p w14:paraId="78619AD8" w14:textId="24725F81" w:rsidR="00330FF6" w:rsidRDefault="00330FF6">
          <w:pPr>
            <w:pStyle w:val="TOC3"/>
            <w:tabs>
              <w:tab w:val="left" w:pos="1440"/>
              <w:tab w:val="right" w:leader="dot" w:pos="9350"/>
            </w:tabs>
            <w:rPr>
              <w:ins w:id="98" w:author="Mikheil Kapanadze" w:date="2025-04-19T15:52:00Z" w16du:dateUtc="2025-04-19T11:52:00Z"/>
              <w:rFonts w:eastAsiaTheme="minorEastAsia"/>
              <w:noProof/>
              <w:kern w:val="2"/>
              <w:sz w:val="24"/>
              <w:szCs w:val="24"/>
              <w14:ligatures w14:val="standardContextual"/>
            </w:rPr>
          </w:pPr>
          <w:ins w:id="99"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"_Toc195970420"</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10.2.1</w:t>
            </w:r>
            <w:r>
              <w:rPr>
                <w:rFonts w:eastAsiaTheme="minorEastAsia"/>
                <w:noProof/>
                <w:kern w:val="2"/>
                <w:sz w:val="24"/>
                <w:szCs w:val="24"/>
                <w14:ligatures w14:val="standardContextual"/>
              </w:rPr>
              <w:tab/>
            </w:r>
            <w:r w:rsidRPr="00645231">
              <w:rPr>
                <w:rStyle w:val="Hyperlink"/>
                <w:noProof/>
                <w:lang w:val="ka-GE"/>
              </w:rPr>
              <w:t xml:space="preserve">კლიენტის ინიციირებული შემოვლითი ავთენტიფიკაცია </w:t>
            </w:r>
            <w:r w:rsidRPr="00645231">
              <w:rPr>
                <w:rStyle w:val="Hyperlink"/>
                <w:noProof/>
              </w:rPr>
              <w:t>SMS</w:t>
            </w:r>
            <w:r w:rsidRPr="00645231">
              <w:rPr>
                <w:rStyle w:val="Hyperlink"/>
                <w:noProof/>
                <w:lang w:val="ka-GE"/>
              </w:rPr>
              <w:t xml:space="preserve"> კოდით</w:t>
            </w:r>
            <w:r>
              <w:rPr>
                <w:noProof/>
                <w:webHidden/>
              </w:rPr>
              <w:tab/>
            </w:r>
            <w:r>
              <w:rPr>
                <w:noProof/>
                <w:webHidden/>
              </w:rPr>
              <w:fldChar w:fldCharType="begin"/>
            </w:r>
            <w:r>
              <w:rPr>
                <w:noProof/>
                <w:webHidden/>
              </w:rPr>
              <w:instrText xml:space="preserve"> PAGEREF _Toc195970420 \h </w:instrText>
            </w:r>
            <w:r>
              <w:rPr>
                <w:noProof/>
                <w:webHidden/>
              </w:rPr>
            </w:r>
          </w:ins>
          <w:r>
            <w:rPr>
              <w:noProof/>
              <w:webHidden/>
            </w:rPr>
            <w:fldChar w:fldCharType="separate"/>
          </w:r>
          <w:ins w:id="100" w:author="Mikheil Kapanadze" w:date="2025-04-19T15:52:00Z" w16du:dateUtc="2025-04-19T11:52:00Z">
            <w:r>
              <w:rPr>
                <w:noProof/>
                <w:webHidden/>
              </w:rPr>
              <w:t>22</w:t>
            </w:r>
            <w:r>
              <w:rPr>
                <w:noProof/>
                <w:webHidden/>
              </w:rPr>
              <w:fldChar w:fldCharType="end"/>
            </w:r>
            <w:r w:rsidRPr="00645231">
              <w:rPr>
                <w:rStyle w:val="Hyperlink"/>
                <w:noProof/>
              </w:rPr>
              <w:fldChar w:fldCharType="end"/>
            </w:r>
          </w:ins>
        </w:p>
        <w:p w14:paraId="537E3D7D" w14:textId="360073B8" w:rsidR="00330FF6" w:rsidRDefault="00330FF6">
          <w:pPr>
            <w:pStyle w:val="TOC3"/>
            <w:tabs>
              <w:tab w:val="left" w:pos="1440"/>
              <w:tab w:val="right" w:leader="dot" w:pos="9350"/>
            </w:tabs>
            <w:rPr>
              <w:ins w:id="101" w:author="Mikheil Kapanadze" w:date="2025-04-19T15:52:00Z" w16du:dateUtc="2025-04-19T11:52:00Z"/>
              <w:rFonts w:eastAsiaTheme="minorEastAsia"/>
              <w:noProof/>
              <w:kern w:val="2"/>
              <w:sz w:val="24"/>
              <w:szCs w:val="24"/>
              <w14:ligatures w14:val="standardContextual"/>
            </w:rPr>
          </w:pPr>
          <w:ins w:id="102"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"_Toc195970421"</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10.2.2</w:t>
            </w:r>
            <w:r>
              <w:rPr>
                <w:rFonts w:eastAsiaTheme="minorEastAsia"/>
                <w:noProof/>
                <w:kern w:val="2"/>
                <w:sz w:val="24"/>
                <w:szCs w:val="24"/>
                <w14:ligatures w14:val="standardContextual"/>
              </w:rPr>
              <w:tab/>
            </w:r>
            <w:r w:rsidRPr="00645231">
              <w:rPr>
                <w:rStyle w:val="Hyperlink"/>
                <w:noProof/>
                <w:lang w:val="ka-GE"/>
              </w:rPr>
              <w:t xml:space="preserve">კლიენტის ინიციირებული შემოვლითი ავთენტიფიკაცია </w:t>
            </w:r>
            <w:r w:rsidRPr="00645231">
              <w:rPr>
                <w:rStyle w:val="Hyperlink"/>
                <w:noProof/>
              </w:rPr>
              <w:t>SMS</w:t>
            </w:r>
            <w:r w:rsidRPr="00645231">
              <w:rPr>
                <w:rStyle w:val="Hyperlink"/>
                <w:noProof/>
                <w:lang w:val="ka-GE"/>
              </w:rPr>
              <w:t>-ზე ბმულის გაგზავნით</w:t>
            </w:r>
            <w:r>
              <w:rPr>
                <w:noProof/>
                <w:webHidden/>
              </w:rPr>
              <w:tab/>
            </w:r>
            <w:r>
              <w:rPr>
                <w:noProof/>
                <w:webHidden/>
              </w:rPr>
              <w:fldChar w:fldCharType="begin"/>
            </w:r>
            <w:r>
              <w:rPr>
                <w:noProof/>
                <w:webHidden/>
              </w:rPr>
              <w:instrText xml:space="preserve"> PAGEREF _Toc195970421 \h </w:instrText>
            </w:r>
            <w:r>
              <w:rPr>
                <w:noProof/>
                <w:webHidden/>
              </w:rPr>
            </w:r>
          </w:ins>
          <w:r>
            <w:rPr>
              <w:noProof/>
              <w:webHidden/>
            </w:rPr>
            <w:fldChar w:fldCharType="separate"/>
          </w:r>
          <w:ins w:id="103" w:author="Mikheil Kapanadze" w:date="2025-04-19T15:52:00Z" w16du:dateUtc="2025-04-19T11:52:00Z">
            <w:r>
              <w:rPr>
                <w:noProof/>
                <w:webHidden/>
              </w:rPr>
              <w:t>23</w:t>
            </w:r>
            <w:r>
              <w:rPr>
                <w:noProof/>
                <w:webHidden/>
              </w:rPr>
              <w:fldChar w:fldCharType="end"/>
            </w:r>
            <w:r w:rsidRPr="00645231">
              <w:rPr>
                <w:rStyle w:val="Hyperlink"/>
                <w:noProof/>
              </w:rPr>
              <w:fldChar w:fldCharType="end"/>
            </w:r>
          </w:ins>
        </w:p>
        <w:p w14:paraId="2D09C957" w14:textId="64F6A5CC" w:rsidR="00330FF6" w:rsidRDefault="00330FF6">
          <w:pPr>
            <w:pStyle w:val="TOC3"/>
            <w:tabs>
              <w:tab w:val="left" w:pos="1440"/>
              <w:tab w:val="right" w:leader="dot" w:pos="9350"/>
            </w:tabs>
            <w:rPr>
              <w:ins w:id="104" w:author="Mikheil Kapanadze" w:date="2025-04-19T15:52:00Z" w16du:dateUtc="2025-04-19T11:52:00Z"/>
              <w:rFonts w:eastAsiaTheme="minorEastAsia"/>
              <w:noProof/>
              <w:kern w:val="2"/>
              <w:sz w:val="24"/>
              <w:szCs w:val="24"/>
              <w14:ligatures w14:val="standardContextual"/>
            </w:rPr>
          </w:pPr>
          <w:ins w:id="105"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"_Toc195970422"</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10.2.3</w:t>
            </w:r>
            <w:r>
              <w:rPr>
                <w:rFonts w:eastAsiaTheme="minorEastAsia"/>
                <w:noProof/>
                <w:kern w:val="2"/>
                <w:sz w:val="24"/>
                <w:szCs w:val="24"/>
                <w14:ligatures w14:val="standardContextual"/>
              </w:rPr>
              <w:tab/>
            </w:r>
            <w:r w:rsidRPr="00645231">
              <w:rPr>
                <w:rStyle w:val="Hyperlink"/>
                <w:noProof/>
                <w:lang w:val="ka-GE"/>
              </w:rPr>
              <w:t xml:space="preserve">შუალედური და საბოლოო </w:t>
            </w:r>
            <w:r w:rsidRPr="00645231">
              <w:rPr>
                <w:rStyle w:val="Hyperlink"/>
                <w:noProof/>
              </w:rPr>
              <w:t>id_token</w:t>
            </w:r>
            <w:r w:rsidRPr="00645231">
              <w:rPr>
                <w:rStyle w:val="Hyperlink"/>
                <w:noProof/>
                <w:lang w:val="ka-GE"/>
              </w:rPr>
              <w:t>-ის ერთმანეთისაგან გარჩევის წესი</w:t>
            </w:r>
            <w:r>
              <w:rPr>
                <w:noProof/>
                <w:webHidden/>
              </w:rPr>
              <w:tab/>
            </w:r>
            <w:r>
              <w:rPr>
                <w:noProof/>
                <w:webHidden/>
              </w:rPr>
              <w:fldChar w:fldCharType="begin"/>
            </w:r>
            <w:r>
              <w:rPr>
                <w:noProof/>
                <w:webHidden/>
              </w:rPr>
              <w:instrText xml:space="preserve"> PAGEREF _Toc195970422 \h </w:instrText>
            </w:r>
            <w:r>
              <w:rPr>
                <w:noProof/>
                <w:webHidden/>
              </w:rPr>
            </w:r>
          </w:ins>
          <w:r>
            <w:rPr>
              <w:noProof/>
              <w:webHidden/>
            </w:rPr>
            <w:fldChar w:fldCharType="separate"/>
          </w:r>
          <w:ins w:id="106" w:author="Mikheil Kapanadze" w:date="2025-04-19T15:52:00Z" w16du:dateUtc="2025-04-19T11:52:00Z">
            <w:r>
              <w:rPr>
                <w:noProof/>
                <w:webHidden/>
              </w:rPr>
              <w:t>24</w:t>
            </w:r>
            <w:r>
              <w:rPr>
                <w:noProof/>
                <w:webHidden/>
              </w:rPr>
              <w:fldChar w:fldCharType="end"/>
            </w:r>
            <w:r w:rsidRPr="00645231">
              <w:rPr>
                <w:rStyle w:val="Hyperlink"/>
                <w:noProof/>
              </w:rPr>
              <w:fldChar w:fldCharType="end"/>
            </w:r>
          </w:ins>
        </w:p>
        <w:p w14:paraId="6B7DDBC7" w14:textId="74722B2A" w:rsidR="00330FF6" w:rsidRDefault="00330FF6">
          <w:pPr>
            <w:pStyle w:val="TOC2"/>
            <w:tabs>
              <w:tab w:val="left" w:pos="960"/>
              <w:tab w:val="right" w:leader="dot" w:pos="9350"/>
            </w:tabs>
            <w:rPr>
              <w:ins w:id="107" w:author="Mikheil Kapanadze" w:date="2025-04-19T15:52:00Z" w16du:dateUtc="2025-04-19T11:52:00Z"/>
              <w:rFonts w:eastAsiaTheme="minorEastAsia"/>
              <w:noProof/>
              <w:kern w:val="2"/>
              <w:sz w:val="24"/>
              <w:szCs w:val="24"/>
              <w14:ligatures w14:val="standardContextual"/>
            </w:rPr>
          </w:pPr>
          <w:ins w:id="108"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"_Toc195970423"</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10.3</w:t>
            </w:r>
            <w:r>
              <w:rPr>
                <w:rFonts w:eastAsiaTheme="minorEastAsia"/>
                <w:noProof/>
                <w:kern w:val="2"/>
                <w:sz w:val="24"/>
                <w:szCs w:val="24"/>
                <w14:ligatures w14:val="standardContextual"/>
              </w:rPr>
              <w:tab/>
            </w:r>
            <w:r w:rsidRPr="00645231">
              <w:rPr>
                <w:rStyle w:val="Hyperlink"/>
                <w:noProof/>
                <w:lang w:val="ka-GE"/>
              </w:rPr>
              <w:t>ავთენტიფიკაცია „მოწყობილობის კოდის თანმიმდევრობის“ მეშვეობით</w:t>
            </w:r>
            <w:r>
              <w:rPr>
                <w:noProof/>
                <w:webHidden/>
              </w:rPr>
              <w:tab/>
            </w:r>
            <w:r>
              <w:rPr>
                <w:noProof/>
                <w:webHidden/>
              </w:rPr>
              <w:fldChar w:fldCharType="begin"/>
            </w:r>
            <w:r>
              <w:rPr>
                <w:noProof/>
                <w:webHidden/>
              </w:rPr>
              <w:instrText xml:space="preserve"> PAGEREF _Toc195970423 \h </w:instrText>
            </w:r>
            <w:r>
              <w:rPr>
                <w:noProof/>
                <w:webHidden/>
              </w:rPr>
            </w:r>
          </w:ins>
          <w:r>
            <w:rPr>
              <w:noProof/>
              <w:webHidden/>
            </w:rPr>
            <w:fldChar w:fldCharType="separate"/>
          </w:r>
          <w:ins w:id="109" w:author="Mikheil Kapanadze" w:date="2025-04-19T15:52:00Z" w16du:dateUtc="2025-04-19T11:52:00Z">
            <w:r>
              <w:rPr>
                <w:noProof/>
                <w:webHidden/>
              </w:rPr>
              <w:t>24</w:t>
            </w:r>
            <w:r>
              <w:rPr>
                <w:noProof/>
                <w:webHidden/>
              </w:rPr>
              <w:fldChar w:fldCharType="end"/>
            </w:r>
            <w:r w:rsidRPr="00645231">
              <w:rPr>
                <w:rStyle w:val="Hyperlink"/>
                <w:noProof/>
              </w:rPr>
              <w:fldChar w:fldCharType="end"/>
            </w:r>
          </w:ins>
        </w:p>
        <w:p w14:paraId="566564F1" w14:textId="01EDD2FB" w:rsidR="00330FF6" w:rsidRDefault="00330FF6">
          <w:pPr>
            <w:pStyle w:val="TOC1"/>
            <w:tabs>
              <w:tab w:val="left" w:pos="720"/>
              <w:tab w:val="right" w:leader="dot" w:pos="9350"/>
            </w:tabs>
            <w:rPr>
              <w:ins w:id="110" w:author="Mikheil Kapanadze" w:date="2025-04-19T15:52:00Z" w16du:dateUtc="2025-04-19T11:52:00Z"/>
              <w:rFonts w:eastAsiaTheme="minorEastAsia"/>
              <w:noProof/>
              <w:kern w:val="2"/>
              <w:sz w:val="24"/>
              <w:szCs w:val="24"/>
              <w14:ligatures w14:val="standardContextual"/>
            </w:rPr>
          </w:pPr>
          <w:ins w:id="111" w:author="Mikheil Kapanadze" w:date="2025-04-19T15:52:00Z" w16du:dateUtc="2025-04-19T11:52:00Z">
            <w:r w:rsidRPr="00645231">
              <w:rPr>
                <w:rStyle w:val="Hyperlink"/>
                <w:noProof/>
              </w:rPr>
              <w:lastRenderedPageBreak/>
              <w:fldChar w:fldCharType="begin"/>
            </w:r>
            <w:r w:rsidRPr="00645231">
              <w:rPr>
                <w:rStyle w:val="Hyperlink"/>
                <w:noProof/>
              </w:rPr>
              <w:instrText xml:space="preserve"> </w:instrText>
            </w:r>
            <w:r>
              <w:rPr>
                <w:noProof/>
              </w:rPr>
              <w:instrText>HYPERLINK \l "_Toc195970424"</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11</w:t>
            </w:r>
            <w:r>
              <w:rPr>
                <w:rFonts w:eastAsiaTheme="minorEastAsia"/>
                <w:noProof/>
                <w:kern w:val="2"/>
                <w:sz w:val="24"/>
                <w:szCs w:val="24"/>
                <w14:ligatures w14:val="standardContextual"/>
              </w:rPr>
              <w:tab/>
            </w:r>
            <w:r w:rsidRPr="00645231">
              <w:rPr>
                <w:rStyle w:val="Hyperlink"/>
                <w:noProof/>
                <w:lang w:val="ka-GE"/>
              </w:rPr>
              <w:t>სესიის ცხადი დასრულება</w:t>
            </w:r>
            <w:r>
              <w:rPr>
                <w:noProof/>
                <w:webHidden/>
              </w:rPr>
              <w:tab/>
            </w:r>
            <w:r>
              <w:rPr>
                <w:noProof/>
                <w:webHidden/>
              </w:rPr>
              <w:fldChar w:fldCharType="begin"/>
            </w:r>
            <w:r>
              <w:rPr>
                <w:noProof/>
                <w:webHidden/>
              </w:rPr>
              <w:instrText xml:space="preserve"> PAGEREF _Toc195970424 \h </w:instrText>
            </w:r>
            <w:r>
              <w:rPr>
                <w:noProof/>
                <w:webHidden/>
              </w:rPr>
            </w:r>
          </w:ins>
          <w:r>
            <w:rPr>
              <w:noProof/>
              <w:webHidden/>
            </w:rPr>
            <w:fldChar w:fldCharType="separate"/>
          </w:r>
          <w:ins w:id="112" w:author="Mikheil Kapanadze" w:date="2025-04-19T15:52:00Z" w16du:dateUtc="2025-04-19T11:52:00Z">
            <w:r>
              <w:rPr>
                <w:noProof/>
                <w:webHidden/>
              </w:rPr>
              <w:t>25</w:t>
            </w:r>
            <w:r>
              <w:rPr>
                <w:noProof/>
                <w:webHidden/>
              </w:rPr>
              <w:fldChar w:fldCharType="end"/>
            </w:r>
            <w:r w:rsidRPr="00645231">
              <w:rPr>
                <w:rStyle w:val="Hyperlink"/>
                <w:noProof/>
              </w:rPr>
              <w:fldChar w:fldCharType="end"/>
            </w:r>
          </w:ins>
        </w:p>
        <w:p w14:paraId="0ADE50F0" w14:textId="3CED11C8" w:rsidR="00330FF6" w:rsidRDefault="00330FF6">
          <w:pPr>
            <w:pStyle w:val="TOC1"/>
            <w:tabs>
              <w:tab w:val="left" w:pos="720"/>
              <w:tab w:val="right" w:leader="dot" w:pos="9350"/>
            </w:tabs>
            <w:rPr>
              <w:ins w:id="113" w:author="Mikheil Kapanadze" w:date="2025-04-19T15:52:00Z" w16du:dateUtc="2025-04-19T11:52:00Z"/>
              <w:rFonts w:eastAsiaTheme="minorEastAsia"/>
              <w:noProof/>
              <w:kern w:val="2"/>
              <w:sz w:val="24"/>
              <w:szCs w:val="24"/>
              <w14:ligatures w14:val="standardContextual"/>
            </w:rPr>
          </w:pPr>
          <w:ins w:id="114"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"_Toc195970425"</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12</w:t>
            </w:r>
            <w:r>
              <w:rPr>
                <w:rFonts w:eastAsiaTheme="minorEastAsia"/>
                <w:noProof/>
                <w:kern w:val="2"/>
                <w:sz w:val="24"/>
                <w:szCs w:val="24"/>
                <w14:ligatures w14:val="standardContextual"/>
              </w:rPr>
              <w:tab/>
            </w:r>
            <w:r w:rsidRPr="00645231">
              <w:rPr>
                <w:rStyle w:val="Hyperlink"/>
                <w:noProof/>
                <w:lang w:val="ka-GE"/>
              </w:rPr>
              <w:t>მომხმარებლის თანხმობა ინფორმაციის გაზიარებაზე</w:t>
            </w:r>
            <w:r>
              <w:rPr>
                <w:noProof/>
                <w:webHidden/>
              </w:rPr>
              <w:tab/>
            </w:r>
            <w:r>
              <w:rPr>
                <w:noProof/>
                <w:webHidden/>
              </w:rPr>
              <w:fldChar w:fldCharType="begin"/>
            </w:r>
            <w:r>
              <w:rPr>
                <w:noProof/>
                <w:webHidden/>
              </w:rPr>
              <w:instrText xml:space="preserve"> PAGEREF _Toc195970425 \h </w:instrText>
            </w:r>
            <w:r>
              <w:rPr>
                <w:noProof/>
                <w:webHidden/>
              </w:rPr>
            </w:r>
          </w:ins>
          <w:r>
            <w:rPr>
              <w:noProof/>
              <w:webHidden/>
            </w:rPr>
            <w:fldChar w:fldCharType="separate"/>
          </w:r>
          <w:ins w:id="115" w:author="Mikheil Kapanadze" w:date="2025-04-19T15:52:00Z" w16du:dateUtc="2025-04-19T11:52:00Z">
            <w:r>
              <w:rPr>
                <w:noProof/>
                <w:webHidden/>
              </w:rPr>
              <w:t>25</w:t>
            </w:r>
            <w:r>
              <w:rPr>
                <w:noProof/>
                <w:webHidden/>
              </w:rPr>
              <w:fldChar w:fldCharType="end"/>
            </w:r>
            <w:r w:rsidRPr="00645231">
              <w:rPr>
                <w:rStyle w:val="Hyperlink"/>
                <w:noProof/>
              </w:rPr>
              <w:fldChar w:fldCharType="end"/>
            </w:r>
          </w:ins>
        </w:p>
        <w:p w14:paraId="0DD3C36F" w14:textId="6F7A73DF" w:rsidR="00330FF6" w:rsidRDefault="00330FF6">
          <w:pPr>
            <w:pStyle w:val="TOC1"/>
            <w:tabs>
              <w:tab w:val="left" w:pos="720"/>
              <w:tab w:val="right" w:leader="dot" w:pos="9350"/>
            </w:tabs>
            <w:rPr>
              <w:ins w:id="116" w:author="Mikheil Kapanadze" w:date="2025-04-19T15:52:00Z" w16du:dateUtc="2025-04-19T11:52:00Z"/>
              <w:rFonts w:eastAsiaTheme="minorEastAsia"/>
              <w:noProof/>
              <w:kern w:val="2"/>
              <w:sz w:val="24"/>
              <w:szCs w:val="24"/>
              <w14:ligatures w14:val="standardContextual"/>
            </w:rPr>
          </w:pPr>
          <w:ins w:id="117"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"_Toc195970426"</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13</w:t>
            </w:r>
            <w:r>
              <w:rPr>
                <w:rFonts w:eastAsiaTheme="minorEastAsia"/>
                <w:noProof/>
                <w:kern w:val="2"/>
                <w:sz w:val="24"/>
                <w:szCs w:val="24"/>
                <w14:ligatures w14:val="standardContextual"/>
              </w:rPr>
              <w:tab/>
            </w:r>
            <w:r w:rsidRPr="00645231">
              <w:rPr>
                <w:rStyle w:val="Hyperlink"/>
                <w:noProof/>
                <w:lang w:val="ka-GE"/>
              </w:rPr>
              <w:t>მტკიცებულების ტიპების სტანდარტიზაცია</w:t>
            </w:r>
            <w:r>
              <w:rPr>
                <w:noProof/>
                <w:webHidden/>
              </w:rPr>
              <w:tab/>
            </w:r>
            <w:r>
              <w:rPr>
                <w:noProof/>
                <w:webHidden/>
              </w:rPr>
              <w:fldChar w:fldCharType="begin"/>
            </w:r>
            <w:r>
              <w:rPr>
                <w:noProof/>
                <w:webHidden/>
              </w:rPr>
              <w:instrText xml:space="preserve"> PAGEREF _Toc195970426 \h </w:instrText>
            </w:r>
            <w:r>
              <w:rPr>
                <w:noProof/>
                <w:webHidden/>
              </w:rPr>
            </w:r>
          </w:ins>
          <w:r>
            <w:rPr>
              <w:noProof/>
              <w:webHidden/>
            </w:rPr>
            <w:fldChar w:fldCharType="separate"/>
          </w:r>
          <w:ins w:id="118" w:author="Mikheil Kapanadze" w:date="2025-04-19T15:52:00Z" w16du:dateUtc="2025-04-19T11:52:00Z">
            <w:r>
              <w:rPr>
                <w:noProof/>
                <w:webHidden/>
              </w:rPr>
              <w:t>25</w:t>
            </w:r>
            <w:r>
              <w:rPr>
                <w:noProof/>
                <w:webHidden/>
              </w:rPr>
              <w:fldChar w:fldCharType="end"/>
            </w:r>
            <w:r w:rsidRPr="00645231">
              <w:rPr>
                <w:rStyle w:val="Hyperlink"/>
                <w:noProof/>
              </w:rPr>
              <w:fldChar w:fldCharType="end"/>
            </w:r>
          </w:ins>
        </w:p>
        <w:p w14:paraId="0FFD2E4D" w14:textId="650A1E26" w:rsidR="00330FF6" w:rsidRDefault="00330FF6">
          <w:pPr>
            <w:pStyle w:val="TOC2"/>
            <w:tabs>
              <w:tab w:val="left" w:pos="960"/>
              <w:tab w:val="right" w:leader="dot" w:pos="9350"/>
            </w:tabs>
            <w:rPr>
              <w:ins w:id="119" w:author="Mikheil Kapanadze" w:date="2025-04-19T15:52:00Z" w16du:dateUtc="2025-04-19T11:52:00Z"/>
              <w:rFonts w:eastAsiaTheme="minorEastAsia"/>
              <w:noProof/>
              <w:kern w:val="2"/>
              <w:sz w:val="24"/>
              <w:szCs w:val="24"/>
              <w14:ligatures w14:val="standardContextual"/>
            </w:rPr>
          </w:pPr>
          <w:ins w:id="120"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"_Toc195970427"</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13.1</w:t>
            </w:r>
            <w:r>
              <w:rPr>
                <w:rFonts w:eastAsiaTheme="minorEastAsia"/>
                <w:noProof/>
                <w:kern w:val="2"/>
                <w:sz w:val="24"/>
                <w:szCs w:val="24"/>
                <w14:ligatures w14:val="standardContextual"/>
              </w:rPr>
              <w:tab/>
            </w:r>
            <w:r w:rsidRPr="00645231">
              <w:rPr>
                <w:rStyle w:val="Hyperlink"/>
                <w:noProof/>
                <w:lang w:val="ka-GE"/>
              </w:rPr>
              <w:t>დოკუმენტის ტიპის მტკიცებულებები</w:t>
            </w:r>
            <w:r>
              <w:rPr>
                <w:noProof/>
                <w:webHidden/>
              </w:rPr>
              <w:tab/>
            </w:r>
            <w:r>
              <w:rPr>
                <w:noProof/>
                <w:webHidden/>
              </w:rPr>
              <w:fldChar w:fldCharType="begin"/>
            </w:r>
            <w:r>
              <w:rPr>
                <w:noProof/>
                <w:webHidden/>
              </w:rPr>
              <w:instrText xml:space="preserve"> PAGEREF _Toc195970427 \h </w:instrText>
            </w:r>
            <w:r>
              <w:rPr>
                <w:noProof/>
                <w:webHidden/>
              </w:rPr>
            </w:r>
          </w:ins>
          <w:r>
            <w:rPr>
              <w:noProof/>
              <w:webHidden/>
            </w:rPr>
            <w:fldChar w:fldCharType="separate"/>
          </w:r>
          <w:ins w:id="121" w:author="Mikheil Kapanadze" w:date="2025-04-19T15:52:00Z" w16du:dateUtc="2025-04-19T11:52:00Z">
            <w:r>
              <w:rPr>
                <w:noProof/>
                <w:webHidden/>
              </w:rPr>
              <w:t>25</w:t>
            </w:r>
            <w:r>
              <w:rPr>
                <w:noProof/>
                <w:webHidden/>
              </w:rPr>
              <w:fldChar w:fldCharType="end"/>
            </w:r>
            <w:r w:rsidRPr="00645231">
              <w:rPr>
                <w:rStyle w:val="Hyperlink"/>
                <w:noProof/>
              </w:rPr>
              <w:fldChar w:fldCharType="end"/>
            </w:r>
          </w:ins>
        </w:p>
        <w:p w14:paraId="7EE6038E" w14:textId="12664239" w:rsidR="00330FF6" w:rsidRDefault="00330FF6">
          <w:pPr>
            <w:pStyle w:val="TOC2"/>
            <w:tabs>
              <w:tab w:val="left" w:pos="960"/>
              <w:tab w:val="right" w:leader="dot" w:pos="9350"/>
            </w:tabs>
            <w:rPr>
              <w:ins w:id="122" w:author="Mikheil Kapanadze" w:date="2025-04-19T15:52:00Z" w16du:dateUtc="2025-04-19T11:52:00Z"/>
              <w:rFonts w:eastAsiaTheme="minorEastAsia"/>
              <w:noProof/>
              <w:kern w:val="2"/>
              <w:sz w:val="24"/>
              <w:szCs w:val="24"/>
              <w14:ligatures w14:val="standardContextual"/>
            </w:rPr>
          </w:pPr>
          <w:ins w:id="123"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"_Toc195970428"</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13.2</w:t>
            </w:r>
            <w:r>
              <w:rPr>
                <w:rFonts w:eastAsiaTheme="minorEastAsia"/>
                <w:noProof/>
                <w:kern w:val="2"/>
                <w:sz w:val="24"/>
                <w:szCs w:val="24"/>
                <w14:ligatures w14:val="standardContextual"/>
              </w:rPr>
              <w:tab/>
            </w:r>
            <w:r w:rsidRPr="00645231">
              <w:rPr>
                <w:rStyle w:val="Hyperlink"/>
                <w:noProof/>
                <w:lang w:val="ka-GE"/>
              </w:rPr>
              <w:t>„ელექტრონული ჩანაწერის“ ტიპის მტკიცებულებები</w:t>
            </w:r>
            <w:r>
              <w:rPr>
                <w:noProof/>
                <w:webHidden/>
              </w:rPr>
              <w:tab/>
            </w:r>
            <w:r>
              <w:rPr>
                <w:noProof/>
                <w:webHidden/>
              </w:rPr>
              <w:fldChar w:fldCharType="begin"/>
            </w:r>
            <w:r>
              <w:rPr>
                <w:noProof/>
                <w:webHidden/>
              </w:rPr>
              <w:instrText xml:space="preserve"> PAGEREF _Toc195970428 \h </w:instrText>
            </w:r>
            <w:r>
              <w:rPr>
                <w:noProof/>
                <w:webHidden/>
              </w:rPr>
            </w:r>
          </w:ins>
          <w:r>
            <w:rPr>
              <w:noProof/>
              <w:webHidden/>
            </w:rPr>
            <w:fldChar w:fldCharType="separate"/>
          </w:r>
          <w:ins w:id="124" w:author="Mikheil Kapanadze" w:date="2025-04-19T15:52:00Z" w16du:dateUtc="2025-04-19T11:52:00Z">
            <w:r>
              <w:rPr>
                <w:noProof/>
                <w:webHidden/>
              </w:rPr>
              <w:t>26</w:t>
            </w:r>
            <w:r>
              <w:rPr>
                <w:noProof/>
                <w:webHidden/>
              </w:rPr>
              <w:fldChar w:fldCharType="end"/>
            </w:r>
            <w:r w:rsidRPr="00645231">
              <w:rPr>
                <w:rStyle w:val="Hyperlink"/>
                <w:noProof/>
              </w:rPr>
              <w:fldChar w:fldCharType="end"/>
            </w:r>
          </w:ins>
        </w:p>
        <w:p w14:paraId="592358A5" w14:textId="31C838B9" w:rsidR="00330FF6" w:rsidRDefault="00330FF6">
          <w:pPr>
            <w:pStyle w:val="TOC3"/>
            <w:tabs>
              <w:tab w:val="left" w:pos="1440"/>
              <w:tab w:val="right" w:leader="dot" w:pos="9350"/>
            </w:tabs>
            <w:rPr>
              <w:ins w:id="125" w:author="Mikheil Kapanadze" w:date="2025-04-19T15:52:00Z" w16du:dateUtc="2025-04-19T11:52:00Z"/>
              <w:rFonts w:eastAsiaTheme="minorEastAsia"/>
              <w:noProof/>
              <w:kern w:val="2"/>
              <w:sz w:val="24"/>
              <w:szCs w:val="24"/>
              <w14:ligatures w14:val="standardContextual"/>
            </w:rPr>
          </w:pPr>
          <w:ins w:id="126"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"_Toc195970429"</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13.2.1</w:t>
            </w:r>
            <w:r>
              <w:rPr>
                <w:rFonts w:eastAsiaTheme="minorEastAsia"/>
                <w:noProof/>
                <w:kern w:val="2"/>
                <w:sz w:val="24"/>
                <w:szCs w:val="24"/>
                <w14:ligatures w14:val="standardContextual"/>
              </w:rPr>
              <w:tab/>
            </w:r>
            <w:r w:rsidRPr="00645231">
              <w:rPr>
                <w:rStyle w:val="Hyperlink"/>
                <w:noProof/>
                <w:lang w:val="ka-GE"/>
              </w:rPr>
              <w:t>სსიპ სახელმწიფო სერვისების განვითარების სააგენტოს მონაცემთა ბაზა</w:t>
            </w:r>
            <w:r>
              <w:rPr>
                <w:noProof/>
                <w:webHidden/>
              </w:rPr>
              <w:tab/>
            </w:r>
            <w:r>
              <w:rPr>
                <w:noProof/>
                <w:webHidden/>
              </w:rPr>
              <w:fldChar w:fldCharType="begin"/>
            </w:r>
            <w:r>
              <w:rPr>
                <w:noProof/>
                <w:webHidden/>
              </w:rPr>
              <w:instrText xml:space="preserve"> PAGEREF _Toc195970429 \h </w:instrText>
            </w:r>
            <w:r>
              <w:rPr>
                <w:noProof/>
                <w:webHidden/>
              </w:rPr>
            </w:r>
          </w:ins>
          <w:r>
            <w:rPr>
              <w:noProof/>
              <w:webHidden/>
            </w:rPr>
            <w:fldChar w:fldCharType="separate"/>
          </w:r>
          <w:ins w:id="127" w:author="Mikheil Kapanadze" w:date="2025-04-19T15:52:00Z" w16du:dateUtc="2025-04-19T11:52:00Z">
            <w:r>
              <w:rPr>
                <w:noProof/>
                <w:webHidden/>
              </w:rPr>
              <w:t>26</w:t>
            </w:r>
            <w:r>
              <w:rPr>
                <w:noProof/>
                <w:webHidden/>
              </w:rPr>
              <w:fldChar w:fldCharType="end"/>
            </w:r>
            <w:r w:rsidRPr="00645231">
              <w:rPr>
                <w:rStyle w:val="Hyperlink"/>
                <w:noProof/>
              </w:rPr>
              <w:fldChar w:fldCharType="end"/>
            </w:r>
          </w:ins>
        </w:p>
        <w:p w14:paraId="3C0C87BC" w14:textId="0304435D" w:rsidR="00330FF6" w:rsidRDefault="00330FF6">
          <w:pPr>
            <w:pStyle w:val="TOC1"/>
            <w:tabs>
              <w:tab w:val="left" w:pos="720"/>
              <w:tab w:val="right" w:leader="dot" w:pos="9350"/>
            </w:tabs>
            <w:rPr>
              <w:ins w:id="128" w:author="Mikheil Kapanadze" w:date="2025-04-19T15:52:00Z" w16du:dateUtc="2025-04-19T11:52:00Z"/>
              <w:rFonts w:eastAsiaTheme="minorEastAsia"/>
              <w:noProof/>
              <w:kern w:val="2"/>
              <w:sz w:val="24"/>
              <w:szCs w:val="24"/>
              <w14:ligatures w14:val="standardContextual"/>
            </w:rPr>
          </w:pPr>
          <w:ins w:id="129"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"_Toc195970430"</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14</w:t>
            </w:r>
            <w:r>
              <w:rPr>
                <w:rFonts w:eastAsiaTheme="minorEastAsia"/>
                <w:noProof/>
                <w:kern w:val="2"/>
                <w:sz w:val="24"/>
                <w:szCs w:val="24"/>
                <w14:ligatures w14:val="standardContextual"/>
              </w:rPr>
              <w:tab/>
            </w:r>
            <w:r w:rsidRPr="00645231">
              <w:rPr>
                <w:rStyle w:val="Hyperlink"/>
                <w:noProof/>
                <w:lang w:val="ka-GE"/>
              </w:rPr>
              <w:t>იდენტობის პროვაიდერის მიერ დაბრუნებული ინფორმაციის მაგალითები (ინფორმაციული)</w:t>
            </w:r>
            <w:r>
              <w:rPr>
                <w:noProof/>
                <w:webHidden/>
              </w:rPr>
              <w:tab/>
            </w:r>
            <w:r>
              <w:rPr>
                <w:noProof/>
                <w:webHidden/>
              </w:rPr>
              <w:fldChar w:fldCharType="begin"/>
            </w:r>
            <w:r>
              <w:rPr>
                <w:noProof/>
                <w:webHidden/>
              </w:rPr>
              <w:instrText xml:space="preserve"> PAGEREF _Toc195970430 \h </w:instrText>
            </w:r>
            <w:r>
              <w:rPr>
                <w:noProof/>
                <w:webHidden/>
              </w:rPr>
            </w:r>
          </w:ins>
          <w:r>
            <w:rPr>
              <w:noProof/>
              <w:webHidden/>
            </w:rPr>
            <w:fldChar w:fldCharType="separate"/>
          </w:r>
          <w:ins w:id="130" w:author="Mikheil Kapanadze" w:date="2025-04-19T15:52:00Z" w16du:dateUtc="2025-04-19T11:52:00Z">
            <w:r>
              <w:rPr>
                <w:noProof/>
                <w:webHidden/>
              </w:rPr>
              <w:t>27</w:t>
            </w:r>
            <w:r>
              <w:rPr>
                <w:noProof/>
                <w:webHidden/>
              </w:rPr>
              <w:fldChar w:fldCharType="end"/>
            </w:r>
            <w:r w:rsidRPr="00645231">
              <w:rPr>
                <w:rStyle w:val="Hyperlink"/>
                <w:noProof/>
              </w:rPr>
              <w:fldChar w:fldCharType="end"/>
            </w:r>
          </w:ins>
        </w:p>
        <w:p w14:paraId="47C01050" w14:textId="752322D2" w:rsidR="00330FF6" w:rsidRDefault="00330FF6">
          <w:pPr>
            <w:pStyle w:val="TOC2"/>
            <w:tabs>
              <w:tab w:val="left" w:pos="960"/>
              <w:tab w:val="right" w:leader="dot" w:pos="9350"/>
            </w:tabs>
            <w:rPr>
              <w:ins w:id="131" w:author="Mikheil Kapanadze" w:date="2025-04-19T15:52:00Z" w16du:dateUtc="2025-04-19T11:52:00Z"/>
              <w:rFonts w:eastAsiaTheme="minorEastAsia"/>
              <w:noProof/>
              <w:kern w:val="2"/>
              <w:sz w:val="24"/>
              <w:szCs w:val="24"/>
              <w14:ligatures w14:val="standardContextual"/>
            </w:rPr>
          </w:pPr>
          <w:ins w:id="132"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"_Toc195970431"</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14.1</w:t>
            </w:r>
            <w:r>
              <w:rPr>
                <w:rFonts w:eastAsiaTheme="minorEastAsia"/>
                <w:noProof/>
                <w:kern w:val="2"/>
                <w:sz w:val="24"/>
                <w:szCs w:val="24"/>
                <w14:ligatures w14:val="standardContextual"/>
              </w:rPr>
              <w:tab/>
            </w:r>
            <w:r w:rsidRPr="00645231">
              <w:rPr>
                <w:rStyle w:val="Hyperlink"/>
                <w:noProof/>
                <w:lang w:val="ka-GE"/>
              </w:rPr>
              <w:t>პირადად გამოცხადება, პირადობის მოწმობის წარდგენით</w:t>
            </w:r>
            <w:r>
              <w:rPr>
                <w:noProof/>
                <w:webHidden/>
              </w:rPr>
              <w:tab/>
            </w:r>
            <w:r>
              <w:rPr>
                <w:noProof/>
                <w:webHidden/>
              </w:rPr>
              <w:fldChar w:fldCharType="begin"/>
            </w:r>
            <w:r>
              <w:rPr>
                <w:noProof/>
                <w:webHidden/>
              </w:rPr>
              <w:instrText xml:space="preserve"> PAGEREF _Toc195970431 \h </w:instrText>
            </w:r>
            <w:r>
              <w:rPr>
                <w:noProof/>
                <w:webHidden/>
              </w:rPr>
            </w:r>
          </w:ins>
          <w:r>
            <w:rPr>
              <w:noProof/>
              <w:webHidden/>
            </w:rPr>
            <w:fldChar w:fldCharType="separate"/>
          </w:r>
          <w:ins w:id="133" w:author="Mikheil Kapanadze" w:date="2025-04-19T15:52:00Z" w16du:dateUtc="2025-04-19T11:52:00Z">
            <w:r>
              <w:rPr>
                <w:noProof/>
                <w:webHidden/>
              </w:rPr>
              <w:t>27</w:t>
            </w:r>
            <w:r>
              <w:rPr>
                <w:noProof/>
                <w:webHidden/>
              </w:rPr>
              <w:fldChar w:fldCharType="end"/>
            </w:r>
            <w:r w:rsidRPr="00645231">
              <w:rPr>
                <w:rStyle w:val="Hyperlink"/>
                <w:noProof/>
              </w:rPr>
              <w:fldChar w:fldCharType="end"/>
            </w:r>
          </w:ins>
        </w:p>
        <w:p w14:paraId="2E3E9ED0" w14:textId="041A0492" w:rsidR="00330FF6" w:rsidRDefault="00330FF6">
          <w:pPr>
            <w:pStyle w:val="TOC2"/>
            <w:tabs>
              <w:tab w:val="left" w:pos="960"/>
              <w:tab w:val="right" w:leader="dot" w:pos="9350"/>
            </w:tabs>
            <w:rPr>
              <w:ins w:id="134" w:author="Mikheil Kapanadze" w:date="2025-04-19T15:52:00Z" w16du:dateUtc="2025-04-19T11:52:00Z"/>
              <w:rFonts w:eastAsiaTheme="minorEastAsia"/>
              <w:noProof/>
              <w:kern w:val="2"/>
              <w:sz w:val="24"/>
              <w:szCs w:val="24"/>
              <w14:ligatures w14:val="standardContextual"/>
            </w:rPr>
          </w:pPr>
          <w:ins w:id="135"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"_Toc195970432"</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14.2</w:t>
            </w:r>
            <w:r>
              <w:rPr>
                <w:rFonts w:eastAsiaTheme="minorEastAsia"/>
                <w:noProof/>
                <w:kern w:val="2"/>
                <w:sz w:val="24"/>
                <w:szCs w:val="24"/>
                <w14:ligatures w14:val="standardContextual"/>
              </w:rPr>
              <w:tab/>
            </w:r>
            <w:r w:rsidRPr="00645231">
              <w:rPr>
                <w:rStyle w:val="Hyperlink"/>
                <w:noProof/>
                <w:lang w:val="ka-GE"/>
              </w:rPr>
              <w:t>პირადად გამოცხადება, პირადობის მოწმობის წარდგენით და სერვისების განვითარების სააგენტოს ბაზაში გადამოწმებით</w:t>
            </w:r>
            <w:r>
              <w:rPr>
                <w:noProof/>
                <w:webHidden/>
              </w:rPr>
              <w:tab/>
            </w:r>
            <w:r>
              <w:rPr>
                <w:noProof/>
                <w:webHidden/>
              </w:rPr>
              <w:fldChar w:fldCharType="begin"/>
            </w:r>
            <w:r>
              <w:rPr>
                <w:noProof/>
                <w:webHidden/>
              </w:rPr>
              <w:instrText xml:space="preserve"> PAGEREF _Toc195970432 \h </w:instrText>
            </w:r>
            <w:r>
              <w:rPr>
                <w:noProof/>
                <w:webHidden/>
              </w:rPr>
            </w:r>
          </w:ins>
          <w:r>
            <w:rPr>
              <w:noProof/>
              <w:webHidden/>
            </w:rPr>
            <w:fldChar w:fldCharType="separate"/>
          </w:r>
          <w:ins w:id="136" w:author="Mikheil Kapanadze" w:date="2025-04-19T15:52:00Z" w16du:dateUtc="2025-04-19T11:52:00Z">
            <w:r>
              <w:rPr>
                <w:noProof/>
                <w:webHidden/>
              </w:rPr>
              <w:t>29</w:t>
            </w:r>
            <w:r>
              <w:rPr>
                <w:noProof/>
                <w:webHidden/>
              </w:rPr>
              <w:fldChar w:fldCharType="end"/>
            </w:r>
            <w:r w:rsidRPr="00645231">
              <w:rPr>
                <w:rStyle w:val="Hyperlink"/>
                <w:noProof/>
              </w:rPr>
              <w:fldChar w:fldCharType="end"/>
            </w:r>
          </w:ins>
        </w:p>
        <w:p w14:paraId="335F4B8F" w14:textId="78F17429" w:rsidR="00330FF6" w:rsidRDefault="00330FF6">
          <w:pPr>
            <w:pStyle w:val="TOC2"/>
            <w:tabs>
              <w:tab w:val="left" w:pos="960"/>
              <w:tab w:val="right" w:leader="dot" w:pos="9350"/>
            </w:tabs>
            <w:rPr>
              <w:ins w:id="137" w:author="Mikheil Kapanadze" w:date="2025-04-19T15:52:00Z" w16du:dateUtc="2025-04-19T11:52:00Z"/>
              <w:rFonts w:eastAsiaTheme="minorEastAsia"/>
              <w:noProof/>
              <w:kern w:val="2"/>
              <w:sz w:val="24"/>
              <w:szCs w:val="24"/>
              <w14:ligatures w14:val="standardContextual"/>
            </w:rPr>
          </w:pPr>
          <w:ins w:id="138"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"_Toc195970433"</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14.3</w:t>
            </w:r>
            <w:r>
              <w:rPr>
                <w:rFonts w:eastAsiaTheme="minorEastAsia"/>
                <w:noProof/>
                <w:kern w:val="2"/>
                <w:sz w:val="24"/>
                <w:szCs w:val="24"/>
                <w14:ligatures w14:val="standardContextual"/>
              </w:rPr>
              <w:tab/>
            </w:r>
            <w:r w:rsidRPr="00645231">
              <w:rPr>
                <w:rStyle w:val="Hyperlink"/>
                <w:noProof/>
                <w:lang w:val="ka-GE"/>
              </w:rPr>
              <w:t>პირადად გამოცხადება, მართვის მოწმობის წარდგენით და სერვისების განვითარების სააგენტოს ბაზაში გადამოწმებით</w:t>
            </w:r>
            <w:r>
              <w:rPr>
                <w:noProof/>
                <w:webHidden/>
              </w:rPr>
              <w:tab/>
            </w:r>
            <w:r>
              <w:rPr>
                <w:noProof/>
                <w:webHidden/>
              </w:rPr>
              <w:fldChar w:fldCharType="begin"/>
            </w:r>
            <w:r>
              <w:rPr>
                <w:noProof/>
                <w:webHidden/>
              </w:rPr>
              <w:instrText xml:space="preserve"> PAGEREF _Toc195970433 \h </w:instrText>
            </w:r>
            <w:r>
              <w:rPr>
                <w:noProof/>
                <w:webHidden/>
              </w:rPr>
            </w:r>
          </w:ins>
          <w:r>
            <w:rPr>
              <w:noProof/>
              <w:webHidden/>
            </w:rPr>
            <w:fldChar w:fldCharType="separate"/>
          </w:r>
          <w:ins w:id="139" w:author="Mikheil Kapanadze" w:date="2025-04-19T15:52:00Z" w16du:dateUtc="2025-04-19T11:52:00Z">
            <w:r>
              <w:rPr>
                <w:noProof/>
                <w:webHidden/>
              </w:rPr>
              <w:t>31</w:t>
            </w:r>
            <w:r>
              <w:rPr>
                <w:noProof/>
                <w:webHidden/>
              </w:rPr>
              <w:fldChar w:fldCharType="end"/>
            </w:r>
            <w:r w:rsidRPr="00645231">
              <w:rPr>
                <w:rStyle w:val="Hyperlink"/>
                <w:noProof/>
              </w:rPr>
              <w:fldChar w:fldCharType="end"/>
            </w:r>
          </w:ins>
        </w:p>
        <w:p w14:paraId="69E2770D" w14:textId="723862C6" w:rsidR="00330FF6" w:rsidRDefault="00330FF6">
          <w:pPr>
            <w:pStyle w:val="TOC2"/>
            <w:tabs>
              <w:tab w:val="left" w:pos="960"/>
              <w:tab w:val="right" w:leader="dot" w:pos="9350"/>
            </w:tabs>
            <w:rPr>
              <w:ins w:id="140" w:author="Mikheil Kapanadze" w:date="2025-04-19T15:52:00Z" w16du:dateUtc="2025-04-19T11:52:00Z"/>
              <w:rFonts w:eastAsiaTheme="minorEastAsia"/>
              <w:noProof/>
              <w:kern w:val="2"/>
              <w:sz w:val="24"/>
              <w:szCs w:val="24"/>
              <w14:ligatures w14:val="standardContextual"/>
            </w:rPr>
          </w:pPr>
          <w:ins w:id="141"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"_Toc195970434"</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lang w:val="ka-GE"/>
              </w:rPr>
              <w:t>14.4</w:t>
            </w:r>
            <w:r>
              <w:rPr>
                <w:rFonts w:eastAsiaTheme="minorEastAsia"/>
                <w:noProof/>
                <w:kern w:val="2"/>
                <w:sz w:val="24"/>
                <w:szCs w:val="24"/>
                <w14:ligatures w14:val="standardContextual"/>
              </w:rPr>
              <w:tab/>
            </w:r>
            <w:r w:rsidRPr="00645231">
              <w:rPr>
                <w:rStyle w:val="Hyperlink"/>
                <w:noProof/>
                <w:lang w:val="ka-GE"/>
              </w:rPr>
              <w:t>ონლაინ ავთენტიფიკაცია იდენტობის პროვაიდერის მიერ, სტანდარტული კამერით, პირადობის დამადასტურებელი დოკუმენტის წარდგენით ვიდეო სესიაში და შემდგომი გადამოწმებით სსგს მონაცემთა ბაზაში</w:t>
            </w:r>
            <w:r>
              <w:rPr>
                <w:noProof/>
                <w:webHidden/>
              </w:rPr>
              <w:tab/>
            </w:r>
            <w:r>
              <w:rPr>
                <w:noProof/>
                <w:webHidden/>
              </w:rPr>
              <w:fldChar w:fldCharType="begin"/>
            </w:r>
            <w:r>
              <w:rPr>
                <w:noProof/>
                <w:webHidden/>
              </w:rPr>
              <w:instrText xml:space="preserve"> PAGEREF _Toc195970434 \h </w:instrText>
            </w:r>
            <w:r>
              <w:rPr>
                <w:noProof/>
                <w:webHidden/>
              </w:rPr>
            </w:r>
          </w:ins>
          <w:r>
            <w:rPr>
              <w:noProof/>
              <w:webHidden/>
            </w:rPr>
            <w:fldChar w:fldCharType="separate"/>
          </w:r>
          <w:ins w:id="142" w:author="Mikheil Kapanadze" w:date="2025-04-19T15:52:00Z" w16du:dateUtc="2025-04-19T11:52:00Z">
            <w:r>
              <w:rPr>
                <w:noProof/>
                <w:webHidden/>
              </w:rPr>
              <w:t>33</w:t>
            </w:r>
            <w:r>
              <w:rPr>
                <w:noProof/>
                <w:webHidden/>
              </w:rPr>
              <w:fldChar w:fldCharType="end"/>
            </w:r>
            <w:r w:rsidRPr="00645231">
              <w:rPr>
                <w:rStyle w:val="Hyperlink"/>
                <w:noProof/>
              </w:rPr>
              <w:fldChar w:fldCharType="end"/>
            </w:r>
          </w:ins>
        </w:p>
        <w:p w14:paraId="2FFE2037" w14:textId="4D2443D0" w:rsidR="00330FF6" w:rsidRDefault="00330FF6">
          <w:pPr>
            <w:pStyle w:val="TOC1"/>
            <w:tabs>
              <w:tab w:val="left" w:pos="720"/>
              <w:tab w:val="right" w:leader="dot" w:pos="9350"/>
            </w:tabs>
            <w:rPr>
              <w:ins w:id="143" w:author="Mikheil Kapanadze" w:date="2025-04-19T15:52:00Z" w16du:dateUtc="2025-04-19T11:52:00Z"/>
              <w:rFonts w:eastAsiaTheme="minorEastAsia"/>
              <w:noProof/>
              <w:kern w:val="2"/>
              <w:sz w:val="24"/>
              <w:szCs w:val="24"/>
              <w14:ligatures w14:val="standardContextual"/>
            </w:rPr>
          </w:pPr>
          <w:ins w:id="144"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"_Toc195970435"</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rPr>
              <w:t>15</w:t>
            </w:r>
            <w:r>
              <w:rPr>
                <w:rFonts w:eastAsiaTheme="minorEastAsia"/>
                <w:noProof/>
                <w:kern w:val="2"/>
                <w:sz w:val="24"/>
                <w:szCs w:val="24"/>
                <w14:ligatures w14:val="standardContextual"/>
              </w:rPr>
              <w:tab/>
            </w:r>
            <w:r w:rsidRPr="00645231">
              <w:rPr>
                <w:rStyle w:val="Hyperlink"/>
                <w:noProof/>
              </w:rPr>
              <w:t>სამომხმარებლო ინტერფეისის მოთხოვნები</w:t>
            </w:r>
            <w:r>
              <w:rPr>
                <w:noProof/>
                <w:webHidden/>
              </w:rPr>
              <w:tab/>
            </w:r>
            <w:r>
              <w:rPr>
                <w:noProof/>
                <w:webHidden/>
              </w:rPr>
              <w:fldChar w:fldCharType="begin"/>
            </w:r>
            <w:r>
              <w:rPr>
                <w:noProof/>
                <w:webHidden/>
              </w:rPr>
              <w:instrText xml:space="preserve"> PAGEREF _Toc195970435 \h </w:instrText>
            </w:r>
            <w:r>
              <w:rPr>
                <w:noProof/>
                <w:webHidden/>
              </w:rPr>
            </w:r>
          </w:ins>
          <w:r>
            <w:rPr>
              <w:noProof/>
              <w:webHidden/>
            </w:rPr>
            <w:fldChar w:fldCharType="separate"/>
          </w:r>
          <w:ins w:id="145" w:author="Mikheil Kapanadze" w:date="2025-04-19T15:52:00Z" w16du:dateUtc="2025-04-19T11:52:00Z">
            <w:r>
              <w:rPr>
                <w:noProof/>
                <w:webHidden/>
              </w:rPr>
              <w:t>35</w:t>
            </w:r>
            <w:r>
              <w:rPr>
                <w:noProof/>
                <w:webHidden/>
              </w:rPr>
              <w:fldChar w:fldCharType="end"/>
            </w:r>
            <w:r w:rsidRPr="00645231">
              <w:rPr>
                <w:rStyle w:val="Hyperlink"/>
                <w:noProof/>
              </w:rPr>
              <w:fldChar w:fldCharType="end"/>
            </w:r>
          </w:ins>
        </w:p>
        <w:p w14:paraId="4326A670" w14:textId="01D23D1F" w:rsidR="00330FF6" w:rsidRDefault="00330FF6">
          <w:pPr>
            <w:pStyle w:val="TOC2"/>
            <w:tabs>
              <w:tab w:val="left" w:pos="960"/>
              <w:tab w:val="right" w:leader="dot" w:pos="9350"/>
            </w:tabs>
            <w:rPr>
              <w:ins w:id="146" w:author="Mikheil Kapanadze" w:date="2025-04-19T15:52:00Z" w16du:dateUtc="2025-04-19T11:52:00Z"/>
              <w:rFonts w:eastAsiaTheme="minorEastAsia"/>
              <w:noProof/>
              <w:kern w:val="2"/>
              <w:sz w:val="24"/>
              <w:szCs w:val="24"/>
              <w14:ligatures w14:val="standardContextual"/>
            </w:rPr>
          </w:pPr>
          <w:ins w:id="147"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"_Toc195970436"</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rPr>
              <w:t>15.1</w:t>
            </w:r>
            <w:r>
              <w:rPr>
                <w:rFonts w:eastAsiaTheme="minorEastAsia"/>
                <w:noProof/>
                <w:kern w:val="2"/>
                <w:sz w:val="24"/>
                <w:szCs w:val="24"/>
                <w14:ligatures w14:val="standardContextual"/>
              </w:rPr>
              <w:tab/>
            </w:r>
            <w:r w:rsidRPr="00645231">
              <w:rPr>
                <w:rStyle w:val="Hyperlink"/>
                <w:noProof/>
              </w:rPr>
              <w:t>ძირითადი მოთხოვნები ავტორიზაციის პროცესში მოხმარებლის გადამისამართების შემთხვევაში</w:t>
            </w:r>
            <w:r>
              <w:rPr>
                <w:noProof/>
                <w:webHidden/>
              </w:rPr>
              <w:tab/>
            </w:r>
            <w:r>
              <w:rPr>
                <w:noProof/>
                <w:webHidden/>
              </w:rPr>
              <w:fldChar w:fldCharType="begin"/>
            </w:r>
            <w:r>
              <w:rPr>
                <w:noProof/>
                <w:webHidden/>
              </w:rPr>
              <w:instrText xml:space="preserve"> PAGEREF _Toc195970436 \h </w:instrText>
            </w:r>
            <w:r>
              <w:rPr>
                <w:noProof/>
                <w:webHidden/>
              </w:rPr>
            </w:r>
          </w:ins>
          <w:r>
            <w:rPr>
              <w:noProof/>
              <w:webHidden/>
            </w:rPr>
            <w:fldChar w:fldCharType="separate"/>
          </w:r>
          <w:ins w:id="148" w:author="Mikheil Kapanadze" w:date="2025-04-19T15:52:00Z" w16du:dateUtc="2025-04-19T11:52:00Z">
            <w:r>
              <w:rPr>
                <w:noProof/>
                <w:webHidden/>
              </w:rPr>
              <w:t>35</w:t>
            </w:r>
            <w:r>
              <w:rPr>
                <w:noProof/>
                <w:webHidden/>
              </w:rPr>
              <w:fldChar w:fldCharType="end"/>
            </w:r>
            <w:r w:rsidRPr="00645231">
              <w:rPr>
                <w:rStyle w:val="Hyperlink"/>
                <w:noProof/>
              </w:rPr>
              <w:fldChar w:fldCharType="end"/>
            </w:r>
          </w:ins>
        </w:p>
        <w:p w14:paraId="3CCBE2F7" w14:textId="5CC30B71" w:rsidR="00330FF6" w:rsidRDefault="00330FF6">
          <w:pPr>
            <w:pStyle w:val="TOC2"/>
            <w:tabs>
              <w:tab w:val="left" w:pos="960"/>
              <w:tab w:val="right" w:leader="dot" w:pos="9350"/>
            </w:tabs>
            <w:rPr>
              <w:ins w:id="149" w:author="Mikheil Kapanadze" w:date="2025-04-19T15:52:00Z" w16du:dateUtc="2025-04-19T11:52:00Z"/>
              <w:rFonts w:eastAsiaTheme="minorEastAsia"/>
              <w:noProof/>
              <w:kern w:val="2"/>
              <w:sz w:val="24"/>
              <w:szCs w:val="24"/>
              <w14:ligatures w14:val="standardContextual"/>
            </w:rPr>
          </w:pPr>
          <w:ins w:id="150"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"_Toc195970437"</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rPr>
              <w:t>15.2</w:t>
            </w:r>
            <w:r>
              <w:rPr>
                <w:rFonts w:eastAsiaTheme="minorEastAsia"/>
                <w:noProof/>
                <w:kern w:val="2"/>
                <w:sz w:val="24"/>
                <w:szCs w:val="24"/>
                <w14:ligatures w14:val="standardContextual"/>
              </w:rPr>
              <w:tab/>
            </w:r>
            <w:r w:rsidRPr="00645231">
              <w:rPr>
                <w:rStyle w:val="Hyperlink"/>
                <w:noProof/>
              </w:rPr>
              <w:t>დაყრდნობილი მხარის ინტერფეისის მოთხოვნები მოწყობილობის კოდის თანმიმდევრობის შემთხვევაში</w:t>
            </w:r>
            <w:r>
              <w:rPr>
                <w:noProof/>
                <w:webHidden/>
              </w:rPr>
              <w:tab/>
            </w:r>
            <w:r>
              <w:rPr>
                <w:noProof/>
                <w:webHidden/>
              </w:rPr>
              <w:fldChar w:fldCharType="begin"/>
            </w:r>
            <w:r>
              <w:rPr>
                <w:noProof/>
                <w:webHidden/>
              </w:rPr>
              <w:instrText xml:space="preserve"> PAGEREF _Toc195970437 \h </w:instrText>
            </w:r>
            <w:r>
              <w:rPr>
                <w:noProof/>
                <w:webHidden/>
              </w:rPr>
            </w:r>
          </w:ins>
          <w:r>
            <w:rPr>
              <w:noProof/>
              <w:webHidden/>
            </w:rPr>
            <w:fldChar w:fldCharType="separate"/>
          </w:r>
          <w:ins w:id="151" w:author="Mikheil Kapanadze" w:date="2025-04-19T15:52:00Z" w16du:dateUtc="2025-04-19T11:52:00Z">
            <w:r>
              <w:rPr>
                <w:noProof/>
                <w:webHidden/>
              </w:rPr>
              <w:t>35</w:t>
            </w:r>
            <w:r>
              <w:rPr>
                <w:noProof/>
                <w:webHidden/>
              </w:rPr>
              <w:fldChar w:fldCharType="end"/>
            </w:r>
            <w:r w:rsidRPr="00645231">
              <w:rPr>
                <w:rStyle w:val="Hyperlink"/>
                <w:noProof/>
              </w:rPr>
              <w:fldChar w:fldCharType="end"/>
            </w:r>
          </w:ins>
        </w:p>
        <w:p w14:paraId="74CEF41F" w14:textId="681276F0" w:rsidR="00330FF6" w:rsidRDefault="00330FF6">
          <w:pPr>
            <w:pStyle w:val="TOC2"/>
            <w:tabs>
              <w:tab w:val="left" w:pos="960"/>
              <w:tab w:val="right" w:leader="dot" w:pos="9350"/>
            </w:tabs>
            <w:rPr>
              <w:ins w:id="152" w:author="Mikheil Kapanadze" w:date="2025-04-19T15:52:00Z" w16du:dateUtc="2025-04-19T11:52:00Z"/>
              <w:rFonts w:eastAsiaTheme="minorEastAsia"/>
              <w:noProof/>
              <w:kern w:val="2"/>
              <w:sz w:val="24"/>
              <w:szCs w:val="24"/>
              <w14:ligatures w14:val="standardContextual"/>
            </w:rPr>
          </w:pPr>
          <w:ins w:id="153"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"_Toc195970438"</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rPr>
              <w:t>15.3</w:t>
            </w:r>
            <w:r>
              <w:rPr>
                <w:rFonts w:eastAsiaTheme="minorEastAsia"/>
                <w:noProof/>
                <w:kern w:val="2"/>
                <w:sz w:val="24"/>
                <w:szCs w:val="24"/>
                <w14:ligatures w14:val="standardContextual"/>
              </w:rPr>
              <w:tab/>
            </w:r>
            <w:r w:rsidRPr="00645231">
              <w:rPr>
                <w:rStyle w:val="Hyperlink"/>
                <w:noProof/>
              </w:rPr>
              <w:t>მოთხოვნები მობილურ ოპერაციულ სისტემებში ინტეგრაციასთან დაკავშირებით</w:t>
            </w:r>
            <w:r>
              <w:rPr>
                <w:noProof/>
                <w:webHidden/>
              </w:rPr>
              <w:tab/>
            </w:r>
            <w:r>
              <w:rPr>
                <w:noProof/>
                <w:webHidden/>
              </w:rPr>
              <w:fldChar w:fldCharType="begin"/>
            </w:r>
            <w:r>
              <w:rPr>
                <w:noProof/>
                <w:webHidden/>
              </w:rPr>
              <w:instrText xml:space="preserve"> PAGEREF _Toc195970438 \h </w:instrText>
            </w:r>
            <w:r>
              <w:rPr>
                <w:noProof/>
                <w:webHidden/>
              </w:rPr>
            </w:r>
          </w:ins>
          <w:r>
            <w:rPr>
              <w:noProof/>
              <w:webHidden/>
            </w:rPr>
            <w:fldChar w:fldCharType="separate"/>
          </w:r>
          <w:ins w:id="154" w:author="Mikheil Kapanadze" w:date="2025-04-19T15:52:00Z" w16du:dateUtc="2025-04-19T11:52:00Z">
            <w:r>
              <w:rPr>
                <w:noProof/>
                <w:webHidden/>
              </w:rPr>
              <w:t>35</w:t>
            </w:r>
            <w:r>
              <w:rPr>
                <w:noProof/>
                <w:webHidden/>
              </w:rPr>
              <w:fldChar w:fldCharType="end"/>
            </w:r>
            <w:r w:rsidRPr="00645231">
              <w:rPr>
                <w:rStyle w:val="Hyperlink"/>
                <w:noProof/>
              </w:rPr>
              <w:fldChar w:fldCharType="end"/>
            </w:r>
          </w:ins>
        </w:p>
        <w:p w14:paraId="427833A9" w14:textId="41C43B92" w:rsidR="00330FF6" w:rsidRDefault="00330FF6">
          <w:pPr>
            <w:pStyle w:val="TOC1"/>
            <w:tabs>
              <w:tab w:val="left" w:pos="720"/>
              <w:tab w:val="right" w:leader="dot" w:pos="9350"/>
            </w:tabs>
            <w:rPr>
              <w:ins w:id="155" w:author="Mikheil Kapanadze" w:date="2025-04-19T15:52:00Z" w16du:dateUtc="2025-04-19T11:52:00Z"/>
              <w:rFonts w:eastAsiaTheme="minorEastAsia"/>
              <w:noProof/>
              <w:kern w:val="2"/>
              <w:sz w:val="24"/>
              <w:szCs w:val="24"/>
              <w14:ligatures w14:val="standardContextual"/>
            </w:rPr>
          </w:pPr>
          <w:ins w:id="156" w:author="Mikheil Kapanadze" w:date="2025-04-19T15:52:00Z" w16du:dateUtc="2025-04-19T11:52:00Z">
            <w:r w:rsidRPr="00645231">
              <w:rPr>
                <w:rStyle w:val="Hyperlink"/>
                <w:noProof/>
              </w:rPr>
              <w:fldChar w:fldCharType="begin"/>
            </w:r>
            <w:r w:rsidRPr="00645231">
              <w:rPr>
                <w:rStyle w:val="Hyperlink"/>
                <w:noProof/>
              </w:rPr>
              <w:instrText xml:space="preserve"> </w:instrText>
            </w:r>
            <w:r>
              <w:rPr>
                <w:noProof/>
              </w:rPr>
              <w:instrText>HYPERLINK \l "_Toc195970439"</w:instrText>
            </w:r>
            <w:r w:rsidRPr="00645231">
              <w:rPr>
                <w:rStyle w:val="Hyperlink"/>
                <w:noProof/>
              </w:rPr>
              <w:instrText xml:space="preserve"> </w:instrText>
            </w:r>
            <w:r w:rsidRPr="00645231">
              <w:rPr>
                <w:rStyle w:val="Hyperlink"/>
                <w:noProof/>
              </w:rPr>
            </w:r>
            <w:r w:rsidRPr="00645231">
              <w:rPr>
                <w:rStyle w:val="Hyperlink"/>
                <w:noProof/>
              </w:rPr>
              <w:fldChar w:fldCharType="separate"/>
            </w:r>
            <w:r w:rsidRPr="00645231">
              <w:rPr>
                <w:rStyle w:val="Hyperlink"/>
                <w:noProof/>
              </w:rPr>
              <w:t>16</w:t>
            </w:r>
            <w:r>
              <w:rPr>
                <w:rFonts w:eastAsiaTheme="minorEastAsia"/>
                <w:noProof/>
                <w:kern w:val="2"/>
                <w:sz w:val="24"/>
                <w:szCs w:val="24"/>
                <w14:ligatures w14:val="standardContextual"/>
              </w:rPr>
              <w:tab/>
            </w:r>
            <w:r w:rsidRPr="00645231">
              <w:rPr>
                <w:rStyle w:val="Hyperlink"/>
                <w:noProof/>
                <w:lang w:val="ka-GE"/>
              </w:rPr>
              <w:t>წყაროები</w:t>
            </w:r>
            <w:r>
              <w:rPr>
                <w:noProof/>
                <w:webHidden/>
              </w:rPr>
              <w:tab/>
            </w:r>
            <w:r>
              <w:rPr>
                <w:noProof/>
                <w:webHidden/>
              </w:rPr>
              <w:fldChar w:fldCharType="begin"/>
            </w:r>
            <w:r>
              <w:rPr>
                <w:noProof/>
                <w:webHidden/>
              </w:rPr>
              <w:instrText xml:space="preserve"> PAGEREF _Toc195970439 \h </w:instrText>
            </w:r>
            <w:r>
              <w:rPr>
                <w:noProof/>
                <w:webHidden/>
              </w:rPr>
            </w:r>
          </w:ins>
          <w:r>
            <w:rPr>
              <w:noProof/>
              <w:webHidden/>
            </w:rPr>
            <w:fldChar w:fldCharType="separate"/>
          </w:r>
          <w:ins w:id="157" w:author="Mikheil Kapanadze" w:date="2025-04-19T15:52:00Z" w16du:dateUtc="2025-04-19T11:52:00Z">
            <w:r>
              <w:rPr>
                <w:noProof/>
                <w:webHidden/>
              </w:rPr>
              <w:t>36</w:t>
            </w:r>
            <w:r>
              <w:rPr>
                <w:noProof/>
                <w:webHidden/>
              </w:rPr>
              <w:fldChar w:fldCharType="end"/>
            </w:r>
            <w:r w:rsidRPr="00645231">
              <w:rPr>
                <w:rStyle w:val="Hyperlink"/>
                <w:noProof/>
              </w:rPr>
              <w:fldChar w:fldCharType="end"/>
            </w:r>
          </w:ins>
        </w:p>
        <w:p w14:paraId="256A9CD2" w14:textId="1862B18A" w:rsidR="00F47239" w:rsidDel="005A3ED7" w:rsidRDefault="00F47239">
          <w:pPr>
            <w:pStyle w:val="TOC1"/>
            <w:tabs>
              <w:tab w:val="left" w:pos="440"/>
              <w:tab w:val="right" w:leader="dot" w:pos="9350"/>
            </w:tabs>
            <w:rPr>
              <w:del w:id="158" w:author="Mikheil Kapanadze" w:date="2025-04-17T20:50:00Z" w16du:dateUtc="2025-04-17T16:50:00Z"/>
              <w:rFonts w:eastAsiaTheme="minorEastAsia"/>
              <w:noProof/>
            </w:rPr>
          </w:pPr>
          <w:del w:id="159" w:author="Mikheil Kapanadze" w:date="2025-04-17T20:50:00Z" w16du:dateUtc="2025-04-17T16:50:00Z">
            <w:r w:rsidRPr="00326095" w:rsidDel="005A3ED7">
              <w:rPr>
                <w:noProof/>
                <w:lang w:val="ka-GE"/>
              </w:rPr>
              <w:delText>1</w:delText>
            </w:r>
            <w:r w:rsidDel="005A3ED7">
              <w:rPr>
                <w:rFonts w:eastAsiaTheme="minorEastAsia"/>
                <w:noProof/>
              </w:rPr>
              <w:tab/>
            </w:r>
            <w:r w:rsidRPr="00326095" w:rsidDel="005A3ED7">
              <w:rPr>
                <w:noProof/>
                <w:lang w:val="ka-GE"/>
              </w:rPr>
              <w:delText>დოკუმენტის შესახებ</w:delText>
            </w:r>
            <w:r w:rsidDel="005A3ED7">
              <w:rPr>
                <w:noProof/>
                <w:webHidden/>
              </w:rPr>
              <w:tab/>
              <w:delText>2</w:delText>
            </w:r>
          </w:del>
        </w:p>
        <w:p w14:paraId="060EFCC9" w14:textId="4FBD3F13" w:rsidR="00F47239" w:rsidDel="005A3ED7" w:rsidRDefault="00F47239">
          <w:pPr>
            <w:pStyle w:val="TOC1"/>
            <w:tabs>
              <w:tab w:val="left" w:pos="440"/>
              <w:tab w:val="right" w:leader="dot" w:pos="9350"/>
            </w:tabs>
            <w:rPr>
              <w:del w:id="160" w:author="Mikheil Kapanadze" w:date="2025-04-17T20:50:00Z" w16du:dateUtc="2025-04-17T16:50:00Z"/>
              <w:rFonts w:eastAsiaTheme="minorEastAsia"/>
              <w:noProof/>
            </w:rPr>
          </w:pPr>
          <w:del w:id="161" w:author="Mikheil Kapanadze" w:date="2025-04-17T20:50:00Z" w16du:dateUtc="2025-04-17T16:50:00Z">
            <w:r w:rsidRPr="00326095" w:rsidDel="005A3ED7">
              <w:rPr>
                <w:noProof/>
                <w:lang w:val="ka-GE"/>
              </w:rPr>
              <w:delText>2</w:delText>
            </w:r>
            <w:r w:rsidDel="005A3ED7">
              <w:rPr>
                <w:rFonts w:eastAsiaTheme="minorEastAsia"/>
                <w:noProof/>
              </w:rPr>
              <w:tab/>
            </w:r>
            <w:r w:rsidRPr="00326095" w:rsidDel="005A3ED7">
              <w:rPr>
                <w:noProof/>
                <w:lang w:val="ka-GE"/>
              </w:rPr>
              <w:delText>სარჩევი</w:delText>
            </w:r>
            <w:r w:rsidDel="005A3ED7">
              <w:rPr>
                <w:noProof/>
                <w:webHidden/>
              </w:rPr>
              <w:tab/>
              <w:delText>3</w:delText>
            </w:r>
          </w:del>
        </w:p>
        <w:p w14:paraId="08044BFE" w14:textId="1D71F7A6" w:rsidR="00F47239" w:rsidDel="005A3ED7" w:rsidRDefault="00F47239">
          <w:pPr>
            <w:pStyle w:val="TOC1"/>
            <w:tabs>
              <w:tab w:val="left" w:pos="440"/>
              <w:tab w:val="right" w:leader="dot" w:pos="9350"/>
            </w:tabs>
            <w:rPr>
              <w:del w:id="162" w:author="Mikheil Kapanadze" w:date="2025-04-17T20:50:00Z" w16du:dateUtc="2025-04-17T16:50:00Z"/>
              <w:rFonts w:eastAsiaTheme="minorEastAsia"/>
              <w:noProof/>
            </w:rPr>
          </w:pPr>
          <w:del w:id="163" w:author="Mikheil Kapanadze" w:date="2025-04-17T20:50:00Z" w16du:dateUtc="2025-04-17T16:50:00Z">
            <w:r w:rsidRPr="00326095" w:rsidDel="005A3ED7">
              <w:rPr>
                <w:noProof/>
                <w:lang w:val="ka-GE"/>
              </w:rPr>
              <w:delText>3</w:delText>
            </w:r>
            <w:r w:rsidDel="005A3ED7">
              <w:rPr>
                <w:rFonts w:eastAsiaTheme="minorEastAsia"/>
                <w:noProof/>
              </w:rPr>
              <w:tab/>
            </w:r>
            <w:r w:rsidRPr="00326095" w:rsidDel="005A3ED7">
              <w:rPr>
                <w:noProof/>
                <w:lang w:val="ka-GE"/>
              </w:rPr>
              <w:delText>დოკუმენტის ისტორია</w:delText>
            </w:r>
            <w:r w:rsidDel="005A3ED7">
              <w:rPr>
                <w:noProof/>
                <w:webHidden/>
              </w:rPr>
              <w:tab/>
              <w:delText>4</w:delText>
            </w:r>
          </w:del>
        </w:p>
        <w:p w14:paraId="27E3FFC1" w14:textId="0DBD6F2B" w:rsidR="00F47239" w:rsidDel="005A3ED7" w:rsidRDefault="00F47239">
          <w:pPr>
            <w:pStyle w:val="TOC1"/>
            <w:tabs>
              <w:tab w:val="left" w:pos="440"/>
              <w:tab w:val="right" w:leader="dot" w:pos="9350"/>
            </w:tabs>
            <w:rPr>
              <w:del w:id="164" w:author="Mikheil Kapanadze" w:date="2025-04-17T20:50:00Z" w16du:dateUtc="2025-04-17T16:50:00Z"/>
              <w:rFonts w:eastAsiaTheme="minorEastAsia"/>
              <w:noProof/>
            </w:rPr>
          </w:pPr>
          <w:del w:id="165" w:author="Mikheil Kapanadze" w:date="2025-04-17T20:50:00Z" w16du:dateUtc="2025-04-17T16:50:00Z">
            <w:r w:rsidRPr="00326095" w:rsidDel="005A3ED7">
              <w:rPr>
                <w:noProof/>
                <w:lang w:val="ka-GE"/>
              </w:rPr>
              <w:delText>4</w:delText>
            </w:r>
            <w:r w:rsidDel="005A3ED7">
              <w:rPr>
                <w:rFonts w:eastAsiaTheme="minorEastAsia"/>
                <w:noProof/>
              </w:rPr>
              <w:tab/>
            </w:r>
            <w:r w:rsidRPr="00326095" w:rsidDel="005A3ED7">
              <w:rPr>
                <w:noProof/>
                <w:lang w:val="ka-GE"/>
              </w:rPr>
              <w:delText>ტერმინები და აბრევიატურები</w:delText>
            </w:r>
            <w:r w:rsidDel="005A3ED7">
              <w:rPr>
                <w:noProof/>
                <w:webHidden/>
              </w:rPr>
              <w:tab/>
              <w:delText>4</w:delText>
            </w:r>
          </w:del>
        </w:p>
        <w:p w14:paraId="70D75698" w14:textId="19B2FFA7" w:rsidR="00F47239" w:rsidDel="005A3ED7" w:rsidRDefault="00F47239">
          <w:pPr>
            <w:pStyle w:val="TOC1"/>
            <w:tabs>
              <w:tab w:val="left" w:pos="440"/>
              <w:tab w:val="right" w:leader="dot" w:pos="9350"/>
            </w:tabs>
            <w:rPr>
              <w:del w:id="166" w:author="Mikheil Kapanadze" w:date="2025-04-17T20:50:00Z" w16du:dateUtc="2025-04-17T16:50:00Z"/>
              <w:rFonts w:eastAsiaTheme="minorEastAsia"/>
              <w:noProof/>
            </w:rPr>
          </w:pPr>
          <w:del w:id="167" w:author="Mikheil Kapanadze" w:date="2025-04-17T20:50:00Z" w16du:dateUtc="2025-04-17T16:50:00Z">
            <w:r w:rsidRPr="00326095" w:rsidDel="005A3ED7">
              <w:rPr>
                <w:noProof/>
                <w:lang w:val="ka-GE"/>
              </w:rPr>
              <w:delText>5</w:delText>
            </w:r>
            <w:r w:rsidDel="005A3ED7">
              <w:rPr>
                <w:rFonts w:eastAsiaTheme="minorEastAsia"/>
                <w:noProof/>
              </w:rPr>
              <w:tab/>
            </w:r>
            <w:r w:rsidRPr="00326095" w:rsidDel="005A3ED7">
              <w:rPr>
                <w:noProof/>
                <w:lang w:val="ka-GE"/>
              </w:rPr>
              <w:delText>ძირითადი პრინციპები</w:delText>
            </w:r>
            <w:r w:rsidDel="005A3ED7">
              <w:rPr>
                <w:noProof/>
                <w:webHidden/>
              </w:rPr>
              <w:tab/>
              <w:delText>5</w:delText>
            </w:r>
          </w:del>
        </w:p>
        <w:p w14:paraId="1021EA00" w14:textId="0EDA8B92" w:rsidR="00F47239" w:rsidDel="005A3ED7" w:rsidRDefault="00F47239">
          <w:pPr>
            <w:pStyle w:val="TOC1"/>
            <w:tabs>
              <w:tab w:val="left" w:pos="440"/>
              <w:tab w:val="right" w:leader="dot" w:pos="9350"/>
            </w:tabs>
            <w:rPr>
              <w:del w:id="168" w:author="Mikheil Kapanadze" w:date="2025-04-17T20:50:00Z" w16du:dateUtc="2025-04-17T16:50:00Z"/>
              <w:rFonts w:eastAsiaTheme="minorEastAsia"/>
              <w:noProof/>
            </w:rPr>
          </w:pPr>
          <w:del w:id="169" w:author="Mikheil Kapanadze" w:date="2025-04-17T20:50:00Z" w16du:dateUtc="2025-04-17T16:50:00Z">
            <w:r w:rsidRPr="00326095" w:rsidDel="005A3ED7">
              <w:rPr>
                <w:noProof/>
                <w:lang w:val="ka-GE"/>
              </w:rPr>
              <w:delText>6</w:delText>
            </w:r>
            <w:r w:rsidDel="005A3ED7">
              <w:rPr>
                <w:rFonts w:eastAsiaTheme="minorEastAsia"/>
                <w:noProof/>
              </w:rPr>
              <w:tab/>
            </w:r>
            <w:r w:rsidRPr="00326095" w:rsidDel="005A3ED7">
              <w:rPr>
                <w:noProof/>
                <w:lang w:val="ka-GE"/>
              </w:rPr>
              <w:delText>მტკიცებები და შემოწმებული მტკიცებები</w:delText>
            </w:r>
            <w:r w:rsidDel="005A3ED7">
              <w:rPr>
                <w:noProof/>
                <w:webHidden/>
              </w:rPr>
              <w:tab/>
              <w:delText>5</w:delText>
            </w:r>
          </w:del>
        </w:p>
        <w:p w14:paraId="001AC152" w14:textId="2BC1B14A" w:rsidR="00F47239" w:rsidDel="005A3ED7" w:rsidRDefault="00F47239">
          <w:pPr>
            <w:pStyle w:val="TOC2"/>
            <w:tabs>
              <w:tab w:val="left" w:pos="880"/>
              <w:tab w:val="right" w:leader="dot" w:pos="9350"/>
            </w:tabs>
            <w:rPr>
              <w:del w:id="170" w:author="Mikheil Kapanadze" w:date="2025-04-17T20:50:00Z" w16du:dateUtc="2025-04-17T16:50:00Z"/>
              <w:rFonts w:eastAsiaTheme="minorEastAsia"/>
              <w:noProof/>
            </w:rPr>
          </w:pPr>
          <w:del w:id="171" w:author="Mikheil Kapanadze" w:date="2025-04-17T20:50:00Z" w16du:dateUtc="2025-04-17T16:50:00Z">
            <w:r w:rsidRPr="00326095" w:rsidDel="005A3ED7">
              <w:rPr>
                <w:noProof/>
                <w:lang w:val="ka-GE"/>
              </w:rPr>
              <w:delText>6.1</w:delText>
            </w:r>
            <w:r w:rsidDel="005A3ED7">
              <w:rPr>
                <w:rFonts w:eastAsiaTheme="minorEastAsia"/>
                <w:noProof/>
              </w:rPr>
              <w:tab/>
            </w:r>
            <w:r w:rsidRPr="00326095" w:rsidDel="005A3ED7">
              <w:rPr>
                <w:noProof/>
                <w:lang w:val="ka-GE"/>
              </w:rPr>
              <w:delText>შემოწმებული მტკიცებების მხარდაჭერა</w:delText>
            </w:r>
            <w:r w:rsidDel="005A3ED7">
              <w:rPr>
                <w:noProof/>
                <w:webHidden/>
              </w:rPr>
              <w:tab/>
              <w:delText>5</w:delText>
            </w:r>
          </w:del>
        </w:p>
        <w:p w14:paraId="1D770690" w14:textId="3E04E5CC" w:rsidR="00F47239" w:rsidDel="005A3ED7" w:rsidRDefault="00F47239">
          <w:pPr>
            <w:pStyle w:val="TOC2"/>
            <w:tabs>
              <w:tab w:val="left" w:pos="880"/>
              <w:tab w:val="right" w:leader="dot" w:pos="9350"/>
            </w:tabs>
            <w:rPr>
              <w:del w:id="172" w:author="Mikheil Kapanadze" w:date="2025-04-17T20:50:00Z" w16du:dateUtc="2025-04-17T16:50:00Z"/>
              <w:rFonts w:eastAsiaTheme="minorEastAsia"/>
              <w:noProof/>
            </w:rPr>
          </w:pPr>
          <w:del w:id="173" w:author="Mikheil Kapanadze" w:date="2025-04-17T20:50:00Z" w16du:dateUtc="2025-04-17T16:50:00Z">
            <w:r w:rsidRPr="00326095" w:rsidDel="005A3ED7">
              <w:rPr>
                <w:noProof/>
                <w:lang w:val="ka-GE"/>
              </w:rPr>
              <w:delText>6.2</w:delText>
            </w:r>
            <w:r w:rsidDel="005A3ED7">
              <w:rPr>
                <w:rFonts w:eastAsiaTheme="minorEastAsia"/>
                <w:noProof/>
              </w:rPr>
              <w:tab/>
            </w:r>
            <w:r w:rsidRPr="00326095" w:rsidDel="005A3ED7">
              <w:rPr>
                <w:noProof/>
                <w:lang w:val="ka-GE"/>
              </w:rPr>
              <w:delText xml:space="preserve">შემოწმებული მტკიცებების გამოთხოვა </w:delText>
            </w:r>
            <w:r w:rsidRPr="00326095" w:rsidDel="005A3ED7">
              <w:rPr>
                <w:noProof/>
              </w:rPr>
              <w:delText>userinfo</w:delText>
            </w:r>
            <w:r w:rsidRPr="00326095" w:rsidDel="005A3ED7">
              <w:rPr>
                <w:noProof/>
                <w:lang w:val="ka-GE"/>
              </w:rPr>
              <w:delText>-ს საშუალებით</w:delText>
            </w:r>
            <w:r w:rsidDel="005A3ED7">
              <w:rPr>
                <w:noProof/>
                <w:webHidden/>
              </w:rPr>
              <w:tab/>
              <w:delText>6</w:delText>
            </w:r>
          </w:del>
        </w:p>
        <w:p w14:paraId="7A437663" w14:textId="4DCDD0CA" w:rsidR="00F47239" w:rsidDel="005A3ED7" w:rsidRDefault="00F47239">
          <w:pPr>
            <w:pStyle w:val="TOC2"/>
            <w:tabs>
              <w:tab w:val="left" w:pos="880"/>
              <w:tab w:val="right" w:leader="dot" w:pos="9350"/>
            </w:tabs>
            <w:rPr>
              <w:del w:id="174" w:author="Mikheil Kapanadze" w:date="2025-04-17T20:50:00Z" w16du:dateUtc="2025-04-17T16:50:00Z"/>
              <w:rFonts w:eastAsiaTheme="minorEastAsia"/>
              <w:noProof/>
            </w:rPr>
          </w:pPr>
          <w:del w:id="175" w:author="Mikheil Kapanadze" w:date="2025-04-17T20:50:00Z" w16du:dateUtc="2025-04-17T16:50:00Z">
            <w:r w:rsidRPr="00326095" w:rsidDel="005A3ED7">
              <w:rPr>
                <w:noProof/>
                <w:lang w:val="ka-GE"/>
              </w:rPr>
              <w:delText>6.3</w:delText>
            </w:r>
            <w:r w:rsidDel="005A3ED7">
              <w:rPr>
                <w:rFonts w:eastAsiaTheme="minorEastAsia"/>
                <w:noProof/>
              </w:rPr>
              <w:tab/>
            </w:r>
            <w:r w:rsidRPr="00326095" w:rsidDel="005A3ED7">
              <w:rPr>
                <w:noProof/>
                <w:lang w:val="ka-GE"/>
              </w:rPr>
              <w:delText xml:space="preserve">შემოწმებული მტკიცებების გამოთხოვა </w:delText>
            </w:r>
            <w:r w:rsidRPr="00326095" w:rsidDel="005A3ED7">
              <w:rPr>
                <w:noProof/>
              </w:rPr>
              <w:delText>ID Token</w:delText>
            </w:r>
            <w:r w:rsidRPr="00326095" w:rsidDel="005A3ED7">
              <w:rPr>
                <w:noProof/>
                <w:lang w:val="ka-GE"/>
              </w:rPr>
              <w:delText xml:space="preserve"> - საშუალებით</w:delText>
            </w:r>
            <w:r w:rsidDel="005A3ED7">
              <w:rPr>
                <w:noProof/>
                <w:webHidden/>
              </w:rPr>
              <w:tab/>
              <w:delText>7</w:delText>
            </w:r>
          </w:del>
        </w:p>
        <w:p w14:paraId="0921A569" w14:textId="394D7E7F" w:rsidR="00F47239" w:rsidDel="005A3ED7" w:rsidRDefault="00F47239">
          <w:pPr>
            <w:pStyle w:val="TOC2"/>
            <w:tabs>
              <w:tab w:val="left" w:pos="880"/>
              <w:tab w:val="right" w:leader="dot" w:pos="9350"/>
            </w:tabs>
            <w:rPr>
              <w:del w:id="176" w:author="Mikheil Kapanadze" w:date="2025-04-17T20:50:00Z" w16du:dateUtc="2025-04-17T16:50:00Z"/>
              <w:rFonts w:eastAsiaTheme="minorEastAsia"/>
              <w:noProof/>
            </w:rPr>
          </w:pPr>
          <w:del w:id="177" w:author="Mikheil Kapanadze" w:date="2025-04-17T20:50:00Z" w16du:dateUtc="2025-04-17T16:50:00Z">
            <w:r w:rsidRPr="00326095" w:rsidDel="005A3ED7">
              <w:rPr>
                <w:noProof/>
                <w:lang w:val="ka-GE"/>
              </w:rPr>
              <w:delText>6.4</w:delText>
            </w:r>
            <w:r w:rsidDel="005A3ED7">
              <w:rPr>
                <w:rFonts w:eastAsiaTheme="minorEastAsia"/>
                <w:noProof/>
              </w:rPr>
              <w:tab/>
            </w:r>
            <w:r w:rsidRPr="00326095" w:rsidDel="005A3ED7">
              <w:rPr>
                <w:noProof/>
                <w:lang w:val="ka-GE"/>
              </w:rPr>
              <w:delText>ნდობის ჩარჩო</w:delText>
            </w:r>
            <w:r w:rsidDel="005A3ED7">
              <w:rPr>
                <w:noProof/>
                <w:webHidden/>
              </w:rPr>
              <w:tab/>
              <w:delText>7</w:delText>
            </w:r>
          </w:del>
        </w:p>
        <w:p w14:paraId="6AD360EB" w14:textId="7914DEF7" w:rsidR="00F47239" w:rsidDel="005A3ED7" w:rsidRDefault="00F47239">
          <w:pPr>
            <w:pStyle w:val="TOC2"/>
            <w:tabs>
              <w:tab w:val="left" w:pos="880"/>
              <w:tab w:val="right" w:leader="dot" w:pos="9350"/>
            </w:tabs>
            <w:rPr>
              <w:del w:id="178" w:author="Mikheil Kapanadze" w:date="2025-04-17T20:50:00Z" w16du:dateUtc="2025-04-17T16:50:00Z"/>
              <w:rFonts w:eastAsiaTheme="minorEastAsia"/>
              <w:noProof/>
            </w:rPr>
          </w:pPr>
          <w:del w:id="179" w:author="Mikheil Kapanadze" w:date="2025-04-17T20:50:00Z" w16du:dateUtc="2025-04-17T16:50:00Z">
            <w:r w:rsidRPr="00326095" w:rsidDel="005A3ED7">
              <w:rPr>
                <w:noProof/>
                <w:lang w:val="ka-GE"/>
              </w:rPr>
              <w:delText>6.5</w:delText>
            </w:r>
            <w:r w:rsidDel="005A3ED7">
              <w:rPr>
                <w:rFonts w:eastAsiaTheme="minorEastAsia"/>
                <w:noProof/>
              </w:rPr>
              <w:tab/>
            </w:r>
            <w:r w:rsidRPr="00326095" w:rsidDel="005A3ED7">
              <w:rPr>
                <w:noProof/>
                <w:lang w:val="ka-GE"/>
              </w:rPr>
              <w:delText>მტკიცებულებების მხარდაჭერა</w:delText>
            </w:r>
            <w:r w:rsidDel="005A3ED7">
              <w:rPr>
                <w:noProof/>
                <w:webHidden/>
              </w:rPr>
              <w:tab/>
              <w:delText>8</w:delText>
            </w:r>
          </w:del>
        </w:p>
        <w:p w14:paraId="4A3A04EA" w14:textId="2857D38F" w:rsidR="00F47239" w:rsidDel="005A3ED7" w:rsidRDefault="00F47239">
          <w:pPr>
            <w:pStyle w:val="TOC2"/>
            <w:tabs>
              <w:tab w:val="left" w:pos="880"/>
              <w:tab w:val="right" w:leader="dot" w:pos="9350"/>
            </w:tabs>
            <w:rPr>
              <w:del w:id="180" w:author="Mikheil Kapanadze" w:date="2025-04-17T20:50:00Z" w16du:dateUtc="2025-04-17T16:50:00Z"/>
              <w:rFonts w:eastAsiaTheme="minorEastAsia"/>
              <w:noProof/>
            </w:rPr>
          </w:pPr>
          <w:del w:id="181" w:author="Mikheil Kapanadze" w:date="2025-04-17T20:50:00Z" w16du:dateUtc="2025-04-17T16:50:00Z">
            <w:r w:rsidRPr="00326095" w:rsidDel="005A3ED7">
              <w:rPr>
                <w:noProof/>
                <w:lang w:val="ka-GE"/>
              </w:rPr>
              <w:delText>6.6</w:delText>
            </w:r>
            <w:r w:rsidDel="005A3ED7">
              <w:rPr>
                <w:rFonts w:eastAsiaTheme="minorEastAsia"/>
                <w:noProof/>
              </w:rPr>
              <w:tab/>
            </w:r>
            <w:r w:rsidRPr="00326095" w:rsidDel="005A3ED7">
              <w:rPr>
                <w:noProof/>
                <w:lang w:val="ka-GE"/>
              </w:rPr>
              <w:delText>მტკიცებულებების და მათი შემოწმების მეთოდების მხარდაჭერა</w:delText>
            </w:r>
            <w:r w:rsidDel="005A3ED7">
              <w:rPr>
                <w:noProof/>
                <w:webHidden/>
              </w:rPr>
              <w:tab/>
              <w:delText>8</w:delText>
            </w:r>
          </w:del>
        </w:p>
        <w:p w14:paraId="2EDB746D" w14:textId="05470029" w:rsidR="00F47239" w:rsidDel="005A3ED7" w:rsidRDefault="00F47239">
          <w:pPr>
            <w:pStyle w:val="TOC3"/>
            <w:tabs>
              <w:tab w:val="left" w:pos="1320"/>
              <w:tab w:val="right" w:leader="dot" w:pos="9350"/>
            </w:tabs>
            <w:rPr>
              <w:del w:id="182" w:author="Mikheil Kapanadze" w:date="2025-04-17T20:50:00Z" w16du:dateUtc="2025-04-17T16:50:00Z"/>
              <w:noProof/>
            </w:rPr>
          </w:pPr>
          <w:del w:id="183" w:author="Mikheil Kapanadze" w:date="2025-04-17T20:50:00Z" w16du:dateUtc="2025-04-17T16:50:00Z">
            <w:r w:rsidRPr="00326095" w:rsidDel="005A3ED7">
              <w:rPr>
                <w:noProof/>
                <w:lang w:val="ka-GE"/>
              </w:rPr>
              <w:lastRenderedPageBreak/>
              <w:delText>6.6.1</w:delText>
            </w:r>
            <w:r w:rsidDel="005A3ED7">
              <w:rPr>
                <w:noProof/>
              </w:rPr>
              <w:tab/>
            </w:r>
            <w:r w:rsidRPr="00326095" w:rsidDel="005A3ED7">
              <w:rPr>
                <w:noProof/>
                <w:lang w:val="ka-GE"/>
              </w:rPr>
              <w:delText>მტკიცებულების ტიპები</w:delText>
            </w:r>
            <w:r w:rsidDel="005A3ED7">
              <w:rPr>
                <w:noProof/>
                <w:webHidden/>
              </w:rPr>
              <w:tab/>
              <w:delText>8</w:delText>
            </w:r>
          </w:del>
        </w:p>
        <w:p w14:paraId="340E5742" w14:textId="022B3F3A" w:rsidR="00F47239" w:rsidDel="005A3ED7" w:rsidRDefault="00F47239">
          <w:pPr>
            <w:pStyle w:val="TOC3"/>
            <w:tabs>
              <w:tab w:val="left" w:pos="1320"/>
              <w:tab w:val="right" w:leader="dot" w:pos="9350"/>
            </w:tabs>
            <w:rPr>
              <w:del w:id="184" w:author="Mikheil Kapanadze" w:date="2025-04-17T20:50:00Z" w16du:dateUtc="2025-04-17T16:50:00Z"/>
              <w:noProof/>
            </w:rPr>
          </w:pPr>
          <w:del w:id="185" w:author="Mikheil Kapanadze" w:date="2025-04-17T20:50:00Z" w16du:dateUtc="2025-04-17T16:50:00Z">
            <w:r w:rsidRPr="00326095" w:rsidDel="005A3ED7">
              <w:rPr>
                <w:noProof/>
                <w:lang w:val="ka-GE"/>
              </w:rPr>
              <w:delText>6.6.2</w:delText>
            </w:r>
            <w:r w:rsidDel="005A3ED7">
              <w:rPr>
                <w:noProof/>
              </w:rPr>
              <w:tab/>
            </w:r>
            <w:r w:rsidRPr="00326095" w:rsidDel="005A3ED7">
              <w:rPr>
                <w:noProof/>
                <w:lang w:val="ka-GE"/>
              </w:rPr>
              <w:delText>შემოწმების და დამტკიცების მეთოდები</w:delText>
            </w:r>
            <w:r w:rsidDel="005A3ED7">
              <w:rPr>
                <w:noProof/>
                <w:webHidden/>
              </w:rPr>
              <w:tab/>
              <w:delText>8</w:delText>
            </w:r>
          </w:del>
        </w:p>
        <w:p w14:paraId="25365AC4" w14:textId="534742B0" w:rsidR="00F47239" w:rsidDel="005A3ED7" w:rsidRDefault="00F47239">
          <w:pPr>
            <w:pStyle w:val="TOC2"/>
            <w:tabs>
              <w:tab w:val="left" w:pos="880"/>
              <w:tab w:val="right" w:leader="dot" w:pos="9350"/>
            </w:tabs>
            <w:rPr>
              <w:del w:id="186" w:author="Mikheil Kapanadze" w:date="2025-04-17T20:50:00Z" w16du:dateUtc="2025-04-17T16:50:00Z"/>
              <w:rFonts w:eastAsiaTheme="minorEastAsia"/>
              <w:noProof/>
            </w:rPr>
          </w:pPr>
          <w:del w:id="187" w:author="Mikheil Kapanadze" w:date="2025-04-17T20:50:00Z" w16du:dateUtc="2025-04-17T16:50:00Z">
            <w:r w:rsidRPr="00326095" w:rsidDel="005A3ED7">
              <w:rPr>
                <w:noProof/>
                <w:lang w:val="ka-GE"/>
              </w:rPr>
              <w:delText>6.7</w:delText>
            </w:r>
            <w:r w:rsidDel="005A3ED7">
              <w:rPr>
                <w:rFonts w:eastAsiaTheme="minorEastAsia"/>
                <w:noProof/>
              </w:rPr>
              <w:tab/>
            </w:r>
            <w:r w:rsidRPr="00326095" w:rsidDel="005A3ED7">
              <w:rPr>
                <w:noProof/>
                <w:lang w:val="ka-GE"/>
              </w:rPr>
              <w:delText>ინფორმაციის გამოთხოვის პროცესის მართვა დაყრდნობლი მხარის მიერ</w:delText>
            </w:r>
            <w:r w:rsidDel="005A3ED7">
              <w:rPr>
                <w:noProof/>
                <w:webHidden/>
              </w:rPr>
              <w:tab/>
              <w:delText>10</w:delText>
            </w:r>
          </w:del>
        </w:p>
        <w:p w14:paraId="3144D83D" w14:textId="58234B2A" w:rsidR="00F47239" w:rsidDel="005A3ED7" w:rsidRDefault="00F47239">
          <w:pPr>
            <w:pStyle w:val="TOC1"/>
            <w:tabs>
              <w:tab w:val="left" w:pos="440"/>
              <w:tab w:val="right" w:leader="dot" w:pos="9350"/>
            </w:tabs>
            <w:rPr>
              <w:del w:id="188" w:author="Mikheil Kapanadze" w:date="2025-04-17T20:50:00Z" w16du:dateUtc="2025-04-17T16:50:00Z"/>
              <w:rFonts w:eastAsiaTheme="minorEastAsia"/>
              <w:noProof/>
            </w:rPr>
          </w:pPr>
          <w:del w:id="189" w:author="Mikheil Kapanadze" w:date="2025-04-17T20:50:00Z" w16du:dateUtc="2025-04-17T16:50:00Z">
            <w:r w:rsidRPr="00326095" w:rsidDel="005A3ED7">
              <w:rPr>
                <w:noProof/>
                <w:lang w:val="ka-GE"/>
              </w:rPr>
              <w:delText>7</w:delText>
            </w:r>
            <w:r w:rsidDel="005A3ED7">
              <w:rPr>
                <w:rFonts w:eastAsiaTheme="minorEastAsia"/>
                <w:noProof/>
              </w:rPr>
              <w:tab/>
            </w:r>
            <w:r w:rsidRPr="00326095" w:rsidDel="005A3ED7">
              <w:rPr>
                <w:noProof/>
                <w:lang w:val="ka-GE"/>
              </w:rPr>
              <w:delText>დაყრდნობილი მხარის ავთენტიფიკაცია</w:delText>
            </w:r>
            <w:r w:rsidDel="005A3ED7">
              <w:rPr>
                <w:noProof/>
                <w:webHidden/>
              </w:rPr>
              <w:tab/>
              <w:delText>11</w:delText>
            </w:r>
          </w:del>
        </w:p>
        <w:p w14:paraId="39285721" w14:textId="7ED50BF0" w:rsidR="00F47239" w:rsidDel="005A3ED7" w:rsidRDefault="00F47239">
          <w:pPr>
            <w:pStyle w:val="TOC1"/>
            <w:tabs>
              <w:tab w:val="left" w:pos="440"/>
              <w:tab w:val="right" w:leader="dot" w:pos="9350"/>
            </w:tabs>
            <w:rPr>
              <w:del w:id="190" w:author="Mikheil Kapanadze" w:date="2025-04-17T20:50:00Z" w16du:dateUtc="2025-04-17T16:50:00Z"/>
              <w:rFonts w:eastAsiaTheme="minorEastAsia"/>
              <w:noProof/>
            </w:rPr>
          </w:pPr>
          <w:del w:id="191" w:author="Mikheil Kapanadze" w:date="2025-04-17T20:50:00Z" w16du:dateUtc="2025-04-17T16:50:00Z">
            <w:r w:rsidRPr="00326095" w:rsidDel="005A3ED7">
              <w:rPr>
                <w:noProof/>
                <w:lang w:val="ka-GE"/>
              </w:rPr>
              <w:delText>8</w:delText>
            </w:r>
            <w:r w:rsidDel="005A3ED7">
              <w:rPr>
                <w:rFonts w:eastAsiaTheme="minorEastAsia"/>
                <w:noProof/>
              </w:rPr>
              <w:tab/>
            </w:r>
            <w:r w:rsidRPr="00326095" w:rsidDel="005A3ED7">
              <w:rPr>
                <w:noProof/>
                <w:lang w:val="ka-GE"/>
              </w:rPr>
              <w:delText>ავთენტიფიკაციის სიძლიერის მოთხოვნა</w:delText>
            </w:r>
            <w:r w:rsidDel="005A3ED7">
              <w:rPr>
                <w:noProof/>
                <w:webHidden/>
              </w:rPr>
              <w:tab/>
              <w:delText>12</w:delText>
            </w:r>
          </w:del>
        </w:p>
        <w:p w14:paraId="5BA364F4" w14:textId="53C3896A" w:rsidR="00F47239" w:rsidDel="005A3ED7" w:rsidRDefault="00F47239">
          <w:pPr>
            <w:pStyle w:val="TOC1"/>
            <w:tabs>
              <w:tab w:val="left" w:pos="440"/>
              <w:tab w:val="right" w:leader="dot" w:pos="9350"/>
            </w:tabs>
            <w:rPr>
              <w:del w:id="192" w:author="Mikheil Kapanadze" w:date="2025-04-17T20:50:00Z" w16du:dateUtc="2025-04-17T16:50:00Z"/>
              <w:rFonts w:eastAsiaTheme="minorEastAsia"/>
              <w:noProof/>
            </w:rPr>
          </w:pPr>
          <w:del w:id="193" w:author="Mikheil Kapanadze" w:date="2025-04-17T20:50:00Z" w16du:dateUtc="2025-04-17T16:50:00Z">
            <w:r w:rsidRPr="00326095" w:rsidDel="005A3ED7">
              <w:rPr>
                <w:noProof/>
                <w:lang w:val="ka-GE"/>
              </w:rPr>
              <w:delText>9</w:delText>
            </w:r>
            <w:r w:rsidDel="005A3ED7">
              <w:rPr>
                <w:rFonts w:eastAsiaTheme="minorEastAsia"/>
                <w:noProof/>
              </w:rPr>
              <w:tab/>
            </w:r>
            <w:r w:rsidRPr="00326095" w:rsidDel="005A3ED7">
              <w:rPr>
                <w:noProof/>
                <w:lang w:val="ka-GE"/>
              </w:rPr>
              <w:delText>სესიის ცხადი დასრულება</w:delText>
            </w:r>
            <w:r w:rsidDel="005A3ED7">
              <w:rPr>
                <w:noProof/>
                <w:webHidden/>
              </w:rPr>
              <w:tab/>
              <w:delText>12</w:delText>
            </w:r>
          </w:del>
        </w:p>
        <w:p w14:paraId="2664C7EC" w14:textId="22D72AA4" w:rsidR="00F47239" w:rsidDel="005A3ED7" w:rsidRDefault="00F47239">
          <w:pPr>
            <w:pStyle w:val="TOC1"/>
            <w:tabs>
              <w:tab w:val="left" w:pos="660"/>
              <w:tab w:val="right" w:leader="dot" w:pos="9350"/>
            </w:tabs>
            <w:rPr>
              <w:del w:id="194" w:author="Mikheil Kapanadze" w:date="2025-04-17T20:50:00Z" w16du:dateUtc="2025-04-17T16:50:00Z"/>
              <w:rFonts w:eastAsiaTheme="minorEastAsia"/>
              <w:noProof/>
            </w:rPr>
          </w:pPr>
          <w:del w:id="195" w:author="Mikheil Kapanadze" w:date="2025-04-17T20:50:00Z" w16du:dateUtc="2025-04-17T16:50:00Z">
            <w:r w:rsidRPr="00326095" w:rsidDel="005A3ED7">
              <w:rPr>
                <w:noProof/>
                <w:lang w:val="ka-GE"/>
              </w:rPr>
              <w:delText>10</w:delText>
            </w:r>
            <w:r w:rsidDel="005A3ED7">
              <w:rPr>
                <w:rFonts w:eastAsiaTheme="minorEastAsia"/>
                <w:noProof/>
              </w:rPr>
              <w:tab/>
            </w:r>
            <w:r w:rsidRPr="00326095" w:rsidDel="005A3ED7">
              <w:rPr>
                <w:noProof/>
                <w:lang w:val="ka-GE"/>
              </w:rPr>
              <w:delText>მომხმარებლის თანხმობა ინფორმაციის გაზიარებაზე</w:delText>
            </w:r>
            <w:r w:rsidDel="005A3ED7">
              <w:rPr>
                <w:noProof/>
                <w:webHidden/>
              </w:rPr>
              <w:tab/>
              <w:delText>12</w:delText>
            </w:r>
          </w:del>
        </w:p>
        <w:p w14:paraId="03567610" w14:textId="4ABACFB2" w:rsidR="00F47239" w:rsidDel="005A3ED7" w:rsidRDefault="00F47239">
          <w:pPr>
            <w:pStyle w:val="TOC1"/>
            <w:tabs>
              <w:tab w:val="left" w:pos="660"/>
              <w:tab w:val="right" w:leader="dot" w:pos="9350"/>
            </w:tabs>
            <w:rPr>
              <w:del w:id="196" w:author="Mikheil Kapanadze" w:date="2025-04-17T20:50:00Z" w16du:dateUtc="2025-04-17T16:50:00Z"/>
              <w:rFonts w:eastAsiaTheme="minorEastAsia"/>
              <w:noProof/>
            </w:rPr>
          </w:pPr>
          <w:del w:id="197" w:author="Mikheil Kapanadze" w:date="2025-04-17T20:50:00Z" w16du:dateUtc="2025-04-17T16:50:00Z">
            <w:r w:rsidRPr="00326095" w:rsidDel="005A3ED7">
              <w:rPr>
                <w:noProof/>
                <w:lang w:val="ka-GE"/>
              </w:rPr>
              <w:delText>11</w:delText>
            </w:r>
            <w:r w:rsidDel="005A3ED7">
              <w:rPr>
                <w:rFonts w:eastAsiaTheme="minorEastAsia"/>
                <w:noProof/>
              </w:rPr>
              <w:tab/>
            </w:r>
            <w:r w:rsidRPr="00326095" w:rsidDel="005A3ED7">
              <w:rPr>
                <w:noProof/>
                <w:lang w:val="ka-GE"/>
              </w:rPr>
              <w:delText>მტკიცებულების ტიპების სტანდარტიზაცია</w:delText>
            </w:r>
            <w:r w:rsidDel="005A3ED7">
              <w:rPr>
                <w:noProof/>
                <w:webHidden/>
              </w:rPr>
              <w:tab/>
              <w:delText>13</w:delText>
            </w:r>
          </w:del>
        </w:p>
        <w:p w14:paraId="26FC08AC" w14:textId="7C3B57A7" w:rsidR="00F47239" w:rsidDel="005A3ED7" w:rsidRDefault="00F47239">
          <w:pPr>
            <w:pStyle w:val="TOC2"/>
            <w:tabs>
              <w:tab w:val="left" w:pos="880"/>
              <w:tab w:val="right" w:leader="dot" w:pos="9350"/>
            </w:tabs>
            <w:rPr>
              <w:del w:id="198" w:author="Mikheil Kapanadze" w:date="2025-04-17T20:50:00Z" w16du:dateUtc="2025-04-17T16:50:00Z"/>
              <w:rFonts w:eastAsiaTheme="minorEastAsia"/>
              <w:noProof/>
            </w:rPr>
          </w:pPr>
          <w:del w:id="199" w:author="Mikheil Kapanadze" w:date="2025-04-17T20:50:00Z" w16du:dateUtc="2025-04-17T16:50:00Z">
            <w:r w:rsidRPr="00326095" w:rsidDel="005A3ED7">
              <w:rPr>
                <w:noProof/>
                <w:lang w:val="ka-GE"/>
              </w:rPr>
              <w:delText>11.1</w:delText>
            </w:r>
            <w:r w:rsidDel="005A3ED7">
              <w:rPr>
                <w:rFonts w:eastAsiaTheme="minorEastAsia"/>
                <w:noProof/>
              </w:rPr>
              <w:tab/>
            </w:r>
            <w:r w:rsidRPr="00326095" w:rsidDel="005A3ED7">
              <w:rPr>
                <w:noProof/>
                <w:lang w:val="ka-GE"/>
              </w:rPr>
              <w:delText>დოკუმენტის ტიპის მტკიცებულებები</w:delText>
            </w:r>
            <w:r w:rsidDel="005A3ED7">
              <w:rPr>
                <w:noProof/>
                <w:webHidden/>
              </w:rPr>
              <w:tab/>
              <w:delText>13</w:delText>
            </w:r>
          </w:del>
        </w:p>
        <w:p w14:paraId="2DE5858D" w14:textId="61412B99" w:rsidR="00F47239" w:rsidDel="005A3ED7" w:rsidRDefault="00F47239">
          <w:pPr>
            <w:pStyle w:val="TOC2"/>
            <w:tabs>
              <w:tab w:val="left" w:pos="880"/>
              <w:tab w:val="right" w:leader="dot" w:pos="9350"/>
            </w:tabs>
            <w:rPr>
              <w:del w:id="200" w:author="Mikheil Kapanadze" w:date="2025-04-17T20:50:00Z" w16du:dateUtc="2025-04-17T16:50:00Z"/>
              <w:rFonts w:eastAsiaTheme="minorEastAsia"/>
              <w:noProof/>
            </w:rPr>
          </w:pPr>
          <w:del w:id="201" w:author="Mikheil Kapanadze" w:date="2025-04-17T20:50:00Z" w16du:dateUtc="2025-04-17T16:50:00Z">
            <w:r w:rsidRPr="00326095" w:rsidDel="005A3ED7">
              <w:rPr>
                <w:noProof/>
                <w:lang w:val="ka-GE"/>
              </w:rPr>
              <w:delText>11.2</w:delText>
            </w:r>
            <w:r w:rsidDel="005A3ED7">
              <w:rPr>
                <w:rFonts w:eastAsiaTheme="minorEastAsia"/>
                <w:noProof/>
              </w:rPr>
              <w:tab/>
            </w:r>
            <w:r w:rsidRPr="00326095" w:rsidDel="005A3ED7">
              <w:rPr>
                <w:noProof/>
                <w:lang w:val="ka-GE"/>
              </w:rPr>
              <w:delText>„ელექტრონული ჩანაწერის“ ტიპის მტკიცებულებები</w:delText>
            </w:r>
            <w:r w:rsidDel="005A3ED7">
              <w:rPr>
                <w:noProof/>
                <w:webHidden/>
              </w:rPr>
              <w:tab/>
              <w:delText>14</w:delText>
            </w:r>
          </w:del>
        </w:p>
        <w:p w14:paraId="59414E9C" w14:textId="4AC09FB0" w:rsidR="00F47239" w:rsidDel="005A3ED7" w:rsidRDefault="00F47239">
          <w:pPr>
            <w:pStyle w:val="TOC3"/>
            <w:tabs>
              <w:tab w:val="left" w:pos="1320"/>
              <w:tab w:val="right" w:leader="dot" w:pos="9350"/>
            </w:tabs>
            <w:rPr>
              <w:del w:id="202" w:author="Mikheil Kapanadze" w:date="2025-04-17T20:50:00Z" w16du:dateUtc="2025-04-17T16:50:00Z"/>
              <w:noProof/>
            </w:rPr>
          </w:pPr>
          <w:del w:id="203" w:author="Mikheil Kapanadze" w:date="2025-04-17T20:50:00Z" w16du:dateUtc="2025-04-17T16:50:00Z">
            <w:r w:rsidRPr="00326095" w:rsidDel="005A3ED7">
              <w:rPr>
                <w:noProof/>
                <w:lang w:val="ka-GE"/>
              </w:rPr>
              <w:delText>11.2.1</w:delText>
            </w:r>
            <w:r w:rsidDel="005A3ED7">
              <w:rPr>
                <w:noProof/>
              </w:rPr>
              <w:tab/>
            </w:r>
            <w:r w:rsidRPr="00326095" w:rsidDel="005A3ED7">
              <w:rPr>
                <w:noProof/>
                <w:lang w:val="ka-GE"/>
              </w:rPr>
              <w:delText>სსიპ სახელმწიფო სერვისების განვითარების სააგენტოს მონაცემთა ბაზა</w:delText>
            </w:r>
            <w:r w:rsidDel="005A3ED7">
              <w:rPr>
                <w:noProof/>
                <w:webHidden/>
              </w:rPr>
              <w:tab/>
              <w:delText>14</w:delText>
            </w:r>
          </w:del>
        </w:p>
        <w:p w14:paraId="39718F17" w14:textId="3144829B" w:rsidR="00F47239" w:rsidDel="005A3ED7" w:rsidRDefault="00F47239">
          <w:pPr>
            <w:pStyle w:val="TOC1"/>
            <w:tabs>
              <w:tab w:val="left" w:pos="660"/>
              <w:tab w:val="right" w:leader="dot" w:pos="9350"/>
            </w:tabs>
            <w:rPr>
              <w:del w:id="204" w:author="Mikheil Kapanadze" w:date="2025-04-17T20:50:00Z" w16du:dateUtc="2025-04-17T16:50:00Z"/>
              <w:rFonts w:eastAsiaTheme="minorEastAsia"/>
              <w:noProof/>
            </w:rPr>
          </w:pPr>
          <w:del w:id="205" w:author="Mikheil Kapanadze" w:date="2025-04-17T20:50:00Z" w16du:dateUtc="2025-04-17T16:50:00Z">
            <w:r w:rsidRPr="00326095" w:rsidDel="005A3ED7">
              <w:rPr>
                <w:noProof/>
                <w:lang w:val="ka-GE"/>
              </w:rPr>
              <w:delText>12</w:delText>
            </w:r>
            <w:r w:rsidDel="005A3ED7">
              <w:rPr>
                <w:rFonts w:eastAsiaTheme="minorEastAsia"/>
                <w:noProof/>
              </w:rPr>
              <w:tab/>
            </w:r>
            <w:r w:rsidRPr="00326095" w:rsidDel="005A3ED7">
              <w:rPr>
                <w:noProof/>
                <w:lang w:val="ka-GE"/>
              </w:rPr>
              <w:delText>იდენტობის პროვაიდერის მიერ დაბრუნებული ინფორმაციის მაგალითები (ინფორმაციული)</w:delText>
            </w:r>
            <w:r w:rsidDel="005A3ED7">
              <w:rPr>
                <w:noProof/>
                <w:webHidden/>
              </w:rPr>
              <w:tab/>
              <w:delText>15</w:delText>
            </w:r>
          </w:del>
        </w:p>
        <w:p w14:paraId="548B25B8" w14:textId="2CCD71A8" w:rsidR="00F47239" w:rsidDel="005A3ED7" w:rsidRDefault="00F47239">
          <w:pPr>
            <w:pStyle w:val="TOC2"/>
            <w:tabs>
              <w:tab w:val="left" w:pos="880"/>
              <w:tab w:val="right" w:leader="dot" w:pos="9350"/>
            </w:tabs>
            <w:rPr>
              <w:del w:id="206" w:author="Mikheil Kapanadze" w:date="2025-04-17T20:50:00Z" w16du:dateUtc="2025-04-17T16:50:00Z"/>
              <w:rFonts w:eastAsiaTheme="minorEastAsia"/>
              <w:noProof/>
            </w:rPr>
          </w:pPr>
          <w:del w:id="207" w:author="Mikheil Kapanadze" w:date="2025-04-17T20:50:00Z" w16du:dateUtc="2025-04-17T16:50:00Z">
            <w:r w:rsidRPr="00326095" w:rsidDel="005A3ED7">
              <w:rPr>
                <w:noProof/>
                <w:lang w:val="ka-GE"/>
              </w:rPr>
              <w:delText>12.1</w:delText>
            </w:r>
            <w:r w:rsidDel="005A3ED7">
              <w:rPr>
                <w:rFonts w:eastAsiaTheme="minorEastAsia"/>
                <w:noProof/>
              </w:rPr>
              <w:tab/>
            </w:r>
            <w:r w:rsidRPr="00326095" w:rsidDel="005A3ED7">
              <w:rPr>
                <w:noProof/>
                <w:lang w:val="ka-GE"/>
              </w:rPr>
              <w:delText>პირადად გამოცხადება, პირადობის მოწმობის წარდგენით</w:delText>
            </w:r>
            <w:r w:rsidDel="005A3ED7">
              <w:rPr>
                <w:noProof/>
                <w:webHidden/>
              </w:rPr>
              <w:tab/>
              <w:delText>15</w:delText>
            </w:r>
          </w:del>
        </w:p>
        <w:p w14:paraId="7932DECE" w14:textId="01461DA4" w:rsidR="00F47239" w:rsidDel="005A3ED7" w:rsidRDefault="00F47239">
          <w:pPr>
            <w:pStyle w:val="TOC2"/>
            <w:tabs>
              <w:tab w:val="left" w:pos="880"/>
              <w:tab w:val="right" w:leader="dot" w:pos="9350"/>
            </w:tabs>
            <w:rPr>
              <w:del w:id="208" w:author="Mikheil Kapanadze" w:date="2025-04-17T20:50:00Z" w16du:dateUtc="2025-04-17T16:50:00Z"/>
              <w:rFonts w:eastAsiaTheme="minorEastAsia"/>
              <w:noProof/>
            </w:rPr>
          </w:pPr>
          <w:del w:id="209" w:author="Mikheil Kapanadze" w:date="2025-04-17T20:50:00Z" w16du:dateUtc="2025-04-17T16:50:00Z">
            <w:r w:rsidRPr="00326095" w:rsidDel="005A3ED7">
              <w:rPr>
                <w:noProof/>
                <w:lang w:val="ka-GE"/>
              </w:rPr>
              <w:delText>12.2</w:delText>
            </w:r>
            <w:r w:rsidDel="005A3ED7">
              <w:rPr>
                <w:rFonts w:eastAsiaTheme="minorEastAsia"/>
                <w:noProof/>
              </w:rPr>
              <w:tab/>
            </w:r>
            <w:r w:rsidRPr="00326095" w:rsidDel="005A3ED7">
              <w:rPr>
                <w:noProof/>
                <w:lang w:val="ka-GE"/>
              </w:rPr>
              <w:delText>პირადად გამოცხადება, პირადობის მოწმობის წარდგენით და სერვისების განვითარების სააგენტოს ბაზაში გადამოწმებით</w:delText>
            </w:r>
            <w:r w:rsidDel="005A3ED7">
              <w:rPr>
                <w:noProof/>
                <w:webHidden/>
              </w:rPr>
              <w:tab/>
              <w:delText>17</w:delText>
            </w:r>
          </w:del>
        </w:p>
        <w:p w14:paraId="2F9A724F" w14:textId="7BAB09EE" w:rsidR="00F47239" w:rsidDel="005A3ED7" w:rsidRDefault="00F47239">
          <w:pPr>
            <w:pStyle w:val="TOC2"/>
            <w:tabs>
              <w:tab w:val="left" w:pos="880"/>
              <w:tab w:val="right" w:leader="dot" w:pos="9350"/>
            </w:tabs>
            <w:rPr>
              <w:del w:id="210" w:author="Mikheil Kapanadze" w:date="2025-04-17T20:50:00Z" w16du:dateUtc="2025-04-17T16:50:00Z"/>
              <w:rFonts w:eastAsiaTheme="minorEastAsia"/>
              <w:noProof/>
            </w:rPr>
          </w:pPr>
          <w:del w:id="211" w:author="Mikheil Kapanadze" w:date="2025-04-17T20:50:00Z" w16du:dateUtc="2025-04-17T16:50:00Z">
            <w:r w:rsidRPr="00326095" w:rsidDel="005A3ED7">
              <w:rPr>
                <w:noProof/>
                <w:lang w:val="ka-GE"/>
              </w:rPr>
              <w:delText>12.3</w:delText>
            </w:r>
            <w:r w:rsidDel="005A3ED7">
              <w:rPr>
                <w:rFonts w:eastAsiaTheme="minorEastAsia"/>
                <w:noProof/>
              </w:rPr>
              <w:tab/>
            </w:r>
            <w:r w:rsidRPr="00326095" w:rsidDel="005A3ED7">
              <w:rPr>
                <w:noProof/>
                <w:lang w:val="ka-GE"/>
              </w:rPr>
              <w:delText>პირადად გამოცხადება, მართვის მოწმობის წარდგენით და სერვისების განვითარების სააგენტოს ბაზაში გადამოწმებით</w:delText>
            </w:r>
            <w:r w:rsidDel="005A3ED7">
              <w:rPr>
                <w:noProof/>
                <w:webHidden/>
              </w:rPr>
              <w:tab/>
              <w:delText>18</w:delText>
            </w:r>
          </w:del>
        </w:p>
        <w:p w14:paraId="532002B6" w14:textId="73FFE706" w:rsidR="00F47239" w:rsidDel="005A3ED7" w:rsidRDefault="00F47239">
          <w:pPr>
            <w:pStyle w:val="TOC1"/>
            <w:tabs>
              <w:tab w:val="left" w:pos="660"/>
              <w:tab w:val="right" w:leader="dot" w:pos="9350"/>
            </w:tabs>
            <w:rPr>
              <w:del w:id="212" w:author="Mikheil Kapanadze" w:date="2025-04-17T20:50:00Z" w16du:dateUtc="2025-04-17T16:50:00Z"/>
              <w:rFonts w:eastAsiaTheme="minorEastAsia"/>
              <w:noProof/>
            </w:rPr>
          </w:pPr>
          <w:del w:id="213" w:author="Mikheil Kapanadze" w:date="2025-04-17T20:50:00Z" w16du:dateUtc="2025-04-17T16:50:00Z">
            <w:r w:rsidRPr="00326095" w:rsidDel="005A3ED7">
              <w:rPr>
                <w:noProof/>
              </w:rPr>
              <w:delText>13</w:delText>
            </w:r>
            <w:r w:rsidDel="005A3ED7">
              <w:rPr>
                <w:rFonts w:eastAsiaTheme="minorEastAsia"/>
                <w:noProof/>
              </w:rPr>
              <w:tab/>
            </w:r>
            <w:r w:rsidRPr="00326095" w:rsidDel="005A3ED7">
              <w:rPr>
                <w:noProof/>
                <w:lang w:val="ka-GE"/>
              </w:rPr>
              <w:delText>წყაროები</w:delText>
            </w:r>
            <w:r w:rsidDel="005A3ED7">
              <w:rPr>
                <w:noProof/>
                <w:webHidden/>
              </w:rPr>
              <w:tab/>
              <w:delText>20</w:delText>
            </w:r>
          </w:del>
        </w:p>
        <w:p w14:paraId="347184CC" w14:textId="080F42C7" w:rsidR="000E084F" w:rsidRDefault="000E084F">
          <w:r>
            <w:rPr>
              <w:b/>
              <w:bCs/>
              <w:noProof/>
            </w:rPr>
            <w:fldChar w:fldCharType="end"/>
          </w:r>
        </w:p>
      </w:sdtContent>
    </w:sdt>
    <w:p w14:paraId="582A1122" w14:textId="77777777" w:rsidR="00932BD6" w:rsidRDefault="00932BD6" w:rsidP="00932BD6">
      <w:pPr>
        <w:pStyle w:val="Heading1"/>
        <w:rPr>
          <w:lang w:val="ka-GE"/>
        </w:rPr>
      </w:pPr>
      <w:bookmarkStart w:id="214" w:name="_Ref46911217"/>
      <w:bookmarkStart w:id="215" w:name="_Toc75115474"/>
      <w:bookmarkStart w:id="216" w:name="_Toc195970395"/>
      <w:r>
        <w:rPr>
          <w:lang w:val="ka-GE"/>
        </w:rPr>
        <w:t>დოკუმენტის ისტორია</w:t>
      </w:r>
      <w:bookmarkEnd w:id="214"/>
      <w:bookmarkEnd w:id="215"/>
      <w:bookmarkEnd w:id="216"/>
    </w:p>
    <w:tbl>
      <w:tblPr>
        <w:tblStyle w:val="TableGrid"/>
        <w:tblW w:w="9351" w:type="dxa"/>
        <w:tblLook w:val="04A0" w:firstRow="1" w:lastRow="0" w:firstColumn="1" w:lastColumn="0" w:noHBand="0" w:noVBand="1"/>
      </w:tblPr>
      <w:tblGrid>
        <w:gridCol w:w="1062"/>
        <w:gridCol w:w="1220"/>
        <w:gridCol w:w="7069"/>
      </w:tblGrid>
      <w:tr w:rsidR="00932BD6" w14:paraId="419A757E" w14:textId="77777777" w:rsidTr="00FA19AD">
        <w:tc>
          <w:tcPr>
            <w:tcW w:w="1062" w:type="dxa"/>
          </w:tcPr>
          <w:p w14:paraId="60E0331F" w14:textId="77777777" w:rsidR="00932BD6" w:rsidRPr="009C6038" w:rsidRDefault="00932BD6" w:rsidP="00FA19AD">
            <w:pPr>
              <w:rPr>
                <w:rFonts w:ascii="Sylfaen" w:hAnsi="Sylfaen"/>
                <w:lang w:val="ka-GE"/>
              </w:rPr>
            </w:pPr>
            <w:r w:rsidRPr="003B3179">
              <w:rPr>
                <w:rFonts w:ascii="Calibri" w:hAnsi="Calibri"/>
                <w:lang w:val="ka-GE"/>
              </w:rPr>
              <w:t>ვერსია</w:t>
            </w:r>
          </w:p>
        </w:tc>
        <w:tc>
          <w:tcPr>
            <w:tcW w:w="1220" w:type="dxa"/>
          </w:tcPr>
          <w:p w14:paraId="14160A13" w14:textId="77777777" w:rsidR="00932BD6" w:rsidRPr="009C6038" w:rsidRDefault="00932BD6" w:rsidP="00FA19AD">
            <w:pPr>
              <w:rPr>
                <w:rFonts w:ascii="Sylfaen" w:hAnsi="Sylfaen"/>
                <w:lang w:val="ka-GE"/>
              </w:rPr>
            </w:pPr>
            <w:r w:rsidRPr="00AC36E6">
              <w:rPr>
                <w:rFonts w:ascii="Calibri" w:hAnsi="Calibri"/>
                <w:lang w:val="ka-GE"/>
              </w:rPr>
              <w:t>თარიღი</w:t>
            </w:r>
          </w:p>
        </w:tc>
        <w:tc>
          <w:tcPr>
            <w:tcW w:w="7069" w:type="dxa"/>
          </w:tcPr>
          <w:p w14:paraId="2C8D3E44" w14:textId="77777777" w:rsidR="00932BD6" w:rsidRPr="003B3179" w:rsidRDefault="00932BD6" w:rsidP="00FA19AD">
            <w:pPr>
              <w:rPr>
                <w:rFonts w:ascii="Calibri" w:hAnsi="Calibri"/>
                <w:lang w:val="ka-GE"/>
              </w:rPr>
            </w:pPr>
            <w:r w:rsidRPr="003B3179">
              <w:rPr>
                <w:rFonts w:ascii="Calibri" w:hAnsi="Calibri"/>
                <w:lang w:val="ka-GE"/>
              </w:rPr>
              <w:t>ცვლილება</w:t>
            </w:r>
          </w:p>
        </w:tc>
      </w:tr>
      <w:tr w:rsidR="00932BD6" w14:paraId="65BC88F9" w14:textId="77777777" w:rsidTr="00FA19AD">
        <w:tc>
          <w:tcPr>
            <w:tcW w:w="1062" w:type="dxa"/>
          </w:tcPr>
          <w:p w14:paraId="5D9A44DA" w14:textId="6B187C4C" w:rsidR="00932BD6" w:rsidRPr="00932BD6" w:rsidRDefault="00932BD6" w:rsidP="00FA19AD">
            <w:pPr>
              <w:rPr>
                <w:rFonts w:ascii="Sylfaen" w:hAnsi="Sylfaen"/>
                <w:lang w:val="ka-GE"/>
              </w:rPr>
            </w:pPr>
            <w:r w:rsidRPr="00AC36E6">
              <w:rPr>
                <w:rFonts w:ascii="Calibri" w:hAnsi="Calibri"/>
              </w:rPr>
              <w:t>0.</w:t>
            </w:r>
            <w:r>
              <w:rPr>
                <w:rFonts w:ascii="Calibri" w:hAnsi="Calibri"/>
                <w:lang w:val="ka-GE"/>
              </w:rPr>
              <w:t>1</w:t>
            </w:r>
          </w:p>
        </w:tc>
        <w:tc>
          <w:tcPr>
            <w:tcW w:w="1220" w:type="dxa"/>
          </w:tcPr>
          <w:p w14:paraId="0250567C" w14:textId="256566E6" w:rsidR="00932BD6" w:rsidRPr="009C6038" w:rsidRDefault="00932BD6" w:rsidP="00FA19AD">
            <w:pPr>
              <w:rPr>
                <w:rFonts w:ascii="Sylfaen" w:hAnsi="Sylfaen"/>
                <w:lang w:val="ka-GE"/>
              </w:rPr>
            </w:pPr>
          </w:p>
        </w:tc>
        <w:tc>
          <w:tcPr>
            <w:tcW w:w="7069" w:type="dxa"/>
          </w:tcPr>
          <w:p w14:paraId="5F128D1D" w14:textId="77777777" w:rsidR="00932BD6" w:rsidRPr="00AC36E6" w:rsidRDefault="00932BD6" w:rsidP="00FA19AD">
            <w:pPr>
              <w:rPr>
                <w:rFonts w:ascii="Calibri" w:hAnsi="Calibri"/>
                <w:lang w:val="ka-GE"/>
              </w:rPr>
            </w:pPr>
            <w:r w:rsidRPr="00AC36E6">
              <w:rPr>
                <w:rFonts w:ascii="Calibri" w:hAnsi="Calibri"/>
                <w:lang w:val="ka-GE"/>
              </w:rPr>
              <w:t>საწყისი ვერსია.</w:t>
            </w:r>
          </w:p>
        </w:tc>
      </w:tr>
      <w:tr w:rsidR="006A4648" w14:paraId="5E524F1C" w14:textId="77777777" w:rsidTr="00FA19AD">
        <w:tc>
          <w:tcPr>
            <w:tcW w:w="1062" w:type="dxa"/>
          </w:tcPr>
          <w:p w14:paraId="2C421FEB" w14:textId="580977ED" w:rsidR="006A4648" w:rsidRPr="00AC36E6" w:rsidRDefault="006A4648" w:rsidP="00FA19AD">
            <w:pPr>
              <w:rPr>
                <w:rFonts w:ascii="Calibri" w:hAnsi="Calibri"/>
              </w:rPr>
            </w:pPr>
            <w:r>
              <w:rPr>
                <w:rFonts w:ascii="Calibri" w:hAnsi="Calibri"/>
              </w:rPr>
              <w:t>0.2</w:t>
            </w:r>
          </w:p>
        </w:tc>
        <w:tc>
          <w:tcPr>
            <w:tcW w:w="1220" w:type="dxa"/>
          </w:tcPr>
          <w:p w14:paraId="7FCF4D77" w14:textId="77777777" w:rsidR="006A4648" w:rsidRPr="009C6038" w:rsidRDefault="006A4648" w:rsidP="00FA19AD">
            <w:pPr>
              <w:rPr>
                <w:rFonts w:ascii="Sylfaen" w:hAnsi="Sylfaen"/>
                <w:lang w:val="ka-GE"/>
              </w:rPr>
            </w:pPr>
          </w:p>
        </w:tc>
        <w:tc>
          <w:tcPr>
            <w:tcW w:w="7069" w:type="dxa"/>
          </w:tcPr>
          <w:p w14:paraId="4EDBB8EE" w14:textId="26E87A88" w:rsidR="006A4648" w:rsidRPr="006E068E" w:rsidRDefault="006A4648" w:rsidP="00FA19AD">
            <w:pPr>
              <w:rPr>
                <w:rFonts w:ascii="Calibri" w:hAnsi="Calibri"/>
              </w:rPr>
            </w:pPr>
            <w:r>
              <w:rPr>
                <w:rFonts w:ascii="Calibri" w:hAnsi="Calibri"/>
                <w:lang w:val="ka-GE"/>
              </w:rPr>
              <w:t xml:space="preserve">მიგრაცია </w:t>
            </w:r>
            <w:r w:rsidRPr="006A4648">
              <w:rPr>
                <w:rFonts w:ascii="Calibri" w:hAnsi="Calibri"/>
                <w:lang w:val="ka-GE"/>
              </w:rPr>
              <w:t>OpenID Connect for Identity Assurance 1.0</w:t>
            </w:r>
            <w:r w:rsidR="004D2ADF">
              <w:rPr>
                <w:rFonts w:ascii="Calibri" w:hAnsi="Calibri"/>
                <w:lang w:val="ka-GE"/>
              </w:rPr>
              <w:t>.12</w:t>
            </w:r>
            <w:r>
              <w:rPr>
                <w:rFonts w:ascii="Calibri" w:hAnsi="Calibri"/>
                <w:lang w:val="ka-GE"/>
              </w:rPr>
              <w:t xml:space="preserve"> სტანდარტზე</w:t>
            </w:r>
          </w:p>
        </w:tc>
      </w:tr>
      <w:tr w:rsidR="00C22956" w:rsidRPr="00330FF6" w14:paraId="6EC359E7" w14:textId="77777777" w:rsidTr="00FA19AD">
        <w:tc>
          <w:tcPr>
            <w:tcW w:w="1062" w:type="dxa"/>
          </w:tcPr>
          <w:p w14:paraId="52AE55F2" w14:textId="102A1380" w:rsidR="00C22956" w:rsidRDefault="00C22956" w:rsidP="00FA19AD">
            <w:pPr>
              <w:rPr>
                <w:rFonts w:ascii="Calibri" w:hAnsi="Calibri"/>
              </w:rPr>
            </w:pPr>
            <w:r>
              <w:rPr>
                <w:rFonts w:ascii="Calibri" w:hAnsi="Calibri"/>
              </w:rPr>
              <w:t>0.3</w:t>
            </w:r>
          </w:p>
        </w:tc>
        <w:tc>
          <w:tcPr>
            <w:tcW w:w="1220" w:type="dxa"/>
          </w:tcPr>
          <w:p w14:paraId="0523F790" w14:textId="77777777" w:rsidR="00C22956" w:rsidRPr="009C6038" w:rsidRDefault="00C22956" w:rsidP="00FA19AD">
            <w:pPr>
              <w:rPr>
                <w:rFonts w:ascii="Sylfaen" w:hAnsi="Sylfaen"/>
                <w:lang w:val="ka-GE"/>
              </w:rPr>
            </w:pPr>
          </w:p>
        </w:tc>
        <w:tc>
          <w:tcPr>
            <w:tcW w:w="7069" w:type="dxa"/>
          </w:tcPr>
          <w:p w14:paraId="4FDD1033" w14:textId="1BAA412D" w:rsidR="00C22956" w:rsidRPr="0035104A" w:rsidRDefault="004D2ADF" w:rsidP="00FA19AD">
            <w:pPr>
              <w:rPr>
                <w:rFonts w:ascii="Calibri" w:hAnsi="Calibri"/>
                <w:lang w:val="ka-GE"/>
              </w:rPr>
            </w:pPr>
            <w:r>
              <w:rPr>
                <w:rFonts w:ascii="Calibri" w:hAnsi="Calibri"/>
                <w:lang w:val="ka-GE"/>
              </w:rPr>
              <w:t xml:space="preserve">მიგრაცია </w:t>
            </w:r>
            <w:r w:rsidRPr="006A4648">
              <w:rPr>
                <w:rFonts w:ascii="Calibri" w:hAnsi="Calibri"/>
                <w:lang w:val="ka-GE"/>
              </w:rPr>
              <w:t>OpenID Connect for Identity Assurance 1.0</w:t>
            </w:r>
            <w:r>
              <w:rPr>
                <w:rFonts w:ascii="Calibri" w:hAnsi="Calibri"/>
                <w:lang w:val="ka-GE"/>
              </w:rPr>
              <w:t xml:space="preserve"> </w:t>
            </w:r>
            <w:r w:rsidRPr="009B3C82">
              <w:rPr>
                <w:rFonts w:ascii="Calibri" w:hAnsi="Calibri"/>
                <w:lang w:val="ka-GE"/>
              </w:rPr>
              <w:t>Implementer’s Draft 4</w:t>
            </w:r>
            <w:r>
              <w:rPr>
                <w:rFonts w:ascii="Calibri" w:hAnsi="Calibri"/>
                <w:lang w:val="ka-GE"/>
              </w:rPr>
              <w:t xml:space="preserve"> სტანდარტზე</w:t>
            </w:r>
            <w:r w:rsidRPr="009B3C82">
              <w:rPr>
                <w:rFonts w:ascii="Calibri" w:hAnsi="Calibri"/>
                <w:lang w:val="ka-GE"/>
              </w:rPr>
              <w:t xml:space="preserve">. </w:t>
            </w:r>
            <w:r w:rsidR="0035104A">
              <w:rPr>
                <w:rFonts w:ascii="Calibri" w:hAnsi="Calibri"/>
                <w:lang w:val="ka-GE"/>
              </w:rPr>
              <w:t>მარტივი ავთენტიფიკაცია, დამატებითი ინფორმაციის მოთხოვნა</w:t>
            </w:r>
          </w:p>
        </w:tc>
      </w:tr>
      <w:tr w:rsidR="001278BB" w:rsidRPr="00330FF6" w14:paraId="6F41874C" w14:textId="77777777" w:rsidTr="00FA19AD">
        <w:trPr>
          <w:ins w:id="217" w:author="Mikheil Kapanadze" w:date="2025-04-17T22:32:00Z"/>
        </w:trPr>
        <w:tc>
          <w:tcPr>
            <w:tcW w:w="1062" w:type="dxa"/>
          </w:tcPr>
          <w:p w14:paraId="1D97E473" w14:textId="68449B15" w:rsidR="001278BB" w:rsidRDefault="001278BB" w:rsidP="00FA19AD">
            <w:pPr>
              <w:rPr>
                <w:ins w:id="218" w:author="Mikheil Kapanadze" w:date="2025-04-17T22:32:00Z" w16du:dateUtc="2025-04-17T18:32:00Z"/>
                <w:rFonts w:ascii="Calibri" w:hAnsi="Calibri"/>
              </w:rPr>
            </w:pPr>
            <w:ins w:id="219" w:author="Mikheil Kapanadze" w:date="2025-04-17T22:32:00Z" w16du:dateUtc="2025-04-17T18:32:00Z">
              <w:r>
                <w:rPr>
                  <w:rFonts w:ascii="Calibri" w:hAnsi="Calibri"/>
                </w:rPr>
                <w:t>0.4</w:t>
              </w:r>
            </w:ins>
          </w:p>
        </w:tc>
        <w:tc>
          <w:tcPr>
            <w:tcW w:w="1220" w:type="dxa"/>
          </w:tcPr>
          <w:p w14:paraId="6723C26E" w14:textId="77777777" w:rsidR="001278BB" w:rsidRPr="009C6038" w:rsidRDefault="001278BB" w:rsidP="00FA19AD">
            <w:pPr>
              <w:rPr>
                <w:ins w:id="220" w:author="Mikheil Kapanadze" w:date="2025-04-17T22:32:00Z" w16du:dateUtc="2025-04-17T18:32:00Z"/>
                <w:rFonts w:ascii="Sylfaen" w:hAnsi="Sylfaen"/>
                <w:lang w:val="ka-GE"/>
              </w:rPr>
            </w:pPr>
          </w:p>
        </w:tc>
        <w:tc>
          <w:tcPr>
            <w:tcW w:w="7069" w:type="dxa"/>
          </w:tcPr>
          <w:p w14:paraId="61E6D335" w14:textId="1F6711B7" w:rsidR="001278BB" w:rsidRDefault="0032123F" w:rsidP="00FA19AD">
            <w:pPr>
              <w:rPr>
                <w:ins w:id="221" w:author="Mikheil Kapanadze" w:date="2025-04-17T22:32:00Z" w16du:dateUtc="2025-04-17T18:32:00Z"/>
                <w:rFonts w:ascii="Calibri" w:hAnsi="Calibri"/>
                <w:lang w:val="ka-GE"/>
              </w:rPr>
            </w:pPr>
            <w:ins w:id="222" w:author="Mikheil Kapanadze" w:date="2025-04-19T15:22:00Z" w16du:dateUtc="2025-04-19T11:22:00Z">
              <w:r>
                <w:rPr>
                  <w:rFonts w:ascii="Calibri" w:hAnsi="Calibri"/>
                  <w:lang w:val="ka-GE"/>
                </w:rPr>
                <w:t xml:space="preserve">მიგრაცია </w:t>
              </w:r>
              <w:r w:rsidRPr="006A4648">
                <w:rPr>
                  <w:rFonts w:ascii="Calibri" w:hAnsi="Calibri"/>
                  <w:lang w:val="ka-GE"/>
                </w:rPr>
                <w:t>OpenID Connect for Identity Assurance 1.0</w:t>
              </w:r>
              <w:r>
                <w:rPr>
                  <w:rFonts w:ascii="Calibri" w:hAnsi="Calibri"/>
                  <w:lang w:val="ka-GE"/>
                </w:rPr>
                <w:t xml:space="preserve"> </w:t>
              </w:r>
              <w:r w:rsidRPr="008A7DCD">
                <w:rPr>
                  <w:rFonts w:ascii="Calibri" w:hAnsi="Calibri"/>
                  <w:lang w:val="ka-GE"/>
                </w:rPr>
                <w:t>Final</w:t>
              </w:r>
              <w:r w:rsidR="0013761E">
                <w:rPr>
                  <w:rFonts w:ascii="Calibri" w:hAnsi="Calibri"/>
                  <w:lang w:val="ka-GE"/>
                </w:rPr>
                <w:t xml:space="preserve"> სტანდარტზე.</w:t>
              </w:r>
              <w:r>
                <w:rPr>
                  <w:rFonts w:ascii="Calibri" w:hAnsi="Calibri"/>
                  <w:lang w:val="ka-GE"/>
                </w:rPr>
                <w:t xml:space="preserve"> </w:t>
              </w:r>
            </w:ins>
            <w:ins w:id="223" w:author="Mikheil Kapanadze" w:date="2025-04-17T22:32:00Z" w16du:dateUtc="2025-04-17T18:32:00Z">
              <w:r w:rsidR="001278BB">
                <w:rPr>
                  <w:rFonts w:ascii="Calibri" w:hAnsi="Calibri"/>
                  <w:lang w:val="ka-GE"/>
                </w:rPr>
                <w:t>დაზუ</w:t>
              </w:r>
            </w:ins>
            <w:ins w:id="224" w:author="Mikheil Kapanadze" w:date="2025-04-17T22:33:00Z" w16du:dateUtc="2025-04-17T18:33:00Z">
              <w:r w:rsidR="001278BB">
                <w:rPr>
                  <w:rFonts w:ascii="Calibri" w:hAnsi="Calibri"/>
                  <w:lang w:val="ka-GE"/>
                </w:rPr>
                <w:t xml:space="preserve">სტდა პირადი ნომრის დაბრუნების წესი, დაემატა </w:t>
              </w:r>
              <w:r w:rsidR="00630B0D">
                <w:rPr>
                  <w:rFonts w:ascii="Calibri" w:hAnsi="Calibri"/>
                  <w:lang w:val="ka-GE"/>
                </w:rPr>
                <w:t>მობილური ოპერაციული სისტემების მხარდაჭერა</w:t>
              </w:r>
            </w:ins>
            <w:ins w:id="225" w:author="Mikheil Kapanadze" w:date="2025-04-19T15:22:00Z" w16du:dateUtc="2025-04-19T11:22:00Z">
              <w:r w:rsidR="00D45561">
                <w:rPr>
                  <w:rFonts w:ascii="Calibri" w:hAnsi="Calibri"/>
                  <w:lang w:val="ka-GE"/>
                </w:rPr>
                <w:t>.</w:t>
              </w:r>
            </w:ins>
          </w:p>
        </w:tc>
      </w:tr>
    </w:tbl>
    <w:p w14:paraId="46298290" w14:textId="02660770" w:rsidR="000E084F" w:rsidDel="008817FF" w:rsidRDefault="000E084F" w:rsidP="000E084F">
      <w:pPr>
        <w:rPr>
          <w:del w:id="226" w:author="Mikheil Kapanadze" w:date="2025-04-17T22:37:00Z" w16du:dateUtc="2025-04-17T18:37:00Z"/>
          <w:rFonts w:ascii="Calibri" w:hAnsi="Calibri"/>
          <w:lang w:val="ka-GE"/>
        </w:rPr>
      </w:pPr>
    </w:p>
    <w:p w14:paraId="739F7E7A" w14:textId="77777777" w:rsidR="00932BD6" w:rsidRPr="003B3179" w:rsidDel="008817FF" w:rsidRDefault="00932BD6" w:rsidP="000E084F">
      <w:pPr>
        <w:rPr>
          <w:del w:id="227" w:author="Mikheil Kapanadze" w:date="2025-04-17T22:37:00Z" w16du:dateUtc="2025-04-17T18:37:00Z"/>
          <w:rFonts w:ascii="Calibri" w:hAnsi="Calibri"/>
          <w:lang w:val="ka-GE"/>
        </w:rPr>
      </w:pPr>
    </w:p>
    <w:p w14:paraId="1C0F56BA" w14:textId="0FFA04CD" w:rsidR="00656788" w:rsidRPr="00830876" w:rsidDel="008817FF" w:rsidRDefault="00656788" w:rsidP="00656788">
      <w:pPr>
        <w:jc w:val="both"/>
        <w:rPr>
          <w:del w:id="228" w:author="Mikheil Kapanadze" w:date="2025-04-17T22:37:00Z" w16du:dateUtc="2025-04-17T18:37:00Z"/>
          <w:rFonts w:ascii="Calibri" w:hAnsi="Calibri"/>
          <w:lang w:val="ka-GE"/>
        </w:rPr>
      </w:pPr>
      <w:commentRangeStart w:id="229"/>
      <w:del w:id="230" w:author="Mikheil Kapanadze" w:date="2025-04-17T22:37:00Z" w16du:dateUtc="2025-04-17T18:37:00Z">
        <w:r w:rsidRPr="00900EF7" w:rsidDel="008817FF">
          <w:rPr>
            <w:rFonts w:ascii="Calibri" w:hAnsi="Calibri"/>
            <w:b/>
            <w:bCs/>
            <w:i/>
            <w:iCs/>
            <w:u w:val="single"/>
            <w:lang w:val="ka-GE"/>
          </w:rPr>
          <w:delText>შენიშვნა:</w:delText>
        </w:r>
        <w:r w:rsidDel="008817FF">
          <w:rPr>
            <w:rFonts w:ascii="Calibri" w:hAnsi="Calibri"/>
            <w:lang w:val="ka-GE"/>
          </w:rPr>
          <w:delText xml:space="preserve"> შესაძლოა დოკუმენტს ჰქონდეს მე-3 დონის ვერსიები (მაგ. 0.8.</w:delText>
        </w:r>
        <w:r w:rsidRPr="0032123F" w:rsidDel="008817FF">
          <w:rPr>
            <w:rFonts w:ascii="Calibri" w:hAnsi="Calibri"/>
            <w:lang w:val="ka-GE"/>
            <w:rPrChange w:id="231" w:author="Mikheil Kapanadze" w:date="2025-04-19T15:22:00Z" w16du:dateUtc="2025-04-19T11:22:00Z">
              <w:rPr>
                <w:rFonts w:ascii="Calibri" w:hAnsi="Calibri"/>
              </w:rPr>
            </w:rPrChange>
          </w:rPr>
          <w:delText>RC1)</w:delText>
        </w:r>
        <w:r w:rsidDel="008817FF">
          <w:rPr>
            <w:rFonts w:ascii="Calibri" w:hAnsi="Calibri"/>
            <w:lang w:val="ka-GE"/>
          </w:rPr>
          <w:delText>, რაც მითითებული იქნება სათაურის ქვემოთ. აღნიშნული მიდგომა გამოიყენება იმ შემთხვევაში, როდესაც ვერსია ჯერ კიდევ არაა საბოლოო და მასში შეიძება შევიდეს სარედაქციო ან/და სხვა ნაკლებად მნიშვნელოვანი შესწორებები. როდესაც ვერსიაზე მუშაობა დასრულდება, მე-3 დონის ვერსია მოიხსნება (ანუ, 0.8.</w:delText>
        </w:r>
        <w:r w:rsidRPr="0032123F" w:rsidDel="008817FF">
          <w:rPr>
            <w:rFonts w:ascii="Calibri" w:hAnsi="Calibri"/>
            <w:lang w:val="ka-GE"/>
            <w:rPrChange w:id="232" w:author="Mikheil Kapanadze" w:date="2025-04-19T15:22:00Z" w16du:dateUtc="2025-04-19T11:22:00Z">
              <w:rPr>
                <w:rFonts w:ascii="Calibri" w:hAnsi="Calibri"/>
              </w:rPr>
            </w:rPrChange>
          </w:rPr>
          <w:delText xml:space="preserve">RC1, 0.8.RC2, …0.8.RCn </w:delText>
        </w:r>
        <w:r w:rsidDel="008817FF">
          <w:rPr>
            <w:rFonts w:ascii="Calibri" w:hAnsi="Calibri"/>
            <w:lang w:val="ka-GE"/>
          </w:rPr>
          <w:delText>საბოლოოდ გადაიქცევა 0.8 ვერსიად).</w:delText>
        </w:r>
      </w:del>
      <w:commentRangeEnd w:id="229"/>
      <w:r w:rsidR="00326095">
        <w:rPr>
          <w:rStyle w:val="CommentReference"/>
        </w:rPr>
        <w:commentReference w:id="229"/>
      </w:r>
    </w:p>
    <w:p w14:paraId="3857237F" w14:textId="2B5AD807" w:rsidR="000E084F" w:rsidRPr="00BE410A" w:rsidRDefault="000E084F" w:rsidP="000E084F">
      <w:pPr>
        <w:rPr>
          <w:lang w:val="ka-GE"/>
        </w:rPr>
      </w:pPr>
    </w:p>
    <w:p w14:paraId="732B51BA" w14:textId="77777777" w:rsidR="0065145D" w:rsidRDefault="0065145D" w:rsidP="0065145D">
      <w:pPr>
        <w:pStyle w:val="Heading1"/>
        <w:rPr>
          <w:lang w:val="ka-GE"/>
        </w:rPr>
      </w:pPr>
      <w:bookmarkStart w:id="233" w:name="_Toc75115475"/>
      <w:bookmarkStart w:id="234" w:name="_Toc195970396"/>
      <w:r>
        <w:rPr>
          <w:lang w:val="ka-GE"/>
        </w:rPr>
        <w:t>ტერმინები და აბრევიატურები</w:t>
      </w:r>
      <w:bookmarkEnd w:id="233"/>
      <w:bookmarkEnd w:id="234"/>
    </w:p>
    <w:p w14:paraId="5FEB42F5" w14:textId="27A2BC55" w:rsidR="0065145D" w:rsidRDefault="0065145D" w:rsidP="0065145D">
      <w:pPr>
        <w:jc w:val="both"/>
        <w:rPr>
          <w:lang w:val="ka-GE"/>
        </w:rPr>
      </w:pPr>
      <w:r>
        <w:rPr>
          <w:lang w:val="ka-GE"/>
        </w:rPr>
        <w:t>ამ დოკუმენტში გამოყენებულ ყველა ტერმინს, რომელიც განსაზღვრულია „</w:t>
      </w:r>
      <w:r w:rsidRPr="00C939AE">
        <w:rPr>
          <w:lang w:val="ka-GE"/>
        </w:rPr>
        <w:t>საგადახდო სისტემისა და საგადახდო მომსახურების შესახებ</w:t>
      </w:r>
      <w:r>
        <w:rPr>
          <w:lang w:val="ka-GE"/>
        </w:rPr>
        <w:t xml:space="preserve">“ საქართველოს კანონში, აქვს ამავე კანონით განსაზღვრული მნიშვნელობა, გარდა იმ შემთხვევებისა როცა ამ თავში ტერმინი სხვაგვარად არის განსაზღვრული. </w:t>
      </w:r>
    </w:p>
    <w:p w14:paraId="600F36DF" w14:textId="77777777" w:rsidR="00796BCB" w:rsidRDefault="00796BCB" w:rsidP="0065145D">
      <w:pPr>
        <w:jc w:val="both"/>
        <w:rPr>
          <w:lang w:val="ka-GE"/>
        </w:rPr>
      </w:pPr>
      <w:r>
        <w:rPr>
          <w:lang w:val="ka-GE"/>
        </w:rPr>
        <w:t>დოკუმენტში დამატებით გამოყენებულია შემდეგი ტერმინები:</w:t>
      </w:r>
    </w:p>
    <w:tbl>
      <w:tblPr>
        <w:tblStyle w:val="TableGrid"/>
        <w:tblW w:w="0" w:type="auto"/>
        <w:tblLook w:val="04A0" w:firstRow="1" w:lastRow="0" w:firstColumn="1" w:lastColumn="0" w:noHBand="0" w:noVBand="1"/>
      </w:tblPr>
      <w:tblGrid>
        <w:gridCol w:w="3397"/>
        <w:gridCol w:w="5953"/>
      </w:tblGrid>
      <w:tr w:rsidR="006201AA" w14:paraId="2E770D25" w14:textId="77777777" w:rsidTr="00001B03">
        <w:tc>
          <w:tcPr>
            <w:tcW w:w="3397" w:type="dxa"/>
          </w:tcPr>
          <w:p w14:paraId="2B741C32" w14:textId="7D90EF2F" w:rsidR="006201AA" w:rsidRDefault="002A0A48" w:rsidP="0065145D">
            <w:pPr>
              <w:jc w:val="both"/>
              <w:rPr>
                <w:lang w:val="ka-GE"/>
              </w:rPr>
            </w:pPr>
            <w:r>
              <w:rPr>
                <w:lang w:val="ka-GE"/>
              </w:rPr>
              <w:t>ელექტრონული იდენტიფიკაცია</w:t>
            </w:r>
          </w:p>
        </w:tc>
        <w:tc>
          <w:tcPr>
            <w:tcW w:w="5953" w:type="dxa"/>
          </w:tcPr>
          <w:p w14:paraId="206A70D3" w14:textId="34EA5C39" w:rsidR="006201AA" w:rsidRPr="002A0A48" w:rsidRDefault="00177173" w:rsidP="0065145D">
            <w:pPr>
              <w:jc w:val="both"/>
              <w:rPr>
                <w:lang w:val="ka-GE"/>
              </w:rPr>
            </w:pPr>
            <w:r>
              <w:rPr>
                <w:lang w:val="ka-GE"/>
              </w:rPr>
              <w:t xml:space="preserve">ფიზიკური პირის, </w:t>
            </w:r>
            <w:r w:rsidR="00560FB2">
              <w:rPr>
                <w:lang w:val="ka-GE"/>
              </w:rPr>
              <w:t xml:space="preserve">იურიდიული პირის ან იურიდიული პირის წარმომადგენელი ფიზიკური პირის უნიკალურად აღმწერი ელექტრონული ფორმის </w:t>
            </w:r>
            <w:r>
              <w:rPr>
                <w:lang w:val="ka-GE"/>
              </w:rPr>
              <w:t xml:space="preserve">საიდენტიფიკაციო მონაცემების </w:t>
            </w:r>
            <w:r w:rsidR="00157D05">
              <w:rPr>
                <w:lang w:val="ka-GE"/>
              </w:rPr>
              <w:t>გამოყენების პროცესი</w:t>
            </w:r>
          </w:p>
        </w:tc>
      </w:tr>
      <w:tr w:rsidR="00CE2349" w14:paraId="4C747596" w14:textId="77777777" w:rsidTr="00001B03">
        <w:tc>
          <w:tcPr>
            <w:tcW w:w="3397" w:type="dxa"/>
          </w:tcPr>
          <w:p w14:paraId="0CD1820B" w14:textId="14C7630E" w:rsidR="00CE2349" w:rsidRDefault="00CE2349" w:rsidP="0065145D">
            <w:pPr>
              <w:jc w:val="both"/>
              <w:rPr>
                <w:lang w:val="ka-GE"/>
              </w:rPr>
            </w:pPr>
            <w:r>
              <w:rPr>
                <w:lang w:val="ka-GE"/>
              </w:rPr>
              <w:t>ავთენტიფიკაცია</w:t>
            </w:r>
          </w:p>
        </w:tc>
        <w:tc>
          <w:tcPr>
            <w:tcW w:w="5953" w:type="dxa"/>
          </w:tcPr>
          <w:p w14:paraId="5C769665" w14:textId="1DF29F7A" w:rsidR="00CE2349" w:rsidRDefault="00B52AFA" w:rsidP="0065145D">
            <w:pPr>
              <w:jc w:val="both"/>
              <w:rPr>
                <w:lang w:val="ka-GE"/>
              </w:rPr>
            </w:pPr>
            <w:r>
              <w:rPr>
                <w:lang w:val="ka-GE"/>
              </w:rPr>
              <w:t xml:space="preserve">ელექტრონული პროცესი, რომელიც საშუალებას იძლევა, დამოწმდეს </w:t>
            </w:r>
            <w:r w:rsidR="0073590E">
              <w:rPr>
                <w:lang w:val="ka-GE"/>
              </w:rPr>
              <w:t>ფიზიკური ან იურიდიული პირის ელექტრონული იდენტიფიკაცია</w:t>
            </w:r>
          </w:p>
        </w:tc>
      </w:tr>
      <w:tr w:rsidR="00796BCB" w14:paraId="5602B15A" w14:textId="77777777" w:rsidTr="00001B03">
        <w:tc>
          <w:tcPr>
            <w:tcW w:w="3397" w:type="dxa"/>
          </w:tcPr>
          <w:p w14:paraId="6FEF01F0" w14:textId="1A53CEBC" w:rsidR="00796BCB" w:rsidRPr="00001B03" w:rsidRDefault="00F531F8" w:rsidP="0065145D">
            <w:pPr>
              <w:jc w:val="both"/>
              <w:rPr>
                <w:lang w:val="ka-GE"/>
              </w:rPr>
            </w:pPr>
            <w:r>
              <w:rPr>
                <w:lang w:val="ka-GE"/>
              </w:rPr>
              <w:t>იდენტობის</w:t>
            </w:r>
            <w:r w:rsidR="00001B03">
              <w:rPr>
                <w:lang w:val="ka-GE"/>
              </w:rPr>
              <w:t xml:space="preserve"> პროვაიდერი</w:t>
            </w:r>
          </w:p>
        </w:tc>
        <w:tc>
          <w:tcPr>
            <w:tcW w:w="5953" w:type="dxa"/>
          </w:tcPr>
          <w:p w14:paraId="3F2A54C4" w14:textId="0B7641CB" w:rsidR="00796BCB" w:rsidRPr="009A7D64" w:rsidRDefault="00F531F8" w:rsidP="0065145D">
            <w:pPr>
              <w:jc w:val="both"/>
              <w:rPr>
                <w:lang w:val="ka-GE"/>
              </w:rPr>
            </w:pPr>
            <w:r>
              <w:t>(Identity Provider)</w:t>
            </w:r>
            <w:r w:rsidR="009A7D64">
              <w:rPr>
                <w:lang w:val="ka-GE"/>
              </w:rPr>
              <w:t xml:space="preserve"> </w:t>
            </w:r>
            <w:r w:rsidR="008E7BA5">
              <w:rPr>
                <w:lang w:val="ka-GE"/>
              </w:rPr>
              <w:t>პირი, რომელ</w:t>
            </w:r>
            <w:r w:rsidR="003F1EB7">
              <w:rPr>
                <w:lang w:val="ka-GE"/>
              </w:rPr>
              <w:t xml:space="preserve">საც </w:t>
            </w:r>
            <w:r w:rsidR="009A7D64">
              <w:rPr>
                <w:lang w:val="ka-GE"/>
              </w:rPr>
              <w:t>სერვერი აქვს მომხმარებლის ავთენტიფიკაციის</w:t>
            </w:r>
            <w:r w:rsidR="002051A2">
              <w:rPr>
                <w:lang w:val="ka-GE"/>
              </w:rPr>
              <w:t>ა</w:t>
            </w:r>
            <w:r w:rsidR="00C4588F">
              <w:rPr>
                <w:lang w:val="ka-GE"/>
              </w:rPr>
              <w:t xml:space="preserve"> და მომხმარებლის შესახებ </w:t>
            </w:r>
            <w:r w:rsidR="000F7B1C">
              <w:rPr>
                <w:lang w:val="ka-GE"/>
              </w:rPr>
              <w:t xml:space="preserve">ინფორმაციის </w:t>
            </w:r>
            <w:r>
              <w:rPr>
                <w:lang w:val="ka-GE"/>
              </w:rPr>
              <w:t>გარე პირებისთვის მიწოდების საშუალება</w:t>
            </w:r>
          </w:p>
        </w:tc>
      </w:tr>
      <w:tr w:rsidR="00796BCB" w14:paraId="797BA52E" w14:textId="77777777" w:rsidTr="00001B03">
        <w:tc>
          <w:tcPr>
            <w:tcW w:w="3397" w:type="dxa"/>
          </w:tcPr>
          <w:p w14:paraId="405AB4D8" w14:textId="09C2125F" w:rsidR="00796BCB" w:rsidRDefault="00F531F8" w:rsidP="0065145D">
            <w:pPr>
              <w:jc w:val="both"/>
              <w:rPr>
                <w:lang w:val="ka-GE"/>
              </w:rPr>
            </w:pPr>
            <w:r>
              <w:rPr>
                <w:lang w:val="ka-GE"/>
              </w:rPr>
              <w:t>მტკიცება</w:t>
            </w:r>
          </w:p>
        </w:tc>
        <w:tc>
          <w:tcPr>
            <w:tcW w:w="5953" w:type="dxa"/>
          </w:tcPr>
          <w:p w14:paraId="72D89290" w14:textId="6636E7BB" w:rsidR="00796BCB" w:rsidRPr="00751C9E" w:rsidRDefault="00F531F8" w:rsidP="0065145D">
            <w:pPr>
              <w:jc w:val="both"/>
            </w:pPr>
            <w:r>
              <w:t xml:space="preserve">(Claim) </w:t>
            </w:r>
            <w:r w:rsidR="0087355C">
              <w:rPr>
                <w:lang w:val="ka-GE"/>
              </w:rPr>
              <w:t>ინფორმაციის ნაწილი</w:t>
            </w:r>
            <w:r w:rsidR="00514790">
              <w:rPr>
                <w:lang w:val="ka-GE"/>
              </w:rPr>
              <w:t xml:space="preserve"> ამა თუ იმ </w:t>
            </w:r>
            <w:r w:rsidR="00751C9E">
              <w:rPr>
                <w:lang w:val="ka-GE"/>
              </w:rPr>
              <w:t xml:space="preserve">ერთეულის (მაგ. </w:t>
            </w:r>
            <w:r w:rsidR="00130F0B">
              <w:rPr>
                <w:lang w:val="ka-GE"/>
              </w:rPr>
              <w:t>პირის) შესახებ</w:t>
            </w:r>
          </w:p>
        </w:tc>
      </w:tr>
      <w:tr w:rsidR="00796BCB" w14:paraId="45C53618" w14:textId="77777777" w:rsidTr="00001B03">
        <w:tc>
          <w:tcPr>
            <w:tcW w:w="3397" w:type="dxa"/>
          </w:tcPr>
          <w:p w14:paraId="177CD41E" w14:textId="097F077E" w:rsidR="00796BCB" w:rsidRPr="00922470" w:rsidRDefault="00A36C2D" w:rsidP="0065145D">
            <w:pPr>
              <w:jc w:val="both"/>
              <w:rPr>
                <w:lang w:val="ka-GE"/>
              </w:rPr>
            </w:pPr>
            <w:r>
              <w:rPr>
                <w:lang w:val="ka-GE"/>
              </w:rPr>
              <w:t>დაყრდნობილი მხარე</w:t>
            </w:r>
          </w:p>
        </w:tc>
        <w:tc>
          <w:tcPr>
            <w:tcW w:w="5953" w:type="dxa"/>
          </w:tcPr>
          <w:p w14:paraId="2AE246DC" w14:textId="1DC3E8CE" w:rsidR="00796BCB" w:rsidRDefault="008E7BA5" w:rsidP="0065145D">
            <w:pPr>
              <w:jc w:val="both"/>
              <w:rPr>
                <w:lang w:val="ka-GE"/>
              </w:rPr>
            </w:pPr>
            <w:r>
              <w:t xml:space="preserve">(Relying Party) </w:t>
            </w:r>
            <w:r w:rsidR="00FF117B">
              <w:rPr>
                <w:lang w:val="ka-GE"/>
              </w:rPr>
              <w:t>პირი</w:t>
            </w:r>
            <w:r w:rsidR="007D23E9">
              <w:rPr>
                <w:lang w:val="ka-GE"/>
              </w:rPr>
              <w:t xml:space="preserve">, რომელიც </w:t>
            </w:r>
            <w:r w:rsidR="00746D96">
              <w:rPr>
                <w:lang w:val="ka-GE"/>
              </w:rPr>
              <w:t xml:space="preserve">იდენტობის პროვაიდერისგან </w:t>
            </w:r>
            <w:r w:rsidR="007D23E9">
              <w:rPr>
                <w:lang w:val="ka-GE"/>
              </w:rPr>
              <w:t xml:space="preserve">ითხოვს მომხმარებლის </w:t>
            </w:r>
            <w:r w:rsidR="00746D96">
              <w:rPr>
                <w:lang w:val="ka-GE"/>
              </w:rPr>
              <w:t>ავთენტიფიკაცი</w:t>
            </w:r>
            <w:r w:rsidR="00FF117B">
              <w:rPr>
                <w:lang w:val="ka-GE"/>
              </w:rPr>
              <w:t>ა</w:t>
            </w:r>
            <w:r w:rsidR="00746D96">
              <w:rPr>
                <w:lang w:val="ka-GE"/>
              </w:rPr>
              <w:t>ს და მტკიცებებს მომხმარებლის შესახებ</w:t>
            </w:r>
          </w:p>
        </w:tc>
      </w:tr>
      <w:tr w:rsidR="00796BCB" w14:paraId="551C6840" w14:textId="77777777" w:rsidTr="00001B03">
        <w:tc>
          <w:tcPr>
            <w:tcW w:w="3397" w:type="dxa"/>
          </w:tcPr>
          <w:p w14:paraId="39B91E32" w14:textId="77777777" w:rsidR="00796BCB" w:rsidRDefault="00796BCB" w:rsidP="0065145D">
            <w:pPr>
              <w:jc w:val="both"/>
              <w:rPr>
                <w:lang w:val="ka-GE"/>
              </w:rPr>
            </w:pPr>
          </w:p>
        </w:tc>
        <w:tc>
          <w:tcPr>
            <w:tcW w:w="5953" w:type="dxa"/>
          </w:tcPr>
          <w:p w14:paraId="0DC83816" w14:textId="77777777" w:rsidR="00796BCB" w:rsidRDefault="00796BCB" w:rsidP="0065145D">
            <w:pPr>
              <w:jc w:val="both"/>
              <w:rPr>
                <w:lang w:val="ka-GE"/>
              </w:rPr>
            </w:pPr>
          </w:p>
        </w:tc>
      </w:tr>
    </w:tbl>
    <w:p w14:paraId="291FCB0B" w14:textId="76C0DDF0" w:rsidR="00796BCB" w:rsidRPr="006E068E" w:rsidRDefault="00796BCB" w:rsidP="0065145D">
      <w:pPr>
        <w:jc w:val="both"/>
      </w:pPr>
      <w:r>
        <w:rPr>
          <w:lang w:val="ka-GE"/>
        </w:rPr>
        <w:t xml:space="preserve"> </w:t>
      </w:r>
    </w:p>
    <w:p w14:paraId="5F748A8B" w14:textId="77777777" w:rsidR="0065145D" w:rsidRPr="007D2E16" w:rsidRDefault="0065145D" w:rsidP="0065145D">
      <w:r>
        <w:rPr>
          <w:lang w:val="ka-GE"/>
        </w:rPr>
        <w:t>დოკუმენტში, შემოკლების მიზნით შესაძლოა გამოყენებული იყოს შემდეგი აბრევიატურები</w:t>
      </w:r>
      <w:r>
        <w:t>:</w:t>
      </w:r>
    </w:p>
    <w:tbl>
      <w:tblPr>
        <w:tblStyle w:val="TableGrid"/>
        <w:tblW w:w="0" w:type="auto"/>
        <w:tblLook w:val="04A0" w:firstRow="1" w:lastRow="0" w:firstColumn="1" w:lastColumn="0" w:noHBand="0" w:noVBand="1"/>
      </w:tblPr>
      <w:tblGrid>
        <w:gridCol w:w="988"/>
        <w:gridCol w:w="8362"/>
      </w:tblGrid>
      <w:tr w:rsidR="0065145D" w:rsidRPr="00330FF6" w14:paraId="42C37102" w14:textId="77777777" w:rsidTr="00FA19AD">
        <w:tc>
          <w:tcPr>
            <w:tcW w:w="988" w:type="dxa"/>
          </w:tcPr>
          <w:p w14:paraId="14F3D2A9" w14:textId="77777777" w:rsidR="0065145D" w:rsidRDefault="0065145D" w:rsidP="00FA19AD">
            <w:pPr>
              <w:rPr>
                <w:lang w:val="ka-GE"/>
              </w:rPr>
            </w:pPr>
            <w:r>
              <w:rPr>
                <w:lang w:val="ka-GE"/>
              </w:rPr>
              <w:t>ამსმპ</w:t>
            </w:r>
          </w:p>
        </w:tc>
        <w:tc>
          <w:tcPr>
            <w:tcW w:w="8362" w:type="dxa"/>
          </w:tcPr>
          <w:p w14:paraId="68E560E7" w14:textId="77777777" w:rsidR="0065145D" w:rsidRPr="00014CE6" w:rsidRDefault="0065145D" w:rsidP="00FA19AD">
            <w:pPr>
              <w:rPr>
                <w:lang w:val="ka-GE"/>
              </w:rPr>
            </w:pPr>
            <w:r w:rsidRPr="58E7B15E">
              <w:rPr>
                <w:lang w:val="ka-GE"/>
              </w:rPr>
              <w:t xml:space="preserve">ანგარიშის მომსახურე </w:t>
            </w:r>
            <w:r>
              <w:rPr>
                <w:lang w:val="ka-GE"/>
              </w:rPr>
              <w:t>საგადახდო</w:t>
            </w:r>
            <w:r w:rsidRPr="58E7B15E">
              <w:rPr>
                <w:lang w:val="ka-GE"/>
              </w:rPr>
              <w:t xml:space="preserve"> მომსახურების პროვაიდერი (</w:t>
            </w:r>
            <w:r w:rsidRPr="009B3C82">
              <w:rPr>
                <w:lang w:val="ka-GE"/>
              </w:rPr>
              <w:t>Account Servicing Payment Service Provider, ASPSP)</w:t>
            </w:r>
          </w:p>
        </w:tc>
      </w:tr>
      <w:tr w:rsidR="0065145D" w14:paraId="04E916BA" w14:textId="77777777" w:rsidTr="00FA19AD">
        <w:tc>
          <w:tcPr>
            <w:tcW w:w="988" w:type="dxa"/>
          </w:tcPr>
          <w:p w14:paraId="5ED33390" w14:textId="77777777" w:rsidR="0065145D" w:rsidRDefault="0065145D" w:rsidP="00FA19AD">
            <w:pPr>
              <w:rPr>
                <w:lang w:val="ka-GE"/>
              </w:rPr>
            </w:pPr>
            <w:r>
              <w:rPr>
                <w:lang w:val="ka-GE"/>
              </w:rPr>
              <w:t>მმპ</w:t>
            </w:r>
          </w:p>
        </w:tc>
        <w:tc>
          <w:tcPr>
            <w:tcW w:w="8362" w:type="dxa"/>
          </w:tcPr>
          <w:p w14:paraId="676E1358" w14:textId="77777777" w:rsidR="0065145D" w:rsidRPr="00014CE6" w:rsidRDefault="0065145D" w:rsidP="00FA19AD">
            <w:pPr>
              <w:rPr>
                <w:lang w:val="ka-GE"/>
              </w:rPr>
            </w:pPr>
            <w:r>
              <w:rPr>
                <w:lang w:val="ka-GE"/>
              </w:rPr>
              <w:t>მესამე მხარის პროვაიდერი (</w:t>
            </w:r>
            <w:r>
              <w:t>Third Party Provider, TPP)</w:t>
            </w:r>
            <w:r>
              <w:rPr>
                <w:lang w:val="ka-GE"/>
              </w:rPr>
              <w:t xml:space="preserve"> - </w:t>
            </w:r>
            <w:r w:rsidRPr="00340007">
              <w:rPr>
                <w:lang w:val="ka-GE"/>
              </w:rPr>
              <w:t>საგადახდო მომსახურების პროვაიდერი</w:t>
            </w:r>
            <w:r>
              <w:rPr>
                <w:lang w:val="ka-GE"/>
              </w:rPr>
              <w:t>, გარდა ამსმპ-ისა</w:t>
            </w:r>
          </w:p>
        </w:tc>
      </w:tr>
      <w:tr w:rsidR="0065145D" w:rsidRPr="00330FF6" w14:paraId="1E4F2E52" w14:textId="77777777" w:rsidTr="00FA19AD">
        <w:tc>
          <w:tcPr>
            <w:tcW w:w="988" w:type="dxa"/>
          </w:tcPr>
          <w:p w14:paraId="7D19856E" w14:textId="77777777" w:rsidR="0065145D" w:rsidRDefault="0065145D" w:rsidP="00FA19AD">
            <w:pPr>
              <w:rPr>
                <w:lang w:val="ka-GE"/>
              </w:rPr>
            </w:pPr>
            <w:r>
              <w:rPr>
                <w:lang w:val="ka-GE"/>
              </w:rPr>
              <w:t>გიმპ</w:t>
            </w:r>
          </w:p>
        </w:tc>
        <w:tc>
          <w:tcPr>
            <w:tcW w:w="8362" w:type="dxa"/>
          </w:tcPr>
          <w:p w14:paraId="5720BF13" w14:textId="77777777" w:rsidR="0065145D" w:rsidRPr="00014CE6" w:rsidRDefault="0065145D" w:rsidP="00FA19AD">
            <w:pPr>
              <w:rPr>
                <w:lang w:val="ka-GE"/>
              </w:rPr>
            </w:pPr>
            <w:r>
              <w:rPr>
                <w:lang w:val="ka-GE"/>
              </w:rPr>
              <w:t>გადახდის ინიცირების მომსახურების პროვაიდერი (</w:t>
            </w:r>
            <w:r w:rsidRPr="009B3C82">
              <w:rPr>
                <w:lang w:val="ka-GE"/>
              </w:rPr>
              <w:t>Payment Initiation Service Provider, PISP)</w:t>
            </w:r>
          </w:p>
        </w:tc>
      </w:tr>
      <w:tr w:rsidR="0065145D" w:rsidRPr="00330FF6" w14:paraId="4415DAD2" w14:textId="77777777" w:rsidTr="00FA19AD">
        <w:tc>
          <w:tcPr>
            <w:tcW w:w="988" w:type="dxa"/>
          </w:tcPr>
          <w:p w14:paraId="5EB0C146" w14:textId="77777777" w:rsidR="0065145D" w:rsidRPr="00455E6C" w:rsidRDefault="0065145D" w:rsidP="00FA19AD">
            <w:pPr>
              <w:rPr>
                <w:lang w:val="ka-GE"/>
              </w:rPr>
            </w:pPr>
            <w:r>
              <w:rPr>
                <w:lang w:val="ka-GE"/>
              </w:rPr>
              <w:t>აიწპ</w:t>
            </w:r>
          </w:p>
        </w:tc>
        <w:tc>
          <w:tcPr>
            <w:tcW w:w="8362" w:type="dxa"/>
          </w:tcPr>
          <w:p w14:paraId="3DF39131" w14:textId="77777777" w:rsidR="0065145D" w:rsidRPr="00014CE6" w:rsidRDefault="0065145D" w:rsidP="00FA19AD">
            <w:pPr>
              <w:rPr>
                <w:lang w:val="ka-GE"/>
              </w:rPr>
            </w:pPr>
            <w:r>
              <w:rPr>
                <w:lang w:val="ka-GE"/>
              </w:rPr>
              <w:t>ანგარიშის ინფორმაციაზე წვდომის პროვაიდერი (</w:t>
            </w:r>
            <w:r w:rsidRPr="009B3C82">
              <w:rPr>
                <w:lang w:val="ka-GE"/>
              </w:rPr>
              <w:t>Account Information Service Provider, AISP)</w:t>
            </w:r>
          </w:p>
        </w:tc>
      </w:tr>
      <w:tr w:rsidR="0065145D" w14:paraId="04782BED" w14:textId="77777777" w:rsidTr="00FA19AD">
        <w:tc>
          <w:tcPr>
            <w:tcW w:w="988" w:type="dxa"/>
          </w:tcPr>
          <w:p w14:paraId="4D2C61B0" w14:textId="77777777" w:rsidR="0065145D" w:rsidRDefault="0065145D" w:rsidP="00FA19AD">
            <w:pPr>
              <w:rPr>
                <w:lang w:val="ka-GE"/>
              </w:rPr>
            </w:pPr>
            <w:r>
              <w:rPr>
                <w:lang w:val="ka-GE"/>
              </w:rPr>
              <w:t>სმმ</w:t>
            </w:r>
          </w:p>
        </w:tc>
        <w:tc>
          <w:tcPr>
            <w:tcW w:w="8362" w:type="dxa"/>
          </w:tcPr>
          <w:p w14:paraId="3AAC7102" w14:textId="77777777" w:rsidR="0065145D" w:rsidRPr="00BE0D31" w:rsidRDefault="0065145D" w:rsidP="00FA19AD">
            <w:pPr>
              <w:keepNext/>
            </w:pPr>
            <w:r>
              <w:rPr>
                <w:lang w:val="ka-GE"/>
              </w:rPr>
              <w:t xml:space="preserve">საგადახდო მომსახურების მომხმარებელი </w:t>
            </w:r>
            <w:r>
              <w:t>(Payment Service User, PSU)</w:t>
            </w:r>
          </w:p>
        </w:tc>
      </w:tr>
    </w:tbl>
    <w:p w14:paraId="1139E08B" w14:textId="52C6B2B5" w:rsidR="0065145D" w:rsidRPr="00DE4A05" w:rsidRDefault="0065145D" w:rsidP="0065145D">
      <w:pPr>
        <w:pStyle w:val="Caption"/>
        <w:rPr>
          <w:lang w:val="ka-GE"/>
        </w:rPr>
      </w:pPr>
      <w:r>
        <w:t xml:space="preserve">ცხრილი </w:t>
      </w:r>
      <w:fldSimple w:instr=" SEQ ცხრილი \* ARABIC ">
        <w:r w:rsidR="00CF2314">
          <w:rPr>
            <w:noProof/>
          </w:rPr>
          <w:t>2</w:t>
        </w:r>
      </w:fldSimple>
      <w:r w:rsidRPr="58E7B15E">
        <w:rPr>
          <w:lang w:val="ka-GE"/>
        </w:rPr>
        <w:t>: გამოყენებული აბრევიატურები.</w:t>
      </w:r>
    </w:p>
    <w:p w14:paraId="571E4AD3" w14:textId="1693B193" w:rsidR="00656788" w:rsidRDefault="00656788" w:rsidP="000E084F"/>
    <w:p w14:paraId="3B101DD5" w14:textId="189EC0B7" w:rsidR="0065145D" w:rsidRDefault="0070467C" w:rsidP="0070467C">
      <w:pPr>
        <w:pStyle w:val="Heading1"/>
        <w:rPr>
          <w:lang w:val="ka-GE"/>
        </w:rPr>
      </w:pPr>
      <w:bookmarkStart w:id="235" w:name="_Toc195970397"/>
      <w:r>
        <w:rPr>
          <w:lang w:val="ka-GE"/>
        </w:rPr>
        <w:t>ძირითადი პრინციპები</w:t>
      </w:r>
      <w:bookmarkEnd w:id="235"/>
    </w:p>
    <w:p w14:paraId="11752948" w14:textId="6B4717E1" w:rsidR="00B76FD7" w:rsidRPr="00303FDF" w:rsidRDefault="00DC27B1" w:rsidP="00272ECA">
      <w:pPr>
        <w:jc w:val="both"/>
        <w:rPr>
          <w:lang w:val="ka-GE"/>
        </w:rPr>
      </w:pPr>
      <w:r>
        <w:rPr>
          <w:lang w:val="ka-GE"/>
        </w:rPr>
        <w:t>იმისათვის, რათა დაყრდნობილმა მხარემ (მაგ. კომერციულმა ბანკმა)</w:t>
      </w:r>
      <w:r w:rsidR="00835A92">
        <w:rPr>
          <w:lang w:val="ka-GE"/>
        </w:rPr>
        <w:t xml:space="preserve"> იმოქმედოს როგორც დაყრდნობილმა მხარემ და მიანდოს მომხმარებლის ავთენტიფიკაციის პროცესი, ამ მომხმარებლის შესახებ მტკიცებების მიღების ჩათვლით, სხვა მხარეს (მაგ. სხვა კომერციულ </w:t>
      </w:r>
      <w:r w:rsidR="00835A92">
        <w:rPr>
          <w:lang w:val="ka-GE"/>
        </w:rPr>
        <w:lastRenderedPageBreak/>
        <w:t xml:space="preserve">ბანკს), </w:t>
      </w:r>
      <w:r w:rsidR="00A84D14">
        <w:rPr>
          <w:lang w:val="ka-GE"/>
        </w:rPr>
        <w:t>პირველ რიგში შეიძლება საჭირო იყოს რომ მათ შორის დამყარდეს გარკვეული სამართლებრივი ურთიერთობა (მაგ. დაიდოს მომსახურების ხელშეკრულება). წინამდებარე დოკუმენტი არ აკეთებს რაიმე დაშვებას ან დათქმას ამგვარი ურთიერთობის შინაარსზე</w:t>
      </w:r>
      <w:r w:rsidR="00AC57ED">
        <w:rPr>
          <w:lang w:val="ka-GE"/>
        </w:rPr>
        <w:t xml:space="preserve"> ან მისი დამყარების აუცილებლობაზე.</w:t>
      </w:r>
    </w:p>
    <w:p w14:paraId="2CEF5C00" w14:textId="0F6EFA7A" w:rsidR="003E15C0" w:rsidRDefault="00AC57ED" w:rsidP="00272ECA">
      <w:pPr>
        <w:jc w:val="both"/>
        <w:rPr>
          <w:lang w:val="ka-GE"/>
        </w:rPr>
      </w:pPr>
      <w:r w:rsidRPr="00AC57ED">
        <w:rPr>
          <w:b/>
          <w:bCs/>
          <w:lang w:val="ka-GE"/>
        </w:rPr>
        <w:t>აუცილებელია</w:t>
      </w:r>
      <w:r>
        <w:rPr>
          <w:lang w:val="ka-GE"/>
        </w:rPr>
        <w:t xml:space="preserve">, დაყრდნობილ მხარესა და </w:t>
      </w:r>
      <w:r w:rsidR="00055DBA">
        <w:rPr>
          <w:lang w:val="ka-GE"/>
        </w:rPr>
        <w:t xml:space="preserve">იდენტობის პროვაიდერს შორის ინფორმაციის ელექტრონული მიმოცვლის განწესი სრულ შესაბამისობაში იყოს </w:t>
      </w:r>
      <w:r w:rsidR="008472E4">
        <w:t xml:space="preserve">OpenID Connect </w:t>
      </w:r>
      <w:r w:rsidR="00055DBA">
        <w:rPr>
          <w:lang w:val="ka-GE"/>
        </w:rPr>
        <w:t xml:space="preserve">-თან, </w:t>
      </w:r>
      <w:r w:rsidR="00C34C2A">
        <w:rPr>
          <w:lang w:val="ka-GE"/>
        </w:rPr>
        <w:t xml:space="preserve"> რომელიც </w:t>
      </w:r>
      <w:r w:rsidR="00272ECA">
        <w:rPr>
          <w:lang w:val="ka-GE"/>
        </w:rPr>
        <w:t xml:space="preserve">აღწერილია </w:t>
      </w:r>
      <w:sdt>
        <w:sdtPr>
          <w:rPr>
            <w:lang w:val="ka-GE"/>
          </w:rPr>
          <w:id w:val="-700700423"/>
          <w:citation/>
        </w:sdtPr>
        <w:sdtEndPr/>
        <w:sdtContent>
          <w:r w:rsidR="00272ECA">
            <w:rPr>
              <w:lang w:val="ka-GE"/>
            </w:rPr>
            <w:fldChar w:fldCharType="begin"/>
          </w:r>
          <w:r w:rsidR="00272ECA">
            <w:rPr>
              <w:lang w:val="ka-GE"/>
            </w:rPr>
            <w:instrText xml:space="preserve"> CITATION OIDCCORE \l 1079 </w:instrText>
          </w:r>
          <w:r w:rsidR="00272ECA">
            <w:rPr>
              <w:lang w:val="ka-GE"/>
            </w:rPr>
            <w:fldChar w:fldCharType="separate"/>
          </w:r>
          <w:r w:rsidR="008A7DCD">
            <w:rPr>
              <w:noProof/>
              <w:lang w:val="ka-GE"/>
            </w:rPr>
            <w:t>(4)</w:t>
          </w:r>
          <w:r w:rsidR="00272ECA">
            <w:rPr>
              <w:lang w:val="ka-GE"/>
            </w:rPr>
            <w:fldChar w:fldCharType="end"/>
          </w:r>
        </w:sdtContent>
      </w:sdt>
      <w:r w:rsidR="00272ECA">
        <w:rPr>
          <w:lang w:val="ka-GE"/>
        </w:rPr>
        <w:t>-ით.</w:t>
      </w:r>
      <w:r w:rsidR="00B76FD7">
        <w:rPr>
          <w:lang w:val="ka-GE"/>
        </w:rPr>
        <w:t xml:space="preserve"> </w:t>
      </w:r>
    </w:p>
    <w:p w14:paraId="378117A2" w14:textId="5AA70F62" w:rsidR="007A1B2F" w:rsidRDefault="00441896" w:rsidP="00272ECA">
      <w:pPr>
        <w:jc w:val="both"/>
      </w:pPr>
      <w:r w:rsidRPr="00441896">
        <w:rPr>
          <w:b/>
          <w:bCs/>
          <w:lang w:val="ka-GE"/>
        </w:rPr>
        <w:t>აუცილებელია</w:t>
      </w:r>
      <w:r>
        <w:rPr>
          <w:lang w:val="ka-GE"/>
        </w:rPr>
        <w:t xml:space="preserve"> ასევე </w:t>
      </w:r>
      <w:r w:rsidR="00A605BA">
        <w:rPr>
          <w:lang w:val="ka-GE"/>
        </w:rPr>
        <w:t>სრულად დაკმაყოფილებული</w:t>
      </w:r>
      <w:r>
        <w:rPr>
          <w:lang w:val="ka-GE"/>
        </w:rPr>
        <w:t xml:space="preserve"> იყოს </w:t>
      </w:r>
      <w:r>
        <w:t>Financial Grade API</w:t>
      </w:r>
      <w:r>
        <w:rPr>
          <w:lang w:val="ka-GE"/>
        </w:rPr>
        <w:t xml:space="preserve">-ს </w:t>
      </w:r>
      <w:r w:rsidR="00AC627B">
        <w:rPr>
          <w:lang w:val="ka-GE"/>
        </w:rPr>
        <w:t xml:space="preserve">საბაზისო </w:t>
      </w:r>
      <w:r>
        <w:rPr>
          <w:lang w:val="ka-GE"/>
        </w:rPr>
        <w:t>მოთხოვნები</w:t>
      </w:r>
      <w:r w:rsidR="00F7291B">
        <w:t xml:space="preserve"> </w:t>
      </w:r>
      <w:sdt>
        <w:sdtPr>
          <w:id w:val="1205368196"/>
          <w:citation/>
        </w:sdtPr>
        <w:sdtEndPr/>
        <w:sdtContent>
          <w:r w:rsidR="00F7291B">
            <w:fldChar w:fldCharType="begin"/>
          </w:r>
          <w:r w:rsidR="00F7291B">
            <w:instrText xml:space="preserve"> CITATION FAPIp1 \l 1033 </w:instrText>
          </w:r>
          <w:r w:rsidR="00F7291B">
            <w:fldChar w:fldCharType="separate"/>
          </w:r>
          <w:r w:rsidR="008A7DCD">
            <w:rPr>
              <w:noProof/>
            </w:rPr>
            <w:t>(5)</w:t>
          </w:r>
          <w:r w:rsidR="00F7291B">
            <w:fldChar w:fldCharType="end"/>
          </w:r>
        </w:sdtContent>
      </w:sdt>
      <w:r w:rsidR="00C55327">
        <w:rPr>
          <w:lang w:val="ka-GE"/>
        </w:rPr>
        <w:t xml:space="preserve"> და</w:t>
      </w:r>
      <w:r w:rsidR="00AC627B">
        <w:rPr>
          <w:lang w:val="ka-GE"/>
        </w:rPr>
        <w:t xml:space="preserve"> </w:t>
      </w:r>
      <w:r w:rsidR="00CB3E13">
        <w:rPr>
          <w:lang w:val="ka-GE"/>
        </w:rPr>
        <w:t xml:space="preserve">გაძლიერებული მოთხოვნები </w:t>
      </w:r>
      <w:sdt>
        <w:sdtPr>
          <w:rPr>
            <w:lang w:val="ka-GE"/>
          </w:rPr>
          <w:id w:val="787480782"/>
          <w:citation/>
        </w:sdtPr>
        <w:sdtEndPr/>
        <w:sdtContent>
          <w:r w:rsidR="00CB3E13">
            <w:rPr>
              <w:lang w:val="ka-GE"/>
            </w:rPr>
            <w:fldChar w:fldCharType="begin"/>
          </w:r>
          <w:r w:rsidR="00CB3E13">
            <w:instrText xml:space="preserve"> CITATION FAPIp2 \l 1033 </w:instrText>
          </w:r>
          <w:r w:rsidR="00CB3E13">
            <w:rPr>
              <w:lang w:val="ka-GE"/>
            </w:rPr>
            <w:fldChar w:fldCharType="separate"/>
          </w:r>
          <w:r w:rsidR="008A7DCD">
            <w:rPr>
              <w:noProof/>
            </w:rPr>
            <w:t>(6)</w:t>
          </w:r>
          <w:r w:rsidR="00CB3E13">
            <w:rPr>
              <w:lang w:val="ka-GE"/>
            </w:rPr>
            <w:fldChar w:fldCharType="end"/>
          </w:r>
        </w:sdtContent>
      </w:sdt>
      <w:r w:rsidR="003E15C0">
        <w:t>.</w:t>
      </w:r>
    </w:p>
    <w:p w14:paraId="22828C93" w14:textId="5EE3B1EA" w:rsidR="008B46E8" w:rsidRDefault="00681295" w:rsidP="00272ECA">
      <w:pPr>
        <w:jc w:val="both"/>
        <w:rPr>
          <w:lang w:val="ka-GE"/>
        </w:rPr>
      </w:pPr>
      <w:commentRangeStart w:id="236"/>
      <w:r>
        <w:rPr>
          <w:lang w:val="ka-GE"/>
        </w:rPr>
        <w:t xml:space="preserve">ეს დოკუმენტი განსაზღვრავს დაყრდნობილი მხარისთვის ინფორმაციის მიწოდების </w:t>
      </w:r>
      <w:r w:rsidR="004833B8">
        <w:rPr>
          <w:lang w:val="ka-GE"/>
        </w:rPr>
        <w:t>3 დონეს:</w:t>
      </w:r>
      <w:commentRangeEnd w:id="236"/>
      <w:r w:rsidR="00C76EC4">
        <w:rPr>
          <w:rStyle w:val="CommentReference"/>
        </w:rPr>
        <w:commentReference w:id="236"/>
      </w:r>
    </w:p>
    <w:tbl>
      <w:tblPr>
        <w:tblStyle w:val="TableGrid"/>
        <w:tblW w:w="0" w:type="auto"/>
        <w:tblLook w:val="04A0" w:firstRow="1" w:lastRow="0" w:firstColumn="1" w:lastColumn="0" w:noHBand="0" w:noVBand="1"/>
      </w:tblPr>
      <w:tblGrid>
        <w:gridCol w:w="2890"/>
        <w:gridCol w:w="4373"/>
        <w:gridCol w:w="2087"/>
      </w:tblGrid>
      <w:tr w:rsidR="004B516E" w14:paraId="39289A77" w14:textId="56131DEC" w:rsidTr="009B3C82">
        <w:tc>
          <w:tcPr>
            <w:tcW w:w="1841" w:type="dxa"/>
          </w:tcPr>
          <w:p w14:paraId="42981B8D" w14:textId="58DF63DC" w:rsidR="004B516E" w:rsidRPr="004833B8" w:rsidRDefault="0081628C" w:rsidP="00272ECA">
            <w:pPr>
              <w:jc w:val="both"/>
              <w:rPr>
                <w:lang w:val="ka-GE"/>
              </w:rPr>
            </w:pPr>
            <w:r>
              <w:rPr>
                <w:lang w:val="ka-GE"/>
              </w:rPr>
              <w:t>დონე</w:t>
            </w:r>
          </w:p>
        </w:tc>
        <w:tc>
          <w:tcPr>
            <w:tcW w:w="4958" w:type="dxa"/>
          </w:tcPr>
          <w:p w14:paraId="6065B6F4" w14:textId="53C9690F" w:rsidR="004B516E" w:rsidRPr="004833B8" w:rsidRDefault="0081628C" w:rsidP="004833B8">
            <w:pPr>
              <w:jc w:val="both"/>
              <w:rPr>
                <w:lang w:val="ka-GE"/>
              </w:rPr>
            </w:pPr>
            <w:r>
              <w:rPr>
                <w:lang w:val="ka-GE"/>
              </w:rPr>
              <w:t>აღწერა</w:t>
            </w:r>
          </w:p>
        </w:tc>
        <w:tc>
          <w:tcPr>
            <w:tcW w:w="2551" w:type="dxa"/>
          </w:tcPr>
          <w:p w14:paraId="366FCA8A" w14:textId="4ED35105" w:rsidR="004B516E" w:rsidRPr="004833B8" w:rsidRDefault="0081628C" w:rsidP="004833B8">
            <w:pPr>
              <w:jc w:val="both"/>
              <w:rPr>
                <w:lang w:val="ka-GE"/>
              </w:rPr>
            </w:pPr>
            <w:r>
              <w:rPr>
                <w:lang w:val="ka-GE"/>
              </w:rPr>
              <w:t>მითითება</w:t>
            </w:r>
          </w:p>
        </w:tc>
      </w:tr>
      <w:tr w:rsidR="004B516E" w14:paraId="225F57E5" w14:textId="089D8198" w:rsidTr="009B3C82">
        <w:tc>
          <w:tcPr>
            <w:tcW w:w="1841" w:type="dxa"/>
          </w:tcPr>
          <w:p w14:paraId="7962D973" w14:textId="11DF8824" w:rsidR="004B516E" w:rsidRDefault="004B516E" w:rsidP="00272ECA">
            <w:pPr>
              <w:jc w:val="both"/>
              <w:rPr>
                <w:lang w:val="ka-GE"/>
              </w:rPr>
            </w:pPr>
            <w:del w:id="237" w:author="Mikheil Kapanadze" w:date="2025-04-17T19:58:00Z" w16du:dateUtc="2025-04-17T15:58:00Z">
              <w:r w:rsidDel="00E46959">
                <w:rPr>
                  <w:lang w:val="ka-GE"/>
                </w:rPr>
                <w:delText>საბაზისო</w:delText>
              </w:r>
            </w:del>
            <w:ins w:id="238" w:author="Mikheil Kapanadze" w:date="2025-04-17T19:58:00Z" w16du:dateUtc="2025-04-17T15:58:00Z">
              <w:r w:rsidR="00E46959">
                <w:rPr>
                  <w:lang w:val="ka-GE"/>
                </w:rPr>
                <w:t>ძირითადი საიდენტიფიკაციო ინფორმაცია</w:t>
              </w:r>
            </w:ins>
          </w:p>
        </w:tc>
        <w:tc>
          <w:tcPr>
            <w:tcW w:w="4958" w:type="dxa"/>
          </w:tcPr>
          <w:p w14:paraId="603D1519" w14:textId="02138D92" w:rsidR="004B516E" w:rsidRPr="004833B8" w:rsidRDefault="004B516E" w:rsidP="004833B8">
            <w:pPr>
              <w:jc w:val="both"/>
              <w:rPr>
                <w:lang w:val="ka-GE"/>
              </w:rPr>
            </w:pPr>
            <w:r w:rsidRPr="004833B8">
              <w:rPr>
                <w:lang w:val="ka-GE"/>
              </w:rPr>
              <w:t>შემოწმებული მტკიცებების მიწოდება, ნდობის ჩარჩოს ჩათვლით</w:t>
            </w:r>
          </w:p>
        </w:tc>
        <w:tc>
          <w:tcPr>
            <w:tcW w:w="2551" w:type="dxa"/>
          </w:tcPr>
          <w:p w14:paraId="1D814F9B" w14:textId="747CCA34" w:rsidR="004B516E" w:rsidRPr="004833B8" w:rsidRDefault="00010E17" w:rsidP="004833B8">
            <w:pPr>
              <w:jc w:val="both"/>
              <w:rPr>
                <w:lang w:val="ka-GE"/>
              </w:rPr>
            </w:pPr>
            <w:r>
              <w:rPr>
                <w:lang w:val="ka-GE"/>
              </w:rPr>
              <w:fldChar w:fldCharType="begin"/>
            </w:r>
            <w:r>
              <w:rPr>
                <w:lang w:val="ka-GE"/>
              </w:rPr>
              <w:instrText xml:space="preserve"> REF _Ref121119273 \r \h </w:instrText>
            </w:r>
            <w:r>
              <w:rPr>
                <w:lang w:val="ka-GE"/>
              </w:rPr>
            </w:r>
            <w:r>
              <w:rPr>
                <w:lang w:val="ka-GE"/>
              </w:rPr>
              <w:fldChar w:fldCharType="separate"/>
            </w:r>
            <w:r>
              <w:rPr>
                <w:lang w:val="ka-GE"/>
              </w:rPr>
              <w:t>6.1</w:t>
            </w:r>
            <w:r>
              <w:rPr>
                <w:lang w:val="ka-GE"/>
              </w:rPr>
              <w:fldChar w:fldCharType="end"/>
            </w:r>
            <w:r>
              <w:rPr>
                <w:lang w:val="ka-GE"/>
              </w:rPr>
              <w:t xml:space="preserve"> </w:t>
            </w:r>
          </w:p>
        </w:tc>
      </w:tr>
      <w:tr w:rsidR="004B516E" w14:paraId="77842EAA" w14:textId="31BB2C2E" w:rsidTr="009B3C82">
        <w:tc>
          <w:tcPr>
            <w:tcW w:w="1841" w:type="dxa"/>
          </w:tcPr>
          <w:p w14:paraId="65BA8951" w14:textId="52903FC9" w:rsidR="004B516E" w:rsidRPr="007A7219" w:rsidRDefault="004B516E" w:rsidP="00272ECA">
            <w:pPr>
              <w:jc w:val="both"/>
              <w:rPr>
                <w:lang w:val="ka-GE"/>
              </w:rPr>
            </w:pPr>
            <w:del w:id="239" w:author="Mikheil Kapanadze" w:date="2025-04-17T19:59:00Z" w16du:dateUtc="2025-04-17T15:59:00Z">
              <w:r w:rsidDel="007A7219">
                <w:rPr>
                  <w:lang w:val="ka-GE"/>
                </w:rPr>
                <w:delText>გაფართოებული</w:delText>
              </w:r>
            </w:del>
            <w:ins w:id="240" w:author="Mikheil Kapanadze" w:date="2025-04-17T19:59:00Z" w16du:dateUtc="2025-04-17T15:59:00Z">
              <w:r w:rsidR="007A7219">
                <w:rPr>
                  <w:lang w:val="ka-GE"/>
                </w:rPr>
                <w:t xml:space="preserve">ძირითადი </w:t>
              </w:r>
              <w:r w:rsidR="007A7219">
                <w:rPr>
                  <w:lang w:val="de-DE"/>
                </w:rPr>
                <w:t>K</w:t>
              </w:r>
              <w:r w:rsidR="007A7219">
                <w:t>YC</w:t>
              </w:r>
              <w:r w:rsidR="007A7219">
                <w:rPr>
                  <w:lang w:val="ka-GE"/>
                </w:rPr>
                <w:t xml:space="preserve"> ინფორმაცია</w:t>
              </w:r>
            </w:ins>
          </w:p>
        </w:tc>
        <w:tc>
          <w:tcPr>
            <w:tcW w:w="4958" w:type="dxa"/>
          </w:tcPr>
          <w:p w14:paraId="4032CA35" w14:textId="7BD6D778" w:rsidR="004B516E" w:rsidRDefault="004B516E" w:rsidP="00272ECA">
            <w:pPr>
              <w:jc w:val="both"/>
              <w:rPr>
                <w:lang w:val="ka-GE"/>
              </w:rPr>
            </w:pPr>
            <w:r>
              <w:rPr>
                <w:lang w:val="ka-GE"/>
              </w:rPr>
              <w:t>ყველაფერი, რაც შედის „</w:t>
            </w:r>
            <w:ins w:id="241" w:author="Mikheil Kapanadze" w:date="2025-04-17T19:59:00Z" w16du:dateUtc="2025-04-17T15:59:00Z">
              <w:r w:rsidR="007A7219">
                <w:rPr>
                  <w:lang w:val="ka-GE"/>
                </w:rPr>
                <w:t>ძირითადი საიდენტიფიკაციო ინფორმაციის</w:t>
              </w:r>
            </w:ins>
            <w:del w:id="242" w:author="Mikheil Kapanadze" w:date="2025-04-17T19:59:00Z" w16du:dateUtc="2025-04-17T15:59:00Z">
              <w:r w:rsidDel="007A7219">
                <w:rPr>
                  <w:lang w:val="ka-GE"/>
                </w:rPr>
                <w:delText>საბაზისო</w:delText>
              </w:r>
            </w:del>
            <w:r>
              <w:rPr>
                <w:lang w:val="ka-GE"/>
              </w:rPr>
              <w:t>“ დონეში, პლუს მტკიცებულებები და მათი შემოწმების მეთოდები</w:t>
            </w:r>
          </w:p>
        </w:tc>
        <w:tc>
          <w:tcPr>
            <w:tcW w:w="2551" w:type="dxa"/>
          </w:tcPr>
          <w:p w14:paraId="749AA92A" w14:textId="3A4F515D" w:rsidR="004B516E" w:rsidRDefault="0081628C" w:rsidP="00272ECA">
            <w:pPr>
              <w:jc w:val="both"/>
              <w:rPr>
                <w:lang w:val="ka-GE"/>
              </w:rPr>
            </w:pPr>
            <w:r>
              <w:rPr>
                <w:lang w:val="ka-GE"/>
              </w:rPr>
              <w:fldChar w:fldCharType="begin"/>
            </w:r>
            <w:r>
              <w:rPr>
                <w:lang w:val="ka-GE"/>
              </w:rPr>
              <w:instrText xml:space="preserve"> REF _Ref121119227 \r \h </w:instrText>
            </w:r>
            <w:r>
              <w:rPr>
                <w:lang w:val="ka-GE"/>
              </w:rPr>
            </w:r>
            <w:r>
              <w:rPr>
                <w:lang w:val="ka-GE"/>
              </w:rPr>
              <w:fldChar w:fldCharType="separate"/>
            </w:r>
            <w:r>
              <w:rPr>
                <w:lang w:val="ka-GE"/>
              </w:rPr>
              <w:t>6.5</w:t>
            </w:r>
            <w:r>
              <w:rPr>
                <w:lang w:val="ka-GE"/>
              </w:rPr>
              <w:fldChar w:fldCharType="end"/>
            </w:r>
          </w:p>
        </w:tc>
      </w:tr>
      <w:tr w:rsidR="004B516E" w14:paraId="7F0A5132" w14:textId="60051920" w:rsidTr="009B3C82">
        <w:tc>
          <w:tcPr>
            <w:tcW w:w="1841" w:type="dxa"/>
          </w:tcPr>
          <w:p w14:paraId="24FF20AD" w14:textId="4BDF5896" w:rsidR="004B516E" w:rsidRPr="007A7219" w:rsidRDefault="004B516E" w:rsidP="00272ECA">
            <w:pPr>
              <w:jc w:val="both"/>
              <w:rPr>
                <w:lang w:val="ka-GE"/>
              </w:rPr>
            </w:pPr>
            <w:del w:id="243" w:author="Mikheil Kapanadze" w:date="2025-04-17T19:59:00Z" w16du:dateUtc="2025-04-17T15:59:00Z">
              <w:r w:rsidDel="007A7219">
                <w:rPr>
                  <w:lang w:val="ka-GE"/>
                </w:rPr>
                <w:delText>სრული</w:delText>
              </w:r>
            </w:del>
            <w:ins w:id="244" w:author="Mikheil Kapanadze" w:date="2025-04-17T19:59:00Z" w16du:dateUtc="2025-04-17T15:59:00Z">
              <w:r w:rsidR="007A7219">
                <w:rPr>
                  <w:lang w:val="ka-GE"/>
                </w:rPr>
                <w:t xml:space="preserve">გაფართოებული </w:t>
              </w:r>
              <w:r w:rsidR="007A7219">
                <w:rPr>
                  <w:lang w:val="de-DE"/>
                </w:rPr>
                <w:t>K</w:t>
              </w:r>
              <w:r w:rsidR="007A7219">
                <w:t xml:space="preserve">YC </w:t>
              </w:r>
              <w:r w:rsidR="007A7219">
                <w:rPr>
                  <w:lang w:val="ka-GE"/>
                </w:rPr>
                <w:t>ინფორმაცია</w:t>
              </w:r>
            </w:ins>
          </w:p>
        </w:tc>
        <w:tc>
          <w:tcPr>
            <w:tcW w:w="4958" w:type="dxa"/>
          </w:tcPr>
          <w:p w14:paraId="6A955C7F" w14:textId="59B78834" w:rsidR="004B516E" w:rsidRDefault="004B516E" w:rsidP="00272ECA">
            <w:pPr>
              <w:jc w:val="both"/>
              <w:rPr>
                <w:lang w:val="ka-GE"/>
              </w:rPr>
            </w:pPr>
            <w:r>
              <w:rPr>
                <w:lang w:val="ka-GE"/>
              </w:rPr>
              <w:t>ყველაფერი, რაც შედის „</w:t>
            </w:r>
            <w:ins w:id="245" w:author="Mikheil Kapanadze" w:date="2025-04-17T19:59:00Z" w16du:dateUtc="2025-04-17T15:59:00Z">
              <w:r w:rsidR="007A7219">
                <w:rPr>
                  <w:lang w:val="ka-GE"/>
                </w:rPr>
                <w:t xml:space="preserve">ძირითადი </w:t>
              </w:r>
              <w:r w:rsidR="007A7219">
                <w:rPr>
                  <w:lang w:val="de-DE"/>
                </w:rPr>
                <w:t>K</w:t>
              </w:r>
              <w:r w:rsidR="007A7219">
                <w:t>YC</w:t>
              </w:r>
              <w:r w:rsidR="007A7219">
                <w:rPr>
                  <w:lang w:val="ka-GE"/>
                </w:rPr>
                <w:t xml:space="preserve"> ინფორმაცია</w:t>
              </w:r>
            </w:ins>
            <w:del w:id="246" w:author="Mikheil Kapanadze" w:date="2025-04-17T19:59:00Z" w16du:dateUtc="2025-04-17T15:59:00Z">
              <w:r w:rsidDel="007A7219">
                <w:rPr>
                  <w:lang w:val="ka-GE"/>
                </w:rPr>
                <w:delText>გაფართოებუ</w:delText>
              </w:r>
            </w:del>
            <w:ins w:id="247" w:author="Mikheil Kapanadze" w:date="2025-04-17T20:00:00Z" w16du:dateUtc="2025-04-17T16:00:00Z">
              <w:r w:rsidR="00C76EC4">
                <w:rPr>
                  <w:lang w:val="ka-GE"/>
                </w:rPr>
                <w:t>ის</w:t>
              </w:r>
            </w:ins>
            <w:del w:id="248" w:author="Mikheil Kapanadze" w:date="2025-04-17T19:59:00Z" w16du:dateUtc="2025-04-17T15:59:00Z">
              <w:r w:rsidDel="007A7219">
                <w:rPr>
                  <w:lang w:val="ka-GE"/>
                </w:rPr>
                <w:delText>ლ</w:delText>
              </w:r>
            </w:del>
            <w:r>
              <w:rPr>
                <w:lang w:val="ka-GE"/>
              </w:rPr>
              <w:t>“ დონეში, პლუს მომხმარებლის ანკეტის მხარდაჭერა</w:t>
            </w:r>
          </w:p>
        </w:tc>
        <w:tc>
          <w:tcPr>
            <w:tcW w:w="2551" w:type="dxa"/>
          </w:tcPr>
          <w:p w14:paraId="3EA1DCDB" w14:textId="77777777" w:rsidR="004B516E" w:rsidRDefault="004B516E" w:rsidP="00272ECA">
            <w:pPr>
              <w:jc w:val="both"/>
              <w:rPr>
                <w:lang w:val="ka-GE"/>
              </w:rPr>
            </w:pPr>
          </w:p>
        </w:tc>
      </w:tr>
    </w:tbl>
    <w:p w14:paraId="67138BC6" w14:textId="4905D6E6" w:rsidR="00A80F9C" w:rsidRDefault="00A80F9C" w:rsidP="00272ECA">
      <w:pPr>
        <w:jc w:val="both"/>
      </w:pPr>
    </w:p>
    <w:p w14:paraId="0D51E347" w14:textId="148D289F" w:rsidR="00564C4C" w:rsidRDefault="006C52A5" w:rsidP="006C52A5">
      <w:pPr>
        <w:pStyle w:val="Heading1"/>
        <w:rPr>
          <w:lang w:val="ka-GE"/>
        </w:rPr>
      </w:pPr>
      <w:bookmarkStart w:id="249" w:name="_Toc195970398"/>
      <w:r>
        <w:rPr>
          <w:lang w:val="ka-GE"/>
        </w:rPr>
        <w:t xml:space="preserve">მტკიცებები და </w:t>
      </w:r>
      <w:r w:rsidR="00DA56ED">
        <w:rPr>
          <w:lang w:val="ka-GE"/>
        </w:rPr>
        <w:t>შე</w:t>
      </w:r>
      <w:r>
        <w:rPr>
          <w:lang w:val="ka-GE"/>
        </w:rPr>
        <w:t>მოწმებული მტკიცებები</w:t>
      </w:r>
      <w:bookmarkEnd w:id="249"/>
    </w:p>
    <w:p w14:paraId="061E87FC" w14:textId="30B785D5" w:rsidR="00A80F9C" w:rsidRDefault="00B52310" w:rsidP="00514377">
      <w:pPr>
        <w:pStyle w:val="Heading2"/>
        <w:rPr>
          <w:lang w:val="ka-GE"/>
        </w:rPr>
      </w:pPr>
      <w:bookmarkStart w:id="250" w:name="_Ref121119273"/>
      <w:bookmarkStart w:id="251" w:name="_Toc195970399"/>
      <w:r>
        <w:rPr>
          <w:lang w:val="ka-GE"/>
        </w:rPr>
        <w:t>შემოწმებული</w:t>
      </w:r>
      <w:r w:rsidR="00A80F9C">
        <w:rPr>
          <w:lang w:val="ka-GE"/>
        </w:rPr>
        <w:t xml:space="preserve"> მტკიცებების</w:t>
      </w:r>
      <w:r w:rsidR="00514377">
        <w:rPr>
          <w:lang w:val="ka-GE"/>
        </w:rPr>
        <w:t xml:space="preserve"> მხარდაჭერა</w:t>
      </w:r>
      <w:bookmarkEnd w:id="250"/>
      <w:bookmarkEnd w:id="251"/>
    </w:p>
    <w:p w14:paraId="0821CFAE" w14:textId="3A606350" w:rsidR="00514377" w:rsidRPr="00927A2E" w:rsidRDefault="00514377" w:rsidP="00CF022C">
      <w:pPr>
        <w:jc w:val="both"/>
        <w:rPr>
          <w:lang w:val="ka-GE"/>
        </w:rPr>
      </w:pPr>
      <w:r>
        <w:rPr>
          <w:lang w:val="ka-GE"/>
        </w:rPr>
        <w:t xml:space="preserve">იმისათვის, რათა </w:t>
      </w:r>
      <w:r w:rsidR="003530FB">
        <w:rPr>
          <w:lang w:val="ka-GE"/>
        </w:rPr>
        <w:t xml:space="preserve">დაყრდნობილ მხარეს ჰქონდეს გარანტია, რომ </w:t>
      </w:r>
      <w:r w:rsidR="002D7EB2">
        <w:rPr>
          <w:lang w:val="ka-GE"/>
        </w:rPr>
        <w:t>მტკიცებები, რომ</w:t>
      </w:r>
      <w:r w:rsidR="00212808">
        <w:rPr>
          <w:lang w:val="ka-GE"/>
        </w:rPr>
        <w:t xml:space="preserve">ლებსაც </w:t>
      </w:r>
      <w:r w:rsidR="009308B7">
        <w:rPr>
          <w:lang w:val="ka-GE"/>
        </w:rPr>
        <w:t xml:space="preserve">იდენტობის პროვაიდერი დააბრუნებს, </w:t>
      </w:r>
      <w:r w:rsidR="00DC2F46">
        <w:rPr>
          <w:lang w:val="ka-GE"/>
        </w:rPr>
        <w:t xml:space="preserve">სარწმუნო წყაროდანაა მიღებული, </w:t>
      </w:r>
      <w:r w:rsidR="00DC2F46" w:rsidRPr="00CF022C">
        <w:rPr>
          <w:b/>
          <w:bCs/>
          <w:lang w:val="ka-GE"/>
        </w:rPr>
        <w:t>აუცილებელია</w:t>
      </w:r>
      <w:r w:rsidR="00DC2F46">
        <w:rPr>
          <w:lang w:val="ka-GE"/>
        </w:rPr>
        <w:t xml:space="preserve"> </w:t>
      </w:r>
      <w:r w:rsidR="00684BEE">
        <w:rPr>
          <w:lang w:val="ka-GE"/>
        </w:rPr>
        <w:t xml:space="preserve">იდენტობის პროვაიდერს ჰქონდეს </w:t>
      </w:r>
      <w:r w:rsidR="00596612">
        <w:rPr>
          <w:lang w:val="ka-GE"/>
        </w:rPr>
        <w:t>„შემოწმებული მტკიცებების“</w:t>
      </w:r>
      <w:r w:rsidR="00596612" w:rsidRPr="009B3C82">
        <w:rPr>
          <w:lang w:val="ka-GE"/>
        </w:rPr>
        <w:t xml:space="preserve"> (verified claims)</w:t>
      </w:r>
      <w:r w:rsidR="00596612">
        <w:rPr>
          <w:lang w:val="ka-GE"/>
        </w:rPr>
        <w:t xml:space="preserve"> მხარდაჭერა </w:t>
      </w:r>
      <w:sdt>
        <w:sdtPr>
          <w:rPr>
            <w:lang w:val="ka-GE"/>
          </w:rPr>
          <w:id w:val="-354966760"/>
          <w:placeholder>
            <w:docPart w:val="4E986C4769E54D21A29175CFA6C8CFB4"/>
          </w:placeholder>
          <w:citation/>
        </w:sdtPr>
        <w:sdtEndPr/>
        <w:sdtContent>
          <w:r w:rsidR="00CF022C">
            <w:rPr>
              <w:lang w:val="ka-GE"/>
            </w:rPr>
            <w:fldChar w:fldCharType="begin"/>
          </w:r>
          <w:r w:rsidR="00C3661F">
            <w:rPr>
              <w:lang w:val="ka-GE"/>
            </w:rPr>
            <w:instrText xml:space="preserve">CITATION OIDCForIA \l 1079 </w:instrText>
          </w:r>
          <w:r w:rsidR="00CF022C">
            <w:rPr>
              <w:lang w:val="ka-GE"/>
            </w:rPr>
            <w:fldChar w:fldCharType="separate"/>
          </w:r>
          <w:r w:rsidR="008A7DCD">
            <w:rPr>
              <w:noProof/>
              <w:lang w:val="ka-GE"/>
            </w:rPr>
            <w:t>(7)</w:t>
          </w:r>
          <w:r w:rsidR="00CF022C">
            <w:rPr>
              <w:lang w:val="ka-GE"/>
            </w:rPr>
            <w:fldChar w:fldCharType="end"/>
          </w:r>
        </w:sdtContent>
      </w:sdt>
      <w:r w:rsidR="00CF022C">
        <w:rPr>
          <w:lang w:val="ka-GE"/>
        </w:rPr>
        <w:t>-ის მიხედვით</w:t>
      </w:r>
      <w:r w:rsidR="000F3237">
        <w:rPr>
          <w:lang w:val="ka-GE"/>
        </w:rPr>
        <w:t xml:space="preserve"> და, ამ მიზნით, აუცილებელია მეტაინფორმაციაში რომელიც ფორმირებულია </w:t>
      </w:r>
      <w:sdt>
        <w:sdtPr>
          <w:rPr>
            <w:lang w:val="ka-GE"/>
          </w:rPr>
          <w:id w:val="255102509"/>
          <w:citation/>
        </w:sdtPr>
        <w:sdtEndPr/>
        <w:sdtContent>
          <w:r w:rsidR="00971A09">
            <w:rPr>
              <w:lang w:val="ka-GE"/>
            </w:rPr>
            <w:fldChar w:fldCharType="begin"/>
          </w:r>
          <w:r w:rsidR="00971A09">
            <w:rPr>
              <w:lang w:val="ka-GE"/>
            </w:rPr>
            <w:instrText xml:space="preserve"> CITATION OIDCDisco \l 1079 </w:instrText>
          </w:r>
          <w:r w:rsidR="00971A09">
            <w:rPr>
              <w:lang w:val="ka-GE"/>
            </w:rPr>
            <w:fldChar w:fldCharType="separate"/>
          </w:r>
          <w:r w:rsidR="008A7DCD">
            <w:rPr>
              <w:noProof/>
              <w:lang w:val="ka-GE"/>
            </w:rPr>
            <w:t>(8)</w:t>
          </w:r>
          <w:r w:rsidR="00971A09">
            <w:rPr>
              <w:lang w:val="ka-GE"/>
            </w:rPr>
            <w:fldChar w:fldCharType="end"/>
          </w:r>
        </w:sdtContent>
      </w:sdt>
      <w:r w:rsidR="00971A09">
        <w:rPr>
          <w:lang w:val="ka-GE"/>
        </w:rPr>
        <w:t xml:space="preserve">-ის შესაბამისად, მითითებული ჰქონდეს </w:t>
      </w:r>
      <w:r w:rsidR="00971A09" w:rsidRPr="00971A09">
        <w:rPr>
          <w:lang w:val="ka-GE"/>
        </w:rPr>
        <w:t>"verified_claims_supported":true</w:t>
      </w:r>
      <w:r w:rsidR="00CF022C">
        <w:rPr>
          <w:lang w:val="ka-GE"/>
        </w:rPr>
        <w:t>.</w:t>
      </w:r>
    </w:p>
    <w:p w14:paraId="7F7FA5F3" w14:textId="0BA5C643" w:rsidR="00D6384B" w:rsidRDefault="00D6384B" w:rsidP="00CF022C">
      <w:pPr>
        <w:jc w:val="both"/>
        <w:rPr>
          <w:lang w:val="ka-GE"/>
        </w:rPr>
      </w:pPr>
      <w:r w:rsidRPr="00341187">
        <w:rPr>
          <w:b/>
          <w:bCs/>
          <w:lang w:val="ka-GE"/>
        </w:rPr>
        <w:t>აუცილებელია</w:t>
      </w:r>
      <w:r>
        <w:rPr>
          <w:lang w:val="ka-GE"/>
        </w:rPr>
        <w:t xml:space="preserve">, </w:t>
      </w:r>
      <w:r w:rsidR="00341187">
        <w:rPr>
          <w:lang w:val="ka-GE"/>
        </w:rPr>
        <w:t xml:space="preserve">იდენტობის პროვაიდერმა მხარი დაუჭიროს მტკიცებების გამოთხოვას, სულ მცირე, ქართულ ენაზე </w:t>
      </w:r>
      <w:r w:rsidR="009438CC">
        <w:rPr>
          <w:lang w:val="ka-GE"/>
        </w:rPr>
        <w:t>(</w:t>
      </w:r>
      <w:r w:rsidR="009438CC" w:rsidRPr="009438CC">
        <w:rPr>
          <w:b/>
          <w:bCs/>
          <w:lang w:val="ka-GE"/>
        </w:rPr>
        <w:t>უმჯობესია</w:t>
      </w:r>
      <w:r w:rsidR="009438CC">
        <w:rPr>
          <w:lang w:val="ka-GE"/>
        </w:rPr>
        <w:t xml:space="preserve"> ასევე ინგლისურ ენაზეც)</w:t>
      </w:r>
      <w:r w:rsidR="00B814D7">
        <w:t xml:space="preserve"> </w:t>
      </w:r>
      <w:r w:rsidR="00B814D7">
        <w:rPr>
          <w:lang w:val="ka-GE"/>
        </w:rPr>
        <w:t xml:space="preserve">აღნიშნული ასახოს საკუთარ მეტაინფორმაციაში </w:t>
      </w:r>
      <w:sdt>
        <w:sdtPr>
          <w:rPr>
            <w:lang w:val="ka-GE"/>
          </w:rPr>
          <w:id w:val="-1585452728"/>
          <w:citation/>
        </w:sdtPr>
        <w:sdtEndPr/>
        <w:sdtContent>
          <w:r w:rsidR="00B814D7">
            <w:rPr>
              <w:lang w:val="ka-GE"/>
            </w:rPr>
            <w:fldChar w:fldCharType="begin"/>
          </w:r>
          <w:r w:rsidR="00B814D7">
            <w:rPr>
              <w:lang w:val="ka-GE"/>
            </w:rPr>
            <w:instrText xml:space="preserve"> CITATION OIDCDisco \l 1079 </w:instrText>
          </w:r>
          <w:r w:rsidR="00B814D7">
            <w:rPr>
              <w:lang w:val="ka-GE"/>
            </w:rPr>
            <w:fldChar w:fldCharType="separate"/>
          </w:r>
          <w:r w:rsidR="008A7DCD">
            <w:rPr>
              <w:noProof/>
              <w:lang w:val="ka-GE"/>
            </w:rPr>
            <w:t>(8)</w:t>
          </w:r>
          <w:r w:rsidR="00B814D7">
            <w:rPr>
              <w:lang w:val="ka-GE"/>
            </w:rPr>
            <w:fldChar w:fldCharType="end"/>
          </w:r>
        </w:sdtContent>
      </w:sdt>
      <w:r w:rsidR="00B814D7">
        <w:rPr>
          <w:lang w:val="ka-GE"/>
        </w:rPr>
        <w:t xml:space="preserve">-ის შესაბამისად, </w:t>
      </w:r>
      <w:r w:rsidR="00291AC3">
        <w:rPr>
          <w:lang w:val="ka-GE"/>
        </w:rPr>
        <w:t xml:space="preserve">ველში </w:t>
      </w:r>
      <w:r w:rsidR="00291AC3" w:rsidRPr="00291AC3">
        <w:rPr>
          <w:lang w:val="ka-GE"/>
        </w:rPr>
        <w:t>claims_locales</w:t>
      </w:r>
      <w:r w:rsidR="00291AC3">
        <w:rPr>
          <w:lang w:val="ka-GE"/>
        </w:rPr>
        <w:t>.</w:t>
      </w:r>
    </w:p>
    <w:p w14:paraId="62CBF0F3" w14:textId="54A36B41" w:rsidR="00CF022C" w:rsidRPr="00F53E91" w:rsidRDefault="00CF022C" w:rsidP="00CF022C">
      <w:pPr>
        <w:jc w:val="both"/>
        <w:rPr>
          <w:lang w:val="ka-GE"/>
        </w:rPr>
      </w:pPr>
      <w:r w:rsidRPr="00CF022C">
        <w:rPr>
          <w:b/>
          <w:bCs/>
          <w:lang w:val="ka-GE"/>
        </w:rPr>
        <w:t>აუცილებელია</w:t>
      </w:r>
      <w:r>
        <w:rPr>
          <w:lang w:val="ka-GE"/>
        </w:rPr>
        <w:t>, მხარდაჭერილი იყოს</w:t>
      </w:r>
      <w:r w:rsidR="008C3342">
        <w:rPr>
          <w:lang w:val="ka-GE"/>
        </w:rPr>
        <w:t>, სულ მცირე,</w:t>
      </w:r>
      <w:r>
        <w:rPr>
          <w:lang w:val="ka-GE"/>
        </w:rPr>
        <w:t xml:space="preserve"> შემდეგი შემოწმებული მტკიცებები:</w:t>
      </w:r>
    </w:p>
    <w:p w14:paraId="2B69E8FD" w14:textId="5CA22E1E" w:rsidR="007B03E2" w:rsidRPr="007B03E2" w:rsidRDefault="007B03E2" w:rsidP="007B03E2">
      <w:pPr>
        <w:pStyle w:val="ListParagraph"/>
        <w:numPr>
          <w:ilvl w:val="0"/>
          <w:numId w:val="6"/>
        </w:numPr>
        <w:jc w:val="both"/>
        <w:rPr>
          <w:lang w:val="ka-GE"/>
        </w:rPr>
      </w:pPr>
      <w:r w:rsidRPr="007B03E2">
        <w:rPr>
          <w:lang w:val="ka-GE"/>
        </w:rPr>
        <w:t>given_name</w:t>
      </w:r>
      <w:r>
        <w:rPr>
          <w:lang w:val="ka-GE"/>
        </w:rPr>
        <w:t xml:space="preserve"> - სახელი</w:t>
      </w:r>
    </w:p>
    <w:p w14:paraId="191BF280" w14:textId="6BDA4D31" w:rsidR="007B03E2" w:rsidRPr="008D06F3" w:rsidRDefault="007B03E2" w:rsidP="007B03E2">
      <w:pPr>
        <w:pStyle w:val="ListParagraph"/>
        <w:numPr>
          <w:ilvl w:val="0"/>
          <w:numId w:val="6"/>
        </w:numPr>
        <w:jc w:val="both"/>
        <w:rPr>
          <w:lang w:val="ka-GE"/>
        </w:rPr>
      </w:pPr>
      <w:r w:rsidRPr="007B03E2">
        <w:rPr>
          <w:lang w:val="ka-GE"/>
        </w:rPr>
        <w:t>family_name</w:t>
      </w:r>
      <w:r w:rsidR="009A1287">
        <w:rPr>
          <w:lang w:val="ka-GE"/>
        </w:rPr>
        <w:t xml:space="preserve"> - გვარი</w:t>
      </w:r>
    </w:p>
    <w:p w14:paraId="449BB614" w14:textId="0C90BD61" w:rsidR="008D06F3" w:rsidRPr="007B03E2" w:rsidRDefault="007F29C9" w:rsidP="007B03E2">
      <w:pPr>
        <w:pStyle w:val="ListParagraph"/>
        <w:numPr>
          <w:ilvl w:val="0"/>
          <w:numId w:val="6"/>
        </w:numPr>
        <w:jc w:val="both"/>
        <w:rPr>
          <w:lang w:val="ka-GE"/>
        </w:rPr>
      </w:pPr>
      <w:r>
        <w:t>personal_num</w:t>
      </w:r>
      <w:r w:rsidR="00956CC4">
        <w:t>ber</w:t>
      </w:r>
      <w:r w:rsidR="00956CC4">
        <w:rPr>
          <w:lang w:val="ka-GE"/>
        </w:rPr>
        <w:t xml:space="preserve"> - პირადი ნომერი</w:t>
      </w:r>
      <w:ins w:id="252" w:author="Mikheil Kapanadze" w:date="2025-04-17T22:31:00Z" w16du:dateUtc="2025-04-17T18:31:00Z">
        <w:r w:rsidR="0036338F">
          <w:rPr>
            <w:lang w:val="ka-GE"/>
          </w:rPr>
          <w:t xml:space="preserve">. დაბრუნების წესი განისაზღვრება </w:t>
        </w:r>
        <w:r w:rsidR="0036338F">
          <w:rPr>
            <w:lang w:val="ka-GE"/>
          </w:rPr>
          <w:fldChar w:fldCharType="begin"/>
        </w:r>
        <w:r w:rsidR="0036338F">
          <w:rPr>
            <w:lang w:val="ka-GE"/>
          </w:rPr>
          <w:instrText xml:space="preserve"> REF _Ref195821495 \r \h </w:instrText>
        </w:r>
      </w:ins>
      <w:r w:rsidR="0036338F">
        <w:rPr>
          <w:lang w:val="ka-GE"/>
        </w:rPr>
      </w:r>
      <w:ins w:id="253" w:author="Mikheil Kapanadze" w:date="2025-04-17T22:31:00Z" w16du:dateUtc="2025-04-17T18:31:00Z">
        <w:r w:rsidR="0036338F">
          <w:rPr>
            <w:lang w:val="ka-GE"/>
          </w:rPr>
          <w:fldChar w:fldCharType="separate"/>
        </w:r>
        <w:r w:rsidR="0036338F">
          <w:rPr>
            <w:lang w:val="ka-GE"/>
          </w:rPr>
          <w:t>6.1.1</w:t>
        </w:r>
        <w:r w:rsidR="0036338F">
          <w:rPr>
            <w:lang w:val="ka-GE"/>
          </w:rPr>
          <w:fldChar w:fldCharType="end"/>
        </w:r>
        <w:r w:rsidR="0036338F">
          <w:rPr>
            <w:lang w:val="ka-GE"/>
          </w:rPr>
          <w:t xml:space="preserve"> თავის შესაბამისად</w:t>
        </w:r>
      </w:ins>
    </w:p>
    <w:p w14:paraId="6032E201" w14:textId="143F169A" w:rsidR="007B03E2" w:rsidRPr="007B03E2" w:rsidRDefault="007B03E2" w:rsidP="007B03E2">
      <w:pPr>
        <w:pStyle w:val="ListParagraph"/>
        <w:numPr>
          <w:ilvl w:val="0"/>
          <w:numId w:val="6"/>
        </w:numPr>
        <w:jc w:val="both"/>
        <w:rPr>
          <w:lang w:val="ka-GE"/>
        </w:rPr>
      </w:pPr>
      <w:r w:rsidRPr="007B03E2">
        <w:rPr>
          <w:lang w:val="ka-GE"/>
        </w:rPr>
        <w:lastRenderedPageBreak/>
        <w:t>birthdate</w:t>
      </w:r>
      <w:r w:rsidR="009A1287">
        <w:rPr>
          <w:lang w:val="ka-GE"/>
        </w:rPr>
        <w:t xml:space="preserve"> - დაბადების თარიღი</w:t>
      </w:r>
    </w:p>
    <w:p w14:paraId="14B1E205" w14:textId="20B3D352" w:rsidR="007B03E2" w:rsidRDefault="007B03E2" w:rsidP="007B03E2">
      <w:pPr>
        <w:pStyle w:val="ListParagraph"/>
        <w:numPr>
          <w:ilvl w:val="0"/>
          <w:numId w:val="6"/>
        </w:numPr>
        <w:jc w:val="both"/>
        <w:rPr>
          <w:lang w:val="ka-GE"/>
        </w:rPr>
      </w:pPr>
      <w:r w:rsidRPr="007B03E2">
        <w:rPr>
          <w:lang w:val="ka-GE"/>
        </w:rPr>
        <w:t>nationalities</w:t>
      </w:r>
      <w:r w:rsidR="009A1287">
        <w:rPr>
          <w:lang w:val="ka-GE"/>
        </w:rPr>
        <w:t xml:space="preserve"> </w:t>
      </w:r>
      <w:r w:rsidR="00F25A84">
        <w:rPr>
          <w:lang w:val="ka-GE"/>
        </w:rPr>
        <w:t>- მოქალაქეობა</w:t>
      </w:r>
    </w:p>
    <w:p w14:paraId="0179EE58" w14:textId="77777777" w:rsidR="00C9596F" w:rsidRDefault="00C9596F" w:rsidP="00782F6B">
      <w:pPr>
        <w:jc w:val="both"/>
        <w:rPr>
          <w:ins w:id="254" w:author="Mikheil Kapanadze" w:date="2025-04-17T22:10:00Z" w16du:dateUtc="2025-04-17T18:10:00Z"/>
          <w:lang w:val="ka-GE"/>
        </w:rPr>
      </w:pPr>
    </w:p>
    <w:p w14:paraId="3901A990" w14:textId="3E16885B" w:rsidR="00782F6B" w:rsidRDefault="00831178" w:rsidP="00782F6B">
      <w:pPr>
        <w:jc w:val="both"/>
        <w:rPr>
          <w:lang w:val="ka-GE"/>
        </w:rPr>
      </w:pPr>
      <w:r w:rsidRPr="006E068E">
        <w:rPr>
          <w:b/>
          <w:bCs/>
          <w:lang w:val="ka-GE"/>
        </w:rPr>
        <w:t>უმჯობესია</w:t>
      </w:r>
      <w:r>
        <w:rPr>
          <w:lang w:val="ka-GE"/>
        </w:rPr>
        <w:t>, მხარდაჭერილი იყოს შემდეგი შემოწმებული მტკიცებები:</w:t>
      </w:r>
    </w:p>
    <w:p w14:paraId="105E68EF" w14:textId="33476C8F" w:rsidR="00831178" w:rsidRDefault="00FD455D" w:rsidP="00FD455D">
      <w:pPr>
        <w:pStyle w:val="ListParagraph"/>
        <w:numPr>
          <w:ilvl w:val="0"/>
          <w:numId w:val="15"/>
        </w:numPr>
        <w:jc w:val="both"/>
      </w:pPr>
      <w:r w:rsidRPr="00FD455D">
        <w:t>place_of_birth</w:t>
      </w:r>
    </w:p>
    <w:p w14:paraId="1AB45F33" w14:textId="58EF973E" w:rsidR="00FD455D" w:rsidRDefault="0012452D" w:rsidP="00FD455D">
      <w:pPr>
        <w:pStyle w:val="ListParagraph"/>
        <w:numPr>
          <w:ilvl w:val="0"/>
          <w:numId w:val="15"/>
        </w:numPr>
        <w:jc w:val="both"/>
      </w:pPr>
      <w:bookmarkStart w:id="255" w:name="_Hlk100686386"/>
      <w:r>
        <w:t>msisdn</w:t>
      </w:r>
    </w:p>
    <w:bookmarkEnd w:id="255"/>
    <w:p w14:paraId="5D83DC71" w14:textId="1E2AED70" w:rsidR="005E3C6A" w:rsidRDefault="005E3C6A" w:rsidP="00FD455D">
      <w:pPr>
        <w:pStyle w:val="ListParagraph"/>
        <w:numPr>
          <w:ilvl w:val="0"/>
          <w:numId w:val="15"/>
        </w:numPr>
        <w:jc w:val="both"/>
      </w:pPr>
      <w:r>
        <w:t>email</w:t>
      </w:r>
    </w:p>
    <w:p w14:paraId="0D6A698E" w14:textId="62AD1528" w:rsidR="005E3C6A" w:rsidRPr="006E068E" w:rsidRDefault="000C0965" w:rsidP="006E068E">
      <w:pPr>
        <w:jc w:val="both"/>
      </w:pPr>
      <w:r w:rsidRPr="006E068E">
        <w:rPr>
          <w:b/>
          <w:bCs/>
          <w:lang w:val="ka-GE"/>
        </w:rPr>
        <w:t>აუცილებელია</w:t>
      </w:r>
      <w:r>
        <w:rPr>
          <w:lang w:val="ka-GE"/>
        </w:rPr>
        <w:t xml:space="preserve"> </w:t>
      </w:r>
      <w:r w:rsidR="00D84FEE">
        <w:rPr>
          <w:lang w:val="ka-GE"/>
        </w:rPr>
        <w:t xml:space="preserve">მტკიცება </w:t>
      </w:r>
      <w:r w:rsidR="0012452D">
        <w:t>msisdn</w:t>
      </w:r>
      <w:r w:rsidR="006C5DFD">
        <w:t xml:space="preserve">, </w:t>
      </w:r>
      <w:r w:rsidR="006C5DFD">
        <w:rPr>
          <w:lang w:val="ka-GE"/>
        </w:rPr>
        <w:t>თუ იგი მხარდაჭერილია,</w:t>
      </w:r>
      <w:r w:rsidR="00D84FEE">
        <w:rPr>
          <w:lang w:val="ka-GE"/>
        </w:rPr>
        <w:t xml:space="preserve"> დაფორმირდეს </w:t>
      </w:r>
      <w:r w:rsidR="006A38D7">
        <w:t>MSISDN</w:t>
      </w:r>
      <w:r w:rsidR="006A38D7">
        <w:rPr>
          <w:lang w:val="ka-GE"/>
        </w:rPr>
        <w:t xml:space="preserve"> </w:t>
      </w:r>
      <w:r w:rsidR="00360511">
        <w:rPr>
          <w:lang w:val="ka-GE"/>
        </w:rPr>
        <w:t>ფორმატის შესაბამისად (</w:t>
      </w:r>
      <w:r w:rsidR="00A27DED">
        <w:rPr>
          <w:lang w:val="ka-GE"/>
        </w:rPr>
        <w:t xml:space="preserve">მაგ. </w:t>
      </w:r>
      <w:r w:rsidR="0012452D">
        <w:t>+</w:t>
      </w:r>
      <w:r w:rsidR="00A27DED">
        <w:rPr>
          <w:lang w:val="ka-GE"/>
        </w:rPr>
        <w:t>99532</w:t>
      </w:r>
      <w:r w:rsidR="0039725F" w:rsidRPr="0039725F">
        <w:rPr>
          <w:lang w:val="ka-GE"/>
        </w:rPr>
        <w:t>2054142</w:t>
      </w:r>
      <w:r w:rsidR="006C5DFD">
        <w:t xml:space="preserve">). </w:t>
      </w:r>
      <w:r w:rsidR="006C5DFD">
        <w:rPr>
          <w:lang w:val="ka-GE"/>
        </w:rPr>
        <w:t xml:space="preserve"> </w:t>
      </w:r>
    </w:p>
    <w:p w14:paraId="212D61F6" w14:textId="0451440C" w:rsidR="004C3CD4" w:rsidRDefault="007A1CE4" w:rsidP="00272ECA">
      <w:pPr>
        <w:jc w:val="both"/>
        <w:rPr>
          <w:lang w:val="ka-GE"/>
        </w:rPr>
      </w:pPr>
      <w:r w:rsidRPr="00D86B75">
        <w:rPr>
          <w:b/>
          <w:bCs/>
          <w:lang w:val="ka-GE"/>
        </w:rPr>
        <w:t>შესაძლოა</w:t>
      </w:r>
      <w:r w:rsidR="00D86B75">
        <w:rPr>
          <w:lang w:val="ka-GE"/>
        </w:rPr>
        <w:t xml:space="preserve"> იდენტობის პროვაიდერი მხარს უჭერდეს სხვა შემოწმებულ მტკიცებებსაც</w:t>
      </w:r>
      <w:r w:rsidR="00DA56ED">
        <w:rPr>
          <w:lang w:val="ka-GE"/>
        </w:rPr>
        <w:t xml:space="preserve">. </w:t>
      </w:r>
    </w:p>
    <w:p w14:paraId="6C221005" w14:textId="2B1BD72A" w:rsidR="00A8622C" w:rsidDel="0036338F" w:rsidRDefault="00B04574" w:rsidP="00A8622C">
      <w:pPr>
        <w:jc w:val="both"/>
        <w:rPr>
          <w:del w:id="256" w:author="Mikheil Kapanadze" w:date="2025-04-17T22:30:00Z" w16du:dateUtc="2025-04-17T18:30:00Z"/>
          <w:lang w:val="ka-GE"/>
        </w:rPr>
      </w:pPr>
      <w:del w:id="257" w:author="Mikheil Kapanadze" w:date="2025-04-17T22:30:00Z" w16du:dateUtc="2025-04-17T18:30:00Z">
        <w:r w:rsidRPr="00B04574" w:rsidDel="0036338F">
          <w:rPr>
            <w:b/>
            <w:bCs/>
            <w:lang w:val="ka-GE"/>
          </w:rPr>
          <w:delText>აუცილებელია</w:delText>
        </w:r>
        <w:r w:rsidDel="0036338F">
          <w:rPr>
            <w:lang w:val="ka-GE"/>
          </w:rPr>
          <w:delText xml:space="preserve">, მტკიცება </w:delText>
        </w:r>
        <w:r w:rsidR="00A8622C" w:rsidRPr="00A8622C" w:rsidDel="0036338F">
          <w:rPr>
            <w:lang w:val="ka-GE"/>
          </w:rPr>
          <w:delText>personal_number</w:delText>
        </w:r>
        <w:r w:rsidR="00A8622C" w:rsidDel="0036338F">
          <w:rPr>
            <w:lang w:val="ka-GE"/>
          </w:rPr>
          <w:delText xml:space="preserve"> დაფორმირდეს შემდეგნაირად: </w:delText>
        </w:r>
      </w:del>
    </w:p>
    <w:p w14:paraId="4BB7C02F" w14:textId="13A783F8" w:rsidR="00B04574" w:rsidDel="0036338F" w:rsidRDefault="00A8622C" w:rsidP="00A8622C">
      <w:pPr>
        <w:pStyle w:val="ListParagraph"/>
        <w:numPr>
          <w:ilvl w:val="0"/>
          <w:numId w:val="13"/>
        </w:numPr>
        <w:jc w:val="both"/>
        <w:rPr>
          <w:del w:id="258" w:author="Mikheil Kapanadze" w:date="2025-04-17T22:30:00Z" w16du:dateUtc="2025-04-17T18:30:00Z"/>
        </w:rPr>
      </w:pPr>
      <w:del w:id="259" w:author="Mikheil Kapanadze" w:date="2025-04-17T22:30:00Z" w16du:dateUtc="2025-04-17T18:30:00Z">
        <w:r w:rsidDel="0036338F">
          <w:delText>PNO</w:delText>
        </w:r>
      </w:del>
    </w:p>
    <w:p w14:paraId="1DA0FEF6" w14:textId="44C5D711" w:rsidR="00A8622C" w:rsidDel="0036338F" w:rsidRDefault="00A8622C" w:rsidP="00A8622C">
      <w:pPr>
        <w:pStyle w:val="ListParagraph"/>
        <w:numPr>
          <w:ilvl w:val="0"/>
          <w:numId w:val="13"/>
        </w:numPr>
        <w:jc w:val="both"/>
        <w:rPr>
          <w:del w:id="260" w:author="Mikheil Kapanadze" w:date="2025-04-17T22:30:00Z" w16du:dateUtc="2025-04-17T18:30:00Z"/>
        </w:rPr>
      </w:pPr>
      <w:del w:id="261" w:author="Mikheil Kapanadze" w:date="2025-04-17T22:30:00Z" w16du:dateUtc="2025-04-17T18:30:00Z">
        <w:r w:rsidDel="0036338F">
          <w:rPr>
            <w:lang w:val="ka-GE"/>
          </w:rPr>
          <w:delText xml:space="preserve">ქვეყნის 2-სიმბოლოიანი კოდი (მაგ. </w:delText>
        </w:r>
        <w:r w:rsidDel="0036338F">
          <w:delText>GE)</w:delText>
        </w:r>
      </w:del>
    </w:p>
    <w:p w14:paraId="2847A8FB" w14:textId="1F6267D4" w:rsidR="00A8622C" w:rsidRPr="005968E5" w:rsidDel="0036338F" w:rsidRDefault="005968E5" w:rsidP="00A8622C">
      <w:pPr>
        <w:pStyle w:val="ListParagraph"/>
        <w:numPr>
          <w:ilvl w:val="0"/>
          <w:numId w:val="13"/>
        </w:numPr>
        <w:jc w:val="both"/>
        <w:rPr>
          <w:del w:id="262" w:author="Mikheil Kapanadze" w:date="2025-04-17T22:30:00Z" w16du:dateUtc="2025-04-17T18:30:00Z"/>
        </w:rPr>
      </w:pPr>
      <w:del w:id="263" w:author="Mikheil Kapanadze" w:date="2025-04-17T22:30:00Z" w16du:dateUtc="2025-04-17T18:30:00Z">
        <w:r w:rsidDel="0036338F">
          <w:rPr>
            <w:lang w:val="ka-GE"/>
          </w:rPr>
          <w:delText>ტირე („-„)</w:delText>
        </w:r>
      </w:del>
    </w:p>
    <w:p w14:paraId="79057733" w14:textId="40D908EA" w:rsidR="005968E5" w:rsidRPr="005968E5" w:rsidDel="0036338F" w:rsidRDefault="005968E5" w:rsidP="00A8622C">
      <w:pPr>
        <w:pStyle w:val="ListParagraph"/>
        <w:numPr>
          <w:ilvl w:val="0"/>
          <w:numId w:val="13"/>
        </w:numPr>
        <w:jc w:val="both"/>
        <w:rPr>
          <w:del w:id="264" w:author="Mikheil Kapanadze" w:date="2025-04-17T22:30:00Z" w16du:dateUtc="2025-04-17T18:30:00Z"/>
        </w:rPr>
      </w:pPr>
      <w:del w:id="265" w:author="Mikheil Kapanadze" w:date="2025-04-17T22:30:00Z" w16du:dateUtc="2025-04-17T18:30:00Z">
        <w:r w:rsidDel="0036338F">
          <w:rPr>
            <w:lang w:val="ka-GE"/>
          </w:rPr>
          <w:delText>პირადი ნომერი</w:delText>
        </w:r>
      </w:del>
    </w:p>
    <w:p w14:paraId="5156AF90" w14:textId="015AB34D" w:rsidR="001C123D" w:rsidRDefault="005968E5" w:rsidP="005968E5">
      <w:pPr>
        <w:jc w:val="both"/>
        <w:rPr>
          <w:ins w:id="266" w:author="Mikheil Kapanadze" w:date="2025-04-17T22:19:00Z" w16du:dateUtc="2025-04-17T18:19:00Z"/>
          <w:lang w:val="ka-GE"/>
        </w:rPr>
      </w:pPr>
      <w:del w:id="267" w:author="Mikheil Kapanadze" w:date="2025-04-17T22:30:00Z" w16du:dateUtc="2025-04-17T18:30:00Z">
        <w:r w:rsidRPr="005968E5" w:rsidDel="0036338F">
          <w:rPr>
            <w:b/>
            <w:bCs/>
            <w:i/>
            <w:iCs/>
            <w:u w:val="single"/>
            <w:lang w:val="ka-GE"/>
          </w:rPr>
          <w:delText>მაგალითად:</w:delText>
        </w:r>
        <w:r w:rsidDel="0036338F">
          <w:rPr>
            <w:lang w:val="ka-GE"/>
          </w:rPr>
          <w:delText xml:space="preserve"> </w:delText>
        </w:r>
        <w:r w:rsidDel="0036338F">
          <w:delText>PNOGE-12345678901</w:delText>
        </w:r>
      </w:del>
    </w:p>
    <w:p w14:paraId="531DB0D9" w14:textId="12E534AA" w:rsidR="00110868" w:rsidRPr="00326095" w:rsidDel="001C123D" w:rsidRDefault="00110868" w:rsidP="005968E5">
      <w:pPr>
        <w:jc w:val="both"/>
        <w:rPr>
          <w:del w:id="268" w:author="Mikheil Kapanadze" w:date="2025-04-17T22:30:00Z" w16du:dateUtc="2025-04-17T18:30:00Z"/>
          <w:lang w:val="ka-GE"/>
        </w:rPr>
      </w:pPr>
    </w:p>
    <w:p w14:paraId="38E4CA70" w14:textId="30F9272E" w:rsidR="00CC6194" w:rsidRDefault="00CC6194" w:rsidP="00272ECA">
      <w:pPr>
        <w:jc w:val="both"/>
        <w:rPr>
          <w:lang w:val="ka-GE"/>
        </w:rPr>
      </w:pPr>
      <w:r w:rsidRPr="00CC6194">
        <w:rPr>
          <w:b/>
          <w:bCs/>
          <w:lang w:val="ka-GE"/>
        </w:rPr>
        <w:t>აუცილებელია</w:t>
      </w:r>
      <w:r>
        <w:rPr>
          <w:lang w:val="ka-GE"/>
        </w:rPr>
        <w:t>, ყველა მხარდაჭერილი შემოწმებული მტკიცებ</w:t>
      </w:r>
      <w:r w:rsidR="0065345C">
        <w:rPr>
          <w:lang w:val="ka-GE"/>
        </w:rPr>
        <w:t>ის სია</w:t>
      </w:r>
      <w:r>
        <w:rPr>
          <w:lang w:val="ka-GE"/>
        </w:rPr>
        <w:t xml:space="preserve"> მითითებული იყოს იდენტობის პროვაიდერის მეტაინფორმაციაში, </w:t>
      </w:r>
      <w:sdt>
        <w:sdtPr>
          <w:rPr>
            <w:lang w:val="ka-GE"/>
          </w:rPr>
          <w:id w:val="2020428702"/>
          <w:citation/>
        </w:sdtPr>
        <w:sdtEndPr/>
        <w:sdtContent>
          <w:r>
            <w:rPr>
              <w:lang w:val="ka-GE"/>
            </w:rPr>
            <w:fldChar w:fldCharType="begin"/>
          </w:r>
          <w:r>
            <w:rPr>
              <w:lang w:val="ka-GE"/>
            </w:rPr>
            <w:instrText xml:space="preserve"> CITATION OIDCDisco \l 1079 </w:instrText>
          </w:r>
          <w:r>
            <w:rPr>
              <w:lang w:val="ka-GE"/>
            </w:rPr>
            <w:fldChar w:fldCharType="separate"/>
          </w:r>
          <w:r w:rsidR="008A7DCD">
            <w:rPr>
              <w:noProof/>
              <w:lang w:val="ka-GE"/>
            </w:rPr>
            <w:t>(8)</w:t>
          </w:r>
          <w:r>
            <w:rPr>
              <w:lang w:val="ka-GE"/>
            </w:rPr>
            <w:fldChar w:fldCharType="end"/>
          </w:r>
        </w:sdtContent>
      </w:sdt>
      <w:r>
        <w:rPr>
          <w:lang w:val="ka-GE"/>
        </w:rPr>
        <w:t xml:space="preserve">-ის მიხედვით (ველი </w:t>
      </w:r>
      <w:r w:rsidR="00AA18E3" w:rsidRPr="00AA18E3">
        <w:rPr>
          <w:lang w:val="ka-GE"/>
        </w:rPr>
        <w:t>claims_in_verified_claims_supported</w:t>
      </w:r>
      <w:r>
        <w:rPr>
          <w:lang w:val="ka-GE"/>
        </w:rPr>
        <w:t>).</w:t>
      </w:r>
    </w:p>
    <w:p w14:paraId="0E40DF18" w14:textId="77777777" w:rsidR="00DF56EE" w:rsidRDefault="00B52310" w:rsidP="00272ECA">
      <w:pPr>
        <w:jc w:val="both"/>
        <w:rPr>
          <w:lang w:val="ka-GE"/>
        </w:rPr>
      </w:pPr>
      <w:r>
        <w:rPr>
          <w:lang w:val="ka-GE"/>
        </w:rPr>
        <w:t xml:space="preserve">დაყრდნობილმა მხარემ </w:t>
      </w:r>
      <w:r w:rsidRPr="0075732A">
        <w:rPr>
          <w:b/>
          <w:bCs/>
          <w:lang w:val="ka-GE"/>
        </w:rPr>
        <w:t>არავითარ შემთხვევაში</w:t>
      </w:r>
      <w:r>
        <w:rPr>
          <w:lang w:val="ka-GE"/>
        </w:rPr>
        <w:t xml:space="preserve"> არ უნდა ჩათვალოს მტკიცება შემოწმებულად, თუ იგი არ არის მოცემული </w:t>
      </w:r>
      <w:r w:rsidR="00DF69CD">
        <w:rPr>
          <w:lang w:val="ka-GE"/>
        </w:rPr>
        <w:t xml:space="preserve">არ არის </w:t>
      </w:r>
      <w:r w:rsidR="0075732A" w:rsidRPr="009B3C82">
        <w:rPr>
          <w:lang w:val="ka-GE"/>
        </w:rPr>
        <w:t>verified_claims</w:t>
      </w:r>
      <w:r w:rsidR="0075732A">
        <w:rPr>
          <w:lang w:val="ka-GE"/>
        </w:rPr>
        <w:t xml:space="preserve"> ელემენტის შიგნით.</w:t>
      </w:r>
      <w:r w:rsidR="005C7BCD">
        <w:rPr>
          <w:lang w:val="ka-GE"/>
        </w:rPr>
        <w:t xml:space="preserve"> </w:t>
      </w:r>
    </w:p>
    <w:p w14:paraId="571A141C" w14:textId="1E785478" w:rsidR="00B52310" w:rsidRPr="005C7BCD" w:rsidRDefault="005C7BCD" w:rsidP="00272ECA">
      <w:pPr>
        <w:jc w:val="both"/>
        <w:rPr>
          <w:lang w:val="ka-GE"/>
        </w:rPr>
      </w:pPr>
      <w:commentRangeStart w:id="269"/>
      <w:r>
        <w:rPr>
          <w:lang w:val="ka-GE"/>
        </w:rPr>
        <w:t xml:space="preserve">იდენტობის პროვაიდერმა </w:t>
      </w:r>
      <w:r w:rsidRPr="001C46B8">
        <w:rPr>
          <w:b/>
          <w:bCs/>
          <w:lang w:val="ka-GE"/>
        </w:rPr>
        <w:t>არავითარ შემთხვევაში</w:t>
      </w:r>
      <w:r>
        <w:rPr>
          <w:lang w:val="ka-GE"/>
        </w:rPr>
        <w:t xml:space="preserve"> არ უნდა დააბრუნოს მტკიცება შემოწმებული მტკიცებების</w:t>
      </w:r>
      <w:r w:rsidR="001C46B8" w:rsidRPr="009B3C82">
        <w:rPr>
          <w:lang w:val="ka-GE"/>
        </w:rPr>
        <w:t xml:space="preserve"> (verified_claims)</w:t>
      </w:r>
      <w:r>
        <w:rPr>
          <w:lang w:val="ka-GE"/>
        </w:rPr>
        <w:t xml:space="preserve"> სიაში, თუ მას</w:t>
      </w:r>
      <w:ins w:id="270" w:author="Mikheil Kapanadze" w:date="2025-04-17T20:01:00Z" w16du:dateUtc="2025-04-17T16:01:00Z">
        <w:r w:rsidR="00A8519C">
          <w:rPr>
            <w:lang w:val="ka-GE"/>
          </w:rPr>
          <w:t>, დაყრდნობილი მხარისგან მოთხოვნის შემთხვევაში</w:t>
        </w:r>
      </w:ins>
      <w:r>
        <w:rPr>
          <w:lang w:val="ka-GE"/>
        </w:rPr>
        <w:t xml:space="preserve"> </w:t>
      </w:r>
      <w:del w:id="271" w:author="Mikheil Kapanadze" w:date="2025-04-17T20:01:00Z" w16du:dateUtc="2025-04-17T16:01:00Z">
        <w:r w:rsidDel="00AD7814">
          <w:rPr>
            <w:lang w:val="ka-GE"/>
          </w:rPr>
          <w:delText>თან არ მოაყოლებს</w:delText>
        </w:r>
      </w:del>
      <w:ins w:id="272" w:author="Mikheil Kapanadze" w:date="2025-04-17T20:01:00Z" w16du:dateUtc="2025-04-17T16:01:00Z">
        <w:r w:rsidR="00AD7814">
          <w:rPr>
            <w:lang w:val="ka-GE"/>
          </w:rPr>
          <w:t>არ შეუძლია მოაყოლოს</w:t>
        </w:r>
      </w:ins>
      <w:r>
        <w:rPr>
          <w:lang w:val="ka-GE"/>
        </w:rPr>
        <w:t xml:space="preserve"> სულ მცირე ერთ</w:t>
      </w:r>
      <w:ins w:id="273" w:author="Mikheil Kapanadze" w:date="2025-04-17T20:01:00Z" w16du:dateUtc="2025-04-17T16:01:00Z">
        <w:r w:rsidR="00AD7814">
          <w:rPr>
            <w:lang w:val="ka-GE"/>
          </w:rPr>
          <w:t>ი</w:t>
        </w:r>
      </w:ins>
      <w:r w:rsidR="001C46B8">
        <w:rPr>
          <w:lang w:val="ka-GE"/>
        </w:rPr>
        <w:t xml:space="preserve"> მტკიცებულებას</w:t>
      </w:r>
      <w:r w:rsidR="000475A9" w:rsidRPr="009B3C82">
        <w:rPr>
          <w:lang w:val="ka-GE"/>
        </w:rPr>
        <w:t xml:space="preserve"> (Evidence)</w:t>
      </w:r>
      <w:r w:rsidR="000475A9">
        <w:rPr>
          <w:lang w:val="ka-GE"/>
        </w:rPr>
        <w:t xml:space="preserve"> რომელითაც აღნიშნული მტკიცების „შემოწმებუ</w:t>
      </w:r>
      <w:r w:rsidR="00154C51">
        <w:rPr>
          <w:lang w:val="ka-GE"/>
        </w:rPr>
        <w:t>ლად</w:t>
      </w:r>
      <w:r w:rsidR="000475A9">
        <w:rPr>
          <w:lang w:val="ka-GE"/>
        </w:rPr>
        <w:t>“</w:t>
      </w:r>
      <w:r w:rsidR="00154C51">
        <w:rPr>
          <w:lang w:val="ka-GE"/>
        </w:rPr>
        <w:t xml:space="preserve"> ჩასათვლელად იხელმძღვანელა</w:t>
      </w:r>
      <w:r>
        <w:rPr>
          <w:lang w:val="ka-GE"/>
        </w:rPr>
        <w:t>.</w:t>
      </w:r>
      <w:r w:rsidR="00154C51">
        <w:rPr>
          <w:lang w:val="ka-GE"/>
        </w:rPr>
        <w:t xml:space="preserve"> </w:t>
      </w:r>
      <w:commentRangeEnd w:id="269"/>
      <w:r w:rsidR="00E02B64">
        <w:rPr>
          <w:rStyle w:val="CommentReference"/>
        </w:rPr>
        <w:commentReference w:id="269"/>
      </w:r>
    </w:p>
    <w:p w14:paraId="5BC2A1F4" w14:textId="77777777" w:rsidR="0075732A" w:rsidRDefault="0075732A" w:rsidP="00272ECA">
      <w:pPr>
        <w:jc w:val="both"/>
        <w:rPr>
          <w:ins w:id="274" w:author="Mikheil Kapanadze" w:date="2025-04-17T22:29:00Z" w16du:dateUtc="2025-04-17T18:29:00Z"/>
          <w:lang w:val="ka-GE"/>
        </w:rPr>
      </w:pPr>
    </w:p>
    <w:p w14:paraId="57D0AC20" w14:textId="40364326" w:rsidR="001C123D" w:rsidRDefault="001C123D" w:rsidP="00326095">
      <w:pPr>
        <w:pStyle w:val="Heading3"/>
        <w:rPr>
          <w:ins w:id="275" w:author="Mikheil Kapanadze" w:date="2025-04-17T22:30:00Z" w16du:dateUtc="2025-04-17T18:30:00Z"/>
          <w:lang w:val="ka-GE"/>
        </w:rPr>
      </w:pPr>
      <w:bookmarkStart w:id="276" w:name="_Ref195821495"/>
      <w:bookmarkStart w:id="277" w:name="_Toc195970400"/>
      <w:ins w:id="278" w:author="Mikheil Kapanadze" w:date="2025-04-17T22:29:00Z" w16du:dateUtc="2025-04-17T18:29:00Z">
        <w:r>
          <w:rPr>
            <w:lang w:val="ka-GE"/>
          </w:rPr>
          <w:t>პირადი ნომრის დაბრუნების წესი</w:t>
        </w:r>
      </w:ins>
      <w:bookmarkEnd w:id="276"/>
      <w:bookmarkEnd w:id="277"/>
    </w:p>
    <w:p w14:paraId="4F1B2405" w14:textId="77777777" w:rsidR="0036338F" w:rsidRDefault="0036338F" w:rsidP="0036338F">
      <w:pPr>
        <w:jc w:val="both"/>
        <w:rPr>
          <w:ins w:id="279" w:author="Mikheil Kapanadze" w:date="2025-04-17T22:30:00Z" w16du:dateUtc="2025-04-17T18:30:00Z"/>
          <w:lang w:val="ka-GE"/>
        </w:rPr>
      </w:pPr>
      <w:ins w:id="280" w:author="Mikheil Kapanadze" w:date="2025-04-17T22:30:00Z" w16du:dateUtc="2025-04-17T18:30:00Z">
        <w:r w:rsidRPr="00F23EDA">
          <w:rPr>
            <w:lang w:val="ka-GE"/>
          </w:rPr>
          <w:t>თ</w:t>
        </w:r>
        <w:r>
          <w:rPr>
            <w:lang w:val="ka-GE"/>
          </w:rPr>
          <w:t>უ იდენტობის პროვაიდერისათვის ცნობილია პირის პირადი ნომერი (მათ შორის სხვა ქვეყნის მიერ გაცემული),</w:t>
        </w:r>
        <w:r>
          <w:rPr>
            <w:b/>
            <w:bCs/>
            <w:lang w:val="ka-GE"/>
          </w:rPr>
          <w:t xml:space="preserve">  </w:t>
        </w:r>
        <w:r w:rsidRPr="00B04574">
          <w:rPr>
            <w:b/>
            <w:bCs/>
            <w:lang w:val="ka-GE"/>
          </w:rPr>
          <w:t>აუცილებელია</w:t>
        </w:r>
        <w:r>
          <w:rPr>
            <w:lang w:val="ka-GE"/>
          </w:rPr>
          <w:t xml:space="preserve">, მტკიცება </w:t>
        </w:r>
        <w:r w:rsidRPr="00A8622C">
          <w:rPr>
            <w:lang w:val="ka-GE"/>
          </w:rPr>
          <w:t>personal_number</w:t>
        </w:r>
        <w:r>
          <w:rPr>
            <w:lang w:val="ka-GE"/>
          </w:rPr>
          <w:t xml:space="preserve"> დაფორმირდეს შემდეგნაირად: </w:t>
        </w:r>
      </w:ins>
    </w:p>
    <w:p w14:paraId="5F41AE24" w14:textId="77777777" w:rsidR="0036338F" w:rsidRDefault="0036338F" w:rsidP="0036338F">
      <w:pPr>
        <w:pStyle w:val="ListParagraph"/>
        <w:numPr>
          <w:ilvl w:val="0"/>
          <w:numId w:val="13"/>
        </w:numPr>
        <w:jc w:val="both"/>
        <w:rPr>
          <w:ins w:id="281" w:author="Mikheil Kapanadze" w:date="2025-04-17T22:30:00Z" w16du:dateUtc="2025-04-17T18:30:00Z"/>
        </w:rPr>
      </w:pPr>
      <w:ins w:id="282" w:author="Mikheil Kapanadze" w:date="2025-04-17T22:30:00Z" w16du:dateUtc="2025-04-17T18:30:00Z">
        <w:r>
          <w:t>PNO</w:t>
        </w:r>
      </w:ins>
    </w:p>
    <w:p w14:paraId="75C286D2" w14:textId="6CD64B5F" w:rsidR="0036338F" w:rsidRDefault="0036338F" w:rsidP="0036338F">
      <w:pPr>
        <w:pStyle w:val="ListParagraph"/>
        <w:numPr>
          <w:ilvl w:val="0"/>
          <w:numId w:val="13"/>
        </w:numPr>
        <w:jc w:val="both"/>
        <w:rPr>
          <w:ins w:id="283" w:author="Mikheil Kapanadze" w:date="2025-04-17T22:30:00Z" w16du:dateUtc="2025-04-17T18:30:00Z"/>
        </w:rPr>
      </w:pPr>
      <w:ins w:id="284" w:author="Mikheil Kapanadze" w:date="2025-04-17T22:30:00Z" w16du:dateUtc="2025-04-17T18:30:00Z">
        <w:r>
          <w:rPr>
            <w:lang w:val="ka-GE"/>
          </w:rPr>
          <w:t>პირად</w:t>
        </w:r>
      </w:ins>
      <w:ins w:id="285" w:author="Mikheil Kapanadze" w:date="2025-04-19T15:42:00Z" w16du:dateUtc="2025-04-19T11:42:00Z">
        <w:r w:rsidR="00BE410A">
          <w:rPr>
            <w:lang w:val="ka-GE"/>
          </w:rPr>
          <w:t>ი</w:t>
        </w:r>
      </w:ins>
      <w:ins w:id="286" w:author="Mikheil Kapanadze" w:date="2025-04-17T22:30:00Z" w16du:dateUtc="2025-04-17T18:30:00Z">
        <w:r>
          <w:rPr>
            <w:lang w:val="ka-GE"/>
          </w:rPr>
          <w:t xml:space="preserve"> ნომრის მიმნიჭებელი ქვეყნის 2-სიმბოლოიანი კოდი (მაგ. </w:t>
        </w:r>
        <w:r>
          <w:t>GE)</w:t>
        </w:r>
      </w:ins>
    </w:p>
    <w:p w14:paraId="42BB2E22" w14:textId="77777777" w:rsidR="0036338F" w:rsidRPr="005968E5" w:rsidRDefault="0036338F" w:rsidP="0036338F">
      <w:pPr>
        <w:pStyle w:val="ListParagraph"/>
        <w:numPr>
          <w:ilvl w:val="0"/>
          <w:numId w:val="13"/>
        </w:numPr>
        <w:jc w:val="both"/>
        <w:rPr>
          <w:ins w:id="287" w:author="Mikheil Kapanadze" w:date="2025-04-17T22:30:00Z" w16du:dateUtc="2025-04-17T18:30:00Z"/>
        </w:rPr>
      </w:pPr>
      <w:ins w:id="288" w:author="Mikheil Kapanadze" w:date="2025-04-17T22:30:00Z" w16du:dateUtc="2025-04-17T18:30:00Z">
        <w:r>
          <w:rPr>
            <w:lang w:val="ka-GE"/>
          </w:rPr>
          <w:t>ტირე („-„)</w:t>
        </w:r>
      </w:ins>
    </w:p>
    <w:p w14:paraId="21E5B455" w14:textId="77777777" w:rsidR="0036338F" w:rsidRPr="005968E5" w:rsidRDefault="0036338F" w:rsidP="0036338F">
      <w:pPr>
        <w:pStyle w:val="ListParagraph"/>
        <w:numPr>
          <w:ilvl w:val="0"/>
          <w:numId w:val="13"/>
        </w:numPr>
        <w:jc w:val="both"/>
        <w:rPr>
          <w:ins w:id="289" w:author="Mikheil Kapanadze" w:date="2025-04-17T22:30:00Z" w16du:dateUtc="2025-04-17T18:30:00Z"/>
        </w:rPr>
      </w:pPr>
      <w:ins w:id="290" w:author="Mikheil Kapanadze" w:date="2025-04-17T22:30:00Z" w16du:dateUtc="2025-04-17T18:30:00Z">
        <w:r>
          <w:rPr>
            <w:lang w:val="ka-GE"/>
          </w:rPr>
          <w:t>პირადი ნომერი</w:t>
        </w:r>
      </w:ins>
    </w:p>
    <w:p w14:paraId="0443DC87" w14:textId="77777777" w:rsidR="0036338F" w:rsidRDefault="0036338F" w:rsidP="0036338F">
      <w:pPr>
        <w:jc w:val="both"/>
        <w:rPr>
          <w:ins w:id="291" w:author="Mikheil Kapanadze" w:date="2025-04-17T22:30:00Z" w16du:dateUtc="2025-04-17T18:30:00Z"/>
        </w:rPr>
      </w:pPr>
      <w:ins w:id="292" w:author="Mikheil Kapanadze" w:date="2025-04-17T22:30:00Z" w16du:dateUtc="2025-04-17T18:30:00Z">
        <w:r w:rsidRPr="005968E5">
          <w:rPr>
            <w:b/>
            <w:bCs/>
            <w:i/>
            <w:iCs/>
            <w:u w:val="single"/>
            <w:lang w:val="ka-GE"/>
          </w:rPr>
          <w:t>მაგალითად:</w:t>
        </w:r>
        <w:r>
          <w:rPr>
            <w:lang w:val="ka-GE"/>
          </w:rPr>
          <w:t xml:space="preserve"> </w:t>
        </w:r>
        <w:r>
          <w:t>PNOGE-12345678901</w:t>
        </w:r>
      </w:ins>
    </w:p>
    <w:p w14:paraId="50FCB954" w14:textId="77777777" w:rsidR="001C123D" w:rsidRDefault="001C123D" w:rsidP="001C123D">
      <w:pPr>
        <w:jc w:val="both"/>
        <w:rPr>
          <w:ins w:id="293" w:author="Mikheil Kapanadze" w:date="2025-04-17T22:30:00Z" w16du:dateUtc="2025-04-17T18:30:00Z"/>
          <w:lang w:val="ka-GE"/>
        </w:rPr>
      </w:pPr>
      <w:ins w:id="294" w:author="Mikheil Kapanadze" w:date="2025-04-17T22:30:00Z" w16du:dateUtc="2025-04-17T18:30:00Z">
        <w:r>
          <w:rPr>
            <w:lang w:val="ka-GE"/>
          </w:rPr>
          <w:lastRenderedPageBreak/>
          <w:t xml:space="preserve">თუ პირს იდენტობის პროვაიდერის სისტემაში მინიჭებული აქვს რამდენიმე პირადი ნომერი, </w:t>
        </w:r>
        <w:r w:rsidRPr="00A9227C">
          <w:rPr>
            <w:b/>
            <w:bCs/>
            <w:lang w:val="ka-GE"/>
          </w:rPr>
          <w:t>აუცილებელია</w:t>
        </w:r>
        <w:r>
          <w:rPr>
            <w:lang w:val="ka-GE"/>
          </w:rPr>
          <w:t xml:space="preserve"> უპირატესობა მიენიჭოს საქართველოს მიერ მინიჭებულს. </w:t>
        </w:r>
      </w:ins>
    </w:p>
    <w:p w14:paraId="0A5EBE76" w14:textId="77777777" w:rsidR="001C123D" w:rsidRDefault="001C123D" w:rsidP="001C123D">
      <w:pPr>
        <w:jc w:val="both"/>
        <w:rPr>
          <w:ins w:id="295" w:author="Mikheil Kapanadze" w:date="2025-04-17T22:30:00Z" w16du:dateUtc="2025-04-17T18:30:00Z"/>
          <w:lang w:val="ka-GE"/>
        </w:rPr>
      </w:pPr>
      <w:ins w:id="296" w:author="Mikheil Kapanadze" w:date="2025-04-17T22:30:00Z" w16du:dateUtc="2025-04-17T18:30:00Z">
        <w:r>
          <w:rPr>
            <w:lang w:val="ka-GE"/>
          </w:rPr>
          <w:t xml:space="preserve">თუ პირს მინიჭებული აქვს საქართველოს მიერ გაცემული ორი ან მეტი პირადი ნომერი, </w:t>
        </w:r>
        <w:r w:rsidRPr="00A9227C">
          <w:rPr>
            <w:b/>
            <w:bCs/>
            <w:lang w:val="ka-GE"/>
          </w:rPr>
          <w:t>აუცილებელია</w:t>
        </w:r>
        <w:r>
          <w:rPr>
            <w:lang w:val="ka-GE"/>
          </w:rPr>
          <w:t xml:space="preserve"> იდენტობის პროვაიდერმა ავთენტიფიკაციის პროცესშივე ონლაინ რეჟიმში გადაამოწმოს, რომელია მათგან სწორი და მხოლოდ ის დაუბრუნოს დაყრდნობილ მხარეს. თუ ამგვარი შემოწმება ვერ ხერხდება (მაგ. სახელმწიფო სერვისების განვითარების სააგენტოს სერვისის ხელმიუწვდომლობის გამო), </w:t>
        </w:r>
        <w:r w:rsidRPr="00A9227C">
          <w:rPr>
            <w:b/>
            <w:bCs/>
            <w:lang w:val="ka-GE"/>
          </w:rPr>
          <w:t>აუცილებელია</w:t>
        </w:r>
        <w:r>
          <w:rPr>
            <w:lang w:val="ka-GE"/>
          </w:rPr>
          <w:t xml:space="preserve"> იდენტობის პროვაიდერმა ჩათვალოს რომ პირადი ნომერი უცნობია და იმოქმედოს შესაბამისად (იხ. ქვემოთ). </w:t>
        </w:r>
      </w:ins>
    </w:p>
    <w:p w14:paraId="6FBD5A67" w14:textId="77777777" w:rsidR="001C123D" w:rsidRPr="00435652" w:rsidRDefault="001C123D" w:rsidP="001C123D">
      <w:pPr>
        <w:jc w:val="both"/>
        <w:rPr>
          <w:ins w:id="297" w:author="Mikheil Kapanadze" w:date="2025-04-17T22:30:00Z" w16du:dateUtc="2025-04-17T18:30:00Z"/>
          <w:lang w:val="ka-GE"/>
        </w:rPr>
      </w:pPr>
      <w:ins w:id="298" w:author="Mikheil Kapanadze" w:date="2025-04-17T22:30:00Z" w16du:dateUtc="2025-04-17T18:30:00Z">
        <w:r>
          <w:rPr>
            <w:lang w:val="ka-GE"/>
          </w:rPr>
          <w:t xml:space="preserve">თუ პირს მინიჭებული აქვს ორი ან მეტი პირადი ნომერი და არც ერთი მათგანი არ არის საქართველოს მიერ გაცემული, </w:t>
        </w:r>
        <w:r w:rsidRPr="00A9227C">
          <w:rPr>
            <w:b/>
            <w:bCs/>
            <w:lang w:val="ka-GE"/>
          </w:rPr>
          <w:t>აუცილებელია</w:t>
        </w:r>
        <w:r>
          <w:rPr>
            <w:lang w:val="ka-GE"/>
          </w:rPr>
          <w:t xml:space="preserve"> იდენტობის პროვაიდერმა დააბრუნოს მხოლოდ ერთი მათგანი, საკუთარი შეხედულებისამებრ, იმის გათვალისწინებით თუ რომელზე შეეძლება მას სულ მცირე ერთი მტკიცებულების (</w:t>
        </w:r>
        <w:r>
          <w:rPr>
            <w:lang w:val="de-DE"/>
          </w:rPr>
          <w:t>Evidence</w:t>
        </w:r>
        <w:r>
          <w:t xml:space="preserve">) </w:t>
        </w:r>
        <w:r>
          <w:rPr>
            <w:lang w:val="ka-GE"/>
          </w:rPr>
          <w:t>წარმოდგენა, მოთხოვნის შემთხვევაში</w:t>
        </w:r>
      </w:ins>
    </w:p>
    <w:p w14:paraId="4E4221B2" w14:textId="77777777" w:rsidR="001C123D" w:rsidRDefault="001C123D" w:rsidP="001C123D">
      <w:pPr>
        <w:jc w:val="both"/>
        <w:rPr>
          <w:ins w:id="299" w:author="Mikheil Kapanadze" w:date="2025-04-17T22:30:00Z" w16du:dateUtc="2025-04-17T18:30:00Z"/>
          <w:lang w:val="ka-GE"/>
        </w:rPr>
      </w:pPr>
      <w:ins w:id="300" w:author="Mikheil Kapanadze" w:date="2025-04-17T22:30:00Z" w16du:dateUtc="2025-04-17T18:30:00Z">
        <w:r>
          <w:rPr>
            <w:lang w:val="ka-GE"/>
          </w:rPr>
          <w:t xml:space="preserve">თუ იდენტობის პროვაიდერისათვის უცნობია პირის პირადი ნომერი, </w:t>
        </w:r>
        <w:r w:rsidRPr="00A9227C">
          <w:rPr>
            <w:b/>
            <w:bCs/>
            <w:lang w:val="ka-GE"/>
          </w:rPr>
          <w:t>აუცილებელია</w:t>
        </w:r>
        <w:r>
          <w:rPr>
            <w:lang w:val="ka-GE"/>
          </w:rPr>
          <w:t xml:space="preserve"> მან ან დააბრუნოს </w:t>
        </w:r>
        <w:r w:rsidRPr="00A9227C">
          <w:rPr>
            <w:lang w:val="ka-GE"/>
          </w:rPr>
          <w:t xml:space="preserve">personal_number როგორც null </w:t>
        </w:r>
        <w:r>
          <w:rPr>
            <w:lang w:val="ka-GE"/>
          </w:rPr>
          <w:t>მნიშვნელობა (და არა "</w:t>
        </w:r>
        <w:r w:rsidRPr="00A9227C">
          <w:rPr>
            <w:lang w:val="ka-GE"/>
          </w:rPr>
          <w:t>null</w:t>
        </w:r>
        <w:r>
          <w:rPr>
            <w:lang w:val="ka-GE"/>
          </w:rPr>
          <w:t>"</w:t>
        </w:r>
        <w:r w:rsidRPr="00A9227C">
          <w:rPr>
            <w:lang w:val="ka-GE"/>
          </w:rPr>
          <w:t xml:space="preserve"> </w:t>
        </w:r>
        <w:r>
          <w:rPr>
            <w:lang w:val="ka-GE"/>
          </w:rPr>
          <w:t xml:space="preserve">სტრიქონი), ან საერთოდ არ დააბრუნოს იგი. </w:t>
        </w:r>
        <w:r w:rsidRPr="00A9227C">
          <w:rPr>
            <w:b/>
            <w:bCs/>
            <w:lang w:val="ka-GE"/>
          </w:rPr>
          <w:t>უმჯობესია</w:t>
        </w:r>
        <w:r>
          <w:rPr>
            <w:lang w:val="ka-GE"/>
          </w:rPr>
          <w:t xml:space="preserve">, ამ შემთხვევაში </w:t>
        </w:r>
        <w:r w:rsidRPr="00A9227C">
          <w:rPr>
            <w:lang w:val="ka-GE"/>
          </w:rPr>
          <w:t>personal_number</w:t>
        </w:r>
        <w:r>
          <w:rPr>
            <w:lang w:val="ka-GE"/>
          </w:rPr>
          <w:t xml:space="preserve"> საერთოდ არ დაბრუნდეს.</w:t>
        </w:r>
      </w:ins>
    </w:p>
    <w:p w14:paraId="5A13824E" w14:textId="77777777" w:rsidR="001C123D" w:rsidRPr="00A9227C" w:rsidRDefault="001C123D" w:rsidP="001C123D">
      <w:pPr>
        <w:jc w:val="both"/>
        <w:rPr>
          <w:ins w:id="301" w:author="Mikheil Kapanadze" w:date="2025-04-17T22:30:00Z" w16du:dateUtc="2025-04-17T18:30:00Z"/>
          <w:lang w:val="ka-GE"/>
        </w:rPr>
      </w:pPr>
      <w:ins w:id="302" w:author="Mikheil Kapanadze" w:date="2025-04-17T22:30:00Z" w16du:dateUtc="2025-04-17T18:30:00Z">
        <w:r w:rsidRPr="00A9227C">
          <w:rPr>
            <w:b/>
            <w:bCs/>
            <w:i/>
            <w:iCs/>
            <w:u w:val="single"/>
            <w:lang w:val="ka-GE"/>
          </w:rPr>
          <w:t>შენიშვნა:</w:t>
        </w:r>
        <w:r>
          <w:rPr>
            <w:lang w:val="ka-GE"/>
          </w:rPr>
          <w:t xml:space="preserve"> პირადი ნომრის მიუღებლობის, ცარიელი მნიშვნელობის ან უცხო ქვეყნის მიერ მინიჭებული პირადი ნომრის მიღების შემთხვევაში დაყრდნობილი მხარე ჩათვლის რომ პირი არის საქართველოს არარეზიდენტი. შემდგომი ქმედებების შესახებ გადაწყვეტილებას მიიღებს დაყრდნობილი მხარე.</w:t>
        </w:r>
      </w:ins>
    </w:p>
    <w:p w14:paraId="75D0D259" w14:textId="77777777" w:rsidR="001C123D" w:rsidRDefault="001C123D" w:rsidP="00272ECA">
      <w:pPr>
        <w:jc w:val="both"/>
        <w:rPr>
          <w:ins w:id="303" w:author="Mikheil Kapanadze" w:date="2025-04-17T22:29:00Z" w16du:dateUtc="2025-04-17T18:29:00Z"/>
          <w:lang w:val="ka-GE"/>
        </w:rPr>
      </w:pPr>
    </w:p>
    <w:p w14:paraId="3F0DD0BD" w14:textId="77777777" w:rsidR="001C123D" w:rsidRDefault="001C123D" w:rsidP="00272ECA">
      <w:pPr>
        <w:jc w:val="both"/>
        <w:rPr>
          <w:lang w:val="ka-GE"/>
        </w:rPr>
      </w:pPr>
    </w:p>
    <w:p w14:paraId="5C57B7E1" w14:textId="5BBE3F8F" w:rsidR="0075732A" w:rsidRDefault="0075732A" w:rsidP="007C4B01">
      <w:pPr>
        <w:pStyle w:val="Heading2"/>
        <w:rPr>
          <w:lang w:val="ka-GE"/>
        </w:rPr>
      </w:pPr>
      <w:bookmarkStart w:id="304" w:name="_Toc195970401"/>
      <w:r>
        <w:rPr>
          <w:lang w:val="ka-GE"/>
        </w:rPr>
        <w:t xml:space="preserve">შემოწმებული მტკიცებების </w:t>
      </w:r>
      <w:r w:rsidR="00AC244A">
        <w:rPr>
          <w:lang w:val="ka-GE"/>
        </w:rPr>
        <w:t>გამოთხოვა</w:t>
      </w:r>
      <w:r>
        <w:rPr>
          <w:lang w:val="ka-GE"/>
        </w:rPr>
        <w:t xml:space="preserve"> </w:t>
      </w:r>
      <w:r w:rsidR="007C4B01">
        <w:t>userinfo</w:t>
      </w:r>
      <w:r w:rsidR="007C4B01">
        <w:rPr>
          <w:lang w:val="ka-GE"/>
        </w:rPr>
        <w:t>-ს საშუალებით</w:t>
      </w:r>
      <w:bookmarkEnd w:id="304"/>
    </w:p>
    <w:p w14:paraId="0EB9AF86" w14:textId="359FFA43" w:rsidR="007C4B01" w:rsidRDefault="00B54257" w:rsidP="005C16DE">
      <w:pPr>
        <w:jc w:val="both"/>
        <w:rPr>
          <w:lang w:val="ka-GE"/>
        </w:rPr>
      </w:pPr>
      <w:r w:rsidRPr="00B54257">
        <w:rPr>
          <w:b/>
          <w:bCs/>
          <w:lang w:val="ka-GE"/>
        </w:rPr>
        <w:t>აუცილებელია</w:t>
      </w:r>
      <w:r>
        <w:rPr>
          <w:lang w:val="ka-GE"/>
        </w:rPr>
        <w:t xml:space="preserve">, იდენტობის პროვაიდერი მხარს უჭერდეს შემოწმებული მტკიცებების გაცემას </w:t>
      </w:r>
      <w:r>
        <w:t>userinfo</w:t>
      </w:r>
      <w:r>
        <w:rPr>
          <w:lang w:val="ka-GE"/>
        </w:rPr>
        <w:t xml:space="preserve"> ბოლოწერტილის მეშვეობით, როგორც ეს</w:t>
      </w:r>
      <w:r w:rsidR="000C4FAD">
        <w:t xml:space="preserve"> </w:t>
      </w:r>
      <w:sdt>
        <w:sdtPr>
          <w:id w:val="-1293743827"/>
          <w:citation/>
        </w:sdtPr>
        <w:sdtEndPr/>
        <w:sdtContent>
          <w:r w:rsidR="000C4FAD">
            <w:fldChar w:fldCharType="begin"/>
          </w:r>
          <w:r w:rsidR="00C3661F">
            <w:instrText xml:space="preserve">CITATION OIDCForIA \l 1033 </w:instrText>
          </w:r>
          <w:r w:rsidR="000C4FAD">
            <w:fldChar w:fldCharType="separate"/>
          </w:r>
          <w:r w:rsidR="008A7DCD">
            <w:rPr>
              <w:noProof/>
            </w:rPr>
            <w:t>(7)</w:t>
          </w:r>
          <w:r w:rsidR="000C4FAD">
            <w:fldChar w:fldCharType="end"/>
          </w:r>
        </w:sdtContent>
      </w:sdt>
      <w:r w:rsidR="000C4FAD">
        <w:t>-</w:t>
      </w:r>
      <w:r>
        <w:rPr>
          <w:lang w:val="ka-GE"/>
        </w:rPr>
        <w:t>ით არის განსაზღვრული.</w:t>
      </w:r>
    </w:p>
    <w:p w14:paraId="737F1E9D" w14:textId="08B86D87" w:rsidR="005C16DE" w:rsidRDefault="00B54257" w:rsidP="005C16DE">
      <w:pPr>
        <w:jc w:val="both"/>
        <w:rPr>
          <w:lang w:val="ka-GE"/>
        </w:rPr>
      </w:pPr>
      <w:r w:rsidRPr="00B54257">
        <w:rPr>
          <w:b/>
          <w:bCs/>
          <w:lang w:val="ka-GE"/>
        </w:rPr>
        <w:t>აუცილებელია</w:t>
      </w:r>
      <w:r>
        <w:rPr>
          <w:lang w:val="ka-GE"/>
        </w:rPr>
        <w:t xml:space="preserve">, </w:t>
      </w:r>
      <w:r>
        <w:t>userinfo</w:t>
      </w:r>
      <w:r>
        <w:rPr>
          <w:lang w:val="ka-GE"/>
        </w:rPr>
        <w:t xml:space="preserve"> ბოლოწერტილი</w:t>
      </w:r>
      <w:r w:rsidR="00883307">
        <w:t xml:space="preserve"> </w:t>
      </w:r>
      <w:r w:rsidR="00883307">
        <w:rPr>
          <w:lang w:val="ka-GE"/>
        </w:rPr>
        <w:t>იყოს მხარდაჭერილი და მისი მისამართი მითითებული იყოს</w:t>
      </w:r>
      <w:r w:rsidR="005C16DE">
        <w:rPr>
          <w:lang w:val="ka-GE"/>
        </w:rPr>
        <w:t xml:space="preserve"> იდენტობის პროვაიდერის მეტაინფორმაციაში, </w:t>
      </w:r>
      <w:sdt>
        <w:sdtPr>
          <w:rPr>
            <w:lang w:val="ka-GE"/>
          </w:rPr>
          <w:id w:val="-802772492"/>
          <w:citation/>
        </w:sdtPr>
        <w:sdtEndPr/>
        <w:sdtContent>
          <w:r w:rsidR="005C16DE">
            <w:rPr>
              <w:lang w:val="ka-GE"/>
            </w:rPr>
            <w:fldChar w:fldCharType="begin"/>
          </w:r>
          <w:r w:rsidR="005C16DE">
            <w:instrText xml:space="preserve"> CITATION OIDCDisco \l 1033 </w:instrText>
          </w:r>
          <w:r w:rsidR="005C16DE">
            <w:rPr>
              <w:lang w:val="ka-GE"/>
            </w:rPr>
            <w:fldChar w:fldCharType="separate"/>
          </w:r>
          <w:r w:rsidR="008A7DCD">
            <w:rPr>
              <w:noProof/>
            </w:rPr>
            <w:t>(8)</w:t>
          </w:r>
          <w:r w:rsidR="005C16DE">
            <w:rPr>
              <w:lang w:val="ka-GE"/>
            </w:rPr>
            <w:fldChar w:fldCharType="end"/>
          </w:r>
        </w:sdtContent>
      </w:sdt>
      <w:r w:rsidR="005C16DE">
        <w:t>-</w:t>
      </w:r>
      <w:r w:rsidR="005C16DE">
        <w:rPr>
          <w:lang w:val="ka-GE"/>
        </w:rPr>
        <w:t>ის მიხედვით</w:t>
      </w:r>
      <w:r w:rsidR="00B37EF1">
        <w:t xml:space="preserve"> (</w:t>
      </w:r>
      <w:r w:rsidR="00B37EF1">
        <w:rPr>
          <w:lang w:val="ka-GE"/>
        </w:rPr>
        <w:t xml:space="preserve">ველი </w:t>
      </w:r>
      <w:r w:rsidR="00F646EF" w:rsidRPr="00F646EF">
        <w:rPr>
          <w:lang w:val="ka-GE"/>
        </w:rPr>
        <w:t>userinfo_endpoint</w:t>
      </w:r>
      <w:r w:rsidR="00F646EF">
        <w:rPr>
          <w:lang w:val="ka-GE"/>
        </w:rPr>
        <w:t>)</w:t>
      </w:r>
      <w:r w:rsidR="005C16DE">
        <w:rPr>
          <w:lang w:val="ka-GE"/>
        </w:rPr>
        <w:t xml:space="preserve">. </w:t>
      </w:r>
    </w:p>
    <w:p w14:paraId="510700AB" w14:textId="10D44161" w:rsidR="003D0ACD" w:rsidRDefault="00671B3E" w:rsidP="005C16DE">
      <w:pPr>
        <w:jc w:val="both"/>
        <w:rPr>
          <w:lang w:val="ka-GE"/>
        </w:rPr>
      </w:pPr>
      <w:r w:rsidRPr="00671B3E">
        <w:rPr>
          <w:b/>
          <w:bCs/>
          <w:lang w:val="ka-GE"/>
        </w:rPr>
        <w:t>აუცილებელია</w:t>
      </w:r>
      <w:r>
        <w:rPr>
          <w:lang w:val="ka-GE"/>
        </w:rPr>
        <w:t xml:space="preserve">, </w:t>
      </w:r>
      <w:r w:rsidRPr="009B3C82">
        <w:rPr>
          <w:lang w:val="ka-GE"/>
        </w:rPr>
        <w:t>userinfo</w:t>
      </w:r>
      <w:r>
        <w:rPr>
          <w:lang w:val="ka-GE"/>
        </w:rPr>
        <w:t xml:space="preserve"> ბოლოწერტილის მიერ დაბრუნებული პასუხი იყოს ხელმოწერილი და შესაბამისი ალგორითმი მითითებული იყოს მეტაინფორმაციაში </w:t>
      </w:r>
      <w:sdt>
        <w:sdtPr>
          <w:rPr>
            <w:lang w:val="ka-GE"/>
          </w:rPr>
          <w:id w:val="-1671476638"/>
          <w:citation/>
        </w:sdtPr>
        <w:sdtEndPr/>
        <w:sdtContent>
          <w:r>
            <w:rPr>
              <w:lang w:val="ka-GE"/>
            </w:rPr>
            <w:fldChar w:fldCharType="begin"/>
          </w:r>
          <w:r>
            <w:rPr>
              <w:lang w:val="ka-GE"/>
            </w:rPr>
            <w:instrText xml:space="preserve"> CITATION OIDCDisco \l 1079 </w:instrText>
          </w:r>
          <w:r>
            <w:rPr>
              <w:lang w:val="ka-GE"/>
            </w:rPr>
            <w:fldChar w:fldCharType="separate"/>
          </w:r>
          <w:r w:rsidR="008A7DCD">
            <w:rPr>
              <w:noProof/>
              <w:lang w:val="ka-GE"/>
            </w:rPr>
            <w:t>(8)</w:t>
          </w:r>
          <w:r>
            <w:rPr>
              <w:lang w:val="ka-GE"/>
            </w:rPr>
            <w:fldChar w:fldCharType="end"/>
          </w:r>
        </w:sdtContent>
      </w:sdt>
      <w:r>
        <w:rPr>
          <w:lang w:val="ka-GE"/>
        </w:rPr>
        <w:t>-ის მიხედვით</w:t>
      </w:r>
      <w:r w:rsidR="001E4453" w:rsidRPr="009B3C82">
        <w:rPr>
          <w:lang w:val="ka-GE"/>
        </w:rPr>
        <w:t xml:space="preserve"> (</w:t>
      </w:r>
      <w:r w:rsidR="001E4453">
        <w:rPr>
          <w:lang w:val="ka-GE"/>
        </w:rPr>
        <w:t xml:space="preserve">ელემენტი </w:t>
      </w:r>
      <w:r w:rsidR="001E4453" w:rsidRPr="001E4453">
        <w:rPr>
          <w:lang w:val="ka-GE"/>
        </w:rPr>
        <w:t>userinfo_signing_alg_values_supported</w:t>
      </w:r>
      <w:r w:rsidR="001E4453">
        <w:rPr>
          <w:lang w:val="ka-GE"/>
        </w:rPr>
        <w:t>)</w:t>
      </w:r>
      <w:r>
        <w:rPr>
          <w:lang w:val="ka-GE"/>
        </w:rPr>
        <w:t xml:space="preserve">. </w:t>
      </w:r>
      <w:r w:rsidR="00E97903" w:rsidRPr="00E97903">
        <w:rPr>
          <w:b/>
          <w:bCs/>
          <w:lang w:val="ka-GE"/>
        </w:rPr>
        <w:t>აუცილებელია</w:t>
      </w:r>
      <w:r w:rsidR="00E97903">
        <w:rPr>
          <w:lang w:val="ka-GE"/>
        </w:rPr>
        <w:t xml:space="preserve"> </w:t>
      </w:r>
      <w:r w:rsidR="00340CEA" w:rsidRPr="009B3C82">
        <w:rPr>
          <w:lang w:val="ka-GE"/>
        </w:rPr>
        <w:t>userinfo</w:t>
      </w:r>
      <w:r w:rsidR="00340CEA">
        <w:rPr>
          <w:lang w:val="ka-GE"/>
        </w:rPr>
        <w:t xml:space="preserve"> ბოლოწერტილის მიერ დაბრუნებულ </w:t>
      </w:r>
      <w:r w:rsidR="00340CEA" w:rsidRPr="009B3C82">
        <w:rPr>
          <w:lang w:val="ka-GE"/>
        </w:rPr>
        <w:t xml:space="preserve">JWT </w:t>
      </w:r>
      <w:r w:rsidR="00340CEA">
        <w:rPr>
          <w:lang w:val="ka-GE"/>
        </w:rPr>
        <w:t xml:space="preserve">ტოკენის ფორმატის პასუხის სათაურში </w:t>
      </w:r>
      <w:r w:rsidR="00E97903">
        <w:rPr>
          <w:lang w:val="ka-GE"/>
        </w:rPr>
        <w:t>მითითებული იყოს</w:t>
      </w:r>
      <w:r w:rsidR="003D0ACD">
        <w:rPr>
          <w:lang w:val="ka-GE"/>
        </w:rPr>
        <w:t>:</w:t>
      </w:r>
    </w:p>
    <w:p w14:paraId="0AA69AF5" w14:textId="016C6066" w:rsidR="003D0ACD" w:rsidRPr="009B3C82" w:rsidRDefault="00E97903" w:rsidP="009B3C82">
      <w:pPr>
        <w:pStyle w:val="ListParagraph"/>
        <w:numPr>
          <w:ilvl w:val="0"/>
          <w:numId w:val="34"/>
        </w:numPr>
        <w:jc w:val="both"/>
        <w:rPr>
          <w:lang w:val="ka-GE"/>
        </w:rPr>
      </w:pPr>
      <w:r w:rsidRPr="003D0ACD">
        <w:rPr>
          <w:lang w:val="ka-GE"/>
        </w:rPr>
        <w:t>ერთ-ერთი შემდეგი ალგორითმი: RS256, RS512, ES256, ES512, PS256, PS512.</w:t>
      </w:r>
      <w:r w:rsidR="005E585A" w:rsidRPr="009B3C82">
        <w:rPr>
          <w:lang w:val="ka-GE"/>
        </w:rPr>
        <w:t xml:space="preserve"> </w:t>
      </w:r>
    </w:p>
    <w:p w14:paraId="5BECF2C1" w14:textId="38DAA8A7" w:rsidR="00671B3E" w:rsidRPr="003D0ACD" w:rsidRDefault="00960854" w:rsidP="009B3C82">
      <w:pPr>
        <w:pStyle w:val="ListParagraph"/>
        <w:numPr>
          <w:ilvl w:val="0"/>
          <w:numId w:val="34"/>
        </w:numPr>
        <w:jc w:val="both"/>
        <w:rPr>
          <w:lang w:val="ka-GE"/>
        </w:rPr>
      </w:pPr>
      <w:r>
        <w:t>kid</w:t>
      </w:r>
      <w:r>
        <w:rPr>
          <w:lang w:val="ka-GE"/>
        </w:rPr>
        <w:t xml:space="preserve"> ატრიბუტი </w:t>
      </w:r>
      <w:r w:rsidR="00E709C5">
        <w:rPr>
          <w:lang w:val="ka-GE"/>
        </w:rPr>
        <w:t>რომლითაც</w:t>
      </w:r>
      <w:r w:rsidR="006258D9">
        <w:rPr>
          <w:lang w:val="ka-GE"/>
        </w:rPr>
        <w:t xml:space="preserve"> </w:t>
      </w:r>
      <w:r w:rsidR="00E709C5">
        <w:rPr>
          <w:lang w:val="ka-GE"/>
        </w:rPr>
        <w:t xml:space="preserve">მოხდება </w:t>
      </w:r>
      <w:r w:rsidR="00D67BB5">
        <w:rPr>
          <w:lang w:val="ka-GE"/>
        </w:rPr>
        <w:t>იდენტობის პროვაიდერის მეტაინფორმაციაში მითითებული გასაღებების სიმრავლეში (</w:t>
      </w:r>
      <w:r w:rsidR="00270AA0">
        <w:rPr>
          <w:lang w:val="ka-GE"/>
        </w:rPr>
        <w:t xml:space="preserve">ელემენტი </w:t>
      </w:r>
      <w:r w:rsidR="00270AA0" w:rsidRPr="00270AA0">
        <w:rPr>
          <w:lang w:val="ka-GE"/>
        </w:rPr>
        <w:t>jwks_uri</w:t>
      </w:r>
      <w:r w:rsidR="00270AA0">
        <w:rPr>
          <w:lang w:val="ka-GE"/>
        </w:rPr>
        <w:t>) ხელმოწერის გასაღების იდენტიფიცირება.</w:t>
      </w:r>
      <w:r w:rsidR="006258D9">
        <w:rPr>
          <w:lang w:val="ka-GE"/>
        </w:rPr>
        <w:t xml:space="preserve"> </w:t>
      </w:r>
      <w:commentRangeStart w:id="305"/>
      <w:r w:rsidR="006258D9" w:rsidRPr="009B3C82">
        <w:rPr>
          <w:b/>
          <w:bCs/>
          <w:lang w:val="ka-GE"/>
        </w:rPr>
        <w:t>უმჯობესია</w:t>
      </w:r>
      <w:commentRangeEnd w:id="305"/>
      <w:r w:rsidR="006258D9" w:rsidRPr="009B3C82">
        <w:rPr>
          <w:rStyle w:val="CommentReference"/>
          <w:b/>
          <w:bCs/>
        </w:rPr>
        <w:commentReference w:id="305"/>
      </w:r>
      <w:r w:rsidR="006258D9">
        <w:rPr>
          <w:lang w:val="ka-GE"/>
        </w:rPr>
        <w:t xml:space="preserve"> </w:t>
      </w:r>
      <w:r w:rsidR="00C34327">
        <w:rPr>
          <w:lang w:val="ka-GE"/>
        </w:rPr>
        <w:t xml:space="preserve">ხელმოწერისთვის გამოიყენებოდეს </w:t>
      </w:r>
      <w:r w:rsidR="00BA39AB">
        <w:rPr>
          <w:lang w:val="ka-GE"/>
        </w:rPr>
        <w:t>დახურული გასაღები, რომლის შესაბამის ღია გასაღებზეც გაცემულია</w:t>
      </w:r>
      <w:r w:rsidR="00C34327">
        <w:rPr>
          <w:lang w:val="ka-GE"/>
        </w:rPr>
        <w:t xml:space="preserve"> </w:t>
      </w:r>
      <w:r w:rsidR="00FC3B7B">
        <w:rPr>
          <w:lang w:val="ka-GE"/>
        </w:rPr>
        <w:t xml:space="preserve">ელექტრონული შტამპის სერტიფიკატი </w:t>
      </w:r>
      <w:r w:rsidR="00FC3B7B" w:rsidRPr="000D60EB">
        <w:rPr>
          <w:lang w:val="ka-GE"/>
        </w:rPr>
        <w:t xml:space="preserve"> </w:t>
      </w:r>
      <w:sdt>
        <w:sdtPr>
          <w:rPr>
            <w:lang w:val="ka-GE"/>
          </w:rPr>
          <w:id w:val="1022748273"/>
          <w:citation/>
        </w:sdtPr>
        <w:sdtEndPr/>
        <w:sdtContent>
          <w:r w:rsidR="00FC3B7B" w:rsidRPr="000D60EB">
            <w:rPr>
              <w:lang w:val="ka-GE"/>
            </w:rPr>
            <w:fldChar w:fldCharType="begin"/>
          </w:r>
          <w:r w:rsidR="00FC3B7B" w:rsidRPr="000D60EB">
            <w:rPr>
              <w:lang w:val="ka-GE"/>
            </w:rPr>
            <w:instrText xml:space="preserve"> CITATION XS2AGEO \l 1079 </w:instrText>
          </w:r>
          <w:r w:rsidR="00FC3B7B" w:rsidRPr="000D60EB">
            <w:rPr>
              <w:lang w:val="ka-GE"/>
            </w:rPr>
            <w:fldChar w:fldCharType="separate"/>
          </w:r>
          <w:r w:rsidR="008A7DCD">
            <w:rPr>
              <w:noProof/>
              <w:lang w:val="ka-GE"/>
            </w:rPr>
            <w:t>(9)</w:t>
          </w:r>
          <w:r w:rsidR="00FC3B7B" w:rsidRPr="000D60EB">
            <w:rPr>
              <w:lang w:val="ka-GE"/>
            </w:rPr>
            <w:fldChar w:fldCharType="end"/>
          </w:r>
        </w:sdtContent>
      </w:sdt>
      <w:r w:rsidR="00FC3B7B" w:rsidRPr="000D60EB">
        <w:rPr>
          <w:lang w:val="ka-GE"/>
        </w:rPr>
        <w:t xml:space="preserve"> და </w:t>
      </w:r>
      <w:sdt>
        <w:sdtPr>
          <w:rPr>
            <w:lang w:val="ka-GE"/>
          </w:rPr>
          <w:id w:val="-387101886"/>
          <w:citation/>
        </w:sdtPr>
        <w:sdtEndPr/>
        <w:sdtContent>
          <w:r w:rsidR="00FC3B7B" w:rsidRPr="000D60EB">
            <w:rPr>
              <w:lang w:val="ka-GE"/>
            </w:rPr>
            <w:fldChar w:fldCharType="begin"/>
          </w:r>
          <w:r w:rsidR="00FC3B7B" w:rsidRPr="000D60EB">
            <w:rPr>
              <w:lang w:val="ka-GE"/>
            </w:rPr>
            <w:instrText xml:space="preserve"> CITATION OFGEIAA \l 1079 </w:instrText>
          </w:r>
          <w:r w:rsidR="00FC3B7B" w:rsidRPr="000D60EB">
            <w:rPr>
              <w:lang w:val="ka-GE"/>
            </w:rPr>
            <w:fldChar w:fldCharType="separate"/>
          </w:r>
          <w:r w:rsidR="008A7DCD">
            <w:rPr>
              <w:noProof/>
              <w:lang w:val="ka-GE"/>
            </w:rPr>
            <w:t>(10)</w:t>
          </w:r>
          <w:r w:rsidR="00FC3B7B" w:rsidRPr="000D60EB">
            <w:rPr>
              <w:lang w:val="ka-GE"/>
            </w:rPr>
            <w:fldChar w:fldCharType="end"/>
          </w:r>
        </w:sdtContent>
      </w:sdt>
      <w:r w:rsidR="00FC3B7B" w:rsidRPr="000D60EB">
        <w:rPr>
          <w:lang w:val="ka-GE"/>
        </w:rPr>
        <w:t xml:space="preserve"> დოკუმენტებთან თავსებადობის მიზნებისათვის</w:t>
      </w:r>
    </w:p>
    <w:p w14:paraId="74ADB5E8" w14:textId="498D99AF" w:rsidR="00E97903" w:rsidRPr="008E4EB7" w:rsidRDefault="00E77902" w:rsidP="005C16DE">
      <w:pPr>
        <w:jc w:val="both"/>
        <w:rPr>
          <w:lang w:val="ka-GE"/>
        </w:rPr>
      </w:pPr>
      <w:r>
        <w:rPr>
          <w:lang w:val="ka-GE"/>
        </w:rPr>
        <w:lastRenderedPageBreak/>
        <w:t xml:space="preserve">იდენტობის პროვაიდერმა </w:t>
      </w:r>
      <w:r w:rsidRPr="006E068E">
        <w:rPr>
          <w:b/>
          <w:bCs/>
          <w:lang w:val="ka-GE"/>
        </w:rPr>
        <w:t>არავითარ შემთხვევაში</w:t>
      </w:r>
      <w:r>
        <w:rPr>
          <w:b/>
          <w:bCs/>
          <w:lang w:val="ka-GE"/>
        </w:rPr>
        <w:t xml:space="preserve"> </w:t>
      </w:r>
      <w:r>
        <w:rPr>
          <w:lang w:val="ka-GE"/>
        </w:rPr>
        <w:t xml:space="preserve">არ უნდა გახადოს სავალდებულო წესად </w:t>
      </w:r>
      <w:r w:rsidR="008E4EB7">
        <w:t>userinfo</w:t>
      </w:r>
      <w:r w:rsidR="008E4EB7">
        <w:rPr>
          <w:lang w:val="ka-GE"/>
        </w:rPr>
        <w:t xml:space="preserve"> ბოლოწერტილი</w:t>
      </w:r>
      <w:r>
        <w:rPr>
          <w:lang w:val="ka-GE"/>
        </w:rPr>
        <w:t>ს</w:t>
      </w:r>
      <w:r w:rsidR="008E4EB7">
        <w:rPr>
          <w:lang w:val="ka-GE"/>
        </w:rPr>
        <w:t xml:space="preserve"> მიერ დაბრუნებული პასუხი</w:t>
      </w:r>
      <w:r>
        <w:rPr>
          <w:lang w:val="ka-GE"/>
        </w:rPr>
        <w:t>ს</w:t>
      </w:r>
      <w:r w:rsidR="008E4EB7">
        <w:rPr>
          <w:lang w:val="ka-GE"/>
        </w:rPr>
        <w:t xml:space="preserve"> დაშიფრ</w:t>
      </w:r>
      <w:r>
        <w:rPr>
          <w:lang w:val="ka-GE"/>
        </w:rPr>
        <w:t>ვა:</w:t>
      </w:r>
      <w:r w:rsidR="008077CD">
        <w:rPr>
          <w:lang w:val="ka-GE"/>
        </w:rPr>
        <w:t xml:space="preserve">  </w:t>
      </w:r>
      <w:r w:rsidR="00693FB0" w:rsidRPr="00693FB0">
        <w:rPr>
          <w:b/>
          <w:bCs/>
          <w:lang w:val="ka-GE"/>
        </w:rPr>
        <w:t>აუცილებელია</w:t>
      </w:r>
      <w:r w:rsidR="00693FB0">
        <w:rPr>
          <w:lang w:val="ka-GE"/>
        </w:rPr>
        <w:t>, იდენტობის პროვაიდერი მხარს უჭერდეს მის დაბრუნებას დაუშიფრავი სახით</w:t>
      </w:r>
      <w:r>
        <w:rPr>
          <w:lang w:val="ka-GE"/>
        </w:rPr>
        <w:t xml:space="preserve">, </w:t>
      </w:r>
      <w:r w:rsidRPr="006E068E">
        <w:rPr>
          <w:b/>
          <w:bCs/>
          <w:lang w:val="ka-GE"/>
        </w:rPr>
        <w:t>შესაძლოა</w:t>
      </w:r>
      <w:r>
        <w:rPr>
          <w:lang w:val="ka-GE"/>
        </w:rPr>
        <w:t xml:space="preserve"> იგი მხარს უჭერდეს შიფრაციას როგორც ინფორმაციის დაცვის არააუცილებელ, დამატებით ზომას (მაგ. </w:t>
      </w:r>
      <w:r w:rsidR="008B5BC5">
        <w:rPr>
          <w:lang w:val="ka-GE"/>
        </w:rPr>
        <w:t xml:space="preserve">დაყრდნობილ მხარესთან შეთანხმებით და მარეგულირებელი კანონმდებლობის დაცვით, </w:t>
      </w:r>
      <w:r>
        <w:rPr>
          <w:lang w:val="ka-GE"/>
        </w:rPr>
        <w:t>განსაკუთრებული კატეგორიის პერსონალური მონაცემების დაბრუნების შემთხვევაში, რომლებიც ამ დოკუმენტით არ რეგულირდება)</w:t>
      </w:r>
      <w:r w:rsidR="008E4EB7">
        <w:rPr>
          <w:lang w:val="ka-GE"/>
        </w:rPr>
        <w:t>.</w:t>
      </w:r>
    </w:p>
    <w:p w14:paraId="4C1E78AB" w14:textId="77777777" w:rsidR="00F36924" w:rsidRDefault="00F36924" w:rsidP="007C4B01">
      <w:pPr>
        <w:rPr>
          <w:lang w:val="ka-GE"/>
        </w:rPr>
      </w:pPr>
    </w:p>
    <w:p w14:paraId="30184DA6" w14:textId="4D5CEBDE" w:rsidR="0086161F" w:rsidRDefault="00F36924" w:rsidP="0086161F">
      <w:pPr>
        <w:pStyle w:val="Heading2"/>
        <w:rPr>
          <w:lang w:val="ka-GE"/>
        </w:rPr>
      </w:pPr>
      <w:bookmarkStart w:id="306" w:name="_Toc195970402"/>
      <w:r>
        <w:rPr>
          <w:lang w:val="ka-GE"/>
        </w:rPr>
        <w:t xml:space="preserve">შემოწმებული მტკიცებების </w:t>
      </w:r>
      <w:r w:rsidR="00AC244A">
        <w:rPr>
          <w:lang w:val="ka-GE"/>
        </w:rPr>
        <w:t>გამოთხოვა</w:t>
      </w:r>
      <w:r>
        <w:rPr>
          <w:lang w:val="ka-GE"/>
        </w:rPr>
        <w:t xml:space="preserve"> </w:t>
      </w:r>
      <w:r w:rsidR="000B6959">
        <w:t>ID T</w:t>
      </w:r>
      <w:r w:rsidR="0086161F">
        <w:t>oken</w:t>
      </w:r>
      <w:r w:rsidR="0086161F">
        <w:rPr>
          <w:lang w:val="ka-GE"/>
        </w:rPr>
        <w:t xml:space="preserve"> - საშუალებით</w:t>
      </w:r>
      <w:bookmarkEnd w:id="306"/>
    </w:p>
    <w:p w14:paraId="1ECF62AC" w14:textId="5800100C" w:rsidR="00615DC4" w:rsidRPr="00615DC4" w:rsidRDefault="00615DC4" w:rsidP="00747C1A">
      <w:pPr>
        <w:jc w:val="both"/>
        <w:rPr>
          <w:lang w:val="ka-GE"/>
        </w:rPr>
      </w:pPr>
      <w:r w:rsidRPr="00326A96">
        <w:rPr>
          <w:b/>
          <w:bCs/>
          <w:lang w:val="ka-GE"/>
        </w:rPr>
        <w:t>შესაძლოა</w:t>
      </w:r>
      <w:r>
        <w:rPr>
          <w:lang w:val="ka-GE"/>
        </w:rPr>
        <w:t xml:space="preserve"> იდენტობის პროვაიდერმა მხარი დაუჭიროს შემოწმებული მტკიცებების გამოთხოვას </w:t>
      </w:r>
      <w:r>
        <w:t>ID Token</w:t>
      </w:r>
      <w:r>
        <w:rPr>
          <w:lang w:val="ka-GE"/>
        </w:rPr>
        <w:t xml:space="preserve">-ის საშუალებით, როგორც ეს აღწერილია </w:t>
      </w:r>
      <w:sdt>
        <w:sdtPr>
          <w:rPr>
            <w:lang w:val="ka-GE"/>
          </w:rPr>
          <w:id w:val="902720118"/>
          <w:citation/>
        </w:sdtPr>
        <w:sdtEndPr/>
        <w:sdtContent>
          <w:r w:rsidR="00326A96">
            <w:rPr>
              <w:lang w:val="ka-GE"/>
            </w:rPr>
            <w:fldChar w:fldCharType="begin"/>
          </w:r>
          <w:r w:rsidR="00C3661F">
            <w:rPr>
              <w:lang w:val="ka-GE"/>
            </w:rPr>
            <w:instrText xml:space="preserve">CITATION OIDCForIA \l 1079 </w:instrText>
          </w:r>
          <w:r w:rsidR="00326A96">
            <w:rPr>
              <w:lang w:val="ka-GE"/>
            </w:rPr>
            <w:fldChar w:fldCharType="separate"/>
          </w:r>
          <w:r w:rsidR="008A7DCD">
            <w:rPr>
              <w:noProof/>
              <w:lang w:val="ka-GE"/>
            </w:rPr>
            <w:t>(7)</w:t>
          </w:r>
          <w:r w:rsidR="00326A96">
            <w:rPr>
              <w:lang w:val="ka-GE"/>
            </w:rPr>
            <w:fldChar w:fldCharType="end"/>
          </w:r>
        </w:sdtContent>
      </w:sdt>
      <w:r w:rsidR="00326A96">
        <w:rPr>
          <w:lang w:val="ka-GE"/>
        </w:rPr>
        <w:t>-ით.</w:t>
      </w:r>
    </w:p>
    <w:p w14:paraId="4D66C0ED" w14:textId="24B23E44" w:rsidR="00100072" w:rsidRDefault="00AC244A" w:rsidP="00100072">
      <w:pPr>
        <w:jc w:val="both"/>
        <w:rPr>
          <w:lang w:val="ka-GE"/>
        </w:rPr>
      </w:pPr>
      <w:r>
        <w:rPr>
          <w:lang w:val="ka-GE"/>
        </w:rPr>
        <w:t>შემოწმებული მტკიცებების გაცემის მხარდაჭერა</w:t>
      </w:r>
      <w:r w:rsidR="000B6959">
        <w:rPr>
          <w:lang w:val="ka-GE"/>
        </w:rPr>
        <w:t xml:space="preserve"> </w:t>
      </w:r>
      <w:r w:rsidR="000B6959">
        <w:t>ID Token</w:t>
      </w:r>
      <w:r w:rsidR="000B6959">
        <w:rPr>
          <w:lang w:val="ka-GE"/>
        </w:rPr>
        <w:t xml:space="preserve">-ის საშუალებით </w:t>
      </w:r>
      <w:r w:rsidR="000B6959" w:rsidRPr="000B6959">
        <w:rPr>
          <w:b/>
          <w:bCs/>
          <w:lang w:val="ka-GE"/>
        </w:rPr>
        <w:t>არარეკომენდებულია</w:t>
      </w:r>
      <w:r w:rsidR="00326A96">
        <w:rPr>
          <w:lang w:val="ka-GE"/>
        </w:rPr>
        <w:t xml:space="preserve">. თუ იდენტობის პროვაიდერს სურს აღნიშნულის მხარდაჭერა, </w:t>
      </w:r>
      <w:r w:rsidR="00326A96" w:rsidRPr="00100072">
        <w:rPr>
          <w:b/>
          <w:bCs/>
          <w:lang w:val="ka-GE"/>
        </w:rPr>
        <w:t>უმჯობესია</w:t>
      </w:r>
      <w:r w:rsidR="00326A96">
        <w:rPr>
          <w:lang w:val="ka-GE"/>
        </w:rPr>
        <w:t xml:space="preserve"> მან შემოწმებული მტკიცებები </w:t>
      </w:r>
      <w:r w:rsidR="00100072">
        <w:rPr>
          <w:lang w:val="ka-GE"/>
        </w:rPr>
        <w:t xml:space="preserve">დაამატოს </w:t>
      </w:r>
      <w:r w:rsidR="00100072">
        <w:t>ID Token</w:t>
      </w:r>
      <w:r w:rsidR="00100072">
        <w:rPr>
          <w:lang w:val="ka-GE"/>
        </w:rPr>
        <w:t>-ს, თუ დაკმაყოფილებულია ერთი პირობა მაინც:</w:t>
      </w:r>
    </w:p>
    <w:p w14:paraId="033F1005" w14:textId="1A96289B" w:rsidR="00B54257" w:rsidRPr="000F725A" w:rsidRDefault="00747C1A" w:rsidP="000F725A">
      <w:pPr>
        <w:pStyle w:val="ListParagraph"/>
        <w:numPr>
          <w:ilvl w:val="0"/>
          <w:numId w:val="7"/>
        </w:numPr>
        <w:jc w:val="both"/>
      </w:pPr>
      <w:r w:rsidRPr="000F725A">
        <w:rPr>
          <w:lang w:val="ka-GE"/>
        </w:rPr>
        <w:t xml:space="preserve">ტოკენის გასაცემად გამოყენებულია </w:t>
      </w:r>
      <w:r w:rsidR="00080895">
        <w:rPr>
          <w:lang w:val="ka-GE"/>
        </w:rPr>
        <w:t>„ავტორიზაციის კოდის“</w:t>
      </w:r>
      <w:r w:rsidRPr="000F725A">
        <w:rPr>
          <w:lang w:val="ka-GE"/>
        </w:rPr>
        <w:t xml:space="preserve"> თანმიმდევრობა</w:t>
      </w:r>
      <w:r w:rsidR="00080895">
        <w:rPr>
          <w:lang w:val="ka-GE"/>
        </w:rPr>
        <w:t xml:space="preserve"> </w:t>
      </w:r>
      <w:r w:rsidR="00080895">
        <w:rPr>
          <w:lang w:val="ka-GE"/>
        </w:rPr>
        <w:fldChar w:fldCharType="begin"/>
      </w:r>
      <w:r w:rsidR="00080895">
        <w:rPr>
          <w:lang w:val="ka-GE"/>
        </w:rPr>
        <w:instrText xml:space="preserve"> REF _Ref121308863 \r \h </w:instrText>
      </w:r>
      <w:r w:rsidR="00080895">
        <w:rPr>
          <w:lang w:val="ka-GE"/>
        </w:rPr>
      </w:r>
      <w:r w:rsidR="00080895">
        <w:rPr>
          <w:lang w:val="ka-GE"/>
        </w:rPr>
        <w:fldChar w:fldCharType="separate"/>
      </w:r>
      <w:r w:rsidR="00080895">
        <w:rPr>
          <w:lang w:val="ka-GE"/>
        </w:rPr>
        <w:t>10.1</w:t>
      </w:r>
      <w:r w:rsidR="00080895">
        <w:rPr>
          <w:lang w:val="ka-GE"/>
        </w:rPr>
        <w:fldChar w:fldCharType="end"/>
      </w:r>
      <w:r w:rsidR="00080895">
        <w:rPr>
          <w:lang w:val="ka-GE"/>
        </w:rPr>
        <w:t xml:space="preserve"> მიხედვით, კლიენტის ინიციირებული შემოვლითი ავთენტიფიკაციის თანმიმდევრობა </w:t>
      </w:r>
      <w:r w:rsidR="00552C4D">
        <w:rPr>
          <w:lang w:val="ka-GE"/>
        </w:rPr>
        <w:fldChar w:fldCharType="begin"/>
      </w:r>
      <w:r w:rsidR="00552C4D">
        <w:rPr>
          <w:lang w:val="ka-GE"/>
        </w:rPr>
        <w:instrText xml:space="preserve"> REF _Ref121309841 \r \h </w:instrText>
      </w:r>
      <w:r w:rsidR="00552C4D">
        <w:rPr>
          <w:lang w:val="ka-GE"/>
        </w:rPr>
      </w:r>
      <w:r w:rsidR="00552C4D">
        <w:rPr>
          <w:lang w:val="ka-GE"/>
        </w:rPr>
        <w:fldChar w:fldCharType="separate"/>
      </w:r>
      <w:r w:rsidR="00552C4D">
        <w:rPr>
          <w:lang w:val="ka-GE"/>
        </w:rPr>
        <w:t>10.2</w:t>
      </w:r>
      <w:r w:rsidR="00552C4D">
        <w:rPr>
          <w:lang w:val="ka-GE"/>
        </w:rPr>
        <w:fldChar w:fldCharType="end"/>
      </w:r>
      <w:r w:rsidR="00552C4D">
        <w:rPr>
          <w:lang w:val="ka-GE"/>
        </w:rPr>
        <w:t xml:space="preserve"> მიხედვით</w:t>
      </w:r>
      <w:r w:rsidR="00080895">
        <w:rPr>
          <w:lang w:val="ka-GE"/>
        </w:rPr>
        <w:t xml:space="preserve"> ან ხელსაწყოს კოდის </w:t>
      </w:r>
      <w:del w:id="307" w:author="Mikheil Kapanadze" w:date="2025-04-19T15:12:00Z" w16du:dateUtc="2025-04-19T11:12:00Z">
        <w:r w:rsidR="00080895" w:rsidDel="001836AF">
          <w:rPr>
            <w:lang w:val="ka-GE"/>
          </w:rPr>
          <w:delText>თანმივდევრობა</w:delText>
        </w:r>
        <w:r w:rsidR="00A44ED5" w:rsidDel="001836AF">
          <w:rPr>
            <w:lang w:val="ka-GE"/>
          </w:rPr>
          <w:delText xml:space="preserve"> </w:delText>
        </w:r>
      </w:del>
      <w:ins w:id="308" w:author="Mikheil Kapanadze" w:date="2025-04-19T15:12:00Z" w16du:dateUtc="2025-04-19T11:12:00Z">
        <w:r w:rsidR="001836AF">
          <w:rPr>
            <w:lang w:val="ka-GE"/>
          </w:rPr>
          <w:t xml:space="preserve">თანმიმდევრობა </w:t>
        </w:r>
      </w:ins>
      <w:r w:rsidR="00981BEB">
        <w:rPr>
          <w:lang w:val="ka-GE"/>
        </w:rPr>
        <w:fldChar w:fldCharType="begin"/>
      </w:r>
      <w:r w:rsidR="00981BEB">
        <w:rPr>
          <w:lang w:val="ka-GE"/>
        </w:rPr>
        <w:instrText xml:space="preserve"> REF _Ref121309905 \r \h </w:instrText>
      </w:r>
      <w:r w:rsidR="00981BEB">
        <w:rPr>
          <w:lang w:val="ka-GE"/>
        </w:rPr>
      </w:r>
      <w:r w:rsidR="00981BEB">
        <w:rPr>
          <w:lang w:val="ka-GE"/>
        </w:rPr>
        <w:fldChar w:fldCharType="separate"/>
      </w:r>
      <w:r w:rsidR="00981BEB">
        <w:rPr>
          <w:lang w:val="ka-GE"/>
        </w:rPr>
        <w:t>10.3</w:t>
      </w:r>
      <w:r w:rsidR="00981BEB">
        <w:rPr>
          <w:lang w:val="ka-GE"/>
        </w:rPr>
        <w:fldChar w:fldCharType="end"/>
      </w:r>
      <w:r w:rsidR="0086161F" w:rsidRPr="000F725A">
        <w:rPr>
          <w:lang w:val="ka-GE"/>
        </w:rPr>
        <w:t xml:space="preserve"> </w:t>
      </w:r>
      <w:r w:rsidR="00B54257" w:rsidRPr="000F725A">
        <w:rPr>
          <w:lang w:val="ka-GE"/>
        </w:rPr>
        <w:t xml:space="preserve"> </w:t>
      </w:r>
    </w:p>
    <w:p w14:paraId="33826A64" w14:textId="6DAF42BC" w:rsidR="000F725A" w:rsidRPr="00A66EF6" w:rsidRDefault="000F725A" w:rsidP="000F725A">
      <w:pPr>
        <w:pStyle w:val="ListParagraph"/>
        <w:numPr>
          <w:ilvl w:val="0"/>
          <w:numId w:val="7"/>
        </w:numPr>
        <w:jc w:val="both"/>
      </w:pPr>
      <w:r>
        <w:t>ID Token</w:t>
      </w:r>
      <w:r>
        <w:rPr>
          <w:lang w:val="ka-GE"/>
        </w:rPr>
        <w:t xml:space="preserve"> დაშიფრულია</w:t>
      </w:r>
    </w:p>
    <w:p w14:paraId="31DA590D" w14:textId="77777777" w:rsidR="0075732A" w:rsidRPr="0075732A" w:rsidRDefault="0075732A" w:rsidP="00272ECA">
      <w:pPr>
        <w:jc w:val="both"/>
        <w:rPr>
          <w:lang w:val="ka-GE"/>
        </w:rPr>
      </w:pPr>
    </w:p>
    <w:p w14:paraId="3443FD61" w14:textId="7D4A3B03" w:rsidR="007121A3" w:rsidRDefault="004F3DCF" w:rsidP="004F3DCF">
      <w:pPr>
        <w:pStyle w:val="Heading2"/>
        <w:rPr>
          <w:lang w:val="ka-GE"/>
        </w:rPr>
      </w:pPr>
      <w:bookmarkStart w:id="309" w:name="_Ref121495835"/>
      <w:bookmarkStart w:id="310" w:name="_Toc195970403"/>
      <w:r>
        <w:rPr>
          <w:lang w:val="ka-GE"/>
        </w:rPr>
        <w:t>ნდობის ჩარჩო</w:t>
      </w:r>
      <w:bookmarkEnd w:id="309"/>
      <w:bookmarkEnd w:id="310"/>
    </w:p>
    <w:p w14:paraId="574EB4E8" w14:textId="5C77CA4E" w:rsidR="004F3DCF" w:rsidRDefault="004F3DCF" w:rsidP="00272ECA">
      <w:pPr>
        <w:jc w:val="both"/>
        <w:rPr>
          <w:lang w:val="ka-GE"/>
        </w:rPr>
      </w:pPr>
      <w:r w:rsidRPr="008E41FB">
        <w:rPr>
          <w:b/>
          <w:bCs/>
          <w:lang w:val="ka-GE"/>
        </w:rPr>
        <w:t>აუცილებელია</w:t>
      </w:r>
      <w:r>
        <w:rPr>
          <w:lang w:val="ka-GE"/>
        </w:rPr>
        <w:t xml:space="preserve">, </w:t>
      </w:r>
      <w:r w:rsidR="008E41FB">
        <w:rPr>
          <w:lang w:val="ka-GE"/>
        </w:rPr>
        <w:t>იდენტობის პროვაიდერი მხარს უჭერდეს</w:t>
      </w:r>
      <w:r>
        <w:rPr>
          <w:lang w:val="ka-GE"/>
        </w:rPr>
        <w:t xml:space="preserve"> ნდობის ჩარჩო</w:t>
      </w:r>
      <w:r w:rsidR="008E41FB">
        <w:rPr>
          <w:lang w:val="ka-GE"/>
        </w:rPr>
        <w:t>ს</w:t>
      </w:r>
      <w:r>
        <w:rPr>
          <w:lang w:val="ka-GE"/>
        </w:rPr>
        <w:t xml:space="preserve"> დასახელებით </w:t>
      </w:r>
      <w:r w:rsidRPr="009B3C82">
        <w:rPr>
          <w:lang w:val="ka-GE"/>
        </w:rPr>
        <w:t>ge_aml</w:t>
      </w:r>
      <w:r w:rsidR="00180265" w:rsidRPr="009B3C82">
        <w:rPr>
          <w:lang w:val="ka-GE"/>
        </w:rPr>
        <w:t xml:space="preserve">, </w:t>
      </w:r>
      <w:r w:rsidR="00180265">
        <w:rPr>
          <w:lang w:val="ka-GE"/>
        </w:rPr>
        <w:t xml:space="preserve">რომელიც გულისხმობს იმას, რომ </w:t>
      </w:r>
      <w:r w:rsidR="008E41FB">
        <w:rPr>
          <w:lang w:val="ka-GE"/>
        </w:rPr>
        <w:t xml:space="preserve">მტკიცებების </w:t>
      </w:r>
      <w:r w:rsidR="0080086A">
        <w:rPr>
          <w:lang w:val="ka-GE"/>
        </w:rPr>
        <w:t>შემოწმებ</w:t>
      </w:r>
      <w:r w:rsidR="008E41FB">
        <w:rPr>
          <w:lang w:val="ka-GE"/>
        </w:rPr>
        <w:t>ა განხორციელდა</w:t>
      </w:r>
      <w:r w:rsidR="0080086A">
        <w:rPr>
          <w:lang w:val="ka-GE"/>
        </w:rPr>
        <w:t xml:space="preserve"> </w:t>
      </w:r>
      <w:r w:rsidR="00B65787">
        <w:rPr>
          <w:lang w:val="ka-GE"/>
        </w:rPr>
        <w:t xml:space="preserve">საქართველოს </w:t>
      </w:r>
      <w:r w:rsidR="006B03A6">
        <w:rPr>
          <w:lang w:val="ka-GE"/>
        </w:rPr>
        <w:t xml:space="preserve">იმ </w:t>
      </w:r>
      <w:r w:rsidR="00B65787">
        <w:rPr>
          <w:lang w:val="ka-GE"/>
        </w:rPr>
        <w:t xml:space="preserve">კანონმდებლობის შესაბამისად, </w:t>
      </w:r>
      <w:r w:rsidR="006B03A6">
        <w:rPr>
          <w:lang w:val="ka-GE"/>
        </w:rPr>
        <w:t xml:space="preserve">რომელიც </w:t>
      </w:r>
      <w:r w:rsidR="0080086A">
        <w:rPr>
          <w:lang w:val="ka-GE"/>
        </w:rPr>
        <w:t xml:space="preserve">უკანონო შემოსავლების ლეგალიზაციისა და </w:t>
      </w:r>
      <w:r w:rsidR="00B65787">
        <w:rPr>
          <w:lang w:val="ka-GE"/>
        </w:rPr>
        <w:t xml:space="preserve">ფულის გათეთრების </w:t>
      </w:r>
      <w:r w:rsidR="006B03A6">
        <w:rPr>
          <w:lang w:val="ka-GE"/>
        </w:rPr>
        <w:t>წინააღმდეგ ბრძოლის მიზნით მოქმედებს ქვეყანაში.</w:t>
      </w:r>
      <w:r w:rsidR="006B03A6">
        <w:rPr>
          <w:rStyle w:val="FootnoteReference"/>
          <w:lang w:val="ka-GE"/>
        </w:rPr>
        <w:footnoteReference w:id="2"/>
      </w:r>
      <w:r w:rsidR="007F0EC8">
        <w:rPr>
          <w:lang w:val="ka-GE"/>
        </w:rPr>
        <w:t xml:space="preserve"> </w:t>
      </w:r>
      <w:r w:rsidR="007F0EC8" w:rsidRPr="00CC6194">
        <w:rPr>
          <w:b/>
          <w:bCs/>
          <w:lang w:val="ka-GE"/>
        </w:rPr>
        <w:t>აუცილებელია</w:t>
      </w:r>
      <w:r w:rsidR="007F0EC8">
        <w:rPr>
          <w:lang w:val="ka-GE"/>
        </w:rPr>
        <w:t>, აღნიშნული ჩანაწერი მითითებული იყოს</w:t>
      </w:r>
      <w:r w:rsidR="00D94587">
        <w:rPr>
          <w:lang w:val="ka-GE"/>
        </w:rPr>
        <w:t xml:space="preserve"> </w:t>
      </w:r>
      <w:r w:rsidR="000A4554">
        <w:rPr>
          <w:lang w:val="ka-GE"/>
        </w:rPr>
        <w:t>იდენტობის პროვაიდერის მეტაინფორმაციაში,</w:t>
      </w:r>
      <w:r w:rsidR="007F0EC8">
        <w:rPr>
          <w:lang w:val="ka-GE"/>
        </w:rPr>
        <w:t xml:space="preserve"> </w:t>
      </w:r>
      <w:sdt>
        <w:sdtPr>
          <w:rPr>
            <w:lang w:val="ka-GE"/>
          </w:rPr>
          <w:id w:val="-1649736031"/>
          <w:citation/>
        </w:sdtPr>
        <w:sdtEndPr/>
        <w:sdtContent>
          <w:r w:rsidR="00D94587">
            <w:rPr>
              <w:lang w:val="ka-GE"/>
            </w:rPr>
            <w:fldChar w:fldCharType="begin"/>
          </w:r>
          <w:r w:rsidR="00D94587">
            <w:rPr>
              <w:lang w:val="ka-GE"/>
            </w:rPr>
            <w:instrText xml:space="preserve"> CITATION OIDCDisco \l 1079 </w:instrText>
          </w:r>
          <w:r w:rsidR="00D94587">
            <w:rPr>
              <w:lang w:val="ka-GE"/>
            </w:rPr>
            <w:fldChar w:fldCharType="separate"/>
          </w:r>
          <w:r w:rsidR="008A7DCD">
            <w:rPr>
              <w:noProof/>
              <w:lang w:val="ka-GE"/>
            </w:rPr>
            <w:t>(8)</w:t>
          </w:r>
          <w:r w:rsidR="00D94587">
            <w:rPr>
              <w:lang w:val="ka-GE"/>
            </w:rPr>
            <w:fldChar w:fldCharType="end"/>
          </w:r>
        </w:sdtContent>
      </w:sdt>
      <w:r w:rsidR="000A4554">
        <w:rPr>
          <w:lang w:val="ka-GE"/>
        </w:rPr>
        <w:t xml:space="preserve">-ის მიხედვით (ველი </w:t>
      </w:r>
      <w:r w:rsidR="002F63BF" w:rsidRPr="002F63BF">
        <w:rPr>
          <w:lang w:val="ka-GE"/>
        </w:rPr>
        <w:t>trust_frameworks_supported</w:t>
      </w:r>
      <w:r w:rsidR="002F63BF">
        <w:rPr>
          <w:lang w:val="ka-GE"/>
        </w:rPr>
        <w:t>).</w:t>
      </w:r>
    </w:p>
    <w:p w14:paraId="3BC5B312" w14:textId="075B8B62" w:rsidR="002F63BF" w:rsidRDefault="002F63BF" w:rsidP="00272ECA">
      <w:pPr>
        <w:jc w:val="both"/>
        <w:rPr>
          <w:lang w:val="ka-GE"/>
        </w:rPr>
      </w:pPr>
      <w:r>
        <w:rPr>
          <w:lang w:val="ka-GE"/>
        </w:rPr>
        <w:t xml:space="preserve">თუ იდენტობის პროვაიდერი მხარს არ უჭერს </w:t>
      </w:r>
      <w:r>
        <w:t>ge_aml</w:t>
      </w:r>
      <w:r>
        <w:rPr>
          <w:lang w:val="ka-GE"/>
        </w:rPr>
        <w:t xml:space="preserve"> ნდობის ჩარჩოს, </w:t>
      </w:r>
      <w:r w:rsidR="00E8598C">
        <w:rPr>
          <w:lang w:val="ka-GE"/>
        </w:rPr>
        <w:t xml:space="preserve">დაყრდნობილმა მხარემ </w:t>
      </w:r>
      <w:r>
        <w:rPr>
          <w:lang w:val="ka-GE"/>
        </w:rPr>
        <w:t>აღნიშნული პროვაიდერის</w:t>
      </w:r>
      <w:r w:rsidR="00125787">
        <w:rPr>
          <w:lang w:val="ka-GE"/>
        </w:rPr>
        <w:t xml:space="preserve"> მიერ მოწოდებული ინფორმაცია</w:t>
      </w:r>
      <w:r>
        <w:rPr>
          <w:lang w:val="ka-GE"/>
        </w:rPr>
        <w:t xml:space="preserve"> </w:t>
      </w:r>
      <w:r w:rsidR="00E8598C" w:rsidRPr="00E8598C">
        <w:rPr>
          <w:b/>
          <w:bCs/>
          <w:lang w:val="ka-GE"/>
        </w:rPr>
        <w:t>არავითარ შემთხვევაში</w:t>
      </w:r>
      <w:r w:rsidR="00E8598C">
        <w:rPr>
          <w:lang w:val="ka-GE"/>
        </w:rPr>
        <w:t xml:space="preserve"> არ უნდა გამოიყენოს ღია ფინანსების სისტემაში მომხმარებლის იდენტიფიკაციისა და ავთენტიფიკაციის მიზნებისათვის.</w:t>
      </w:r>
    </w:p>
    <w:p w14:paraId="5DCD711E" w14:textId="77777777" w:rsidR="00594370" w:rsidRDefault="00594370" w:rsidP="00594370">
      <w:pPr>
        <w:jc w:val="both"/>
        <w:rPr>
          <w:lang w:val="ka-GE"/>
        </w:rPr>
      </w:pPr>
      <w:r>
        <w:rPr>
          <w:lang w:val="ka-GE"/>
        </w:rPr>
        <w:t>მაგალითად :</w:t>
      </w:r>
    </w:p>
    <w:tbl>
      <w:tblPr>
        <w:tblStyle w:val="TableGrid"/>
        <w:tblW w:w="0" w:type="auto"/>
        <w:tblLook w:val="04A0" w:firstRow="1" w:lastRow="0" w:firstColumn="1" w:lastColumn="0" w:noHBand="0" w:noVBand="1"/>
      </w:tblPr>
      <w:tblGrid>
        <w:gridCol w:w="9350"/>
      </w:tblGrid>
      <w:tr w:rsidR="00594370" w14:paraId="621BE50F" w14:textId="77777777" w:rsidTr="00594370">
        <w:tc>
          <w:tcPr>
            <w:tcW w:w="9350" w:type="dxa"/>
            <w:tcBorders>
              <w:top w:val="single" w:sz="4" w:space="0" w:color="auto"/>
              <w:left w:val="single" w:sz="4" w:space="0" w:color="auto"/>
              <w:bottom w:val="single" w:sz="4" w:space="0" w:color="auto"/>
              <w:right w:val="single" w:sz="4" w:space="0" w:color="auto"/>
            </w:tcBorders>
            <w:hideMark/>
          </w:tcPr>
          <w:p w14:paraId="25F30D51" w14:textId="77777777" w:rsidR="00594370" w:rsidRDefault="00594370">
            <w:pPr>
              <w:jc w:val="both"/>
              <w:rPr>
                <w:rFonts w:ascii="Courier New" w:hAnsi="Courier New" w:cs="Courier New"/>
                <w:lang w:val="ka-GE"/>
              </w:rPr>
            </w:pPr>
            <w:r>
              <w:rPr>
                <w:rFonts w:ascii="Courier New" w:hAnsi="Courier New" w:cs="Courier New"/>
                <w:lang w:val="ka-GE"/>
              </w:rPr>
              <w:t xml:space="preserve">  verified_claims_supported:true,</w:t>
            </w:r>
          </w:p>
          <w:p w14:paraId="78529C7D" w14:textId="7E5868CE" w:rsidR="00594370" w:rsidRDefault="00594370">
            <w:pPr>
              <w:jc w:val="both"/>
              <w:rPr>
                <w:rFonts w:ascii="Courier New" w:hAnsi="Courier New" w:cs="Courier New"/>
                <w:lang w:val="ka-GE"/>
              </w:rPr>
            </w:pPr>
            <w:r>
              <w:rPr>
                <w:rFonts w:ascii="Courier New" w:hAnsi="Courier New" w:cs="Courier New"/>
                <w:lang w:val="ka-GE"/>
              </w:rPr>
              <w:t xml:space="preserve">  trust_frameworks_supported:[</w:t>
            </w:r>
          </w:p>
          <w:p w14:paraId="144A4CDE" w14:textId="20B99296" w:rsidR="00594370" w:rsidRDefault="00594370">
            <w:pPr>
              <w:jc w:val="both"/>
              <w:rPr>
                <w:rFonts w:ascii="Courier New" w:hAnsi="Courier New" w:cs="Courier New"/>
                <w:lang w:val="ka-GE"/>
              </w:rPr>
            </w:pPr>
            <w:r>
              <w:rPr>
                <w:rFonts w:ascii="Courier New" w:hAnsi="Courier New" w:cs="Courier New"/>
                <w:lang w:val="ka-GE"/>
              </w:rPr>
              <w:t xml:space="preserve">       "</w:t>
            </w:r>
            <w:r>
              <w:rPr>
                <w:rFonts w:ascii="Courier New" w:hAnsi="Courier New" w:cs="Courier New"/>
              </w:rPr>
              <w:t>ge_aml</w:t>
            </w:r>
            <w:r>
              <w:rPr>
                <w:rFonts w:ascii="Courier New" w:hAnsi="Courier New" w:cs="Courier New"/>
                <w:lang w:val="ka-GE"/>
              </w:rPr>
              <w:t>"</w:t>
            </w:r>
          </w:p>
          <w:p w14:paraId="01739208" w14:textId="0A393FC4" w:rsidR="00594370" w:rsidRDefault="00594370">
            <w:pPr>
              <w:jc w:val="both"/>
              <w:rPr>
                <w:rFonts w:ascii="Courier New" w:hAnsi="Courier New" w:cs="Courier New"/>
                <w:lang w:val="ka-GE"/>
              </w:rPr>
            </w:pPr>
            <w:r>
              <w:rPr>
                <w:rFonts w:ascii="Courier New" w:hAnsi="Courier New" w:cs="Courier New"/>
                <w:lang w:val="ka-GE"/>
              </w:rPr>
              <w:t xml:space="preserve">  ]</w:t>
            </w:r>
          </w:p>
          <w:p w14:paraId="49B5E4EB" w14:textId="514FE951" w:rsidR="00594370" w:rsidRDefault="00594370">
            <w:pPr>
              <w:jc w:val="both"/>
              <w:rPr>
                <w:lang w:val="ka-GE"/>
              </w:rPr>
            </w:pPr>
          </w:p>
        </w:tc>
      </w:tr>
    </w:tbl>
    <w:p w14:paraId="4B3B50FF" w14:textId="77777777" w:rsidR="00CC6194" w:rsidRDefault="00CC6194" w:rsidP="00272ECA">
      <w:pPr>
        <w:jc w:val="both"/>
        <w:rPr>
          <w:lang w:val="ka-GE"/>
        </w:rPr>
      </w:pPr>
    </w:p>
    <w:p w14:paraId="011AE30C" w14:textId="69C6E575" w:rsidR="00FF2AEF" w:rsidRDefault="008A2533" w:rsidP="008A2533">
      <w:pPr>
        <w:pStyle w:val="Heading3"/>
        <w:rPr>
          <w:lang w:val="ka-GE"/>
        </w:rPr>
      </w:pPr>
      <w:bookmarkStart w:id="311" w:name="_Toc195970404"/>
      <w:r>
        <w:t xml:space="preserve">ge_aml </w:t>
      </w:r>
      <w:r>
        <w:rPr>
          <w:lang w:val="ka-GE"/>
        </w:rPr>
        <w:t>ნდობის ჩარჩოს დამატებითი ატრიბუტები</w:t>
      </w:r>
      <w:bookmarkEnd w:id="311"/>
    </w:p>
    <w:p w14:paraId="189FD553" w14:textId="77777777" w:rsidR="00226514" w:rsidRDefault="00846053" w:rsidP="009B3C82">
      <w:pPr>
        <w:jc w:val="both"/>
        <w:rPr>
          <w:lang w:val="ka-GE"/>
        </w:rPr>
      </w:pPr>
      <w:r>
        <w:rPr>
          <w:lang w:val="ka-GE"/>
        </w:rPr>
        <w:t>როდესაც ნდობის ჩარჩო არის</w:t>
      </w:r>
      <w:r>
        <w:t xml:space="preserve"> ge_aml, </w:t>
      </w:r>
      <w:r w:rsidR="00226514" w:rsidRPr="00226514">
        <w:t xml:space="preserve">verification </w:t>
      </w:r>
      <w:r w:rsidR="00226514">
        <w:rPr>
          <w:lang w:val="ka-GE"/>
        </w:rPr>
        <w:t>ელემენტის დანარჩენი ველები განისაზღვრება ამ თავის მიხედვით:</w:t>
      </w:r>
    </w:p>
    <w:p w14:paraId="7210DD4D" w14:textId="0311D104" w:rsidR="008A2533" w:rsidRPr="009B3C82" w:rsidRDefault="00846053" w:rsidP="009B3C82">
      <w:pPr>
        <w:pStyle w:val="ListParagraph"/>
        <w:numPr>
          <w:ilvl w:val="0"/>
          <w:numId w:val="32"/>
        </w:numPr>
        <w:jc w:val="both"/>
        <w:rPr>
          <w:lang w:val="ka-GE"/>
        </w:rPr>
      </w:pPr>
      <w:r w:rsidRPr="00226514">
        <w:rPr>
          <w:lang w:val="ka-GE"/>
        </w:rPr>
        <w:t>assurance_level</w:t>
      </w:r>
      <w:r w:rsidR="00226514">
        <w:rPr>
          <w:lang w:val="ka-GE"/>
        </w:rPr>
        <w:t xml:space="preserve"> - </w:t>
      </w:r>
      <w:r w:rsidR="00226514" w:rsidRPr="009B3C82">
        <w:rPr>
          <w:b/>
          <w:bCs/>
          <w:lang w:val="ka-GE"/>
        </w:rPr>
        <w:t>არააუცილებელია</w:t>
      </w:r>
      <w:r w:rsidR="00226514">
        <w:rPr>
          <w:lang w:val="ka-GE"/>
        </w:rPr>
        <w:t>. დაბრუნების შემთხვევაში</w:t>
      </w:r>
      <w:r w:rsidR="006B2162">
        <w:rPr>
          <w:lang w:val="ka-GE"/>
        </w:rPr>
        <w:t>, დოკუმენტის ამ ვერსიასთან თავსებადობის მიზნებისათვის</w:t>
      </w:r>
      <w:r w:rsidR="00226514">
        <w:rPr>
          <w:lang w:val="ka-GE"/>
        </w:rPr>
        <w:t xml:space="preserve"> </w:t>
      </w:r>
      <w:r w:rsidR="00226514" w:rsidRPr="009B3C82">
        <w:rPr>
          <w:b/>
          <w:bCs/>
          <w:lang w:val="ka-GE"/>
        </w:rPr>
        <w:t>აუცილებელია</w:t>
      </w:r>
      <w:r w:rsidR="00226514">
        <w:rPr>
          <w:lang w:val="ka-GE"/>
        </w:rPr>
        <w:t xml:space="preserve"> მისი მნიშვნელობა იყოს</w:t>
      </w:r>
      <w:r w:rsidR="00CE547F">
        <w:rPr>
          <w:lang w:val="ka-GE"/>
        </w:rPr>
        <w:t xml:space="preserve"> ერთ-ერთი </w:t>
      </w:r>
      <w:r w:rsidR="001C0442">
        <w:rPr>
          <w:lang w:val="ka-GE"/>
        </w:rPr>
        <w:t xml:space="preserve">მნიშვნელობა რაც </w:t>
      </w:r>
      <w:r w:rsidR="008078AC">
        <w:rPr>
          <w:lang w:val="ka-GE"/>
        </w:rPr>
        <w:t xml:space="preserve">განსაზღვრულია </w:t>
      </w:r>
      <w:r w:rsidR="008078AC">
        <w:rPr>
          <w:lang w:val="ka-GE"/>
        </w:rPr>
        <w:fldChar w:fldCharType="begin"/>
      </w:r>
      <w:r w:rsidR="008078AC">
        <w:rPr>
          <w:lang w:val="ka-GE"/>
        </w:rPr>
        <w:instrText xml:space="preserve"> REF _Ref121507182 \h </w:instrText>
      </w:r>
      <w:r w:rsidR="008078AC">
        <w:rPr>
          <w:lang w:val="ka-GE"/>
        </w:rPr>
      </w:r>
      <w:r w:rsidR="008078AC">
        <w:rPr>
          <w:lang w:val="ka-GE"/>
        </w:rPr>
        <w:fldChar w:fldCharType="separate"/>
      </w:r>
      <w:r w:rsidR="008078AC">
        <w:t xml:space="preserve">ცხრილი </w:t>
      </w:r>
      <w:r w:rsidR="008078AC">
        <w:rPr>
          <w:noProof/>
        </w:rPr>
        <w:t>3</w:t>
      </w:r>
      <w:r w:rsidR="008078AC">
        <w:rPr>
          <w:lang w:val="ka-GE"/>
        </w:rPr>
        <w:fldChar w:fldCharType="end"/>
      </w:r>
      <w:r w:rsidR="008078AC">
        <w:rPr>
          <w:lang w:val="ka-GE"/>
        </w:rPr>
        <w:t>-ში</w:t>
      </w:r>
    </w:p>
    <w:p w14:paraId="227D43A2" w14:textId="210AB5C8" w:rsidR="007F790C" w:rsidRDefault="0048203B" w:rsidP="009B3C82">
      <w:pPr>
        <w:pStyle w:val="ListParagraph"/>
        <w:numPr>
          <w:ilvl w:val="0"/>
          <w:numId w:val="32"/>
        </w:numPr>
        <w:jc w:val="both"/>
        <w:rPr>
          <w:lang w:val="ka-GE"/>
        </w:rPr>
      </w:pPr>
      <w:r>
        <w:t>time</w:t>
      </w:r>
      <w:r>
        <w:rPr>
          <w:lang w:val="ka-GE"/>
        </w:rPr>
        <w:t xml:space="preserve"> - </w:t>
      </w:r>
      <w:r w:rsidRPr="009B3C82">
        <w:rPr>
          <w:b/>
          <w:bCs/>
          <w:lang w:val="ka-GE"/>
        </w:rPr>
        <w:t>აუცილებელია</w:t>
      </w:r>
      <w:r>
        <w:rPr>
          <w:lang w:val="ka-GE"/>
        </w:rPr>
        <w:t xml:space="preserve"> და მიუთითებს</w:t>
      </w:r>
      <w:r w:rsidR="00A600D6">
        <w:rPr>
          <w:lang w:val="ka-GE"/>
        </w:rPr>
        <w:t xml:space="preserve"> უახლეს თარიღს და დროს, </w:t>
      </w:r>
      <w:r w:rsidR="00B66453">
        <w:rPr>
          <w:lang w:val="ka-GE"/>
        </w:rPr>
        <w:t xml:space="preserve">რომლის მდგომარეობითაც </w:t>
      </w:r>
      <w:r w:rsidR="005D5FFB">
        <w:rPr>
          <w:lang w:val="ka-GE"/>
        </w:rPr>
        <w:t>იდენტობის პროვაიდერ</w:t>
      </w:r>
      <w:r w:rsidR="00EF7F98">
        <w:rPr>
          <w:lang w:val="ka-GE"/>
        </w:rPr>
        <w:t xml:space="preserve">მა მიაღწია </w:t>
      </w:r>
      <w:r w:rsidR="00EF7F98">
        <w:t>assurance_level</w:t>
      </w:r>
      <w:r w:rsidR="00EF7F98">
        <w:rPr>
          <w:lang w:val="ka-GE"/>
        </w:rPr>
        <w:t xml:space="preserve"> -ით მითითებულ რწმუნების დონეს</w:t>
      </w:r>
      <w:r w:rsidR="005119B3">
        <w:rPr>
          <w:lang w:val="ka-GE"/>
        </w:rPr>
        <w:t>.</w:t>
      </w:r>
    </w:p>
    <w:tbl>
      <w:tblPr>
        <w:tblStyle w:val="TableGrid"/>
        <w:tblW w:w="0" w:type="auto"/>
        <w:tblLook w:val="04A0" w:firstRow="1" w:lastRow="0" w:firstColumn="1" w:lastColumn="0" w:noHBand="0" w:noVBand="1"/>
      </w:tblPr>
      <w:tblGrid>
        <w:gridCol w:w="1980"/>
        <w:gridCol w:w="7370"/>
      </w:tblGrid>
      <w:tr w:rsidR="003C61E2" w14:paraId="6F07EDE6" w14:textId="77777777" w:rsidTr="009B3C82">
        <w:tc>
          <w:tcPr>
            <w:tcW w:w="1980" w:type="dxa"/>
            <w:shd w:val="clear" w:color="auto" w:fill="AEAAAA" w:themeFill="background2" w:themeFillShade="BF"/>
          </w:tcPr>
          <w:p w14:paraId="4FAA1A03" w14:textId="0235C300" w:rsidR="003C61E2" w:rsidRPr="00C53AA8" w:rsidRDefault="00C53AA8" w:rsidP="00F641C3">
            <w:pPr>
              <w:jc w:val="both"/>
              <w:rPr>
                <w:lang w:val="ka-GE"/>
              </w:rPr>
            </w:pPr>
            <w:r>
              <w:rPr>
                <w:lang w:val="ka-GE"/>
              </w:rPr>
              <w:t>რწმუნების დონე</w:t>
            </w:r>
          </w:p>
        </w:tc>
        <w:tc>
          <w:tcPr>
            <w:tcW w:w="7370" w:type="dxa"/>
            <w:shd w:val="clear" w:color="auto" w:fill="AEAAAA" w:themeFill="background2" w:themeFillShade="BF"/>
          </w:tcPr>
          <w:p w14:paraId="4BB4B81C" w14:textId="357E295F" w:rsidR="003C61E2" w:rsidRPr="003C61E2" w:rsidRDefault="003C61E2" w:rsidP="00F641C3">
            <w:pPr>
              <w:jc w:val="both"/>
              <w:rPr>
                <w:lang w:val="ka-GE"/>
              </w:rPr>
            </w:pPr>
            <w:r>
              <w:rPr>
                <w:lang w:val="ka-GE"/>
              </w:rPr>
              <w:t>განმარტება</w:t>
            </w:r>
          </w:p>
        </w:tc>
      </w:tr>
      <w:tr w:rsidR="003C61E2" w14:paraId="714F222A" w14:textId="77777777" w:rsidTr="009B3C82">
        <w:tc>
          <w:tcPr>
            <w:tcW w:w="1980" w:type="dxa"/>
          </w:tcPr>
          <w:p w14:paraId="1E3E87B1" w14:textId="051DBA48" w:rsidR="003C61E2" w:rsidRPr="009B3C82" w:rsidRDefault="003C61E2" w:rsidP="00F641C3">
            <w:pPr>
              <w:jc w:val="both"/>
            </w:pPr>
            <w:r>
              <w:t>basic</w:t>
            </w:r>
          </w:p>
        </w:tc>
        <w:tc>
          <w:tcPr>
            <w:tcW w:w="7370" w:type="dxa"/>
          </w:tcPr>
          <w:p w14:paraId="457A6C24" w14:textId="00FD801C" w:rsidR="003C61E2" w:rsidRDefault="00D77222" w:rsidP="003C61E2">
            <w:pPr>
              <w:pStyle w:val="ListParagraph"/>
              <w:numPr>
                <w:ilvl w:val="0"/>
                <w:numId w:val="33"/>
              </w:numPr>
              <w:jc w:val="both"/>
              <w:rPr>
                <w:lang w:val="ka-GE"/>
              </w:rPr>
            </w:pPr>
            <w:r>
              <w:rPr>
                <w:lang w:val="ka-GE"/>
              </w:rPr>
              <w:t xml:space="preserve">პირის </w:t>
            </w:r>
            <w:r w:rsidR="003C61E2">
              <w:rPr>
                <w:lang w:val="ka-GE"/>
              </w:rPr>
              <w:t xml:space="preserve">ვინაობა არის დადასტურებული შესაბამისი მტკიცებულებებით, რომლის </w:t>
            </w:r>
            <w:r w:rsidR="00E56BBF">
              <w:rPr>
                <w:lang w:val="ka-GE"/>
              </w:rPr>
              <w:t xml:space="preserve">დაბრუნებაც იდენტობის პროვაიდერს შეუძლია </w:t>
            </w:r>
            <w:r w:rsidR="00E56BBF">
              <w:t>evidence</w:t>
            </w:r>
            <w:r w:rsidR="00E56BBF">
              <w:rPr>
                <w:lang w:val="ka-GE"/>
              </w:rPr>
              <w:t xml:space="preserve"> ელემენტში, მოთხოვნის შემთხვევაში</w:t>
            </w:r>
          </w:p>
          <w:p w14:paraId="42094A87" w14:textId="77777777" w:rsidR="00E56BBF" w:rsidRDefault="00D77222" w:rsidP="003C61E2">
            <w:pPr>
              <w:pStyle w:val="ListParagraph"/>
              <w:numPr>
                <w:ilvl w:val="0"/>
                <w:numId w:val="33"/>
              </w:numPr>
              <w:jc w:val="both"/>
              <w:rPr>
                <w:lang w:val="ka-GE"/>
              </w:rPr>
            </w:pPr>
            <w:r>
              <w:rPr>
                <w:lang w:val="ka-GE"/>
              </w:rPr>
              <w:t>პირი არ ირიცხება</w:t>
            </w:r>
            <w:r w:rsidR="00777A1E">
              <w:rPr>
                <w:lang w:val="ka-GE"/>
              </w:rPr>
              <w:t xml:space="preserve"> საერთაშორისო </w:t>
            </w:r>
            <w:r w:rsidR="003D32DA">
              <w:rPr>
                <w:lang w:val="ka-GE"/>
              </w:rPr>
              <w:t>და ლოკალურ მონაცემთა ბაზ</w:t>
            </w:r>
            <w:r w:rsidR="004E45EA">
              <w:rPr>
                <w:lang w:val="ka-GE"/>
              </w:rPr>
              <w:t>ებში</w:t>
            </w:r>
            <w:r>
              <w:rPr>
                <w:lang w:val="ka-GE"/>
              </w:rPr>
              <w:t xml:space="preserve"> რომლებიც შეიცავენ ცნობას ტერორისტებზე, ძებნილებზე</w:t>
            </w:r>
          </w:p>
          <w:p w14:paraId="5FE863F2" w14:textId="713A66F6" w:rsidR="004B4DF0" w:rsidRPr="003C61E2" w:rsidRDefault="004B4DF0" w:rsidP="009B3C82">
            <w:pPr>
              <w:pStyle w:val="ListParagraph"/>
              <w:keepNext/>
              <w:numPr>
                <w:ilvl w:val="0"/>
                <w:numId w:val="33"/>
              </w:numPr>
              <w:jc w:val="both"/>
              <w:rPr>
                <w:lang w:val="ka-GE"/>
              </w:rPr>
            </w:pPr>
            <w:r>
              <w:rPr>
                <w:lang w:val="ka-GE"/>
              </w:rPr>
              <w:t>პირი</w:t>
            </w:r>
            <w:r w:rsidR="00CF2314">
              <w:rPr>
                <w:lang w:val="ka-GE"/>
              </w:rPr>
              <w:t>ს არსებობა</w:t>
            </w:r>
            <w:r>
              <w:rPr>
                <w:lang w:val="ka-GE"/>
              </w:rPr>
              <w:t xml:space="preserve"> გადამოწმდა პოლიტიკურად აქტიურ პირთა რეესტრში</w:t>
            </w:r>
          </w:p>
        </w:tc>
      </w:tr>
    </w:tbl>
    <w:p w14:paraId="4052AFD8" w14:textId="6121F598" w:rsidR="00F641C3" w:rsidRDefault="00CF2314" w:rsidP="009B3C82">
      <w:pPr>
        <w:pStyle w:val="Caption"/>
        <w:rPr>
          <w:lang w:val="ka-GE"/>
        </w:rPr>
      </w:pPr>
      <w:bookmarkStart w:id="312" w:name="_Ref121507182"/>
      <w:bookmarkStart w:id="313" w:name="_Ref121507122"/>
      <w:r>
        <w:t xml:space="preserve">ცხრილი </w:t>
      </w:r>
      <w:fldSimple w:instr=" SEQ ცხრილი \* ARABIC ">
        <w:r>
          <w:rPr>
            <w:noProof/>
          </w:rPr>
          <w:t>3</w:t>
        </w:r>
      </w:fldSimple>
      <w:bookmarkEnd w:id="312"/>
      <w:r>
        <w:rPr>
          <w:lang w:val="ka-GE"/>
        </w:rPr>
        <w:t>: რწმუნების დონეები</w:t>
      </w:r>
      <w:bookmarkEnd w:id="313"/>
    </w:p>
    <w:p w14:paraId="28FB026D" w14:textId="77777777" w:rsidR="00B20916" w:rsidRDefault="00B20916" w:rsidP="00F641C3">
      <w:pPr>
        <w:jc w:val="both"/>
        <w:rPr>
          <w:lang w:val="ka-GE"/>
        </w:rPr>
      </w:pPr>
    </w:p>
    <w:p w14:paraId="4E4DE475" w14:textId="0E8955E5" w:rsidR="00F641C3" w:rsidRDefault="00F641C3" w:rsidP="00F641C3">
      <w:pPr>
        <w:jc w:val="both"/>
        <w:rPr>
          <w:lang w:val="ka-GE"/>
        </w:rPr>
      </w:pPr>
      <w:r w:rsidRPr="009B3C82">
        <w:rPr>
          <w:b/>
          <w:bCs/>
          <w:i/>
          <w:iCs/>
          <w:u w:val="single"/>
          <w:lang w:val="ka-GE"/>
        </w:rPr>
        <w:t>შენიშვნა:</w:t>
      </w:r>
      <w:r>
        <w:rPr>
          <w:lang w:val="ka-GE"/>
        </w:rPr>
        <w:t xml:space="preserve"> ელემენტში </w:t>
      </w:r>
      <w:r w:rsidRPr="009B3C82">
        <w:rPr>
          <w:lang w:val="ka-GE"/>
        </w:rPr>
        <w:t>verification</w:t>
      </w:r>
      <w:r>
        <w:rPr>
          <w:lang w:val="ka-GE"/>
        </w:rPr>
        <w:t xml:space="preserve"> მითითებული დრო </w:t>
      </w:r>
      <w:r w:rsidRPr="009B3C82">
        <w:rPr>
          <w:b/>
          <w:bCs/>
          <w:lang w:val="ka-GE"/>
        </w:rPr>
        <w:t>შესაძლოა</w:t>
      </w:r>
      <w:r>
        <w:rPr>
          <w:lang w:val="ka-GE"/>
        </w:rPr>
        <w:t xml:space="preserve"> არ ემთხვეოდეს </w:t>
      </w:r>
      <w:r w:rsidR="00320BFC">
        <w:rPr>
          <w:lang w:val="ka-GE"/>
        </w:rPr>
        <w:t>მტკიცებულებების (</w:t>
      </w:r>
      <w:r w:rsidR="00320BFC" w:rsidRPr="009B3C82">
        <w:rPr>
          <w:lang w:val="ka-GE"/>
        </w:rPr>
        <w:t xml:space="preserve">evidence) </w:t>
      </w:r>
      <w:r w:rsidR="00320BFC">
        <w:rPr>
          <w:lang w:val="ka-GE"/>
        </w:rPr>
        <w:t>ელემენტში კონკრეტული მტკიცებულების გადამოწმების დროს</w:t>
      </w:r>
      <w:r w:rsidR="00AB1231">
        <w:rPr>
          <w:lang w:val="ka-GE"/>
        </w:rPr>
        <w:t xml:space="preserve">. </w:t>
      </w:r>
      <w:r w:rsidR="00320BFC">
        <w:rPr>
          <w:lang w:val="ka-GE"/>
        </w:rPr>
        <w:t xml:space="preserve">მაგალითად </w:t>
      </w:r>
      <w:r w:rsidR="00320BFC" w:rsidRPr="009B3C82">
        <w:rPr>
          <w:lang w:val="ka-GE"/>
        </w:rPr>
        <w:t>AML</w:t>
      </w:r>
      <w:r w:rsidR="00320BFC">
        <w:rPr>
          <w:lang w:val="ka-GE"/>
        </w:rPr>
        <w:t xml:space="preserve"> შემოწმება არის პერიოდული პროცესი</w:t>
      </w:r>
      <w:r w:rsidR="00CE30FF">
        <w:rPr>
          <w:lang w:val="ka-GE"/>
        </w:rPr>
        <w:t xml:space="preserve"> და ის შეიძლება განხორციელდეს რამდენჯერმე, მაშინაც კი როდესაც მომხმარებლის </w:t>
      </w:r>
      <w:r w:rsidR="00AB1231">
        <w:rPr>
          <w:lang w:val="ka-GE"/>
        </w:rPr>
        <w:t xml:space="preserve">საიდენტიფიკაციო დოკუმენტი მოქმედია. ამდენად, </w:t>
      </w:r>
      <w:r w:rsidR="00AB1231" w:rsidRPr="009B3C82">
        <w:rPr>
          <w:lang w:val="ka-GE"/>
        </w:rPr>
        <w:t>verification/time</w:t>
      </w:r>
      <w:r w:rsidR="00AB1231">
        <w:rPr>
          <w:lang w:val="ka-GE"/>
        </w:rPr>
        <w:t xml:space="preserve"> ელემენტის მნიშვნელობა იქნება უფრო ახალი, ვიდრე </w:t>
      </w:r>
      <w:r w:rsidR="0066745D" w:rsidRPr="009B3C82">
        <w:rPr>
          <w:lang w:val="ka-GE"/>
        </w:rPr>
        <w:t>evidence</w:t>
      </w:r>
      <w:r w:rsidR="0066745D">
        <w:rPr>
          <w:lang w:val="ka-GE"/>
        </w:rPr>
        <w:t>-ში კონკრეტული დოკუმენტის დრო.</w:t>
      </w:r>
    </w:p>
    <w:p w14:paraId="7DA5AF47" w14:textId="77777777" w:rsidR="00476D5E" w:rsidRPr="0066745D" w:rsidRDefault="00476D5E" w:rsidP="00F641C3">
      <w:pPr>
        <w:jc w:val="both"/>
        <w:rPr>
          <w:lang w:val="ka-GE"/>
        </w:rPr>
      </w:pPr>
    </w:p>
    <w:p w14:paraId="3C6AC29B" w14:textId="77777777" w:rsidR="000A1589" w:rsidRPr="009B3C82" w:rsidRDefault="000A1589" w:rsidP="00AB196E">
      <w:pPr>
        <w:jc w:val="both"/>
        <w:rPr>
          <w:rFonts w:asciiTheme="majorHAnsi" w:eastAsiaTheme="majorEastAsia" w:hAnsiTheme="majorHAnsi" w:cstheme="majorBidi"/>
          <w:color w:val="2F5496" w:themeColor="accent1" w:themeShade="BF"/>
          <w:sz w:val="26"/>
          <w:szCs w:val="26"/>
          <w:lang w:val="ka-GE"/>
        </w:rPr>
      </w:pPr>
    </w:p>
    <w:p w14:paraId="1BE1A32D" w14:textId="09397095" w:rsidR="00CC6194" w:rsidRDefault="006F3C7A" w:rsidP="006C5AB5">
      <w:pPr>
        <w:pStyle w:val="Heading2"/>
        <w:rPr>
          <w:lang w:val="ka-GE"/>
        </w:rPr>
      </w:pPr>
      <w:bookmarkStart w:id="314" w:name="_Ref121119227"/>
      <w:bookmarkStart w:id="315" w:name="_Toc195970405"/>
      <w:r>
        <w:rPr>
          <w:lang w:val="ka-GE"/>
        </w:rPr>
        <w:t>მტკიცებულ</w:t>
      </w:r>
      <w:r w:rsidR="009E3EB4">
        <w:rPr>
          <w:lang w:val="ka-GE"/>
        </w:rPr>
        <w:t>ებების</w:t>
      </w:r>
      <w:r w:rsidR="006C5AB5">
        <w:rPr>
          <w:lang w:val="ka-GE"/>
        </w:rPr>
        <w:t xml:space="preserve"> და მათი შემოწმების მეთოდების მხარდაჭერა</w:t>
      </w:r>
      <w:bookmarkEnd w:id="314"/>
      <w:bookmarkEnd w:id="315"/>
    </w:p>
    <w:p w14:paraId="731F4B02" w14:textId="7E798AAE" w:rsidR="00B01971" w:rsidRDefault="009E3EB4" w:rsidP="009E3EB4">
      <w:pPr>
        <w:pStyle w:val="Heading3"/>
        <w:rPr>
          <w:lang w:val="ka-GE"/>
        </w:rPr>
      </w:pPr>
      <w:bookmarkStart w:id="316" w:name="_Toc195970406"/>
      <w:r>
        <w:rPr>
          <w:lang w:val="ka-GE"/>
        </w:rPr>
        <w:t>მტკიცებულების ტიპები</w:t>
      </w:r>
      <w:bookmarkEnd w:id="316"/>
    </w:p>
    <w:p w14:paraId="3A2DC8BB" w14:textId="69754180" w:rsidR="009E3EB4" w:rsidRPr="009E3EB4" w:rsidRDefault="009E3EB4" w:rsidP="006E068E">
      <w:pPr>
        <w:pStyle w:val="Heading4"/>
        <w:rPr>
          <w:lang w:val="ka-GE"/>
        </w:rPr>
      </w:pPr>
      <w:bookmarkStart w:id="317" w:name="_Ref106716471"/>
      <w:r>
        <w:rPr>
          <w:lang w:val="ka-GE"/>
        </w:rPr>
        <w:t>საიდენტიფიკაციო დოკუმენტები</w:t>
      </w:r>
      <w:bookmarkEnd w:id="317"/>
    </w:p>
    <w:p w14:paraId="55434B13" w14:textId="0D5C3339" w:rsidR="00EF11F1" w:rsidRDefault="005746DB" w:rsidP="006E068E">
      <w:pPr>
        <w:jc w:val="both"/>
        <w:rPr>
          <w:lang w:val="ka-GE"/>
        </w:rPr>
      </w:pPr>
      <w:r w:rsidRPr="005746DB">
        <w:rPr>
          <w:b/>
          <w:bCs/>
          <w:lang w:val="ka-GE"/>
        </w:rPr>
        <w:t>აუცილებელია</w:t>
      </w:r>
      <w:r>
        <w:rPr>
          <w:lang w:val="ka-GE"/>
        </w:rPr>
        <w:t xml:space="preserve"> იდენტობის პროვაიდერი მხარს უჭერდეს </w:t>
      </w:r>
      <w:r w:rsidR="009E3EB4">
        <w:rPr>
          <w:lang w:val="ka-GE"/>
        </w:rPr>
        <w:t xml:space="preserve">მტკიცებულების ტიპს „ </w:t>
      </w:r>
      <w:r>
        <w:rPr>
          <w:lang w:val="ka-GE"/>
        </w:rPr>
        <w:t>საიდენტიფიკაციო დოკუმენტ</w:t>
      </w:r>
      <w:r w:rsidR="009E3EB4">
        <w:rPr>
          <w:lang w:val="ka-GE"/>
        </w:rPr>
        <w:t>ი“</w:t>
      </w:r>
      <w:r w:rsidR="00303AB1">
        <w:rPr>
          <w:lang w:val="ka-GE"/>
        </w:rPr>
        <w:t xml:space="preserve"> (</w:t>
      </w:r>
      <w:r w:rsidR="00614E74">
        <w:t>document</w:t>
      </w:r>
      <w:del w:id="318" w:author="Mikheil Kapanadze" w:date="2025-04-19T15:31:00Z" w16du:dateUtc="2025-04-19T11:31:00Z">
        <w:r w:rsidR="00614E74" w:rsidDel="00C1047E">
          <w:delText xml:space="preserve">, </w:delText>
        </w:r>
        <w:r w:rsidR="00614E74" w:rsidDel="00C1047E">
          <w:rPr>
            <w:lang w:val="ka-GE"/>
          </w:rPr>
          <w:delText xml:space="preserve">ან მოძველებული ფორმით </w:delText>
        </w:r>
        <w:r w:rsidR="00303AB1" w:rsidRPr="00303AB1" w:rsidDel="00C1047E">
          <w:rPr>
            <w:lang w:val="ka-GE"/>
          </w:rPr>
          <w:delText>id_document</w:delText>
        </w:r>
      </w:del>
      <w:r w:rsidR="00303AB1">
        <w:rPr>
          <w:lang w:val="ka-GE"/>
        </w:rPr>
        <w:t>)</w:t>
      </w:r>
      <w:ins w:id="319" w:author="Mikheil Kapanadze" w:date="2025-04-19T15:31:00Z" w16du:dateUtc="2025-04-19T11:31:00Z">
        <w:r w:rsidR="00C1047E">
          <w:rPr>
            <w:lang w:val="ka-GE"/>
          </w:rPr>
          <w:t xml:space="preserve">, </w:t>
        </w:r>
      </w:ins>
      <w:customXmlInsRangeStart w:id="320" w:author="Mikheil Kapanadze" w:date="2025-04-19T15:32:00Z"/>
      <w:sdt>
        <w:sdtPr>
          <w:rPr>
            <w:lang w:val="ka-GE"/>
          </w:rPr>
          <w:id w:val="-1668317979"/>
          <w:citation/>
        </w:sdtPr>
        <w:sdtEndPr/>
        <w:sdtContent>
          <w:customXmlInsRangeEnd w:id="320"/>
          <w:ins w:id="321" w:author="Mikheil Kapanadze" w:date="2025-04-19T15:32:00Z" w16du:dateUtc="2025-04-19T11:32:00Z">
            <w:r w:rsidR="00C1047E">
              <w:rPr>
                <w:lang w:val="ka-GE"/>
              </w:rPr>
              <w:fldChar w:fldCharType="begin"/>
            </w:r>
            <w:r w:rsidR="00C1047E">
              <w:instrText xml:space="preserve"> CITATION OIDCForIASchema \l 1033 </w:instrText>
            </w:r>
          </w:ins>
          <w:r w:rsidR="00C1047E">
            <w:rPr>
              <w:lang w:val="ka-GE"/>
            </w:rPr>
            <w:fldChar w:fldCharType="separate"/>
          </w:r>
          <w:r w:rsidR="008A7DCD">
            <w:rPr>
              <w:noProof/>
            </w:rPr>
            <w:t>(11)</w:t>
          </w:r>
          <w:ins w:id="322" w:author="Mikheil Kapanadze" w:date="2025-04-19T15:32:00Z" w16du:dateUtc="2025-04-19T11:32:00Z">
            <w:r w:rsidR="00C1047E">
              <w:rPr>
                <w:lang w:val="ka-GE"/>
              </w:rPr>
              <w:fldChar w:fldCharType="end"/>
            </w:r>
          </w:ins>
          <w:customXmlInsRangeStart w:id="323" w:author="Mikheil Kapanadze" w:date="2025-04-19T15:32:00Z"/>
        </w:sdtContent>
      </w:sdt>
      <w:customXmlInsRangeEnd w:id="323"/>
      <w:ins w:id="324" w:author="Mikheil Kapanadze" w:date="2025-04-19T15:32:00Z" w16du:dateUtc="2025-04-19T11:32:00Z">
        <w:r w:rsidR="00C1047E">
          <w:rPr>
            <w:lang w:val="ka-GE"/>
          </w:rPr>
          <w:t>-ის შესაბამისად</w:t>
        </w:r>
      </w:ins>
      <w:r w:rsidR="00034EED">
        <w:rPr>
          <w:lang w:val="ka-GE"/>
        </w:rPr>
        <w:t xml:space="preserve">. </w:t>
      </w:r>
      <w:del w:id="325" w:author="Mikheil Kapanadze" w:date="2025-04-19T15:32:00Z" w16du:dateUtc="2025-04-19T11:32:00Z">
        <w:r w:rsidR="00034EED" w:rsidDel="00177D54">
          <w:rPr>
            <w:lang w:val="ka-GE"/>
          </w:rPr>
          <w:delText xml:space="preserve">აუცილებელია, </w:delText>
        </w:r>
        <w:r w:rsidR="00AF29DC" w:rsidDel="00177D54">
          <w:rPr>
            <w:lang w:val="ka-GE"/>
          </w:rPr>
          <w:delText>ტიპები</w:delText>
        </w:r>
        <w:r w:rsidR="00BC1283" w:rsidDel="00177D54">
          <w:rPr>
            <w:lang w:val="ka-GE"/>
          </w:rPr>
          <w:delText xml:space="preserve">. </w:delText>
        </w:r>
      </w:del>
      <w:r w:rsidR="005014E7">
        <w:rPr>
          <w:lang w:val="ka-GE"/>
        </w:rPr>
        <w:t>ამ დოკუმენტით მხარდაჭერილი ტიპების სია</w:t>
      </w:r>
      <w:r w:rsidR="00AF29DC">
        <w:rPr>
          <w:lang w:val="ka-GE"/>
        </w:rPr>
        <w:t xml:space="preserve"> </w:t>
      </w:r>
      <w:r w:rsidR="005014E7">
        <w:rPr>
          <w:lang w:val="ka-GE"/>
        </w:rPr>
        <w:t xml:space="preserve">მოცემულია </w:t>
      </w:r>
      <w:r w:rsidR="005014E7">
        <w:rPr>
          <w:lang w:val="ka-GE"/>
        </w:rPr>
        <w:fldChar w:fldCharType="begin"/>
      </w:r>
      <w:r w:rsidR="005014E7">
        <w:rPr>
          <w:lang w:val="ka-GE"/>
        </w:rPr>
        <w:instrText xml:space="preserve"> REF _Ref106887413 \r \h </w:instrText>
      </w:r>
      <w:r w:rsidR="005014E7">
        <w:rPr>
          <w:lang w:val="ka-GE"/>
        </w:rPr>
      </w:r>
      <w:r w:rsidR="005014E7">
        <w:rPr>
          <w:lang w:val="ka-GE"/>
        </w:rPr>
        <w:fldChar w:fldCharType="separate"/>
      </w:r>
      <w:r w:rsidR="005014E7">
        <w:rPr>
          <w:lang w:val="ka-GE"/>
        </w:rPr>
        <w:t>11.1</w:t>
      </w:r>
      <w:r w:rsidR="005014E7">
        <w:rPr>
          <w:lang w:val="ka-GE"/>
        </w:rPr>
        <w:fldChar w:fldCharType="end"/>
      </w:r>
      <w:r w:rsidR="00561C7A">
        <w:rPr>
          <w:lang w:val="ka-GE"/>
        </w:rPr>
        <w:t xml:space="preserve"> თავში.</w:t>
      </w:r>
    </w:p>
    <w:p w14:paraId="749D83B7" w14:textId="59D149C9" w:rsidR="00AB779F" w:rsidRDefault="00AB779F" w:rsidP="006E068E">
      <w:pPr>
        <w:jc w:val="both"/>
        <w:rPr>
          <w:lang w:val="ka-GE"/>
        </w:rPr>
      </w:pPr>
      <w:r w:rsidRPr="00AB779F">
        <w:rPr>
          <w:b/>
          <w:bCs/>
          <w:lang w:val="ka-GE"/>
        </w:rPr>
        <w:t>აუცილებელია</w:t>
      </w:r>
      <w:r>
        <w:rPr>
          <w:lang w:val="ka-GE"/>
        </w:rPr>
        <w:t xml:space="preserve">, გარდა </w:t>
      </w:r>
      <w:ins w:id="326" w:author="Mikheil Kapanadze" w:date="2025-04-19T15:32:00Z" w16du:dateUtc="2025-04-19T11:32:00Z">
        <w:r w:rsidR="00177D54">
          <w:rPr>
            <w:lang w:val="ka-GE"/>
          </w:rPr>
          <w:t xml:space="preserve">, </w:t>
        </w:r>
      </w:ins>
      <w:customXmlInsRangeStart w:id="327" w:author="Mikheil Kapanadze" w:date="2025-04-19T15:32:00Z"/>
      <w:sdt>
        <w:sdtPr>
          <w:rPr>
            <w:lang w:val="ka-GE"/>
          </w:rPr>
          <w:id w:val="343203930"/>
          <w:citation/>
        </w:sdtPr>
        <w:sdtEndPr/>
        <w:sdtContent>
          <w:customXmlInsRangeEnd w:id="327"/>
          <w:r w:rsidR="00177D54">
            <w:rPr>
              <w:lang w:val="ka-GE"/>
            </w:rPr>
            <w:fldChar w:fldCharType="begin"/>
          </w:r>
          <w:r w:rsidR="00177D54" w:rsidRPr="00B143E9">
            <w:rPr>
              <w:lang w:val="ka-GE"/>
            </w:rPr>
            <w:instrText xml:space="preserve"> CITATION OIDCForIASchema \l 1033 </w:instrText>
          </w:r>
          <w:r w:rsidR="00177D54">
            <w:rPr>
              <w:lang w:val="ka-GE"/>
            </w:rPr>
            <w:fldChar w:fldCharType="separate"/>
          </w:r>
          <w:r w:rsidR="008A7DCD" w:rsidRPr="008A7DCD">
            <w:rPr>
              <w:noProof/>
              <w:lang w:val="ka-GE"/>
            </w:rPr>
            <w:t>(11)</w:t>
          </w:r>
          <w:ins w:id="328" w:author="Mikheil Kapanadze" w:date="2025-04-19T15:32:00Z" w16du:dateUtc="2025-04-19T11:32:00Z">
            <w:r w:rsidR="00177D54">
              <w:rPr>
                <w:lang w:val="ka-GE"/>
              </w:rPr>
              <w:fldChar w:fldCharType="end"/>
            </w:r>
          </w:ins>
          <w:customXmlInsRangeStart w:id="329" w:author="Mikheil Kapanadze" w:date="2025-04-19T15:32:00Z"/>
        </w:sdtContent>
      </w:sdt>
      <w:customXmlInsRangeEnd w:id="329"/>
      <w:ins w:id="330" w:author="Mikheil Kapanadze" w:date="2025-04-19T15:32:00Z" w16du:dateUtc="2025-04-19T11:32:00Z">
        <w:r w:rsidR="00177D54">
          <w:rPr>
            <w:lang w:val="ka-GE"/>
          </w:rPr>
          <w:t>-ით გათვა</w:t>
        </w:r>
      </w:ins>
      <w:ins w:id="331" w:author="Mikheil Kapanadze" w:date="2025-04-19T15:33:00Z" w16du:dateUtc="2025-04-19T11:33:00Z">
        <w:r w:rsidR="00177D54">
          <w:rPr>
            <w:lang w:val="ka-GE"/>
          </w:rPr>
          <w:t xml:space="preserve">ლისწინებული </w:t>
        </w:r>
      </w:ins>
      <w:del w:id="332" w:author="Mikheil Kapanadze" w:date="2025-04-19T15:33:00Z" w16du:dateUtc="2025-04-19T11:33:00Z">
        <w:r w:rsidDel="00177D54">
          <w:rPr>
            <w:lang w:val="ka-GE"/>
          </w:rPr>
          <w:delText xml:space="preserve">სტანდარტული </w:delText>
        </w:r>
      </w:del>
      <w:r>
        <w:rPr>
          <w:lang w:val="ka-GE"/>
        </w:rPr>
        <w:t xml:space="preserve">ველებისა </w:t>
      </w:r>
      <w:r w:rsidR="00D811E3" w:rsidRPr="009B3C82">
        <w:rPr>
          <w:lang w:val="ka-GE"/>
        </w:rPr>
        <w:t xml:space="preserve">(type, issuer, number…) </w:t>
      </w:r>
      <w:r w:rsidR="00D419B0">
        <w:rPr>
          <w:lang w:val="ka-GE"/>
        </w:rPr>
        <w:t xml:space="preserve">საიდენტიფიკაციო დოკუმენტებს ასევე ჰქონდეთ ველი </w:t>
      </w:r>
      <w:r w:rsidR="00D419B0" w:rsidRPr="00D419B0">
        <w:rPr>
          <w:lang w:val="ka-GE"/>
        </w:rPr>
        <w:t>personal_number</w:t>
      </w:r>
      <w:r w:rsidR="00D419B0">
        <w:rPr>
          <w:lang w:val="ka-GE"/>
        </w:rPr>
        <w:t xml:space="preserve"> რომელშიც </w:t>
      </w:r>
      <w:r w:rsidR="00D419B0">
        <w:rPr>
          <w:lang w:val="ka-GE"/>
        </w:rPr>
        <w:lastRenderedPageBreak/>
        <w:t>ჩაიწერება პირის პირადი ნომერი, თუ იგი მითითებულია</w:t>
      </w:r>
      <w:r w:rsidR="00B04574">
        <w:rPr>
          <w:lang w:val="ka-GE"/>
        </w:rPr>
        <w:t xml:space="preserve"> საიდენტიფიკაციო დოკუმენტზე.</w:t>
      </w:r>
      <w:r w:rsidR="00D32AA0" w:rsidRPr="009B3C82">
        <w:rPr>
          <w:lang w:val="ka-GE"/>
        </w:rPr>
        <w:t xml:space="preserve"> </w:t>
      </w:r>
      <w:r w:rsidR="00D32AA0" w:rsidRPr="00D32AA0">
        <w:rPr>
          <w:b/>
          <w:bCs/>
          <w:lang w:val="ka-GE"/>
        </w:rPr>
        <w:t>აუცილებელია</w:t>
      </w:r>
      <w:r w:rsidR="00D32AA0">
        <w:rPr>
          <w:lang w:val="ka-GE"/>
        </w:rPr>
        <w:t>, პირადი ნომერი ამ ველში ბრუნდებოდეს ისევე, როგორც დოკუმენტზე წერია (რაიმე პრეფიქსის ან სუფიქსის გარეშე).</w:t>
      </w:r>
    </w:p>
    <w:p w14:paraId="29FC04C8" w14:textId="2628F76E" w:rsidR="00D32AA0" w:rsidRDefault="00981D87" w:rsidP="006E068E">
      <w:pPr>
        <w:jc w:val="both"/>
        <w:rPr>
          <w:lang w:val="ka-GE"/>
        </w:rPr>
      </w:pPr>
      <w:r>
        <w:rPr>
          <w:lang w:val="ka-GE"/>
        </w:rPr>
        <w:t xml:space="preserve">თუ საიდენტიფიკაციო დოკუმენტს ნომრის გარდა გააჩნია ე.წ. „სერია“ (მაგ. 2011 წლამდე გამოშვებულ საქართველოს მოქალაქის პირადობის მოწმობებს“, </w:t>
      </w:r>
      <w:r w:rsidRPr="008D12F2">
        <w:rPr>
          <w:b/>
          <w:bCs/>
          <w:lang w:val="ka-GE"/>
        </w:rPr>
        <w:t>აუცილებელია</w:t>
      </w:r>
      <w:r>
        <w:rPr>
          <w:lang w:val="ka-GE"/>
        </w:rPr>
        <w:t xml:space="preserve"> </w:t>
      </w:r>
      <w:r w:rsidR="008D12F2">
        <w:rPr>
          <w:lang w:val="ka-GE"/>
        </w:rPr>
        <w:t>სერიაც გახდეს დოკუმენტის ნომრის ნაწილი და მიეწეროს ნომერს მარცხნიდან, რაიმე გამყოფის გარეშე.</w:t>
      </w:r>
    </w:p>
    <w:p w14:paraId="47ECB0C9" w14:textId="77777777" w:rsidR="009E3EB4" w:rsidRDefault="009E3EB4" w:rsidP="00D419B0">
      <w:pPr>
        <w:rPr>
          <w:lang w:val="ka-GE"/>
        </w:rPr>
      </w:pPr>
    </w:p>
    <w:p w14:paraId="71D40736" w14:textId="46A67857" w:rsidR="009E3EB4" w:rsidRDefault="009E3EB4" w:rsidP="006E068E">
      <w:pPr>
        <w:pStyle w:val="Heading4"/>
        <w:rPr>
          <w:lang w:val="ka-GE"/>
        </w:rPr>
      </w:pPr>
      <w:r>
        <w:rPr>
          <w:lang w:val="ka-GE"/>
        </w:rPr>
        <w:t>ელექტრონული ჩანაწერები</w:t>
      </w:r>
    </w:p>
    <w:p w14:paraId="3499223B" w14:textId="6D735B22" w:rsidR="00201F2C" w:rsidRDefault="00905EC7" w:rsidP="006E068E">
      <w:pPr>
        <w:jc w:val="both"/>
        <w:rPr>
          <w:lang w:val="ka-GE"/>
        </w:rPr>
      </w:pPr>
      <w:r w:rsidRPr="006E068E">
        <w:rPr>
          <w:lang w:val="ka-GE"/>
        </w:rPr>
        <w:t>თუ</w:t>
      </w:r>
      <w:r>
        <w:rPr>
          <w:b/>
          <w:bCs/>
          <w:lang w:val="ka-GE"/>
        </w:rPr>
        <w:t xml:space="preserve"> </w:t>
      </w:r>
      <w:r w:rsidRPr="006E068E">
        <w:rPr>
          <w:lang w:val="ka-GE"/>
        </w:rPr>
        <w:t>იდენტობის პროვაიდერი მხარს უჭერს</w:t>
      </w:r>
      <w:r w:rsidR="00AA4A5D">
        <w:rPr>
          <w:lang w:val="ka-GE"/>
        </w:rPr>
        <w:t xml:space="preserve"> </w:t>
      </w:r>
      <w:r w:rsidR="00415679">
        <w:rPr>
          <w:lang w:val="ka-GE"/>
        </w:rPr>
        <w:t xml:space="preserve">ისეთ </w:t>
      </w:r>
      <w:r w:rsidRPr="006E068E">
        <w:rPr>
          <w:lang w:val="ka-GE"/>
        </w:rPr>
        <w:t>საიდენტიფიკაციო დოკუმენტებს</w:t>
      </w:r>
      <w:r w:rsidR="00415679">
        <w:rPr>
          <w:lang w:val="ka-GE"/>
        </w:rPr>
        <w:t xml:space="preserve">, </w:t>
      </w:r>
      <w:r w:rsidR="00351414">
        <w:rPr>
          <w:lang w:val="ka-GE"/>
        </w:rPr>
        <w:t xml:space="preserve"> </w:t>
      </w:r>
      <w:r w:rsidR="00415679">
        <w:rPr>
          <w:lang w:val="ka-GE"/>
        </w:rPr>
        <w:t>რომელთა გადამოწმება</w:t>
      </w:r>
      <w:r w:rsidR="00DA05D1">
        <w:rPr>
          <w:lang w:val="ka-GE"/>
        </w:rPr>
        <w:t xml:space="preserve">საც </w:t>
      </w:r>
      <w:r w:rsidR="00351414">
        <w:rPr>
          <w:lang w:val="ka-GE"/>
        </w:rPr>
        <w:t xml:space="preserve">მარეგულირებელი კანონმდებლობა </w:t>
      </w:r>
      <w:r w:rsidR="00C410D0">
        <w:rPr>
          <w:lang w:val="ka-GE"/>
        </w:rPr>
        <w:t xml:space="preserve">მას </w:t>
      </w:r>
      <w:r w:rsidR="00033416">
        <w:rPr>
          <w:lang w:val="ka-GE"/>
        </w:rPr>
        <w:t xml:space="preserve">სსიპ სახელმწიფო სერვისების განვითარების სააგენტოს </w:t>
      </w:r>
      <w:r w:rsidR="00191254">
        <w:rPr>
          <w:lang w:val="ka-GE"/>
        </w:rPr>
        <w:t xml:space="preserve">მონაცემთა </w:t>
      </w:r>
      <w:r w:rsidR="00033416">
        <w:rPr>
          <w:lang w:val="ka-GE"/>
        </w:rPr>
        <w:t xml:space="preserve">ერთიან </w:t>
      </w:r>
      <w:r w:rsidR="00191254">
        <w:rPr>
          <w:lang w:val="ka-GE"/>
        </w:rPr>
        <w:t>ელექტრონულ ბაზაში</w:t>
      </w:r>
      <w:r w:rsidR="00C410D0">
        <w:rPr>
          <w:lang w:val="ka-GE"/>
        </w:rPr>
        <w:t xml:space="preserve"> ავალდებულებს</w:t>
      </w:r>
      <w:r w:rsidR="00191254">
        <w:rPr>
          <w:lang w:val="ka-GE"/>
        </w:rPr>
        <w:t>,</w:t>
      </w:r>
      <w:r w:rsidR="00415679">
        <w:rPr>
          <w:lang w:val="ka-GE"/>
        </w:rPr>
        <w:t xml:space="preserve"> </w:t>
      </w:r>
      <w:r w:rsidR="00F270B4">
        <w:rPr>
          <w:b/>
          <w:bCs/>
          <w:lang w:val="ka-GE"/>
        </w:rPr>
        <w:t>აუცილებელია</w:t>
      </w:r>
      <w:r w:rsidR="00CE07D0">
        <w:rPr>
          <w:lang w:val="ka-GE"/>
        </w:rPr>
        <w:t xml:space="preserve"> იდენტობის პროვაიდერი მხარს </w:t>
      </w:r>
      <w:r w:rsidR="00AA4A5D">
        <w:rPr>
          <w:lang w:val="ka-GE"/>
        </w:rPr>
        <w:t xml:space="preserve">ასევე </w:t>
      </w:r>
      <w:r w:rsidR="00CE07D0">
        <w:rPr>
          <w:lang w:val="ka-GE"/>
        </w:rPr>
        <w:t>უჭერდეს ელექტრონული ჩანაწერის (</w:t>
      </w:r>
      <w:r w:rsidR="00CE07D0">
        <w:t>electronic_record)</w:t>
      </w:r>
      <w:r>
        <w:rPr>
          <w:lang w:val="ka-GE"/>
        </w:rPr>
        <w:t xml:space="preserve"> ტიპის მტკიცებულებებს</w:t>
      </w:r>
      <w:ins w:id="333" w:author="Mikheil Kapanadze" w:date="2025-04-19T15:33:00Z" w16du:dateUtc="2025-04-19T11:33:00Z">
        <w:r w:rsidR="00126115">
          <w:rPr>
            <w:lang w:val="ka-GE"/>
          </w:rPr>
          <w:t xml:space="preserve">, </w:t>
        </w:r>
      </w:ins>
      <w:customXmlInsRangeStart w:id="334" w:author="Mikheil Kapanadze" w:date="2025-04-19T15:33:00Z"/>
      <w:sdt>
        <w:sdtPr>
          <w:rPr>
            <w:lang w:val="ka-GE"/>
          </w:rPr>
          <w:id w:val="547111849"/>
          <w:citation/>
        </w:sdtPr>
        <w:sdtEndPr/>
        <w:sdtContent>
          <w:customXmlInsRangeEnd w:id="334"/>
          <w:ins w:id="335" w:author="Mikheil Kapanadze" w:date="2025-04-19T15:33:00Z" w16du:dateUtc="2025-04-19T11:33:00Z">
            <w:r w:rsidR="00126115">
              <w:rPr>
                <w:lang w:val="ka-GE"/>
              </w:rPr>
              <w:fldChar w:fldCharType="begin"/>
            </w:r>
            <w:r w:rsidR="00126115">
              <w:instrText xml:space="preserve"> CITATION OIDCForIASchema \l 1033 </w:instrText>
            </w:r>
            <w:r w:rsidR="00126115">
              <w:rPr>
                <w:lang w:val="ka-GE"/>
              </w:rPr>
              <w:fldChar w:fldCharType="separate"/>
            </w:r>
          </w:ins>
          <w:r w:rsidR="008A7DCD">
            <w:rPr>
              <w:noProof/>
            </w:rPr>
            <w:t>(11)</w:t>
          </w:r>
          <w:ins w:id="336" w:author="Mikheil Kapanadze" w:date="2025-04-19T15:33:00Z" w16du:dateUtc="2025-04-19T11:33:00Z">
            <w:r w:rsidR="00126115">
              <w:rPr>
                <w:lang w:val="ka-GE"/>
              </w:rPr>
              <w:fldChar w:fldCharType="end"/>
            </w:r>
          </w:ins>
          <w:customXmlInsRangeStart w:id="337" w:author="Mikheil Kapanadze" w:date="2025-04-19T15:33:00Z"/>
        </w:sdtContent>
      </w:sdt>
      <w:customXmlInsRangeEnd w:id="337"/>
      <w:ins w:id="338" w:author="Mikheil Kapanadze" w:date="2025-04-19T15:33:00Z" w16du:dateUtc="2025-04-19T11:33:00Z">
        <w:r w:rsidR="00126115">
          <w:rPr>
            <w:lang w:val="ka-GE"/>
          </w:rPr>
          <w:t>-ის შესაბამისად</w:t>
        </w:r>
      </w:ins>
      <w:r w:rsidR="00201F2C">
        <w:rPr>
          <w:lang w:val="ka-GE"/>
        </w:rPr>
        <w:t>.</w:t>
      </w:r>
    </w:p>
    <w:p w14:paraId="5D28096A" w14:textId="19110236" w:rsidR="00086BBA" w:rsidRDefault="00086BBA" w:rsidP="006E068E">
      <w:pPr>
        <w:jc w:val="both"/>
        <w:rPr>
          <w:lang w:val="ka-GE"/>
        </w:rPr>
      </w:pPr>
      <w:r w:rsidRPr="006E068E">
        <w:rPr>
          <w:b/>
          <w:bCs/>
          <w:i/>
          <w:iCs/>
          <w:u w:val="single"/>
          <w:lang w:val="ka-GE"/>
        </w:rPr>
        <w:t>შენიშვნა:</w:t>
      </w:r>
      <w:r>
        <w:rPr>
          <w:lang w:val="ka-GE"/>
        </w:rPr>
        <w:t xml:space="preserve"> </w:t>
      </w:r>
      <w:r w:rsidR="00147610">
        <w:rPr>
          <w:lang w:val="ka-GE"/>
        </w:rPr>
        <w:t xml:space="preserve">მაგალითად, შეიძლება ზოგიერთი პროვაიდერი მხარს უჭერდეს მომხმარებლის მიერ დასახელებული პირადი ნომრის საშუალებით ინფორმაციის </w:t>
      </w:r>
      <w:r w:rsidR="00033416">
        <w:rPr>
          <w:lang w:val="ka-GE"/>
        </w:rPr>
        <w:t>პირდაპირ სსიპ სახელმწიფო სერვისების განვითარების სააგენტოს მონაცემთა ერთიან ელექტრონულ ბაზაში</w:t>
      </w:r>
      <w:r w:rsidR="00FC43C4">
        <w:rPr>
          <w:lang w:val="ka-GE"/>
        </w:rPr>
        <w:t>.</w:t>
      </w:r>
    </w:p>
    <w:p w14:paraId="584BAF03" w14:textId="7268ABF1" w:rsidR="009664FD" w:rsidRPr="00CE07D0" w:rsidRDefault="00CE07D0" w:rsidP="00D419B0">
      <w:pPr>
        <w:rPr>
          <w:lang w:val="ka-GE"/>
        </w:rPr>
      </w:pPr>
      <w:r>
        <w:rPr>
          <w:lang w:val="ka-GE"/>
        </w:rPr>
        <w:t xml:space="preserve"> </w:t>
      </w:r>
    </w:p>
    <w:p w14:paraId="5B3B5DC3" w14:textId="3066B4BA" w:rsidR="009664FD" w:rsidRDefault="002108D4" w:rsidP="006E068E">
      <w:pPr>
        <w:pStyle w:val="Heading3"/>
        <w:rPr>
          <w:lang w:val="ka-GE"/>
        </w:rPr>
      </w:pPr>
      <w:bookmarkStart w:id="339" w:name="_Toc195970407"/>
      <w:r>
        <w:rPr>
          <w:lang w:val="ka-GE"/>
        </w:rPr>
        <w:t xml:space="preserve">შემოწმების და </w:t>
      </w:r>
      <w:r w:rsidR="00BD135A">
        <w:rPr>
          <w:lang w:val="ka-GE"/>
        </w:rPr>
        <w:t>დამტკიცების</w:t>
      </w:r>
      <w:r>
        <w:rPr>
          <w:lang w:val="ka-GE"/>
        </w:rPr>
        <w:t xml:space="preserve"> მეთოდები</w:t>
      </w:r>
      <w:bookmarkEnd w:id="339"/>
    </w:p>
    <w:p w14:paraId="09EEAA4A" w14:textId="1B430F93" w:rsidR="00E202ED" w:rsidRDefault="00F3239C" w:rsidP="002108D4">
      <w:pPr>
        <w:rPr>
          <w:lang w:val="ka-GE"/>
        </w:rPr>
      </w:pPr>
      <w:r>
        <w:rPr>
          <w:lang w:val="ka-GE"/>
        </w:rPr>
        <w:t xml:space="preserve">თითოეულ მტკიცებულებას </w:t>
      </w:r>
      <w:r w:rsidR="005D51F5">
        <w:rPr>
          <w:lang w:val="ka-GE"/>
        </w:rPr>
        <w:t>განესაზღვრება შემოწმების (</w:t>
      </w:r>
      <w:r w:rsidR="000457C1">
        <w:t>verification)</w:t>
      </w:r>
      <w:r w:rsidR="00E56333">
        <w:t xml:space="preserve"> </w:t>
      </w:r>
      <w:r w:rsidR="00E56333">
        <w:rPr>
          <w:lang w:val="ka-GE"/>
        </w:rPr>
        <w:t xml:space="preserve">და </w:t>
      </w:r>
      <w:r w:rsidR="00BD135A">
        <w:rPr>
          <w:lang w:val="ka-GE"/>
        </w:rPr>
        <w:t>დამტკიცების (</w:t>
      </w:r>
      <w:r w:rsidR="00BD135A">
        <w:t xml:space="preserve">validation) </w:t>
      </w:r>
      <w:r w:rsidR="0091310B">
        <w:rPr>
          <w:lang w:val="ka-GE"/>
        </w:rPr>
        <w:t>მეთოდები</w:t>
      </w:r>
      <w:r w:rsidR="00BD135A">
        <w:rPr>
          <w:lang w:val="ka-GE"/>
        </w:rPr>
        <w:t xml:space="preserve">, რომლებიც გამოყენებული იქნა ამ კონკრეტული მტკიცებულებისათვის. </w:t>
      </w:r>
    </w:p>
    <w:p w14:paraId="4CF2018A" w14:textId="0EC23CD1" w:rsidR="00E202ED" w:rsidRPr="006E068E" w:rsidRDefault="00393A99" w:rsidP="00E202ED">
      <w:pPr>
        <w:pStyle w:val="ListParagraph"/>
        <w:numPr>
          <w:ilvl w:val="0"/>
          <w:numId w:val="18"/>
        </w:numPr>
      </w:pPr>
      <w:r w:rsidRPr="00E202ED">
        <w:rPr>
          <w:lang w:val="ka-GE"/>
        </w:rPr>
        <w:t>შემოწმების მეთოდი</w:t>
      </w:r>
      <w:r w:rsidR="009439A7">
        <w:rPr>
          <w:lang w:val="ka-GE"/>
        </w:rPr>
        <w:t xml:space="preserve"> (</w:t>
      </w:r>
      <w:r w:rsidR="009439A7">
        <w:t>verification_method)</w:t>
      </w:r>
      <w:r w:rsidRPr="00E202ED">
        <w:rPr>
          <w:lang w:val="ka-GE"/>
        </w:rPr>
        <w:t xml:space="preserve"> </w:t>
      </w:r>
      <w:r w:rsidR="00F443D5">
        <w:rPr>
          <w:lang w:val="ka-GE"/>
        </w:rPr>
        <w:t>მიუთითებს</w:t>
      </w:r>
      <w:r w:rsidRPr="00E202ED">
        <w:rPr>
          <w:lang w:val="ka-GE"/>
        </w:rPr>
        <w:t xml:space="preserve">, რა სახით </w:t>
      </w:r>
      <w:r w:rsidR="00770D2B" w:rsidRPr="00E202ED">
        <w:rPr>
          <w:lang w:val="ka-GE"/>
        </w:rPr>
        <w:t xml:space="preserve">გადამოწმდა </w:t>
      </w:r>
      <w:r w:rsidR="00C27D87">
        <w:rPr>
          <w:lang w:val="ka-GE"/>
        </w:rPr>
        <w:t>ამ</w:t>
      </w:r>
      <w:r w:rsidR="00770D2B" w:rsidRPr="00E202ED">
        <w:rPr>
          <w:lang w:val="ka-GE"/>
        </w:rPr>
        <w:t xml:space="preserve"> მტკიცებულების ავთენტიკურობა (მაგ. პასპორტის</w:t>
      </w:r>
      <w:r w:rsidR="0022631C" w:rsidRPr="00E202ED">
        <w:rPr>
          <w:lang w:val="ka-GE"/>
        </w:rPr>
        <w:t xml:space="preserve"> ავთეტიკურობა შეიძლება დამტკიცებულიყო მისი ფიზიკურად წარმოდგენით და უფლებამოსილი პირის მიერ შემოწმებით</w:t>
      </w:r>
      <w:r w:rsidR="00770D2B" w:rsidRPr="00E202ED">
        <w:rPr>
          <w:lang w:val="ka-GE"/>
        </w:rPr>
        <w:t xml:space="preserve">) </w:t>
      </w:r>
    </w:p>
    <w:p w14:paraId="30045F56" w14:textId="77777777" w:rsidR="00F84937" w:rsidRPr="006E068E" w:rsidRDefault="00F84937" w:rsidP="006E068E">
      <w:pPr>
        <w:pStyle w:val="ListParagraph"/>
      </w:pPr>
    </w:p>
    <w:p w14:paraId="5E2B255B" w14:textId="62B28C58" w:rsidR="009019EF" w:rsidRDefault="00770D2B" w:rsidP="00EE238D">
      <w:pPr>
        <w:pStyle w:val="ListParagraph"/>
        <w:numPr>
          <w:ilvl w:val="0"/>
          <w:numId w:val="18"/>
        </w:numPr>
      </w:pPr>
      <w:r w:rsidRPr="00E202ED">
        <w:rPr>
          <w:lang w:val="ka-GE"/>
        </w:rPr>
        <w:t>დამტკიცების მეთოდი</w:t>
      </w:r>
      <w:r w:rsidR="009439A7">
        <w:t xml:space="preserve"> (validation_method)</w:t>
      </w:r>
      <w:r w:rsidRPr="00E202ED">
        <w:rPr>
          <w:lang w:val="ka-GE"/>
        </w:rPr>
        <w:t xml:space="preserve"> </w:t>
      </w:r>
      <w:r w:rsidR="00F443D5">
        <w:rPr>
          <w:lang w:val="ka-GE"/>
        </w:rPr>
        <w:t>მიუთითებს</w:t>
      </w:r>
      <w:r w:rsidRPr="00E202ED">
        <w:rPr>
          <w:lang w:val="ka-GE"/>
        </w:rPr>
        <w:t xml:space="preserve">, </w:t>
      </w:r>
      <w:r w:rsidR="005E3B0E" w:rsidRPr="00E202ED">
        <w:rPr>
          <w:lang w:val="ka-GE"/>
        </w:rPr>
        <w:t xml:space="preserve">რა სახით დამტკიცდა რომ კონკრეტული პირი </w:t>
      </w:r>
      <w:r w:rsidR="00F84937">
        <w:rPr>
          <w:lang w:val="ka-GE"/>
        </w:rPr>
        <w:t xml:space="preserve">შეესაბამება </w:t>
      </w:r>
      <w:r w:rsidR="00C27D87">
        <w:rPr>
          <w:lang w:val="ka-GE"/>
        </w:rPr>
        <w:t>ამ მტკიცებულებას (</w:t>
      </w:r>
      <w:r w:rsidR="00214321">
        <w:rPr>
          <w:lang w:val="ka-GE"/>
        </w:rPr>
        <w:t xml:space="preserve">მაგ. უფლებამოსილი პირი ამოწმებს </w:t>
      </w:r>
      <w:r w:rsidR="00EF629A">
        <w:rPr>
          <w:lang w:val="ka-GE"/>
        </w:rPr>
        <w:t xml:space="preserve">ოფისში </w:t>
      </w:r>
      <w:r w:rsidR="00031DE8">
        <w:rPr>
          <w:lang w:val="ka-GE"/>
        </w:rPr>
        <w:t xml:space="preserve">ფიზიკურად </w:t>
      </w:r>
      <w:r w:rsidR="00EF629A">
        <w:rPr>
          <w:lang w:val="ka-GE"/>
        </w:rPr>
        <w:t>გამოცხადებული მომხმარებლის</w:t>
      </w:r>
      <w:r w:rsidR="009439A7">
        <w:rPr>
          <w:lang w:val="ka-GE"/>
        </w:rPr>
        <w:t xml:space="preserve"> სახის შესაბამისობას </w:t>
      </w:r>
      <w:r w:rsidR="00F443D5">
        <w:rPr>
          <w:lang w:val="ka-GE"/>
        </w:rPr>
        <w:t xml:space="preserve">დოკუმენტზე დატანილ სახესთან, თუ მტკიცებულების ტიპია </w:t>
      </w:r>
      <w:r w:rsidR="00F443D5">
        <w:t>document</w:t>
      </w:r>
      <w:r w:rsidR="00F443D5">
        <w:rPr>
          <w:lang w:val="ka-GE"/>
        </w:rPr>
        <w:t xml:space="preserve">, ან </w:t>
      </w:r>
      <w:r w:rsidR="00C9793D">
        <w:rPr>
          <w:lang w:val="ka-GE"/>
        </w:rPr>
        <w:t xml:space="preserve">ელექტრონულ ჩანაწერში არსებულ სურათთან, თუ მტკიცებულების ტიპია </w:t>
      </w:r>
      <w:r w:rsidR="00C9793D">
        <w:t>electronic_record)</w:t>
      </w:r>
    </w:p>
    <w:p w14:paraId="35C574D2" w14:textId="77777777" w:rsidR="00EE238D" w:rsidRDefault="00EE238D" w:rsidP="006E068E">
      <w:pPr>
        <w:pStyle w:val="ListParagraph"/>
      </w:pPr>
    </w:p>
    <w:p w14:paraId="2B3BF226" w14:textId="76B941A8" w:rsidR="00EE238D" w:rsidRDefault="00F42B28" w:rsidP="006E068E">
      <w:ins w:id="340" w:author="Mikheil Kapanadze" w:date="2025-04-19T15:14:00Z" w16du:dateUtc="2025-04-19T11:14:00Z">
        <w:r>
          <w:rPr>
            <w:lang w:val="ka-GE"/>
          </w:rPr>
          <w:t xml:space="preserve">აღნიშნული მეთოდების გაცვლა ხდება  </w:t>
        </w:r>
        <w:r w:rsidRPr="00F96ED3">
          <w:rPr>
            <w:lang w:val="ka-GE"/>
          </w:rPr>
          <w:t>check_method</w:t>
        </w:r>
        <w:r>
          <w:rPr>
            <w:lang w:val="ka-GE"/>
          </w:rPr>
          <w:t xml:space="preserve"> ელემენტის გამოყენებით.</w:t>
        </w:r>
      </w:ins>
    </w:p>
    <w:p w14:paraId="3C7B3849" w14:textId="6878A79A" w:rsidR="009019EF" w:rsidRDefault="009019EF" w:rsidP="009019EF">
      <w:pPr>
        <w:pStyle w:val="Heading4"/>
        <w:rPr>
          <w:lang w:val="ka-GE"/>
        </w:rPr>
      </w:pPr>
      <w:r>
        <w:rPr>
          <w:lang w:val="ka-GE"/>
        </w:rPr>
        <w:t>დამტკიცების მეთოდები</w:t>
      </w:r>
    </w:p>
    <w:p w14:paraId="4DA16DE0" w14:textId="0484D1B3" w:rsidR="00937C51" w:rsidRPr="00AF66FA" w:rsidRDefault="00E2152D" w:rsidP="006E068E">
      <w:pPr>
        <w:jc w:val="both"/>
        <w:rPr>
          <w:lang w:val="ka-GE"/>
        </w:rPr>
      </w:pPr>
      <w:r>
        <w:rPr>
          <w:lang w:val="ka-GE"/>
        </w:rPr>
        <w:t>ამ თავით განისაზღვრება მეთოდები</w:t>
      </w:r>
      <w:r w:rsidR="00937C51">
        <w:rPr>
          <w:lang w:val="ka-GE"/>
        </w:rPr>
        <w:t>ს სრული სია</w:t>
      </w:r>
      <w:r>
        <w:rPr>
          <w:lang w:val="ka-GE"/>
        </w:rPr>
        <w:t>, რომლების მხარდაჭერილია ამ დოკუმენტებთან თავსებადობის მიზნით</w:t>
      </w:r>
      <w:r w:rsidR="00781B90">
        <w:rPr>
          <w:lang w:val="ka-GE"/>
        </w:rPr>
        <w:t xml:space="preserve"> და </w:t>
      </w:r>
      <w:r w:rsidR="007956BC">
        <w:rPr>
          <w:lang w:val="ka-GE"/>
        </w:rPr>
        <w:t>იმ შემთხვევების აღწერა, როდის უნდა დააბრუნოს იდენტობის პროვაიდერმა კონკრეტული მეთოდი</w:t>
      </w:r>
      <w:r>
        <w:rPr>
          <w:lang w:val="ka-GE"/>
        </w:rPr>
        <w:t>.</w:t>
      </w:r>
      <w:r w:rsidR="00937C51">
        <w:rPr>
          <w:lang w:val="ka-GE"/>
        </w:rPr>
        <w:t xml:space="preserve"> </w:t>
      </w:r>
      <w:r w:rsidR="00937C51" w:rsidRPr="006E068E">
        <w:rPr>
          <w:b/>
          <w:bCs/>
          <w:lang w:val="ka-GE"/>
        </w:rPr>
        <w:t>შესაძლოა</w:t>
      </w:r>
      <w:r w:rsidR="00937C51">
        <w:rPr>
          <w:lang w:val="ka-GE"/>
        </w:rPr>
        <w:t>, იდენტობის პროვაიდერი მხარს არ უჭერდეს ერთ ან რამდენიმე მეთოდს, საკუთარი ბიზნეს-პროცესებიდან გამომდინარე.</w:t>
      </w:r>
    </w:p>
    <w:tbl>
      <w:tblPr>
        <w:tblStyle w:val="TableGrid"/>
        <w:tblW w:w="0" w:type="auto"/>
        <w:tblLook w:val="04A0" w:firstRow="1" w:lastRow="0" w:firstColumn="1" w:lastColumn="0" w:noHBand="0" w:noVBand="1"/>
      </w:tblPr>
      <w:tblGrid>
        <w:gridCol w:w="2032"/>
        <w:gridCol w:w="7318"/>
      </w:tblGrid>
      <w:tr w:rsidR="009019EF" w14:paraId="1985C0B5" w14:textId="77777777" w:rsidTr="006E068E">
        <w:tc>
          <w:tcPr>
            <w:tcW w:w="846" w:type="dxa"/>
          </w:tcPr>
          <w:p w14:paraId="03741CDD" w14:textId="1954EF40" w:rsidR="009019EF" w:rsidRPr="00F07137" w:rsidRDefault="00F07137" w:rsidP="009019EF">
            <w:pPr>
              <w:rPr>
                <w:lang w:val="ka-GE"/>
              </w:rPr>
            </w:pPr>
            <w:r>
              <w:rPr>
                <w:lang w:val="ka-GE"/>
              </w:rPr>
              <w:t>იდენტიფიკატორი</w:t>
            </w:r>
          </w:p>
        </w:tc>
        <w:tc>
          <w:tcPr>
            <w:tcW w:w="8504" w:type="dxa"/>
          </w:tcPr>
          <w:p w14:paraId="1883F61F" w14:textId="467A8464" w:rsidR="009019EF" w:rsidRDefault="00F07137" w:rsidP="009019EF">
            <w:pPr>
              <w:rPr>
                <w:lang w:val="ka-GE"/>
              </w:rPr>
            </w:pPr>
            <w:r>
              <w:rPr>
                <w:lang w:val="ka-GE"/>
              </w:rPr>
              <w:t>გამოყენება</w:t>
            </w:r>
          </w:p>
        </w:tc>
      </w:tr>
      <w:tr w:rsidR="00AF66FA" w14:paraId="2A811B24" w14:textId="77777777" w:rsidTr="00AA3E87">
        <w:tc>
          <w:tcPr>
            <w:tcW w:w="846" w:type="dxa"/>
          </w:tcPr>
          <w:p w14:paraId="75E582EC" w14:textId="015525CC" w:rsidR="00AF66FA" w:rsidRDefault="00AF66FA" w:rsidP="009019EF">
            <w:r>
              <w:lastRenderedPageBreak/>
              <w:t>pvp</w:t>
            </w:r>
          </w:p>
        </w:tc>
        <w:tc>
          <w:tcPr>
            <w:tcW w:w="8504" w:type="dxa"/>
          </w:tcPr>
          <w:p w14:paraId="00DC9D09" w14:textId="72DF7190" w:rsidR="00AF66FA" w:rsidRDefault="00AF66FA" w:rsidP="009019EF">
            <w:pPr>
              <w:rPr>
                <w:lang w:val="ka-GE"/>
              </w:rPr>
            </w:pPr>
            <w:r>
              <w:rPr>
                <w:lang w:val="ka-GE"/>
              </w:rPr>
              <w:t>პირადად გამოცხადებული პირი ფიზიკურად გადაამოწმა უფლებამოსილმა პირმა.  პირის ფიზიკური მახასიათებლები (მაგ. სახე) შედარდა ცნობილ ინფორმაციას (სახეს ან მის შაბლონს)</w:t>
            </w:r>
          </w:p>
        </w:tc>
      </w:tr>
      <w:tr w:rsidR="009019EF" w14:paraId="7CFA2042" w14:textId="77777777" w:rsidTr="006E068E">
        <w:tc>
          <w:tcPr>
            <w:tcW w:w="846" w:type="dxa"/>
          </w:tcPr>
          <w:p w14:paraId="3B3E9122" w14:textId="20EC58E2" w:rsidR="009019EF" w:rsidRPr="006E068E" w:rsidRDefault="00DD7F76" w:rsidP="009019EF">
            <w:r>
              <w:t>pvr</w:t>
            </w:r>
          </w:p>
        </w:tc>
        <w:tc>
          <w:tcPr>
            <w:tcW w:w="8504" w:type="dxa"/>
          </w:tcPr>
          <w:p w14:paraId="6A5293B9" w14:textId="36E9160F" w:rsidR="009019EF" w:rsidRDefault="00110019" w:rsidP="009019EF">
            <w:pPr>
              <w:rPr>
                <w:lang w:val="ka-GE"/>
              </w:rPr>
            </w:pPr>
            <w:r>
              <w:rPr>
                <w:lang w:val="ka-GE"/>
              </w:rPr>
              <w:t>უფლებამოსილმა პირმა გადაამოწმა დისტანციაზე მყოფი პირი (მაგ. ვიდეოზარით)</w:t>
            </w:r>
            <w:r w:rsidR="00F4487B">
              <w:rPr>
                <w:lang w:val="ka-GE"/>
              </w:rPr>
              <w:t xml:space="preserve">. პირის ფიზიკური მახასიათებლები (მაგ. სახე) შედარდა ცნობილ ინფორმაციას (სახეს ან მის შაბლონს) </w:t>
            </w:r>
          </w:p>
        </w:tc>
      </w:tr>
      <w:tr w:rsidR="009019EF" w14:paraId="4C54453F" w14:textId="77777777" w:rsidTr="006E068E">
        <w:tc>
          <w:tcPr>
            <w:tcW w:w="846" w:type="dxa"/>
          </w:tcPr>
          <w:p w14:paraId="22B46E14" w14:textId="6F9FD9FD" w:rsidR="009019EF" w:rsidRDefault="00F4487B" w:rsidP="009019EF">
            <w:pPr>
              <w:rPr>
                <w:lang w:val="ka-GE"/>
              </w:rPr>
            </w:pPr>
            <w:r w:rsidRPr="00F4487B">
              <w:rPr>
                <w:lang w:val="ka-GE"/>
              </w:rPr>
              <w:t>bvp</w:t>
            </w:r>
          </w:p>
        </w:tc>
        <w:tc>
          <w:tcPr>
            <w:tcW w:w="8504" w:type="dxa"/>
          </w:tcPr>
          <w:p w14:paraId="7EEFB088" w14:textId="3BFC3739" w:rsidR="009019EF" w:rsidRDefault="00F4487B" w:rsidP="009019EF">
            <w:pPr>
              <w:rPr>
                <w:lang w:val="ka-GE"/>
              </w:rPr>
            </w:pPr>
            <w:r>
              <w:rPr>
                <w:lang w:val="ka-GE"/>
              </w:rPr>
              <w:t xml:space="preserve">პირადად გამოცხადებული პირი ავტომატურ რეჟიმში გადაამოწმა </w:t>
            </w:r>
            <w:r w:rsidR="00085571">
              <w:rPr>
                <w:lang w:val="ka-GE"/>
              </w:rPr>
              <w:t>ბიომეტრიული შედარების სისტემამ</w:t>
            </w:r>
            <w:r>
              <w:rPr>
                <w:lang w:val="ka-GE"/>
              </w:rPr>
              <w:t>. პირის ფიზიკური მახასიათებლები (მაგ. სახე</w:t>
            </w:r>
            <w:r w:rsidR="00A76F4F">
              <w:rPr>
                <w:lang w:val="ka-GE"/>
              </w:rPr>
              <w:t>, თითის ანაბეჭდი</w:t>
            </w:r>
            <w:r>
              <w:rPr>
                <w:lang w:val="ka-GE"/>
              </w:rPr>
              <w:t>) შედარდა ცნობილ ინფორმაციას (სახეს ან მის შაბლონს)</w:t>
            </w:r>
          </w:p>
        </w:tc>
      </w:tr>
      <w:tr w:rsidR="00085571" w14:paraId="0D8313FD" w14:textId="77777777" w:rsidTr="00AA3E87">
        <w:tc>
          <w:tcPr>
            <w:tcW w:w="846" w:type="dxa"/>
          </w:tcPr>
          <w:p w14:paraId="402A6082" w14:textId="6C6C20C9" w:rsidR="00085571" w:rsidRPr="00F4487B" w:rsidRDefault="00A76F4F" w:rsidP="009019EF">
            <w:pPr>
              <w:rPr>
                <w:lang w:val="ka-GE"/>
              </w:rPr>
            </w:pPr>
            <w:r w:rsidRPr="00A76F4F">
              <w:rPr>
                <w:lang w:val="ka-GE"/>
              </w:rPr>
              <w:t>bvr</w:t>
            </w:r>
          </w:p>
        </w:tc>
        <w:tc>
          <w:tcPr>
            <w:tcW w:w="8504" w:type="dxa"/>
          </w:tcPr>
          <w:p w14:paraId="34C53B5C" w14:textId="6F67E3E3" w:rsidR="00085571" w:rsidRDefault="00A76F4F" w:rsidP="009019EF">
            <w:pPr>
              <w:rPr>
                <w:lang w:val="ka-GE"/>
              </w:rPr>
            </w:pPr>
            <w:r>
              <w:rPr>
                <w:lang w:val="ka-GE"/>
              </w:rPr>
              <w:t xml:space="preserve">ბიომეტრიული შედარების სისტემამ გადაამოწმა დისტანციაზე მყოფი პირი. </w:t>
            </w:r>
            <w:r w:rsidR="00AF66FA">
              <w:rPr>
                <w:lang w:val="ka-GE"/>
              </w:rPr>
              <w:t>პირის ფიზიკური მახასიათებლები (მაგ. სახე) შედარდა ცნობილ ინფორმაციას (სახეს ან მის შაბლონს)</w:t>
            </w:r>
          </w:p>
        </w:tc>
      </w:tr>
    </w:tbl>
    <w:p w14:paraId="268C29A9" w14:textId="77777777" w:rsidR="009019EF" w:rsidRDefault="009019EF" w:rsidP="009019EF">
      <w:pPr>
        <w:rPr>
          <w:lang w:val="ka-GE"/>
        </w:rPr>
      </w:pPr>
    </w:p>
    <w:p w14:paraId="7F37EC72" w14:textId="77777777" w:rsidR="009019EF" w:rsidRPr="009019EF" w:rsidRDefault="009019EF" w:rsidP="009019EF">
      <w:pPr>
        <w:rPr>
          <w:lang w:val="ka-GE"/>
        </w:rPr>
      </w:pPr>
    </w:p>
    <w:p w14:paraId="7528D04F" w14:textId="426F057B" w:rsidR="00C41E38" w:rsidRDefault="00C73817" w:rsidP="00FB2B11">
      <w:pPr>
        <w:pStyle w:val="Heading4"/>
        <w:rPr>
          <w:lang w:val="ka-GE"/>
        </w:rPr>
      </w:pPr>
      <w:r>
        <w:rPr>
          <w:lang w:val="ka-GE"/>
        </w:rPr>
        <w:t>შემოწმების მეთოდები</w:t>
      </w:r>
    </w:p>
    <w:p w14:paraId="0391E821" w14:textId="24848EAE" w:rsidR="00FB2B11" w:rsidRPr="00FB2B11" w:rsidRDefault="00937C51" w:rsidP="006E068E">
      <w:pPr>
        <w:jc w:val="both"/>
        <w:rPr>
          <w:lang w:val="ka-GE"/>
        </w:rPr>
      </w:pPr>
      <w:r>
        <w:rPr>
          <w:lang w:val="ka-GE"/>
        </w:rPr>
        <w:t>ამ თავით განისაზღვრება მეთოდების სრული სია, რომლების მხარდაჭერილია ამ დოკუმენტებთან თავსებადობის მიზნით</w:t>
      </w:r>
      <w:r w:rsidR="00781B90">
        <w:rPr>
          <w:lang w:val="ka-GE"/>
        </w:rPr>
        <w:t xml:space="preserve">  </w:t>
      </w:r>
      <w:r w:rsidR="001F3867">
        <w:rPr>
          <w:lang w:val="ka-GE"/>
        </w:rPr>
        <w:t>და იმ შემთხვევების აღწერა, როდის უნდა დააბრუნოს იდენტობის პროვაიდერმა კონკრეტული მეთოდი</w:t>
      </w:r>
      <w:r>
        <w:rPr>
          <w:lang w:val="ka-GE"/>
        </w:rPr>
        <w:t xml:space="preserve">. </w:t>
      </w:r>
      <w:r w:rsidRPr="00647F9C">
        <w:rPr>
          <w:b/>
          <w:bCs/>
          <w:lang w:val="ka-GE"/>
        </w:rPr>
        <w:t>შესაძლოა</w:t>
      </w:r>
      <w:r>
        <w:rPr>
          <w:lang w:val="ka-GE"/>
        </w:rPr>
        <w:t>, იდენტობის პროვაიდერი მხარს არ უჭერდეს ერთ ან რამდენიმე მეთოდს, საკუთარი ბიზნეს-პროცესებიდან გამომდინარე.</w:t>
      </w:r>
    </w:p>
    <w:tbl>
      <w:tblPr>
        <w:tblStyle w:val="TableGrid"/>
        <w:tblW w:w="0" w:type="auto"/>
        <w:tblLook w:val="04A0" w:firstRow="1" w:lastRow="0" w:firstColumn="1" w:lastColumn="0" w:noHBand="0" w:noVBand="1"/>
      </w:tblPr>
      <w:tblGrid>
        <w:gridCol w:w="2032"/>
        <w:gridCol w:w="7318"/>
      </w:tblGrid>
      <w:tr w:rsidR="00C6443D" w14:paraId="71FC2B63" w14:textId="77777777" w:rsidTr="006E068E">
        <w:tc>
          <w:tcPr>
            <w:tcW w:w="1980" w:type="dxa"/>
          </w:tcPr>
          <w:p w14:paraId="4298644C" w14:textId="5706EB15" w:rsidR="00C6443D" w:rsidRDefault="00C6443D" w:rsidP="00C41E38">
            <w:pPr>
              <w:rPr>
                <w:lang w:val="ka-GE"/>
              </w:rPr>
            </w:pPr>
            <w:r>
              <w:rPr>
                <w:lang w:val="ka-GE"/>
              </w:rPr>
              <w:t>იდენტიფიკატორი</w:t>
            </w:r>
          </w:p>
        </w:tc>
        <w:tc>
          <w:tcPr>
            <w:tcW w:w="7370" w:type="dxa"/>
          </w:tcPr>
          <w:p w14:paraId="6B4C87A1" w14:textId="3195726C" w:rsidR="00C6443D" w:rsidRDefault="00C6443D" w:rsidP="00C41E38">
            <w:pPr>
              <w:rPr>
                <w:lang w:val="ka-GE"/>
              </w:rPr>
            </w:pPr>
            <w:r>
              <w:rPr>
                <w:lang w:val="ka-GE"/>
              </w:rPr>
              <w:t>გამოყენება</w:t>
            </w:r>
          </w:p>
        </w:tc>
      </w:tr>
      <w:tr w:rsidR="00C6443D" w14:paraId="42376715" w14:textId="77777777" w:rsidTr="006E068E">
        <w:tc>
          <w:tcPr>
            <w:tcW w:w="1980" w:type="dxa"/>
          </w:tcPr>
          <w:p w14:paraId="72197790" w14:textId="44274AB0" w:rsidR="00C6443D" w:rsidRPr="006E068E" w:rsidRDefault="00C6443D" w:rsidP="00C41E38">
            <w:r>
              <w:t>vpip</w:t>
            </w:r>
          </w:p>
        </w:tc>
        <w:tc>
          <w:tcPr>
            <w:tcW w:w="7370" w:type="dxa"/>
          </w:tcPr>
          <w:p w14:paraId="560CC03A" w14:textId="001952EA" w:rsidR="00C6443D" w:rsidRDefault="00FD5ECF" w:rsidP="00C41E38">
            <w:pPr>
              <w:rPr>
                <w:lang w:val="ka-GE"/>
              </w:rPr>
            </w:pPr>
            <w:r>
              <w:rPr>
                <w:lang w:val="ka-GE"/>
              </w:rPr>
              <w:t>ფიზიკურად წარმოდგენილი</w:t>
            </w:r>
            <w:r w:rsidR="00562733">
              <w:t xml:space="preserve">, </w:t>
            </w:r>
            <w:r w:rsidR="00562733">
              <w:rPr>
                <w:lang w:val="ka-GE"/>
              </w:rPr>
              <w:t>ფიზიკური ფორმის</w:t>
            </w:r>
            <w:r>
              <w:rPr>
                <w:lang w:val="ka-GE"/>
              </w:rPr>
              <w:t xml:space="preserve"> მტკიცებულების შემოწმება მოხდა ფიზიკურად (მაგ. ოპერატორმა გამოართვა პირს პირადობის მოწმობა და </w:t>
            </w:r>
            <w:r w:rsidR="00155DCC">
              <w:rPr>
                <w:lang w:val="ka-GE"/>
              </w:rPr>
              <w:t>დარწმუნდა მის ავთენტიკურობაში)</w:t>
            </w:r>
          </w:p>
        </w:tc>
      </w:tr>
      <w:tr w:rsidR="00C6443D" w14:paraId="55E88664" w14:textId="77777777" w:rsidTr="006E068E">
        <w:tc>
          <w:tcPr>
            <w:tcW w:w="1980" w:type="dxa"/>
          </w:tcPr>
          <w:p w14:paraId="627A6DB0" w14:textId="0F25525D" w:rsidR="00C6443D" w:rsidRPr="006E068E" w:rsidRDefault="00155DCC" w:rsidP="00C41E38">
            <w:r>
              <w:t>vpiruv</w:t>
            </w:r>
          </w:p>
        </w:tc>
        <w:tc>
          <w:tcPr>
            <w:tcW w:w="7370" w:type="dxa"/>
          </w:tcPr>
          <w:p w14:paraId="0DCEE9B5" w14:textId="17A4D3D7" w:rsidR="00C6443D" w:rsidRPr="00155DCC" w:rsidRDefault="00DF50FE" w:rsidP="00C41E38">
            <w:pPr>
              <w:rPr>
                <w:lang w:val="ka-GE"/>
              </w:rPr>
            </w:pPr>
            <w:r>
              <w:rPr>
                <w:lang w:val="ka-GE"/>
              </w:rPr>
              <w:t xml:space="preserve">მსგავსია </w:t>
            </w:r>
            <w:r>
              <w:t>vpip</w:t>
            </w:r>
            <w:r>
              <w:rPr>
                <w:lang w:val="ka-GE"/>
              </w:rPr>
              <w:t xml:space="preserve">, ოღონდ </w:t>
            </w:r>
            <w:r w:rsidR="00155DCC">
              <w:rPr>
                <w:lang w:val="ka-GE"/>
              </w:rPr>
              <w:t xml:space="preserve">ფიზიკურად </w:t>
            </w:r>
            <w:r>
              <w:rPr>
                <w:lang w:val="ka-GE"/>
              </w:rPr>
              <w:t>წარმოდგენილი</w:t>
            </w:r>
            <w:r w:rsidR="00562733">
              <w:rPr>
                <w:lang w:val="ka-GE"/>
              </w:rPr>
              <w:t>, ფიზიკური ფორმის</w:t>
            </w:r>
            <w:r>
              <w:rPr>
                <w:lang w:val="ka-GE"/>
              </w:rPr>
              <w:t xml:space="preserve"> მტკიცებულების შემოწმება ასევე მოხდა ფიზიკურად, მათ შორის უხილავი (ინფრაწითელი ან/და ულტრაიისფერი) სინათლის ქვეშ </w:t>
            </w:r>
          </w:p>
        </w:tc>
      </w:tr>
      <w:tr w:rsidR="00C6443D" w14:paraId="6D9DE313" w14:textId="77777777" w:rsidTr="006E068E">
        <w:tc>
          <w:tcPr>
            <w:tcW w:w="1980" w:type="dxa"/>
          </w:tcPr>
          <w:p w14:paraId="547888A9" w14:textId="082AECF3" w:rsidR="00C6443D" w:rsidRPr="006E068E" w:rsidRDefault="00562733" w:rsidP="00C41E38">
            <w:r>
              <w:t>vri</w:t>
            </w:r>
          </w:p>
        </w:tc>
        <w:tc>
          <w:tcPr>
            <w:tcW w:w="7370" w:type="dxa"/>
          </w:tcPr>
          <w:p w14:paraId="2F1FAF89" w14:textId="5237E823" w:rsidR="00C6443D" w:rsidRDefault="00562733" w:rsidP="00C41E38">
            <w:pPr>
              <w:rPr>
                <w:lang w:val="ka-GE"/>
              </w:rPr>
            </w:pPr>
            <w:r>
              <w:rPr>
                <w:lang w:val="ka-GE"/>
              </w:rPr>
              <w:t xml:space="preserve">ფიზიკური ფორმის მტკიცებულების შემოწმება მოხდა დისტანციურად, </w:t>
            </w:r>
            <w:r w:rsidR="008521B6">
              <w:rPr>
                <w:lang w:val="ka-GE"/>
              </w:rPr>
              <w:t>ხილული სინათლის ქვეშ (მაგ. პირმა გადაიღო ვიდეო რომელშიც ხელში უჭირავს მართვის მოწმობა)</w:t>
            </w:r>
          </w:p>
        </w:tc>
      </w:tr>
      <w:tr w:rsidR="00C6443D" w14:paraId="4A2F9333" w14:textId="77777777" w:rsidTr="006E068E">
        <w:tc>
          <w:tcPr>
            <w:tcW w:w="1980" w:type="dxa"/>
          </w:tcPr>
          <w:p w14:paraId="5D1D349B" w14:textId="47CE1978" w:rsidR="00C6443D" w:rsidRPr="006E068E" w:rsidRDefault="007F3D8A" w:rsidP="00C41E38">
            <w:r>
              <w:t>vdig</w:t>
            </w:r>
          </w:p>
        </w:tc>
        <w:tc>
          <w:tcPr>
            <w:tcW w:w="7370" w:type="dxa"/>
          </w:tcPr>
          <w:p w14:paraId="4477FCF1" w14:textId="2919EA8F" w:rsidR="00C6443D" w:rsidRPr="007F3D8A" w:rsidRDefault="007F3D8A" w:rsidP="00C41E38">
            <w:pPr>
              <w:rPr>
                <w:lang w:val="ka-GE"/>
              </w:rPr>
            </w:pPr>
            <w:r>
              <w:rPr>
                <w:lang w:val="ka-GE"/>
              </w:rPr>
              <w:t>ციფრული/ელექტრონული მტკიცებულების შემოწმება მოხდა მისი ელექტრონული შიგთავსის შემოწმების გზით</w:t>
            </w:r>
          </w:p>
        </w:tc>
      </w:tr>
      <w:tr w:rsidR="007F3D8A" w14:paraId="1BF079CF" w14:textId="77777777" w:rsidTr="00C6443D">
        <w:tc>
          <w:tcPr>
            <w:tcW w:w="1980" w:type="dxa"/>
          </w:tcPr>
          <w:p w14:paraId="75F57FE5" w14:textId="0A7E791C" w:rsidR="007F3D8A" w:rsidRDefault="00874759" w:rsidP="00C41E38">
            <w:r w:rsidRPr="00874759">
              <w:t>vcrypt</w:t>
            </w:r>
          </w:p>
        </w:tc>
        <w:tc>
          <w:tcPr>
            <w:tcW w:w="7370" w:type="dxa"/>
          </w:tcPr>
          <w:p w14:paraId="6638610F" w14:textId="2FBEB0CB" w:rsidR="007F3D8A" w:rsidRDefault="00B9783E" w:rsidP="00C41E38">
            <w:pPr>
              <w:rPr>
                <w:lang w:val="ka-GE"/>
              </w:rPr>
            </w:pPr>
            <w:r>
              <w:rPr>
                <w:lang w:val="ka-GE"/>
              </w:rPr>
              <w:t>მტკიცებულების კრიპტოგრაფიული დამცავი მექანიზმები</w:t>
            </w:r>
            <w:r w:rsidR="007A4D1E">
              <w:rPr>
                <w:lang w:val="ka-GE"/>
              </w:rPr>
              <w:t xml:space="preserve"> ურღვევი და სწორია (მაგ. ბიომეტრიული პასპორტის შემოწმება მოხდა ჩიპზე დატანილი ინფორმაციის ელექტრონული </w:t>
            </w:r>
            <w:r w:rsidR="00D44F50">
              <w:rPr>
                <w:lang w:val="ka-GE"/>
              </w:rPr>
              <w:t>ხელმოწერის ან/და ჩიპის ავთენტიფიკაციის განწესის მეშვეობით)</w:t>
            </w:r>
            <w:r w:rsidR="007A4D1E">
              <w:rPr>
                <w:lang w:val="ka-GE"/>
              </w:rPr>
              <w:t xml:space="preserve"> </w:t>
            </w:r>
          </w:p>
        </w:tc>
      </w:tr>
      <w:tr w:rsidR="00D44F50" w14:paraId="0E7E9782" w14:textId="77777777" w:rsidTr="00C6443D">
        <w:tc>
          <w:tcPr>
            <w:tcW w:w="1980" w:type="dxa"/>
          </w:tcPr>
          <w:p w14:paraId="585A92F7" w14:textId="4F636FC5" w:rsidR="00D44F50" w:rsidRPr="00874759" w:rsidRDefault="002D2197" w:rsidP="00C41E38">
            <w:r w:rsidRPr="002D2197">
              <w:t>data</w:t>
            </w:r>
          </w:p>
        </w:tc>
        <w:tc>
          <w:tcPr>
            <w:tcW w:w="7370" w:type="dxa"/>
          </w:tcPr>
          <w:p w14:paraId="25C4EB2B" w14:textId="62F07F17" w:rsidR="00D44F50" w:rsidRDefault="002D2197" w:rsidP="00C41E38">
            <w:pPr>
              <w:rPr>
                <w:lang w:val="ka-GE"/>
              </w:rPr>
            </w:pPr>
            <w:r>
              <w:rPr>
                <w:lang w:val="ka-GE"/>
              </w:rPr>
              <w:t xml:space="preserve">ნაპოვნია ელექტრონული ჩანაწერი რომელიც შეესაბამება </w:t>
            </w:r>
            <w:r w:rsidR="00B95286">
              <w:rPr>
                <w:lang w:val="ka-GE"/>
              </w:rPr>
              <w:t>მომხმარებლის მიერ განცხადებულ მტკიცებებს</w:t>
            </w:r>
          </w:p>
        </w:tc>
      </w:tr>
      <w:tr w:rsidR="00B95286" w14:paraId="3FB64950" w14:textId="77777777" w:rsidTr="00C6443D">
        <w:tc>
          <w:tcPr>
            <w:tcW w:w="1980" w:type="dxa"/>
          </w:tcPr>
          <w:p w14:paraId="6B1EA1B5" w14:textId="1E7CC11B" w:rsidR="00B95286" w:rsidRPr="002D2197" w:rsidRDefault="00B95286" w:rsidP="00C41E38">
            <w:r>
              <w:t>auth</w:t>
            </w:r>
          </w:p>
        </w:tc>
        <w:tc>
          <w:tcPr>
            <w:tcW w:w="7370" w:type="dxa"/>
          </w:tcPr>
          <w:p w14:paraId="112E7E77" w14:textId="7270A028" w:rsidR="00B95286" w:rsidRPr="00661EE5" w:rsidRDefault="00661EE5" w:rsidP="00C41E38">
            <w:pPr>
              <w:rPr>
                <w:lang w:val="ka-GE"/>
              </w:rPr>
            </w:pPr>
            <w:r>
              <w:rPr>
                <w:lang w:val="ka-GE"/>
              </w:rPr>
              <w:t xml:space="preserve">ის, რომ მომხმარებელი ფლობს განცხადებულ მტკიცებებს, დადასტურდა </w:t>
            </w:r>
            <w:r w:rsidR="00240D1B">
              <w:rPr>
                <w:lang w:val="ka-GE"/>
              </w:rPr>
              <w:t xml:space="preserve">ელექტრონული ავთენტიფიკაციის პროცედურით რომელიც ამ </w:t>
            </w:r>
            <w:r w:rsidR="00AE2ED6">
              <w:rPr>
                <w:lang w:val="ka-GE"/>
              </w:rPr>
              <w:t>მტკიცებების მფლობელთანაა დაკავშირებული</w:t>
            </w:r>
          </w:p>
        </w:tc>
      </w:tr>
      <w:tr w:rsidR="00AE2ED6" w14:paraId="7CBF9182" w14:textId="77777777" w:rsidTr="00C6443D">
        <w:tc>
          <w:tcPr>
            <w:tcW w:w="1980" w:type="dxa"/>
          </w:tcPr>
          <w:p w14:paraId="66A1F378" w14:textId="6D6ABCEE" w:rsidR="00AE2ED6" w:rsidRDefault="00AE2ED6" w:rsidP="00C41E38">
            <w:r>
              <w:t>token</w:t>
            </w:r>
          </w:p>
        </w:tc>
        <w:tc>
          <w:tcPr>
            <w:tcW w:w="7370" w:type="dxa"/>
          </w:tcPr>
          <w:p w14:paraId="6E0624D2" w14:textId="6BFE1B41" w:rsidR="00AE2ED6" w:rsidRPr="00AE2ED6" w:rsidRDefault="00AE2ED6" w:rsidP="00C41E38">
            <w:pPr>
              <w:rPr>
                <w:lang w:val="ka-GE"/>
              </w:rPr>
            </w:pPr>
            <w:r>
              <w:rPr>
                <w:lang w:val="ka-GE"/>
              </w:rPr>
              <w:t>ის, რომ მომხმარებელი ფლობს განცხადებულ მტკიცებებს, დადასტურდა ფიზიკური ავთენტიფიკაციის მოწყობილობით მომხდარი ელექტრონული ავთენტიფიკაციის პროცედურით რომელიც ამ მტკიცებების მფლობელთანაა დაკავშირებული</w:t>
            </w:r>
            <w:r w:rsidR="00006760">
              <w:rPr>
                <w:lang w:val="ka-GE"/>
              </w:rPr>
              <w:t xml:space="preserve"> (მაგ. პირადობის </w:t>
            </w:r>
            <w:r w:rsidR="00006760">
              <w:rPr>
                <w:lang w:val="ka-GE"/>
              </w:rPr>
              <w:lastRenderedPageBreak/>
              <w:t>ელექტრონული მოწმობით განხორციელებული ელექტრონული ავთენტიფიკაცია ან კვალიფიციური ელექტრონული ხელმოწერა)</w:t>
            </w:r>
          </w:p>
        </w:tc>
      </w:tr>
      <w:tr w:rsidR="00AE2ED6" w14:paraId="0F4D58B2" w14:textId="77777777" w:rsidTr="00C6443D">
        <w:tc>
          <w:tcPr>
            <w:tcW w:w="1980" w:type="dxa"/>
          </w:tcPr>
          <w:p w14:paraId="1444481F" w14:textId="42C8F94F" w:rsidR="00AE2ED6" w:rsidRDefault="00C85740" w:rsidP="00C41E38">
            <w:r>
              <w:lastRenderedPageBreak/>
              <w:t>kbv</w:t>
            </w:r>
          </w:p>
        </w:tc>
        <w:tc>
          <w:tcPr>
            <w:tcW w:w="7370" w:type="dxa"/>
          </w:tcPr>
          <w:p w14:paraId="1A8F877C" w14:textId="1DC934AC" w:rsidR="00AE2ED6" w:rsidRPr="006E068E" w:rsidRDefault="00C85740" w:rsidP="00C41E38">
            <w:r>
              <w:rPr>
                <w:lang w:val="ka-GE"/>
              </w:rPr>
              <w:t xml:space="preserve">ის, რომ მომხმარებელი ფლობს განცხადებულ მტკიცებებს, დადასტურდა </w:t>
            </w:r>
            <w:r w:rsidR="003D54D2">
              <w:rPr>
                <w:lang w:val="ka-GE"/>
              </w:rPr>
              <w:t>კითხვა-პასუხით</w:t>
            </w:r>
            <w:r w:rsidR="00B21D34">
              <w:rPr>
                <w:lang w:val="ka-GE"/>
              </w:rPr>
              <w:t xml:space="preserve">, როცა სწორი პასუხები მხოლოდ </w:t>
            </w:r>
            <w:r w:rsidR="00934D0B">
              <w:rPr>
                <w:lang w:val="ka-GE"/>
              </w:rPr>
              <w:t>მტკიცების მფლობელს შეეძლო სცოდნოდა</w:t>
            </w:r>
          </w:p>
        </w:tc>
      </w:tr>
    </w:tbl>
    <w:p w14:paraId="258E7BA9" w14:textId="77777777" w:rsidR="00C41E38" w:rsidRPr="00C41E38" w:rsidRDefault="00C41E38" w:rsidP="006E068E">
      <w:pPr>
        <w:rPr>
          <w:lang w:val="ka-GE"/>
        </w:rPr>
      </w:pPr>
    </w:p>
    <w:p w14:paraId="59818C6B" w14:textId="4E17E66A" w:rsidR="0091310B" w:rsidRPr="00BD135A" w:rsidDel="00F10BCC" w:rsidRDefault="00B32A3A" w:rsidP="006E068E">
      <w:pPr>
        <w:pStyle w:val="Heading4"/>
        <w:rPr>
          <w:del w:id="341" w:author="Mikheil Kapanadze" w:date="2025-04-19T15:06:00Z" w16du:dateUtc="2025-04-19T11:06:00Z"/>
          <w:lang w:val="ka-GE"/>
        </w:rPr>
      </w:pPr>
      <w:commentRangeStart w:id="342"/>
      <w:del w:id="343" w:author="Mikheil Kapanadze" w:date="2025-04-19T15:06:00Z" w16du:dateUtc="2025-04-19T11:06:00Z">
        <w:r w:rsidDel="00F10BCC">
          <w:rPr>
            <w:lang w:val="ka-GE"/>
          </w:rPr>
          <w:delText xml:space="preserve"> </w:delText>
        </w:r>
        <w:r w:rsidR="00E52DA5" w:rsidDel="00F10BCC">
          <w:rPr>
            <w:lang w:val="ka-GE"/>
          </w:rPr>
          <w:delText>შემოწმება-დამტკიცების ერთობლივი მხარდაჭერა</w:delText>
        </w:r>
      </w:del>
    </w:p>
    <w:p w14:paraId="630B6BE7" w14:textId="793DB401" w:rsidR="00071D32" w:rsidDel="00F10BCC" w:rsidRDefault="00BB72B3" w:rsidP="006E068E">
      <w:pPr>
        <w:jc w:val="both"/>
        <w:rPr>
          <w:del w:id="344" w:author="Mikheil Kapanadze" w:date="2025-04-19T15:06:00Z" w16du:dateUtc="2025-04-19T11:06:00Z"/>
          <w:lang w:val="ka-GE"/>
        </w:rPr>
      </w:pPr>
      <w:del w:id="345" w:author="Mikheil Kapanadze" w:date="2025-04-19T15:06:00Z" w16du:dateUtc="2025-04-19T11:06:00Z">
        <w:r w:rsidRPr="006E068E" w:rsidDel="00F10BCC">
          <w:rPr>
            <w:b/>
            <w:bCs/>
            <w:lang w:val="ka-GE"/>
          </w:rPr>
          <w:delText>უმჯობესია</w:delText>
        </w:r>
        <w:r w:rsidDel="00F10BCC">
          <w:rPr>
            <w:lang w:val="ka-GE"/>
          </w:rPr>
          <w:delText xml:space="preserve">, იდენტობის პროვაიდერი მხარს უჭერდეს  შემოწმების და დამტკიცების მეთოდების ცალ-ცალკე დაბრუნებას და არ გამოიყენოს </w:delText>
        </w:r>
        <w:r w:rsidDel="00F10BCC">
          <w:delText>method</w:delText>
        </w:r>
        <w:r w:rsidDel="00F10BCC">
          <w:rPr>
            <w:lang w:val="ka-GE"/>
          </w:rPr>
          <w:delText xml:space="preserve"> ველი.</w:delText>
        </w:r>
        <w:r w:rsidR="003752E3" w:rsidDel="00F10BCC">
          <w:rPr>
            <w:lang w:val="ka-GE"/>
          </w:rPr>
          <w:delText xml:space="preserve"> </w:delText>
        </w:r>
        <w:r w:rsidR="006B1079" w:rsidDel="00F10BCC">
          <w:rPr>
            <w:lang w:val="ka-GE"/>
          </w:rPr>
          <w:delText xml:space="preserve">თუ იდენტობის პროვაიდერი </w:delText>
        </w:r>
        <w:r w:rsidR="00A87E60" w:rsidDel="00F10BCC">
          <w:rPr>
            <w:lang w:val="ka-GE"/>
          </w:rPr>
          <w:delText xml:space="preserve">იყენებს </w:delText>
        </w:r>
        <w:r w:rsidR="00A87E60" w:rsidDel="00F10BCC">
          <w:delText>method</w:delText>
        </w:r>
        <w:r w:rsidR="00A87E60" w:rsidDel="00F10BCC">
          <w:rPr>
            <w:lang w:val="ka-GE"/>
          </w:rPr>
          <w:delText xml:space="preserve"> ველს, </w:delText>
        </w:r>
        <w:r w:rsidR="00A87E60" w:rsidRPr="006E068E" w:rsidDel="00F10BCC">
          <w:rPr>
            <w:b/>
            <w:bCs/>
            <w:lang w:val="ka-GE"/>
          </w:rPr>
          <w:delText>აუცილებელია</w:delText>
        </w:r>
        <w:r w:rsidR="00A87E60" w:rsidDel="00F10BCC">
          <w:rPr>
            <w:lang w:val="ka-GE"/>
          </w:rPr>
          <w:delText xml:space="preserve"> მნიშვნელობა განისაზღვროს შემდეგი წესით:</w:delText>
        </w:r>
      </w:del>
    </w:p>
    <w:p w14:paraId="6164513A" w14:textId="7572892C" w:rsidR="000B188C" w:rsidDel="00F10BCC" w:rsidRDefault="00225700" w:rsidP="00EE39CA">
      <w:pPr>
        <w:pStyle w:val="ListParagraph"/>
        <w:numPr>
          <w:ilvl w:val="0"/>
          <w:numId w:val="10"/>
        </w:numPr>
        <w:rPr>
          <w:del w:id="346" w:author="Mikheil Kapanadze" w:date="2025-04-19T15:06:00Z" w16du:dateUtc="2025-04-19T11:06:00Z"/>
          <w:lang w:val="ka-GE"/>
        </w:rPr>
      </w:pPr>
      <w:del w:id="347" w:author="Mikheil Kapanadze" w:date="2025-04-19T15:06:00Z" w16du:dateUtc="2025-04-19T11:06:00Z">
        <w:r w:rsidRPr="00225700" w:rsidDel="00F10BCC">
          <w:rPr>
            <w:lang w:val="ka-GE"/>
          </w:rPr>
          <w:delText>pipp</w:delText>
        </w:r>
        <w:r w:rsidDel="00F10BCC">
          <w:rPr>
            <w:lang w:val="ka-GE"/>
          </w:rPr>
          <w:delText xml:space="preserve"> - </w:delText>
        </w:r>
        <w:r w:rsidR="008D2BF5" w:rsidDel="00F10BCC">
          <w:rPr>
            <w:lang w:val="ka-GE"/>
          </w:rPr>
          <w:delText>მომხმარებელი პირადად გამოცხადდა</w:delText>
        </w:r>
        <w:r w:rsidDel="00F10BCC">
          <w:rPr>
            <w:lang w:val="ka-GE"/>
          </w:rPr>
          <w:delText xml:space="preserve"> იდენტობის პროვაიდერის ოფისში</w:delText>
        </w:r>
        <w:r w:rsidR="008D2BF5" w:rsidDel="00F10BCC">
          <w:rPr>
            <w:lang w:val="ka-GE"/>
          </w:rPr>
          <w:delText xml:space="preserve"> და წარადგინა </w:delText>
        </w:r>
        <w:r w:rsidR="00877C72" w:rsidDel="00F10BCC">
          <w:rPr>
            <w:lang w:val="ka-GE"/>
          </w:rPr>
          <w:delText>საიდენტიფიკაციო დოკუმენტი</w:delText>
        </w:r>
      </w:del>
    </w:p>
    <w:p w14:paraId="28AED9C9" w14:textId="4E2899A0" w:rsidR="00225700" w:rsidDel="00F10BCC" w:rsidRDefault="000C4C30" w:rsidP="00EE39CA">
      <w:pPr>
        <w:pStyle w:val="ListParagraph"/>
        <w:numPr>
          <w:ilvl w:val="0"/>
          <w:numId w:val="10"/>
        </w:numPr>
        <w:rPr>
          <w:del w:id="348" w:author="Mikheil Kapanadze" w:date="2025-04-19T15:06:00Z" w16du:dateUtc="2025-04-19T11:06:00Z"/>
          <w:lang w:val="ka-GE"/>
        </w:rPr>
      </w:pPr>
      <w:del w:id="349" w:author="Mikheil Kapanadze" w:date="2025-04-19T15:06:00Z" w16du:dateUtc="2025-04-19T11:06:00Z">
        <w:r w:rsidRPr="000C4C30" w:rsidDel="00F10BCC">
          <w:rPr>
            <w:lang w:val="ka-GE"/>
          </w:rPr>
          <w:delText>eid</w:delText>
        </w:r>
        <w:r w:rsidDel="00F10BCC">
          <w:rPr>
            <w:lang w:val="ka-GE"/>
          </w:rPr>
          <w:delText xml:space="preserve"> - </w:delText>
        </w:r>
        <w:r w:rsidR="00B937EC" w:rsidDel="00F10BCC">
          <w:rPr>
            <w:lang w:val="ka-GE"/>
          </w:rPr>
          <w:delText xml:space="preserve">მოხდა მტკიცებულების </w:delText>
        </w:r>
        <w:r w:rsidR="00421284" w:rsidDel="00F10BCC">
          <w:rPr>
            <w:lang w:val="ka-GE"/>
          </w:rPr>
          <w:delText>ონლაინ შემოწმება (მაგ. სსიპ „სახელმწიფო სერვისების განვითარების სააგენტოს“ ელექტრონულ ბაზაში)</w:delText>
        </w:r>
      </w:del>
    </w:p>
    <w:p w14:paraId="3BB88C83" w14:textId="5677EC95" w:rsidR="00421284" w:rsidDel="00F10BCC" w:rsidRDefault="00421284">
      <w:pPr>
        <w:rPr>
          <w:del w:id="350" w:author="Mikheil Kapanadze" w:date="2025-04-19T15:06:00Z" w16du:dateUtc="2025-04-19T11:06:00Z"/>
          <w:lang w:val="ka-GE"/>
        </w:rPr>
      </w:pPr>
      <w:del w:id="351" w:author="Mikheil Kapanadze" w:date="2025-04-19T15:06:00Z" w16du:dateUtc="2025-04-19T11:06:00Z">
        <w:r w:rsidRPr="00421284" w:rsidDel="00F10BCC">
          <w:rPr>
            <w:b/>
            <w:bCs/>
            <w:lang w:val="ka-GE"/>
          </w:rPr>
          <w:delText>შესაძლოა</w:delText>
        </w:r>
        <w:r w:rsidDel="00F10BCC">
          <w:rPr>
            <w:lang w:val="ka-GE"/>
          </w:rPr>
          <w:delText xml:space="preserve"> იდენტობის პროვაიდერი ასევე მხარს უჭერდეს საიდენტიფიკაციო დოკუმენტების გადამოწმების შემდეგ მეთოდებს:</w:delText>
        </w:r>
      </w:del>
    </w:p>
    <w:p w14:paraId="580D51F0" w14:textId="6D0B804E" w:rsidR="00421284" w:rsidDel="00F10BCC" w:rsidRDefault="003F62ED" w:rsidP="00EE39CA">
      <w:pPr>
        <w:pStyle w:val="ListParagraph"/>
        <w:numPr>
          <w:ilvl w:val="0"/>
          <w:numId w:val="11"/>
        </w:numPr>
        <w:rPr>
          <w:del w:id="352" w:author="Mikheil Kapanadze" w:date="2025-04-19T15:06:00Z" w16du:dateUtc="2025-04-19T11:06:00Z"/>
          <w:lang w:val="ka-GE"/>
        </w:rPr>
      </w:pPr>
      <w:del w:id="353" w:author="Mikheil Kapanadze" w:date="2025-04-19T15:06:00Z" w16du:dateUtc="2025-04-19T11:06:00Z">
        <w:r w:rsidRPr="003F62ED" w:rsidDel="00F10BCC">
          <w:rPr>
            <w:lang w:val="ka-GE"/>
          </w:rPr>
          <w:delText>sripp</w:delText>
        </w:r>
        <w:r w:rsidDel="00F10BCC">
          <w:rPr>
            <w:lang w:val="ka-GE"/>
          </w:rPr>
          <w:delText xml:space="preserve"> - გადამოწმება</w:delText>
        </w:r>
        <w:r w:rsidR="003F68C1" w:rsidDel="00F10BCC">
          <w:rPr>
            <w:lang w:val="ka-GE"/>
          </w:rPr>
          <w:delText xml:space="preserve"> </w:delText>
        </w:r>
        <w:r w:rsidDel="00F10BCC">
          <w:rPr>
            <w:lang w:val="ka-GE"/>
          </w:rPr>
          <w:delText>ვიდეოკომუნიკაციის საშუალებით</w:delText>
        </w:r>
        <w:r w:rsidR="00A858F2" w:rsidDel="00F10BCC">
          <w:rPr>
            <w:lang w:val="ka-GE"/>
          </w:rPr>
          <w:delText>, როდესაც იდენტობის პროვაიდერის მხრიდან გადამოწმებას ადამიანი ახორციელებს</w:delText>
        </w:r>
      </w:del>
    </w:p>
    <w:p w14:paraId="1C6C894C" w14:textId="5BC55842" w:rsidR="00A858F2" w:rsidDel="00F10BCC" w:rsidRDefault="00A858F2" w:rsidP="00EE39CA">
      <w:pPr>
        <w:pStyle w:val="ListParagraph"/>
        <w:numPr>
          <w:ilvl w:val="0"/>
          <w:numId w:val="11"/>
        </w:numPr>
        <w:rPr>
          <w:del w:id="354" w:author="Mikheil Kapanadze" w:date="2025-04-19T15:06:00Z" w16du:dateUtc="2025-04-19T11:06:00Z"/>
          <w:lang w:val="ka-GE"/>
        </w:rPr>
      </w:pPr>
      <w:del w:id="355" w:author="Mikheil Kapanadze" w:date="2025-04-19T15:06:00Z" w16du:dateUtc="2025-04-19T11:06:00Z">
        <w:r w:rsidRPr="00A858F2" w:rsidDel="00F10BCC">
          <w:rPr>
            <w:lang w:val="ka-GE"/>
          </w:rPr>
          <w:delText>uripp</w:delText>
        </w:r>
        <w:r w:rsidDel="00F10BCC">
          <w:rPr>
            <w:lang w:val="ka-GE"/>
          </w:rPr>
          <w:delText xml:space="preserve"> - გადამოწმება </w:delText>
        </w:r>
        <w:r w:rsidR="003F68C1" w:rsidDel="00F10BCC">
          <w:rPr>
            <w:lang w:val="ka-GE"/>
          </w:rPr>
          <w:delText>ვიდეოკომუნიკაციის საშუალებით, როდესაც იდენტობის პროვაიდერის მხრიდან გადამოწმებაში ადამიანი ჩართული არ არის</w:delText>
        </w:r>
        <w:r w:rsidR="00450257" w:rsidDel="00F10BCC">
          <w:rPr>
            <w:lang w:val="ka-GE"/>
          </w:rPr>
          <w:delText xml:space="preserve"> (ავტოპორტრეტის ვიდეოს, სიცოცხლის შემოწმების და საიდენტიფიკაციო დოკუმენტის ვიდეოგადაღების გზით)</w:delText>
        </w:r>
      </w:del>
    </w:p>
    <w:p w14:paraId="45036A13" w14:textId="4428F54C" w:rsidR="00450257" w:rsidDel="00F10BCC" w:rsidRDefault="00450257" w:rsidP="00EE39CA">
      <w:pPr>
        <w:pStyle w:val="ListParagraph"/>
        <w:numPr>
          <w:ilvl w:val="0"/>
          <w:numId w:val="11"/>
        </w:numPr>
        <w:rPr>
          <w:del w:id="356" w:author="Mikheil Kapanadze" w:date="2025-04-19T15:06:00Z" w16du:dateUtc="2025-04-19T11:06:00Z"/>
          <w:lang w:val="ka-GE"/>
        </w:rPr>
      </w:pPr>
      <w:del w:id="357" w:author="Mikheil Kapanadze" w:date="2025-04-19T15:06:00Z" w16du:dateUtc="2025-04-19T11:06:00Z">
        <w:r w:rsidDel="00F10BCC">
          <w:delText>onsite</w:delText>
        </w:r>
        <w:r w:rsidDel="00F10BCC">
          <w:rPr>
            <w:lang w:val="ka-GE"/>
          </w:rPr>
          <w:delText xml:space="preserve"> </w:delText>
        </w:r>
        <w:r w:rsidR="003840C0" w:rsidDel="00F10BCC">
          <w:rPr>
            <w:lang w:val="ka-GE"/>
          </w:rPr>
          <w:delText xml:space="preserve">- გადამოწმება </w:delText>
        </w:r>
        <w:r w:rsidR="00141D5D" w:rsidDel="00F10BCC">
          <w:rPr>
            <w:lang w:val="ka-GE"/>
          </w:rPr>
          <w:delText xml:space="preserve">ჩიპის, </w:delText>
        </w:r>
        <w:r w:rsidR="00141D5D" w:rsidDel="00F10BCC">
          <w:delText>PIN</w:delText>
        </w:r>
        <w:r w:rsidR="00141D5D" w:rsidDel="00F10BCC">
          <w:rPr>
            <w:lang w:val="ka-GE"/>
          </w:rPr>
          <w:delText xml:space="preserve"> კოდისა და ავთენტიფიკაციის სერტიფიკატის გამოყენებით (არა კვალიფიციური ელექტრონული ხელმოწერის)</w:delText>
        </w:r>
      </w:del>
      <w:commentRangeEnd w:id="342"/>
      <w:r w:rsidR="00393C34">
        <w:rPr>
          <w:rStyle w:val="CommentReference"/>
        </w:rPr>
        <w:commentReference w:id="342"/>
      </w:r>
    </w:p>
    <w:p w14:paraId="6CF36968" w14:textId="77777777" w:rsidR="00BD7990" w:rsidRDefault="00BD7990" w:rsidP="00BD7990">
      <w:pPr>
        <w:jc w:val="both"/>
        <w:rPr>
          <w:lang w:val="ka-GE"/>
        </w:rPr>
      </w:pPr>
    </w:p>
    <w:p w14:paraId="0AFCED90" w14:textId="11E874BB" w:rsidR="00EE211F" w:rsidRDefault="00261DEB" w:rsidP="005C33D3">
      <w:pPr>
        <w:pStyle w:val="Heading2"/>
        <w:rPr>
          <w:lang w:val="ka-GE"/>
        </w:rPr>
      </w:pPr>
      <w:bookmarkStart w:id="358" w:name="_Toc195970408"/>
      <w:r>
        <w:rPr>
          <w:lang w:val="ka-GE"/>
        </w:rPr>
        <w:t>ინფორმაციის გამოთხოვის პროცესის</w:t>
      </w:r>
      <w:r w:rsidR="00BA6727">
        <w:rPr>
          <w:lang w:val="ka-GE"/>
        </w:rPr>
        <w:t xml:space="preserve"> მართვა დაყრდნობ</w:t>
      </w:r>
      <w:r w:rsidR="00861AC3">
        <w:rPr>
          <w:lang w:val="ka-GE"/>
        </w:rPr>
        <w:t>ი</w:t>
      </w:r>
      <w:r w:rsidR="00BA6727">
        <w:rPr>
          <w:lang w:val="ka-GE"/>
        </w:rPr>
        <w:t>ლი მხარის მიერ</w:t>
      </w:r>
      <w:bookmarkEnd w:id="358"/>
    </w:p>
    <w:p w14:paraId="598EFDAB" w14:textId="1D6F5678" w:rsidR="006D047F" w:rsidRDefault="005C33D3" w:rsidP="00027BEA">
      <w:pPr>
        <w:jc w:val="both"/>
        <w:rPr>
          <w:lang w:val="ka-GE"/>
        </w:rPr>
      </w:pPr>
      <w:r>
        <w:rPr>
          <w:b/>
          <w:bCs/>
          <w:lang w:val="ka-GE"/>
        </w:rPr>
        <w:t>აუცილებელია</w:t>
      </w:r>
      <w:r>
        <w:rPr>
          <w:lang w:val="ka-GE"/>
        </w:rPr>
        <w:t xml:space="preserve">, იდენტობის პროვაიდერმა ყურადღება მიაქციოს და გაითვალისწინოს </w:t>
      </w:r>
      <w:r w:rsidR="00CE4814">
        <w:rPr>
          <w:lang w:val="ka-GE"/>
        </w:rPr>
        <w:t>დაყრდნობილი მხარის მოთხოვნა</w:t>
      </w:r>
      <w:r w:rsidR="00261DEB">
        <w:rPr>
          <w:lang w:val="ka-GE"/>
        </w:rPr>
        <w:t xml:space="preserve">, რომელიც მას წარედგინება </w:t>
      </w:r>
      <w:sdt>
        <w:sdtPr>
          <w:rPr>
            <w:lang w:val="ka-GE"/>
          </w:rPr>
          <w:id w:val="-489331867"/>
          <w:citation/>
        </w:sdtPr>
        <w:sdtEndPr/>
        <w:sdtContent>
          <w:r w:rsidR="00BA6727">
            <w:rPr>
              <w:lang w:val="ka-GE"/>
            </w:rPr>
            <w:fldChar w:fldCharType="begin"/>
          </w:r>
          <w:r w:rsidR="00C3661F">
            <w:rPr>
              <w:lang w:val="ka-GE"/>
            </w:rPr>
            <w:instrText xml:space="preserve">CITATION OIDCForIA \l 1079 </w:instrText>
          </w:r>
          <w:r w:rsidR="00BA6727">
            <w:rPr>
              <w:lang w:val="ka-GE"/>
            </w:rPr>
            <w:fldChar w:fldCharType="separate"/>
          </w:r>
          <w:r w:rsidR="008A7DCD">
            <w:rPr>
              <w:noProof/>
              <w:lang w:val="ka-GE"/>
            </w:rPr>
            <w:t>(7)</w:t>
          </w:r>
          <w:r w:rsidR="00BA6727">
            <w:rPr>
              <w:lang w:val="ka-GE"/>
            </w:rPr>
            <w:fldChar w:fldCharType="end"/>
          </w:r>
        </w:sdtContent>
      </w:sdt>
      <w:r w:rsidR="00BA6727">
        <w:rPr>
          <w:lang w:val="ka-GE"/>
        </w:rPr>
        <w:t>-ის</w:t>
      </w:r>
      <w:r w:rsidR="00A757AA">
        <w:rPr>
          <w:lang w:val="ka-GE"/>
        </w:rPr>
        <w:t xml:space="preserve"> მე-5 </w:t>
      </w:r>
      <w:r w:rsidR="00783AAF">
        <w:rPr>
          <w:lang w:val="ka-GE"/>
        </w:rPr>
        <w:t>თავით განსაზღვრული წესით</w:t>
      </w:r>
      <w:r w:rsidR="00783AAF">
        <w:t xml:space="preserve"> (</w:t>
      </w:r>
      <w:r w:rsidR="00783AAF">
        <w:rPr>
          <w:lang w:val="ka-GE"/>
        </w:rPr>
        <w:t xml:space="preserve">ანუ ავტორიზაციის მოთხოვნაში გადაეცემა </w:t>
      </w:r>
      <w:r w:rsidR="00783AAF">
        <w:t>claims</w:t>
      </w:r>
      <w:r w:rsidR="00783AAF">
        <w:rPr>
          <w:lang w:val="ka-GE"/>
        </w:rPr>
        <w:t xml:space="preserve"> პარამეტრი რომელიც  </w:t>
      </w:r>
      <w:del w:id="359" w:author="Mikheil Kapanadze" w:date="2025-04-17T22:41:00Z" w16du:dateUtc="2025-04-17T18:41:00Z">
        <w:r w:rsidR="00783AAF" w:rsidDel="009B0E84">
          <w:rPr>
            <w:lang w:val="ka-GE"/>
          </w:rPr>
          <w:delText xml:space="preserve">მიუთითებს, </w:delText>
        </w:r>
      </w:del>
      <w:ins w:id="360" w:author="Mikheil Kapanadze" w:date="2025-04-17T22:41:00Z" w16du:dateUtc="2025-04-17T18:41:00Z">
        <w:r w:rsidR="009B0E84">
          <w:rPr>
            <w:lang w:val="ka-GE"/>
          </w:rPr>
          <w:t xml:space="preserve">მიუთითებს </w:t>
        </w:r>
      </w:ins>
      <w:r w:rsidR="00783AAF">
        <w:rPr>
          <w:lang w:val="ka-GE"/>
        </w:rPr>
        <w:t>შემოწმებული მტკიცებები</w:t>
      </w:r>
      <w:ins w:id="361" w:author="Mikheil Kapanadze" w:date="2025-04-17T22:41:00Z" w16du:dateUtc="2025-04-17T18:41:00Z">
        <w:r w:rsidR="00E8234E">
          <w:rPr>
            <w:lang w:val="ka-GE"/>
          </w:rPr>
          <w:t>ს</w:t>
        </w:r>
      </w:ins>
      <w:r w:rsidR="00783AAF">
        <w:rPr>
          <w:lang w:val="ka-GE"/>
        </w:rPr>
        <w:t xml:space="preserve"> </w:t>
      </w:r>
      <w:del w:id="362" w:author="Mikheil Kapanadze" w:date="2025-04-17T22:41:00Z" w16du:dateUtc="2025-04-17T18:41:00Z">
        <w:r w:rsidR="00783AAF" w:rsidDel="00E8234E">
          <w:rPr>
            <w:lang w:val="ka-GE"/>
          </w:rPr>
          <w:delText xml:space="preserve">დაბრუნდეს </w:delText>
        </w:r>
        <w:r w:rsidR="00783AAF" w:rsidDel="00E8234E">
          <w:delText>userinfo</w:delText>
        </w:r>
        <w:r w:rsidR="00783AAF" w:rsidDel="00E8234E">
          <w:rPr>
            <w:lang w:val="ka-GE"/>
          </w:rPr>
          <w:delText xml:space="preserve"> ბოლოწერტილით </w:delText>
        </w:r>
        <w:r w:rsidR="00783AAF" w:rsidDel="00E8234E">
          <w:delText>ID Token</w:delText>
        </w:r>
        <w:r w:rsidR="00783AAF" w:rsidDel="00E8234E">
          <w:rPr>
            <w:lang w:val="ka-GE"/>
          </w:rPr>
          <w:delText xml:space="preserve">-ით </w:delText>
        </w:r>
      </w:del>
      <w:del w:id="363" w:author="Mikheil Kapanadze" w:date="2025-04-17T22:39:00Z" w16du:dateUtc="2025-04-17T18:39:00Z">
        <w:r w:rsidR="00783AAF" w:rsidDel="00B866BE">
          <w:rPr>
            <w:lang w:val="ka-GE"/>
          </w:rPr>
          <w:delText>მოთხოვნისას (</w:delText>
        </w:r>
      </w:del>
      <w:del w:id="364" w:author="Mikheil Kapanadze" w:date="2025-04-17T22:40:00Z" w16du:dateUtc="2025-04-17T18:40:00Z">
        <w:r w:rsidR="00783AAF" w:rsidDel="00B866BE">
          <w:rPr>
            <w:lang w:val="ka-GE"/>
          </w:rPr>
          <w:delText xml:space="preserve">თუ მხარდაჭერილია) </w:delText>
        </w:r>
      </w:del>
      <w:del w:id="365" w:author="Mikheil Kapanadze" w:date="2025-04-17T22:41:00Z" w16du:dateUtc="2025-04-17T18:41:00Z">
        <w:r w:rsidR="00783AAF" w:rsidDel="00E8234E">
          <w:rPr>
            <w:lang w:val="ka-GE"/>
          </w:rPr>
          <w:delText>თუ ორივეთი</w:delText>
        </w:r>
      </w:del>
      <w:ins w:id="366" w:author="Mikheil Kapanadze" w:date="2025-04-17T22:41:00Z" w16du:dateUtc="2025-04-17T18:41:00Z">
        <w:r w:rsidR="00E8234E">
          <w:rPr>
            <w:lang w:val="ka-GE"/>
          </w:rPr>
          <w:t xml:space="preserve">დაბრუნების </w:t>
        </w:r>
        <w:r w:rsidR="009B0E84">
          <w:rPr>
            <w:lang w:val="ka-GE"/>
          </w:rPr>
          <w:t xml:space="preserve">საჭიროების </w:t>
        </w:r>
        <w:r w:rsidR="00E8234E">
          <w:rPr>
            <w:lang w:val="ka-GE"/>
          </w:rPr>
          <w:t>შესახებ</w:t>
        </w:r>
      </w:ins>
      <w:r w:rsidR="00783AAF">
        <w:rPr>
          <w:lang w:val="ka-GE"/>
        </w:rPr>
        <w:t xml:space="preserve">). </w:t>
      </w:r>
      <w:r w:rsidR="00A757AA">
        <w:rPr>
          <w:lang w:val="ka-GE"/>
        </w:rPr>
        <w:t>კერძოდ:</w:t>
      </w:r>
    </w:p>
    <w:p w14:paraId="43F8A551" w14:textId="5E5B67B0" w:rsidR="006D047F" w:rsidRPr="006E068E" w:rsidRDefault="006D047F" w:rsidP="006D047F">
      <w:pPr>
        <w:pStyle w:val="ListParagraph"/>
        <w:numPr>
          <w:ilvl w:val="0"/>
          <w:numId w:val="12"/>
        </w:numPr>
        <w:jc w:val="both"/>
        <w:rPr>
          <w:lang w:val="ka-GE"/>
        </w:rPr>
      </w:pPr>
      <w:r w:rsidRPr="006D047F">
        <w:rPr>
          <w:b/>
          <w:bCs/>
          <w:lang w:val="ka-GE"/>
        </w:rPr>
        <w:t>აუცილებელია</w:t>
      </w:r>
      <w:r>
        <w:rPr>
          <w:lang w:val="ka-GE"/>
        </w:rPr>
        <w:t xml:space="preserve"> მტკიცების გამოთხოვისას</w:t>
      </w:r>
      <w:r w:rsidR="00AE4F9E">
        <w:rPr>
          <w:lang w:val="ka-GE"/>
        </w:rPr>
        <w:t xml:space="preserve"> ენის ცხადად მითითების შემთხვევაში </w:t>
      </w:r>
      <w:r w:rsidR="006F7182">
        <w:t>(</w:t>
      </w:r>
      <w:r w:rsidR="006F7182">
        <w:rPr>
          <w:lang w:val="ka-GE"/>
        </w:rPr>
        <w:t xml:space="preserve">მაგ. </w:t>
      </w:r>
      <w:r w:rsidR="006F7182" w:rsidRPr="006F7182">
        <w:rPr>
          <w:lang w:val="ka-GE"/>
        </w:rPr>
        <w:t>family_name#</w:t>
      </w:r>
      <w:r w:rsidR="006F7182">
        <w:t>ka</w:t>
      </w:r>
      <w:r w:rsidR="00810B02">
        <w:t xml:space="preserve">) </w:t>
      </w:r>
      <w:r w:rsidR="00810B02">
        <w:rPr>
          <w:lang w:val="ka-GE"/>
        </w:rPr>
        <w:t>მტკიცება დაბრუნდეს შესაბამის ენაზე, თუ აღნიშნული ენა მხარდაჭერილია იდენტობის პროვაიდერის მიერ</w:t>
      </w:r>
      <w:r w:rsidR="00367EA9">
        <w:t>.</w:t>
      </w:r>
    </w:p>
    <w:p w14:paraId="2F300F06" w14:textId="636E3296" w:rsidR="00367EA9" w:rsidRDefault="00A92E0E" w:rsidP="006D047F">
      <w:pPr>
        <w:pStyle w:val="ListParagraph"/>
        <w:numPr>
          <w:ilvl w:val="0"/>
          <w:numId w:val="12"/>
        </w:numPr>
        <w:jc w:val="both"/>
        <w:rPr>
          <w:lang w:val="ka-GE"/>
        </w:rPr>
      </w:pPr>
      <w:r>
        <w:rPr>
          <w:lang w:val="ka-GE"/>
        </w:rPr>
        <w:t xml:space="preserve">თუ </w:t>
      </w:r>
      <w:r w:rsidR="00434817">
        <w:rPr>
          <w:lang w:val="ka-GE"/>
        </w:rPr>
        <w:t xml:space="preserve">მტკიცების გამოთხოვისას ენა ცხადად არ არის მითითებული, მაგრამ </w:t>
      </w:r>
      <w:r>
        <w:rPr>
          <w:lang w:val="ka-GE"/>
        </w:rPr>
        <w:t xml:space="preserve">გადმოცემულია </w:t>
      </w:r>
      <w:r w:rsidR="00367EA9" w:rsidRPr="00367EA9">
        <w:rPr>
          <w:lang w:val="ka-GE"/>
        </w:rPr>
        <w:t>claims_locales</w:t>
      </w:r>
      <w:r w:rsidR="00367EA9">
        <w:rPr>
          <w:lang w:val="ka-GE"/>
        </w:rPr>
        <w:t xml:space="preserve"> პარამეტრი</w:t>
      </w:r>
      <w:r w:rsidR="001168D1">
        <w:rPr>
          <w:lang w:val="ka-GE"/>
        </w:rPr>
        <w:t xml:space="preserve">, </w:t>
      </w:r>
      <w:r w:rsidR="00012E97">
        <w:rPr>
          <w:b/>
          <w:bCs/>
          <w:lang w:val="ka-GE"/>
        </w:rPr>
        <w:t>აუცილებელია</w:t>
      </w:r>
      <w:r w:rsidR="00434817">
        <w:rPr>
          <w:lang w:val="ka-GE"/>
        </w:rPr>
        <w:t xml:space="preserve"> </w:t>
      </w:r>
      <w:r w:rsidR="001168D1">
        <w:rPr>
          <w:lang w:val="ka-GE"/>
        </w:rPr>
        <w:t xml:space="preserve">იდენტობის პროვაიდერმა </w:t>
      </w:r>
      <w:r w:rsidR="0097334F">
        <w:rPr>
          <w:lang w:val="ka-GE"/>
        </w:rPr>
        <w:t xml:space="preserve">მტკიცებები </w:t>
      </w:r>
      <w:r w:rsidR="00C06BC8">
        <w:rPr>
          <w:lang w:val="ka-GE"/>
        </w:rPr>
        <w:t>დააბრუნოს შესაბამის ენაზე</w:t>
      </w:r>
    </w:p>
    <w:p w14:paraId="4B79C31C" w14:textId="6459FC97" w:rsidR="00B670FF" w:rsidRDefault="00B670FF" w:rsidP="006D047F">
      <w:pPr>
        <w:pStyle w:val="ListParagraph"/>
        <w:numPr>
          <w:ilvl w:val="0"/>
          <w:numId w:val="12"/>
        </w:numPr>
        <w:jc w:val="both"/>
        <w:rPr>
          <w:lang w:val="ka-GE"/>
        </w:rPr>
      </w:pPr>
      <w:r>
        <w:rPr>
          <w:lang w:val="ka-GE"/>
        </w:rPr>
        <w:t xml:space="preserve">თუ მტკიცების გამოთხოვისას არც ენაა ცალსახად მითითებული და არც </w:t>
      </w:r>
      <w:r w:rsidRPr="009B3C82">
        <w:rPr>
          <w:lang w:val="ka-GE"/>
        </w:rPr>
        <w:t>claims_locales</w:t>
      </w:r>
      <w:r>
        <w:rPr>
          <w:lang w:val="ka-GE"/>
        </w:rPr>
        <w:t xml:space="preserve"> პარამეტრია მითითებული, </w:t>
      </w:r>
      <w:r w:rsidRPr="009B3C82">
        <w:rPr>
          <w:b/>
          <w:bCs/>
          <w:lang w:val="ka-GE"/>
        </w:rPr>
        <w:t>აუცილებელია</w:t>
      </w:r>
      <w:r>
        <w:rPr>
          <w:lang w:val="ka-GE"/>
        </w:rPr>
        <w:t xml:space="preserve"> იდენტობის პროვაიდერმა იგულისხმოს </w:t>
      </w:r>
      <w:r w:rsidR="00606486">
        <w:rPr>
          <w:lang w:val="ka-GE"/>
        </w:rPr>
        <w:t xml:space="preserve">რომ მოთხოვნილია </w:t>
      </w:r>
      <w:r>
        <w:rPr>
          <w:lang w:val="ka-GE"/>
        </w:rPr>
        <w:t xml:space="preserve">ქართული ენა </w:t>
      </w:r>
      <w:r w:rsidR="00CC2553" w:rsidRPr="009B3C82">
        <w:rPr>
          <w:lang w:val="ka-GE"/>
        </w:rPr>
        <w:t>(claims_locales=</w:t>
      </w:r>
      <w:r w:rsidRPr="009B3C82">
        <w:rPr>
          <w:lang w:val="ka-GE"/>
        </w:rPr>
        <w:t>ka</w:t>
      </w:r>
      <w:r w:rsidR="00CC2553" w:rsidRPr="009B3C82">
        <w:rPr>
          <w:lang w:val="ka-GE"/>
        </w:rPr>
        <w:t>)</w:t>
      </w:r>
    </w:p>
    <w:p w14:paraId="1C4A307A" w14:textId="2B30EBC9" w:rsidR="00810B02" w:rsidRDefault="002C1B94" w:rsidP="006D047F">
      <w:pPr>
        <w:pStyle w:val="ListParagraph"/>
        <w:numPr>
          <w:ilvl w:val="0"/>
          <w:numId w:val="12"/>
        </w:numPr>
        <w:jc w:val="both"/>
        <w:rPr>
          <w:lang w:val="ka-GE"/>
        </w:rPr>
      </w:pPr>
      <w:r>
        <w:rPr>
          <w:b/>
          <w:bCs/>
          <w:lang w:val="ka-GE"/>
        </w:rPr>
        <w:lastRenderedPageBreak/>
        <w:t>აუცილებელია</w:t>
      </w:r>
      <w:r>
        <w:rPr>
          <w:lang w:val="ka-GE"/>
        </w:rPr>
        <w:t xml:space="preserve"> მხარდაჭერილი იყოს </w:t>
      </w:r>
      <w:r w:rsidR="00707747">
        <w:t>essential</w:t>
      </w:r>
      <w:r w:rsidR="00707747">
        <w:rPr>
          <w:lang w:val="ka-GE"/>
        </w:rPr>
        <w:t xml:space="preserve"> (აუცილებლობა) პარამეტრი მტკიცებების გამოთხოვისას</w:t>
      </w:r>
      <w:r w:rsidR="00E3637C">
        <w:rPr>
          <w:lang w:val="ka-GE"/>
        </w:rPr>
        <w:t xml:space="preserve"> და იდენტობის პროვაიდერმა იმოქმედოს შესაბამისად</w:t>
      </w:r>
      <w:r w:rsidR="00BD5326">
        <w:rPr>
          <w:lang w:val="ka-GE"/>
        </w:rPr>
        <w:t>.</w:t>
      </w:r>
    </w:p>
    <w:p w14:paraId="6FAB5B4D" w14:textId="2EFFD0E8" w:rsidR="00E3637C" w:rsidRDefault="004A271B" w:rsidP="00C54904">
      <w:pPr>
        <w:jc w:val="both"/>
        <w:rPr>
          <w:lang w:val="ka-GE"/>
        </w:rPr>
      </w:pPr>
      <w:r w:rsidRPr="00C54904">
        <w:rPr>
          <w:b/>
          <w:bCs/>
          <w:lang w:val="ka-GE"/>
        </w:rPr>
        <w:t>აუცილებელია</w:t>
      </w:r>
      <w:r w:rsidRPr="00C54904">
        <w:rPr>
          <w:lang w:val="ka-GE"/>
        </w:rPr>
        <w:t xml:space="preserve"> მხარდაჭერილი იყოს </w:t>
      </w:r>
      <w:r w:rsidR="00E12375" w:rsidRPr="00C54904">
        <w:rPr>
          <w:lang w:val="ka-GE"/>
        </w:rPr>
        <w:t>გადამოწმების</w:t>
      </w:r>
      <w:r w:rsidR="00C54904">
        <w:rPr>
          <w:lang w:val="ka-GE"/>
        </w:rPr>
        <w:t xml:space="preserve"> </w:t>
      </w:r>
      <w:r w:rsidR="00E12375" w:rsidRPr="00C54904">
        <w:rPr>
          <w:lang w:val="ka-GE"/>
        </w:rPr>
        <w:t>მონაცემ</w:t>
      </w:r>
      <w:r w:rsidR="00C54904">
        <w:rPr>
          <w:lang w:val="ka-GE"/>
        </w:rPr>
        <w:t>ების კონკრეტული ტიპების</w:t>
      </w:r>
      <w:r w:rsidR="00332BA9">
        <w:rPr>
          <w:lang w:val="ka-GE"/>
        </w:rPr>
        <w:t xml:space="preserve"> (მაგ. </w:t>
      </w:r>
      <w:r w:rsidR="0031476C">
        <w:rPr>
          <w:lang w:val="ka-GE"/>
        </w:rPr>
        <w:t xml:space="preserve">მხოლოდ </w:t>
      </w:r>
      <w:r w:rsidR="00332BA9">
        <w:t>document)</w:t>
      </w:r>
      <w:r w:rsidR="00C54904">
        <w:rPr>
          <w:lang w:val="ka-GE"/>
        </w:rPr>
        <w:t>, მეთოდების</w:t>
      </w:r>
      <w:r w:rsidR="00332BA9">
        <w:t xml:space="preserve"> (</w:t>
      </w:r>
      <w:r w:rsidR="00332BA9">
        <w:rPr>
          <w:lang w:val="ka-GE"/>
        </w:rPr>
        <w:t xml:space="preserve">მაგ. </w:t>
      </w:r>
      <w:r w:rsidR="0031476C">
        <w:rPr>
          <w:lang w:val="ka-GE"/>
        </w:rPr>
        <w:t xml:space="preserve">მხოლოდ </w:t>
      </w:r>
      <w:r w:rsidR="0031476C" w:rsidRPr="0031476C">
        <w:rPr>
          <w:lang w:val="ka-GE"/>
        </w:rPr>
        <w:t>pipp</w:t>
      </w:r>
      <w:r w:rsidR="0031476C">
        <w:rPr>
          <w:lang w:val="ka-GE"/>
        </w:rPr>
        <w:t>)</w:t>
      </w:r>
      <w:r w:rsidR="00C54904">
        <w:rPr>
          <w:lang w:val="ka-GE"/>
        </w:rPr>
        <w:t xml:space="preserve"> და ნდობის ჩარჩოს</w:t>
      </w:r>
      <w:r w:rsidR="0031476C">
        <w:rPr>
          <w:lang w:val="ka-GE"/>
        </w:rPr>
        <w:t xml:space="preserve"> (მაგ. მხოლოდ </w:t>
      </w:r>
      <w:r w:rsidR="0031476C">
        <w:t>ge_aml)</w:t>
      </w:r>
      <w:r w:rsidR="00C54904">
        <w:rPr>
          <w:lang w:val="ka-GE"/>
        </w:rPr>
        <w:t xml:space="preserve"> მიხედვით შეზღუდვა. </w:t>
      </w:r>
    </w:p>
    <w:p w14:paraId="25E7A48B" w14:textId="28EACE80" w:rsidR="0031476C" w:rsidRDefault="0031476C" w:rsidP="00C54904">
      <w:pPr>
        <w:jc w:val="both"/>
        <w:rPr>
          <w:lang w:val="ka-GE"/>
        </w:rPr>
      </w:pPr>
      <w:r>
        <w:rPr>
          <w:lang w:val="ka-GE"/>
        </w:rPr>
        <w:t xml:space="preserve">თუ მოითხოვება საიდენტიფიკაციო დოკუმენტი, </w:t>
      </w:r>
      <w:r w:rsidRPr="00361D83">
        <w:rPr>
          <w:b/>
          <w:bCs/>
          <w:lang w:val="ka-GE"/>
        </w:rPr>
        <w:t>აუცილებელია</w:t>
      </w:r>
      <w:r>
        <w:rPr>
          <w:lang w:val="ka-GE"/>
        </w:rPr>
        <w:t xml:space="preserve"> მხარდაჭერილი იყოს გამცემი ქვეყნის მი</w:t>
      </w:r>
      <w:r w:rsidR="00361D83">
        <w:rPr>
          <w:lang w:val="ka-GE"/>
        </w:rPr>
        <w:t>ხედვით შეზღუდვა. მაგალითად:</w:t>
      </w:r>
    </w:p>
    <w:tbl>
      <w:tblPr>
        <w:tblStyle w:val="TableGrid"/>
        <w:tblW w:w="0" w:type="auto"/>
        <w:tblLook w:val="04A0" w:firstRow="1" w:lastRow="0" w:firstColumn="1" w:lastColumn="0" w:noHBand="0" w:noVBand="1"/>
      </w:tblPr>
      <w:tblGrid>
        <w:gridCol w:w="9350"/>
      </w:tblGrid>
      <w:tr w:rsidR="00361D83" w14:paraId="0FCC36E3" w14:textId="77777777" w:rsidTr="1885459B">
        <w:tc>
          <w:tcPr>
            <w:tcW w:w="9350" w:type="dxa"/>
          </w:tcPr>
          <w:p w14:paraId="13C5C8CA" w14:textId="77777777" w:rsidR="00361D83" w:rsidRPr="00361D83" w:rsidRDefault="00361D83" w:rsidP="00361D83">
            <w:pPr>
              <w:jc w:val="both"/>
              <w:rPr>
                <w:rFonts w:ascii="Courier New" w:hAnsi="Courier New" w:cs="Courier New"/>
                <w:sz w:val="18"/>
                <w:szCs w:val="18"/>
                <w:lang w:val="ka-GE"/>
              </w:rPr>
            </w:pPr>
            <w:bookmarkStart w:id="367" w:name="_Hlk121323682"/>
            <w:r w:rsidRPr="00361D83">
              <w:rPr>
                <w:rFonts w:ascii="Courier New" w:hAnsi="Courier New" w:cs="Courier New"/>
                <w:sz w:val="18"/>
                <w:szCs w:val="18"/>
                <w:lang w:val="ka-GE"/>
              </w:rPr>
              <w:t>{</w:t>
            </w:r>
          </w:p>
          <w:p w14:paraId="25B4AC2D"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"userinfo": {</w:t>
            </w:r>
          </w:p>
          <w:p w14:paraId="1F3DF611"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"verified_claims": {</w:t>
            </w:r>
          </w:p>
          <w:p w14:paraId="2715BB1A"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"verification": {</w:t>
            </w:r>
          </w:p>
          <w:p w14:paraId="07B78E85"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"trust_framework": null,</w:t>
            </w:r>
          </w:p>
          <w:p w14:paraId="27E32F07"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"time": null,</w:t>
            </w:r>
          </w:p>
          <w:p w14:paraId="518FE78C"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"evidence": [</w:t>
            </w:r>
          </w:p>
          <w:p w14:paraId="18B2D50E"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1FA442D8"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"type": {</w:t>
            </w:r>
          </w:p>
          <w:p w14:paraId="7BA51A41" w14:textId="1DCCDF42"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"value": "document"</w:t>
            </w:r>
          </w:p>
          <w:p w14:paraId="07ED1BE3"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2E539913"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"method": null,</w:t>
            </w:r>
          </w:p>
          <w:p w14:paraId="58243DED" w14:textId="5741EE1E" w:rsidR="00361D83" w:rsidRPr="006E068E" w:rsidRDefault="00361D83" w:rsidP="00361D83">
            <w:pPr>
              <w:jc w:val="both"/>
              <w:rPr>
                <w:rFonts w:ascii="Courier New" w:hAnsi="Courier New" w:cs="Courier New"/>
                <w:sz w:val="18"/>
                <w:szCs w:val="18"/>
              </w:rPr>
            </w:pPr>
            <w:r w:rsidRPr="00361D83">
              <w:rPr>
                <w:rFonts w:ascii="Courier New" w:hAnsi="Courier New" w:cs="Courier New"/>
                <w:sz w:val="18"/>
                <w:szCs w:val="18"/>
                <w:lang w:val="ka-GE"/>
              </w:rPr>
              <w:t xml:space="preserve">            "document</w:t>
            </w:r>
            <w:r w:rsidR="00F771B5">
              <w:rPr>
                <w:rFonts w:ascii="Courier New" w:hAnsi="Courier New" w:cs="Courier New"/>
                <w:sz w:val="18"/>
                <w:szCs w:val="18"/>
              </w:rPr>
              <w:t>_details</w:t>
            </w:r>
            <w:r w:rsidRPr="00361D83">
              <w:rPr>
                <w:rFonts w:ascii="Courier New" w:hAnsi="Courier New" w:cs="Courier New"/>
                <w:sz w:val="18"/>
                <w:szCs w:val="18"/>
                <w:lang w:val="ka-GE"/>
              </w:rPr>
              <w:t>": {</w:t>
            </w:r>
          </w:p>
          <w:p w14:paraId="016886A4"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"type": null,</w:t>
            </w:r>
          </w:p>
          <w:p w14:paraId="2201F761" w14:textId="77777777" w:rsidR="00361D83" w:rsidRPr="00361D83" w:rsidRDefault="00361D83" w:rsidP="1885459B">
            <w:pPr>
              <w:jc w:val="both"/>
              <w:rPr>
                <w:rFonts w:ascii="Courier New" w:hAnsi="Courier New" w:cs="Courier New"/>
                <w:sz w:val="18"/>
                <w:szCs w:val="18"/>
              </w:rPr>
            </w:pPr>
            <w:r w:rsidRPr="1885459B">
              <w:rPr>
                <w:rFonts w:ascii="Courier New" w:hAnsi="Courier New" w:cs="Courier New"/>
                <w:sz w:val="18"/>
                <w:szCs w:val="18"/>
              </w:rPr>
              <w:t xml:space="preserve">              "issuer":  {</w:t>
            </w:r>
          </w:p>
          <w:p w14:paraId="407C07C0" w14:textId="08C3C0B6" w:rsidR="00361D83" w:rsidRPr="006E068E" w:rsidRDefault="00361D83" w:rsidP="00361D83">
            <w:pPr>
              <w:jc w:val="both"/>
              <w:rPr>
                <w:rFonts w:cs="Courier New"/>
                <w:sz w:val="18"/>
                <w:szCs w:val="18"/>
                <w:lang w:val="ka-GE"/>
              </w:rPr>
            </w:pPr>
            <w:r w:rsidRPr="00361D83">
              <w:rPr>
                <w:rFonts w:ascii="Courier New" w:hAnsi="Courier New" w:cs="Courier New"/>
                <w:sz w:val="18"/>
                <w:szCs w:val="18"/>
                <w:lang w:val="ka-GE"/>
              </w:rPr>
              <w:t xml:space="preserve">                </w:t>
            </w:r>
            <w:r w:rsidRPr="00361D83">
              <w:rPr>
                <w:rFonts w:ascii="Courier New" w:hAnsi="Courier New" w:cs="Courier New"/>
                <w:b/>
                <w:bCs/>
                <w:color w:val="FF0000"/>
                <w:sz w:val="18"/>
                <w:szCs w:val="18"/>
                <w:lang w:val="ka-GE"/>
              </w:rPr>
              <w:t xml:space="preserve">"country": </w:t>
            </w:r>
            <w:r w:rsidRPr="00361D83">
              <w:rPr>
                <w:rFonts w:ascii="Courier New" w:hAnsi="Courier New" w:cs="Courier New"/>
                <w:b/>
                <w:bCs/>
                <w:color w:val="FF0000"/>
                <w:sz w:val="18"/>
                <w:szCs w:val="18"/>
              </w:rPr>
              <w:t>"GE"</w:t>
            </w:r>
            <w:r w:rsidRPr="00361D83">
              <w:rPr>
                <w:rFonts w:ascii="Courier New" w:hAnsi="Courier New" w:cs="Courier New"/>
                <w:sz w:val="18"/>
                <w:szCs w:val="18"/>
                <w:lang w:val="ka-GE"/>
              </w:rPr>
              <w:t>,</w:t>
            </w:r>
          </w:p>
          <w:p w14:paraId="714228FA"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"name": null</w:t>
            </w:r>
          </w:p>
          <w:p w14:paraId="122AE746"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12F72400"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"number": null,</w:t>
            </w:r>
          </w:p>
          <w:p w14:paraId="4E345071" w14:textId="77777777" w:rsidR="00AB779F" w:rsidRDefault="00361D83" w:rsidP="00AB779F">
            <w:pPr>
              <w:jc w:val="both"/>
              <w:rPr>
                <w:rFonts w:ascii="Courier New" w:hAnsi="Courier New" w:cs="Courier New"/>
                <w:sz w:val="18"/>
                <w:szCs w:val="18"/>
              </w:rPr>
            </w:pPr>
            <w:r w:rsidRPr="00361D83">
              <w:rPr>
                <w:rFonts w:ascii="Courier New" w:hAnsi="Courier New" w:cs="Courier New"/>
                <w:sz w:val="18"/>
                <w:szCs w:val="18"/>
                <w:lang w:val="ka-GE"/>
              </w:rPr>
              <w:t xml:space="preserve">              "date_of_issuance": null</w:t>
            </w:r>
            <w:r w:rsidR="00AB779F">
              <w:rPr>
                <w:rFonts w:ascii="Courier New" w:hAnsi="Courier New" w:cs="Courier New"/>
                <w:sz w:val="18"/>
                <w:szCs w:val="18"/>
              </w:rPr>
              <w:t>,</w:t>
            </w:r>
          </w:p>
          <w:p w14:paraId="2E2CD6FD" w14:textId="579DB5BA" w:rsidR="00361D83" w:rsidRPr="00AB779F" w:rsidRDefault="00AB779F" w:rsidP="00361D83">
            <w:pPr>
              <w:jc w:val="both"/>
              <w:rPr>
                <w:rFonts w:ascii="Courier New" w:hAnsi="Courier New" w:cs="Courier New"/>
                <w:sz w:val="18"/>
                <w:szCs w:val="18"/>
              </w:rPr>
            </w:pPr>
            <w:r w:rsidRPr="00361D83">
              <w:rPr>
                <w:rFonts w:ascii="Courier New" w:hAnsi="Courier New" w:cs="Courier New"/>
                <w:sz w:val="18"/>
                <w:szCs w:val="18"/>
                <w:lang w:val="ka-GE"/>
              </w:rPr>
              <w:t xml:space="preserve">        </w:t>
            </w:r>
            <w:r>
              <w:rPr>
                <w:rFonts w:ascii="Courier New" w:hAnsi="Courier New" w:cs="Courier New"/>
                <w:sz w:val="18"/>
                <w:szCs w:val="18"/>
              </w:rPr>
              <w:t xml:space="preserve">      </w:t>
            </w:r>
            <w:r w:rsidRPr="00361D83">
              <w:rPr>
                <w:rFonts w:ascii="Courier New" w:hAnsi="Courier New" w:cs="Courier New"/>
                <w:sz w:val="18"/>
                <w:szCs w:val="18"/>
                <w:lang w:val="ka-GE"/>
              </w:rPr>
              <w:t>"</w:t>
            </w:r>
            <w:r w:rsidRPr="00AB779F">
              <w:rPr>
                <w:rFonts w:ascii="Courier New" w:hAnsi="Courier New" w:cs="Courier New"/>
                <w:sz w:val="18"/>
                <w:szCs w:val="18"/>
                <w:lang w:val="ka-GE"/>
              </w:rPr>
              <w:t>personal_number</w:t>
            </w:r>
            <w:r w:rsidRPr="00361D83">
              <w:rPr>
                <w:rFonts w:ascii="Courier New" w:hAnsi="Courier New" w:cs="Courier New"/>
                <w:sz w:val="18"/>
                <w:szCs w:val="18"/>
                <w:lang w:val="ka-GE"/>
              </w:rPr>
              <w:t>": null</w:t>
            </w:r>
          </w:p>
          <w:p w14:paraId="09406A3A"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0737DD09"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05274AF6"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4F7364AE"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18EA5296"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"claims": {</w:t>
            </w:r>
          </w:p>
          <w:p w14:paraId="706F0321"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"given_name": null,</w:t>
            </w:r>
          </w:p>
          <w:p w14:paraId="6DD8037E"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"family_name": null,</w:t>
            </w:r>
          </w:p>
          <w:p w14:paraId="130AF861" w14:textId="1D5FAED1" w:rsidR="00361D83" w:rsidRDefault="00361D83" w:rsidP="00361D83">
            <w:pPr>
              <w:jc w:val="both"/>
              <w:rPr>
                <w:rFonts w:ascii="Courier New" w:hAnsi="Courier New" w:cs="Courier New"/>
                <w:sz w:val="18"/>
                <w:szCs w:val="18"/>
              </w:rPr>
            </w:pPr>
            <w:r w:rsidRPr="00361D83">
              <w:rPr>
                <w:rFonts w:ascii="Courier New" w:hAnsi="Courier New" w:cs="Courier New"/>
                <w:sz w:val="18"/>
                <w:szCs w:val="18"/>
                <w:lang w:val="ka-GE"/>
              </w:rPr>
              <w:t xml:space="preserve">        "birthdate": null</w:t>
            </w:r>
            <w:r w:rsidR="005B1A93">
              <w:rPr>
                <w:rFonts w:ascii="Courier New" w:hAnsi="Courier New" w:cs="Courier New"/>
                <w:sz w:val="18"/>
                <w:szCs w:val="18"/>
              </w:rPr>
              <w:t>,</w:t>
            </w:r>
          </w:p>
          <w:p w14:paraId="0D69F6AC" w14:textId="585176BD" w:rsidR="005B1A93" w:rsidRPr="005B1A93" w:rsidRDefault="005B1A93" w:rsidP="00361D83">
            <w:pPr>
              <w:jc w:val="both"/>
              <w:rPr>
                <w:rFonts w:ascii="Courier New" w:hAnsi="Courier New" w:cs="Courier New"/>
                <w:sz w:val="18"/>
                <w:szCs w:val="18"/>
              </w:rPr>
            </w:pPr>
            <w:r w:rsidRPr="00361D83">
              <w:rPr>
                <w:rFonts w:ascii="Courier New" w:hAnsi="Courier New" w:cs="Courier New"/>
                <w:sz w:val="18"/>
                <w:szCs w:val="18"/>
                <w:lang w:val="ka-GE"/>
              </w:rPr>
              <w:t xml:space="preserve">        "</w:t>
            </w:r>
            <w:r w:rsidR="00AB779F" w:rsidRPr="00AB779F">
              <w:rPr>
                <w:rFonts w:ascii="Courier New" w:hAnsi="Courier New" w:cs="Courier New"/>
                <w:sz w:val="18"/>
                <w:szCs w:val="18"/>
                <w:lang w:val="ka-GE"/>
              </w:rPr>
              <w:t>personal_number</w:t>
            </w:r>
            <w:r w:rsidRPr="00361D83">
              <w:rPr>
                <w:rFonts w:ascii="Courier New" w:hAnsi="Courier New" w:cs="Courier New"/>
                <w:sz w:val="18"/>
                <w:szCs w:val="18"/>
                <w:lang w:val="ka-GE"/>
              </w:rPr>
              <w:t>": null</w:t>
            </w:r>
          </w:p>
          <w:p w14:paraId="26E7619B"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15982BE9" w14:textId="77777777" w:rsidR="00361D83" w:rsidRPr="00361D83" w:rsidRDefault="00361D83" w:rsidP="00361D8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18BFC3EE" w14:textId="09D950C1" w:rsidR="00361D83" w:rsidRDefault="00361D83" w:rsidP="00361D83">
            <w:pPr>
              <w:jc w:val="both"/>
              <w:rPr>
                <w:lang w:val="ka-GE"/>
              </w:rPr>
            </w:pPr>
            <w:r w:rsidRPr="00361D83">
              <w:rPr>
                <w:rFonts w:ascii="Courier New" w:hAnsi="Courier New" w:cs="Courier New"/>
                <w:sz w:val="18"/>
                <w:szCs w:val="18"/>
                <w:lang w:val="ka-GE"/>
              </w:rPr>
              <w:t xml:space="preserve">  }</w:t>
            </w:r>
          </w:p>
        </w:tc>
      </w:tr>
      <w:bookmarkEnd w:id="367"/>
    </w:tbl>
    <w:p w14:paraId="61421997" w14:textId="77777777" w:rsidR="00361D83" w:rsidRDefault="00361D83" w:rsidP="00C54904">
      <w:pPr>
        <w:jc w:val="both"/>
        <w:rPr>
          <w:lang w:val="ka-GE"/>
        </w:rPr>
      </w:pPr>
    </w:p>
    <w:p w14:paraId="1DB2A9CC" w14:textId="6132982C" w:rsidR="0042671C" w:rsidRDefault="00474771" w:rsidP="00C54904">
      <w:pPr>
        <w:jc w:val="both"/>
        <w:rPr>
          <w:ins w:id="368" w:author="Mikheil Kapanadze" w:date="2025-04-17T20:12:00Z" w16du:dateUtc="2025-04-17T16:12:00Z"/>
          <w:lang w:val="ka-GE"/>
        </w:rPr>
      </w:pPr>
      <w:del w:id="369" w:author="Mikheil Kapanadze" w:date="2025-04-17T20:12:00Z" w16du:dateUtc="2025-04-17T16:12:00Z">
        <w:r w:rsidDel="00E45688">
          <w:rPr>
            <w:lang w:val="ka-GE"/>
          </w:rPr>
          <w:delText xml:space="preserve">იდენტობის პროვაიდერმა </w:delText>
        </w:r>
        <w:r w:rsidDel="00E45688">
          <w:delText>claims</w:delText>
        </w:r>
        <w:r w:rsidDel="00E45688">
          <w:rPr>
            <w:lang w:val="ka-GE"/>
          </w:rPr>
          <w:delText xml:space="preserve"> პარამეტრი </w:delText>
        </w:r>
        <w:r w:rsidRPr="00474771" w:rsidDel="00E45688">
          <w:rPr>
            <w:b/>
            <w:bCs/>
            <w:lang w:val="ka-GE"/>
          </w:rPr>
          <w:delText>არავითარ შემთხვევაში</w:delText>
        </w:r>
        <w:r w:rsidDel="00E45688">
          <w:rPr>
            <w:lang w:val="ka-GE"/>
          </w:rPr>
          <w:delText xml:space="preserve"> არ უნდა გამოაცხადოს სავალდებულო პარამეტრად</w:delText>
        </w:r>
        <w:r w:rsidR="00C463FF" w:rsidDel="00E45688">
          <w:rPr>
            <w:lang w:val="ka-GE"/>
          </w:rPr>
          <w:delText xml:space="preserve"> </w:delText>
        </w:r>
      </w:del>
      <w:r w:rsidR="00C463FF">
        <w:rPr>
          <w:lang w:val="ka-GE"/>
        </w:rPr>
        <w:t>და</w:t>
      </w:r>
      <w:r w:rsidR="00CA2E6A">
        <w:rPr>
          <w:lang w:val="ka-GE"/>
        </w:rPr>
        <w:t xml:space="preserve"> თუ დაყრდნობილ მხარეს სჭირდება სერვისის გამოყენება </w:t>
      </w:r>
      <w:r w:rsidR="00692FDE">
        <w:rPr>
          <w:lang w:val="ka-GE"/>
        </w:rPr>
        <w:t>მასთან ხელმეორედ მისული მომხმარებლის</w:t>
      </w:r>
      <w:r w:rsidR="00CA2E6A">
        <w:rPr>
          <w:lang w:val="ka-GE"/>
        </w:rPr>
        <w:t xml:space="preserve"> ავთენტიფიკაციის მიზნებისათვის, </w:t>
      </w:r>
      <w:r w:rsidR="002A6DEA">
        <w:rPr>
          <w:lang w:val="ka-GE"/>
        </w:rPr>
        <w:t xml:space="preserve">შემოწმებული მტკიცებების </w:t>
      </w:r>
      <w:r w:rsidR="00CA2E6A">
        <w:rPr>
          <w:lang w:val="ka-GE"/>
        </w:rPr>
        <w:t xml:space="preserve">გამოთხოვის </w:t>
      </w:r>
      <w:r w:rsidR="002A6DEA">
        <w:rPr>
          <w:lang w:val="ka-GE"/>
        </w:rPr>
        <w:t xml:space="preserve">მოთხოვნის </w:t>
      </w:r>
      <w:r w:rsidR="00CA2E6A">
        <w:rPr>
          <w:lang w:val="ka-GE"/>
        </w:rPr>
        <w:t xml:space="preserve">გარეშე, </w:t>
      </w:r>
      <w:r w:rsidR="00CA2E6A" w:rsidRPr="00164F06">
        <w:rPr>
          <w:b/>
          <w:bCs/>
          <w:lang w:val="ka-GE"/>
        </w:rPr>
        <w:t>აუცილებელია</w:t>
      </w:r>
      <w:r w:rsidR="00CA2E6A">
        <w:rPr>
          <w:lang w:val="ka-GE"/>
        </w:rPr>
        <w:t xml:space="preserve"> მას მიეცეს ამის საშუალება</w:t>
      </w:r>
      <w:del w:id="370" w:author="Mikheil Kapanadze" w:date="2025-04-17T20:13:00Z" w16du:dateUtc="2025-04-17T16:13:00Z">
        <w:r w:rsidR="00CA2E6A" w:rsidDel="0074600B">
          <w:rPr>
            <w:lang w:val="ka-GE"/>
          </w:rPr>
          <w:delText>.</w:delText>
        </w:r>
        <w:r w:rsidR="002A6DEA" w:rsidDel="0074600B">
          <w:rPr>
            <w:lang w:val="ka-GE"/>
          </w:rPr>
          <w:delText xml:space="preserve"> </w:delText>
        </w:r>
      </w:del>
      <w:ins w:id="371" w:author="Mikheil Kapanadze" w:date="2025-04-17T20:13:00Z" w16du:dateUtc="2025-04-17T16:13:00Z">
        <w:r w:rsidR="0074600B">
          <w:rPr>
            <w:lang w:val="ka-GE"/>
          </w:rPr>
          <w:t>, ყველა შემდეგი პირობის დაკმაყოფილების გზით</w:t>
        </w:r>
      </w:ins>
      <w:ins w:id="372" w:author="Mikheil Kapanadze" w:date="2025-04-17T20:12:00Z" w16du:dateUtc="2025-04-17T16:12:00Z">
        <w:r w:rsidR="0042671C">
          <w:rPr>
            <w:lang w:val="ka-GE"/>
          </w:rPr>
          <w:t>:</w:t>
        </w:r>
        <w:r w:rsidR="00E45688">
          <w:rPr>
            <w:lang w:val="ka-GE"/>
          </w:rPr>
          <w:t xml:space="preserve"> </w:t>
        </w:r>
      </w:ins>
    </w:p>
    <w:p w14:paraId="7967A708" w14:textId="77777777" w:rsidR="0042671C" w:rsidRPr="0042671C" w:rsidRDefault="00E45688" w:rsidP="00326095">
      <w:pPr>
        <w:pStyle w:val="ListParagraph"/>
        <w:numPr>
          <w:ilvl w:val="0"/>
          <w:numId w:val="36"/>
        </w:numPr>
        <w:jc w:val="both"/>
        <w:rPr>
          <w:ins w:id="373" w:author="Mikheil Kapanadze" w:date="2025-04-17T20:12:00Z" w16du:dateUtc="2025-04-17T16:12:00Z"/>
          <w:lang w:val="ka-GE"/>
        </w:rPr>
      </w:pPr>
      <w:ins w:id="374" w:author="Mikheil Kapanadze" w:date="2025-04-17T20:12:00Z" w16du:dateUtc="2025-04-17T16:12:00Z">
        <w:r w:rsidRPr="0042671C">
          <w:rPr>
            <w:lang w:val="ka-GE"/>
          </w:rPr>
          <w:t xml:space="preserve">იდენტობის პროვაიდერმა </w:t>
        </w:r>
        <w:r>
          <w:t>claims</w:t>
        </w:r>
        <w:r w:rsidRPr="0042671C">
          <w:rPr>
            <w:lang w:val="ka-GE"/>
          </w:rPr>
          <w:t xml:space="preserve"> პარამეტრი </w:t>
        </w:r>
        <w:r w:rsidRPr="0042671C">
          <w:rPr>
            <w:b/>
            <w:bCs/>
            <w:lang w:val="ka-GE"/>
          </w:rPr>
          <w:t>არავითარ შემთხვევაში</w:t>
        </w:r>
        <w:r w:rsidRPr="0042671C">
          <w:rPr>
            <w:lang w:val="ka-GE"/>
          </w:rPr>
          <w:t xml:space="preserve"> არ უნდა გამოაცხადოს სავალდებულო პარამეტრად </w:t>
        </w:r>
      </w:ins>
      <w:r w:rsidR="00164F06" w:rsidRPr="0042671C">
        <w:rPr>
          <w:lang w:val="ka-GE"/>
        </w:rPr>
        <w:t xml:space="preserve"> </w:t>
      </w:r>
    </w:p>
    <w:p w14:paraId="1D42570F" w14:textId="1A48E436" w:rsidR="00474771" w:rsidRPr="0042671C" w:rsidRDefault="00164F06" w:rsidP="00326095">
      <w:pPr>
        <w:pStyle w:val="ListParagraph"/>
        <w:numPr>
          <w:ilvl w:val="0"/>
          <w:numId w:val="36"/>
        </w:numPr>
        <w:jc w:val="both"/>
        <w:rPr>
          <w:lang w:val="ka-GE"/>
        </w:rPr>
      </w:pPr>
      <w:r w:rsidRPr="0042671C">
        <w:rPr>
          <w:b/>
          <w:bCs/>
          <w:lang w:val="ka-GE"/>
        </w:rPr>
        <w:t>აუცილებელია</w:t>
      </w:r>
      <w:r w:rsidRPr="0042671C">
        <w:rPr>
          <w:lang w:val="ka-GE"/>
        </w:rPr>
        <w:t xml:space="preserve"> იდენტობის პროვაიდერმა</w:t>
      </w:r>
      <w:r w:rsidR="00F326D9" w:rsidRPr="0042671C">
        <w:rPr>
          <w:lang w:val="ka-GE"/>
        </w:rPr>
        <w:t xml:space="preserve"> უზრუნველყოს </w:t>
      </w:r>
      <w:r w:rsidR="00C5718D" w:rsidRPr="0042671C">
        <w:rPr>
          <w:lang w:val="ka-GE"/>
        </w:rPr>
        <w:t xml:space="preserve">რომ მომხმარებლის  იდენტიფიკატორი </w:t>
      </w:r>
      <w:r w:rsidR="00F326D9" w:rsidRPr="0042671C">
        <w:rPr>
          <w:lang w:val="ka-GE"/>
        </w:rPr>
        <w:t xml:space="preserve"> </w:t>
      </w:r>
      <w:r w:rsidR="00C5718D" w:rsidRPr="0042671C">
        <w:rPr>
          <w:lang w:val="ka-GE"/>
        </w:rPr>
        <w:t xml:space="preserve">(მტკიცება </w:t>
      </w:r>
      <w:r w:rsidR="00C5718D">
        <w:t>sub</w:t>
      </w:r>
      <w:r w:rsidR="00C5718D" w:rsidRPr="0042671C">
        <w:rPr>
          <w:lang w:val="ka-GE"/>
        </w:rPr>
        <w:t xml:space="preserve">) იყოს ერთიდაიგივე და უცვლელი </w:t>
      </w:r>
      <w:r w:rsidR="00961172" w:rsidRPr="0042671C">
        <w:rPr>
          <w:lang w:val="ka-GE"/>
        </w:rPr>
        <w:t>დაყრდნობილი მხარისათვის.</w:t>
      </w:r>
    </w:p>
    <w:p w14:paraId="291D4CD0" w14:textId="77DE9651" w:rsidR="004A7BE4" w:rsidRDefault="00FB2603" w:rsidP="004A7BE4">
      <w:pPr>
        <w:jc w:val="both"/>
        <w:rPr>
          <w:ins w:id="375" w:author="Mikheil Kapanadze" w:date="2025-04-17T22:46:00Z" w16du:dateUtc="2025-04-17T18:46:00Z"/>
          <w:lang w:val="ka-GE"/>
        </w:rPr>
      </w:pPr>
      <w:r w:rsidRPr="009B3C82">
        <w:rPr>
          <w:b/>
          <w:bCs/>
          <w:lang w:val="ka-GE"/>
        </w:rPr>
        <w:lastRenderedPageBreak/>
        <w:t>რეკომენდებულია</w:t>
      </w:r>
      <w:r>
        <w:rPr>
          <w:lang w:val="ka-GE"/>
        </w:rPr>
        <w:t xml:space="preserve">, </w:t>
      </w:r>
      <w:r w:rsidR="005012D5" w:rsidRPr="005012D5">
        <w:rPr>
          <w:lang w:val="ka-GE"/>
        </w:rPr>
        <w:t>subject_types_supported</w:t>
      </w:r>
      <w:r w:rsidR="005012D5">
        <w:rPr>
          <w:lang w:val="ka-GE"/>
        </w:rPr>
        <w:t xml:space="preserve"> პარამეტრი</w:t>
      </w:r>
      <w:r w:rsidR="00B53C13">
        <w:rPr>
          <w:lang w:val="ka-GE"/>
        </w:rPr>
        <w:t>ს მნიშვნელო</w:t>
      </w:r>
      <w:ins w:id="376" w:author="Mikheil Kapanadze" w:date="2025-03-05T16:38:00Z" w16du:dateUtc="2025-03-05T12:38:00Z">
        <w:r w:rsidR="00B27932">
          <w:rPr>
            <w:lang w:val="ka-GE"/>
          </w:rPr>
          <w:t>ბ</w:t>
        </w:r>
      </w:ins>
      <w:del w:id="377" w:author="Mikheil Kapanadze" w:date="2025-03-05T16:38:00Z" w16du:dateUtc="2025-03-05T12:38:00Z">
        <w:r w:rsidR="00B53C13" w:rsidDel="00B27932">
          <w:rPr>
            <w:lang w:val="ka-GE"/>
          </w:rPr>
          <w:delText>ვ</w:delText>
        </w:r>
      </w:del>
      <w:r w:rsidR="00B53C13">
        <w:rPr>
          <w:lang w:val="ka-GE"/>
        </w:rPr>
        <w:t>ა მეტაინფორმაციაში</w:t>
      </w:r>
      <w:sdt>
        <w:sdtPr>
          <w:rPr>
            <w:lang w:val="ka-GE"/>
          </w:rPr>
          <w:id w:val="-1697852975"/>
          <w:citation/>
        </w:sdtPr>
        <w:sdtEndPr/>
        <w:sdtContent>
          <w:r w:rsidR="0097629A">
            <w:rPr>
              <w:lang w:val="ka-GE"/>
            </w:rPr>
            <w:fldChar w:fldCharType="begin"/>
          </w:r>
          <w:r w:rsidR="0097629A">
            <w:rPr>
              <w:lang w:val="ka-GE"/>
            </w:rPr>
            <w:instrText xml:space="preserve"> CITATION OIDCDisco \l 1079 </w:instrText>
          </w:r>
          <w:r w:rsidR="0097629A">
            <w:rPr>
              <w:lang w:val="ka-GE"/>
            </w:rPr>
            <w:fldChar w:fldCharType="separate"/>
          </w:r>
          <w:r w:rsidR="008A7DCD">
            <w:rPr>
              <w:noProof/>
              <w:lang w:val="ka-GE"/>
            </w:rPr>
            <w:t xml:space="preserve"> (8)</w:t>
          </w:r>
          <w:r w:rsidR="0097629A">
            <w:rPr>
              <w:lang w:val="ka-GE"/>
            </w:rPr>
            <w:fldChar w:fldCharType="end"/>
          </w:r>
        </w:sdtContent>
      </w:sdt>
      <w:r w:rsidR="00B53C13">
        <w:rPr>
          <w:lang w:val="ka-GE"/>
        </w:rPr>
        <w:t xml:space="preserve"> მითითებული იყოს როგორც </w:t>
      </w:r>
      <w:r w:rsidR="00B53C13">
        <w:t>pairwise</w:t>
      </w:r>
      <w:r w:rsidR="00725B1B">
        <w:rPr>
          <w:lang w:val="ka-GE"/>
        </w:rPr>
        <w:t>.</w:t>
      </w:r>
      <w:r w:rsidR="005012D5">
        <w:rPr>
          <w:lang w:val="ka-GE"/>
        </w:rPr>
        <w:t xml:space="preserve"> </w:t>
      </w:r>
    </w:p>
    <w:p w14:paraId="3D2F3C87" w14:textId="2A06CE92" w:rsidR="004A7BE4" w:rsidRPr="00FB2603" w:rsidRDefault="004A7BE4" w:rsidP="004A7BE4">
      <w:pPr>
        <w:jc w:val="both"/>
        <w:rPr>
          <w:moveTo w:id="378" w:author="Mikheil Kapanadze" w:date="2025-04-17T22:46:00Z" w16du:dateUtc="2025-04-17T18:46:00Z"/>
          <w:lang w:val="ka-GE"/>
        </w:rPr>
      </w:pPr>
      <w:moveToRangeStart w:id="379" w:author="Mikheil Kapanadze" w:date="2025-04-17T22:46:00Z" w:name="move195822391"/>
      <w:moveTo w:id="380" w:author="Mikheil Kapanadze" w:date="2025-04-17T22:46:00Z" w16du:dateUtc="2025-04-17T18:46:00Z">
        <w:r w:rsidRPr="009B3C82">
          <w:rPr>
            <w:b/>
            <w:bCs/>
            <w:lang w:val="ka-GE"/>
          </w:rPr>
          <w:t>შესაძლოა</w:t>
        </w:r>
        <w:r>
          <w:rPr>
            <w:lang w:val="ka-GE"/>
          </w:rPr>
          <w:t xml:space="preserve"> იდენტობის პროვაიდერმა განახორციელოს ერთფაქტორიანი ავთენტიფიკაცია, თუ დაყრდნობილი მხარე ინფორმაციის გამოთხოვას მტკიცებულებების </w:t>
        </w:r>
      </w:moveTo>
      <w:ins w:id="381" w:author="Mikheil Kapanadze" w:date="2025-04-17T22:46:00Z" w16du:dateUtc="2025-04-17T18:46:00Z">
        <w:r>
          <w:rPr>
            <w:lang w:val="ka-GE"/>
          </w:rPr>
          <w:t xml:space="preserve">დეტალების </w:t>
        </w:r>
      </w:ins>
      <w:moveTo w:id="382" w:author="Mikheil Kapanadze" w:date="2025-04-17T22:46:00Z" w16du:dateUtc="2025-04-17T18:46:00Z">
        <w:r>
          <w:rPr>
            <w:lang w:val="ka-GE"/>
          </w:rPr>
          <w:t>გარეშე ითხოვს</w:t>
        </w:r>
      </w:moveTo>
      <w:ins w:id="383" w:author="Mikheil Kapanadze" w:date="2025-04-17T22:46:00Z" w16du:dateUtc="2025-04-17T18:46:00Z">
        <w:r w:rsidR="00E95C04">
          <w:rPr>
            <w:lang w:val="ka-GE"/>
          </w:rPr>
          <w:t xml:space="preserve"> (მაგ. </w:t>
        </w:r>
      </w:ins>
      <w:ins w:id="384" w:author="Mikheil Kapanadze" w:date="2025-04-17T22:47:00Z" w16du:dateUtc="2025-04-17T18:47:00Z">
        <w:r w:rsidR="00E95C04">
          <w:rPr>
            <w:lang w:val="ka-GE"/>
          </w:rPr>
          <w:fldChar w:fldCharType="begin"/>
        </w:r>
        <w:r w:rsidR="00E95C04">
          <w:rPr>
            <w:lang w:val="ka-GE"/>
          </w:rPr>
          <w:instrText xml:space="preserve"> REF _Ref195822445 \r \h </w:instrText>
        </w:r>
      </w:ins>
      <w:r w:rsidR="00E95C04">
        <w:rPr>
          <w:lang w:val="ka-GE"/>
        </w:rPr>
      </w:r>
      <w:ins w:id="385" w:author="Mikheil Kapanadze" w:date="2025-04-17T22:47:00Z" w16du:dateUtc="2025-04-17T18:47:00Z">
        <w:r w:rsidR="00E95C04">
          <w:rPr>
            <w:lang w:val="ka-GE"/>
          </w:rPr>
          <w:fldChar w:fldCharType="separate"/>
        </w:r>
        <w:r w:rsidR="00E95C04">
          <w:rPr>
            <w:lang w:val="ka-GE"/>
          </w:rPr>
          <w:t>6.6.1</w:t>
        </w:r>
        <w:r w:rsidR="00E95C04">
          <w:rPr>
            <w:lang w:val="ka-GE"/>
          </w:rPr>
          <w:fldChar w:fldCharType="end"/>
        </w:r>
        <w:r w:rsidR="00E95C04">
          <w:rPr>
            <w:lang w:val="ka-GE"/>
          </w:rPr>
          <w:t xml:space="preserve"> და </w:t>
        </w:r>
        <w:r w:rsidR="00E95C04">
          <w:rPr>
            <w:lang w:val="ka-GE"/>
          </w:rPr>
          <w:fldChar w:fldCharType="begin"/>
        </w:r>
        <w:r w:rsidR="00E95C04">
          <w:rPr>
            <w:lang w:val="ka-GE"/>
          </w:rPr>
          <w:instrText xml:space="preserve"> REF _Ref195822459 \r \h </w:instrText>
        </w:r>
      </w:ins>
      <w:r w:rsidR="00E95C04">
        <w:rPr>
          <w:lang w:val="ka-GE"/>
        </w:rPr>
      </w:r>
      <w:ins w:id="386" w:author="Mikheil Kapanadze" w:date="2025-04-17T22:47:00Z" w16du:dateUtc="2025-04-17T18:47:00Z">
        <w:r w:rsidR="00E95C04">
          <w:rPr>
            <w:lang w:val="ka-GE"/>
          </w:rPr>
          <w:fldChar w:fldCharType="separate"/>
        </w:r>
        <w:r w:rsidR="00E95C04">
          <w:rPr>
            <w:lang w:val="ka-GE"/>
          </w:rPr>
          <w:t>6.6.2</w:t>
        </w:r>
        <w:r w:rsidR="00E95C04">
          <w:rPr>
            <w:lang w:val="ka-GE"/>
          </w:rPr>
          <w:fldChar w:fldCharType="end"/>
        </w:r>
        <w:r w:rsidR="00E95C04">
          <w:rPr>
            <w:lang w:val="ka-GE"/>
          </w:rPr>
          <w:t xml:space="preserve"> თავებით განსაზღვრულ შემთხვევებში</w:t>
        </w:r>
      </w:ins>
      <w:moveTo w:id="387" w:author="Mikheil Kapanadze" w:date="2025-04-17T22:46:00Z" w16du:dateUtc="2025-04-17T18:46:00Z">
        <w:r>
          <w:rPr>
            <w:lang w:val="ka-GE"/>
          </w:rPr>
          <w:t xml:space="preserve">. </w:t>
        </w:r>
      </w:moveTo>
    </w:p>
    <w:moveToRangeEnd w:id="379"/>
    <w:p w14:paraId="050EC92C" w14:textId="5831E168" w:rsidR="003327E3" w:rsidRDefault="003327E3" w:rsidP="00C54904">
      <w:pPr>
        <w:jc w:val="both"/>
        <w:rPr>
          <w:ins w:id="388" w:author="Mikheil Kapanadze" w:date="2025-04-17T22:43:00Z" w16du:dateUtc="2025-04-17T18:43:00Z"/>
          <w:lang w:val="ka-GE"/>
        </w:rPr>
      </w:pPr>
    </w:p>
    <w:p w14:paraId="6279BEC6" w14:textId="36EC106C" w:rsidR="009B41B6" w:rsidRDefault="009B41B6" w:rsidP="00DB32AE">
      <w:pPr>
        <w:pStyle w:val="Heading3"/>
        <w:rPr>
          <w:lang w:val="ka-GE"/>
        </w:rPr>
      </w:pPr>
      <w:bookmarkStart w:id="389" w:name="_Ref195822445"/>
      <w:bookmarkStart w:id="390" w:name="_Toc195970409"/>
      <w:commentRangeStart w:id="391"/>
      <w:ins w:id="392" w:author="Mikheil Kapanadze" w:date="2025-04-17T22:43:00Z" w16du:dateUtc="2025-04-17T18:43:00Z">
        <w:r>
          <w:rPr>
            <w:lang w:val="ka-GE"/>
          </w:rPr>
          <w:t>ინფორმაციის გამოთხოვა მტკიცებულებების გარეშე</w:t>
        </w:r>
      </w:ins>
      <w:bookmarkEnd w:id="389"/>
      <w:commentRangeEnd w:id="391"/>
      <w:ins w:id="393" w:author="Mikheil Kapanadze" w:date="2025-04-17T22:56:00Z" w16du:dateUtc="2025-04-17T18:56:00Z">
        <w:r w:rsidR="00A32354">
          <w:rPr>
            <w:rStyle w:val="CommentReference"/>
            <w:rFonts w:asciiTheme="minorHAnsi" w:eastAsiaTheme="minorHAnsi" w:hAnsiTheme="minorHAnsi" w:cstheme="minorBidi"/>
            <w:color w:val="auto"/>
          </w:rPr>
          <w:commentReference w:id="391"/>
        </w:r>
      </w:ins>
      <w:bookmarkEnd w:id="390"/>
    </w:p>
    <w:p w14:paraId="69107F47" w14:textId="774538CB" w:rsidR="009B41B6" w:rsidRDefault="004E0913" w:rsidP="004E0913">
      <w:pPr>
        <w:jc w:val="both"/>
        <w:rPr>
          <w:ins w:id="394" w:author="Mikheil Kapanadze" w:date="2025-04-17T22:43:00Z" w16du:dateUtc="2025-04-17T18:43:00Z"/>
          <w:lang w:val="ka-GE"/>
        </w:rPr>
      </w:pPr>
      <w:r w:rsidRPr="00876D25">
        <w:rPr>
          <w:b/>
          <w:bCs/>
          <w:lang w:val="ka-GE"/>
        </w:rPr>
        <w:t>აუცილებელია</w:t>
      </w:r>
      <w:r>
        <w:rPr>
          <w:lang w:val="ka-GE"/>
        </w:rPr>
        <w:t xml:space="preserve"> მხარდაჭერილი იყოს ინფორმაციის გამოთხოვა მტკიცებულებების (</w:t>
      </w:r>
      <w:r>
        <w:t xml:space="preserve">evidence) </w:t>
      </w:r>
      <w:r>
        <w:rPr>
          <w:lang w:val="ka-GE"/>
        </w:rPr>
        <w:t xml:space="preserve">გარეშე. </w:t>
      </w:r>
      <w:del w:id="395" w:author="Mikheil Kapanadze" w:date="2025-04-17T22:48:00Z" w16du:dateUtc="2025-04-17T18:48:00Z">
        <w:r w:rsidDel="00CF284E">
          <w:rPr>
            <w:lang w:val="ka-GE"/>
          </w:rPr>
          <w:delText xml:space="preserve">და ასეთ შემთხვევაში იდენტობის პროვაიდერმა </w:delText>
        </w:r>
        <w:r w:rsidRPr="00CF284E" w:rsidDel="00CF284E">
          <w:rPr>
            <w:b/>
            <w:bCs/>
            <w:lang w:val="ka-GE"/>
            <w:rPrChange w:id="396" w:author="Mikheil Kapanadze" w:date="2025-04-17T22:47:00Z" w16du:dateUtc="2025-04-17T18:47:00Z">
              <w:rPr>
                <w:lang w:val="ka-GE"/>
              </w:rPr>
            </w:rPrChange>
          </w:rPr>
          <w:delText>არავითარ შემთხვევაში</w:delText>
        </w:r>
        <w:r w:rsidDel="00CF284E">
          <w:rPr>
            <w:lang w:val="ka-GE"/>
          </w:rPr>
          <w:delText xml:space="preserve"> არ უნდა დაბრუნოს </w:delText>
        </w:r>
        <w:r w:rsidDel="00CF284E">
          <w:delText>evidence</w:delText>
        </w:r>
        <w:r w:rsidDel="00CF284E">
          <w:rPr>
            <w:lang w:val="ka-GE"/>
          </w:rPr>
          <w:delText xml:space="preserve"> ტიპის ჩანაწერები</w:delText>
        </w:r>
      </w:del>
    </w:p>
    <w:p w14:paraId="68489D14" w14:textId="55083443" w:rsidR="004E0913" w:rsidRDefault="009B41B6" w:rsidP="004E0913">
      <w:pPr>
        <w:jc w:val="both"/>
        <w:rPr>
          <w:lang w:val="ka-GE"/>
        </w:rPr>
      </w:pPr>
      <w:ins w:id="397" w:author="Mikheil Kapanadze" w:date="2025-04-17T22:43:00Z" w16du:dateUtc="2025-04-17T18:43:00Z">
        <w:r>
          <w:rPr>
            <w:lang w:val="ka-GE"/>
          </w:rPr>
          <w:t>მაგალითად</w:t>
        </w:r>
      </w:ins>
      <w:r w:rsidR="004E0913">
        <w:rPr>
          <w:lang w:val="ka-GE"/>
        </w:rPr>
        <w:t>:</w:t>
      </w:r>
    </w:p>
    <w:tbl>
      <w:tblPr>
        <w:tblStyle w:val="TableGrid"/>
        <w:tblW w:w="0" w:type="auto"/>
        <w:tblLook w:val="04A0" w:firstRow="1" w:lastRow="0" w:firstColumn="1" w:lastColumn="0" w:noHBand="0" w:noVBand="1"/>
      </w:tblPr>
      <w:tblGrid>
        <w:gridCol w:w="9350"/>
      </w:tblGrid>
      <w:tr w:rsidR="004E0913" w14:paraId="55B6C8B7" w14:textId="77777777" w:rsidTr="00876D25">
        <w:tc>
          <w:tcPr>
            <w:tcW w:w="9350" w:type="dxa"/>
          </w:tcPr>
          <w:p w14:paraId="0CE1F197"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w:t>
            </w:r>
          </w:p>
          <w:p w14:paraId="52FDE65A"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"userinfo": {</w:t>
            </w:r>
          </w:p>
          <w:p w14:paraId="717AE2E2"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"verified_claims": {</w:t>
            </w:r>
          </w:p>
          <w:p w14:paraId="125EF04A"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"verification": {</w:t>
            </w:r>
          </w:p>
          <w:p w14:paraId="5F3507D8"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"trust_framework": null,</w:t>
            </w:r>
          </w:p>
          <w:p w14:paraId="6D7B8FE0" w14:textId="563E4513" w:rsidR="004E0913" w:rsidRPr="00361D83" w:rsidRDefault="004E0913" w:rsidP="004E0913">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"time": null</w:t>
            </w:r>
          </w:p>
          <w:p w14:paraId="384B6A21"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4033413D"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"claims": {</w:t>
            </w:r>
          </w:p>
          <w:p w14:paraId="095AA56B"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"given_name": null,</w:t>
            </w:r>
          </w:p>
          <w:p w14:paraId="7588AEB1"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"family_name": null,</w:t>
            </w:r>
          </w:p>
          <w:p w14:paraId="17A2BEAE" w14:textId="77777777" w:rsidR="004E0913" w:rsidRDefault="004E0913" w:rsidP="00876D25">
            <w:pPr>
              <w:jc w:val="both"/>
              <w:rPr>
                <w:rFonts w:ascii="Courier New" w:hAnsi="Courier New" w:cs="Courier New"/>
                <w:sz w:val="18"/>
                <w:szCs w:val="18"/>
              </w:rPr>
            </w:pPr>
            <w:r w:rsidRPr="00361D83">
              <w:rPr>
                <w:rFonts w:ascii="Courier New" w:hAnsi="Courier New" w:cs="Courier New"/>
                <w:sz w:val="18"/>
                <w:szCs w:val="18"/>
                <w:lang w:val="ka-GE"/>
              </w:rPr>
              <w:t xml:space="preserve">        "birthdate": null</w:t>
            </w:r>
            <w:r>
              <w:rPr>
                <w:rFonts w:ascii="Courier New" w:hAnsi="Courier New" w:cs="Courier New"/>
                <w:sz w:val="18"/>
                <w:szCs w:val="18"/>
              </w:rPr>
              <w:t>,</w:t>
            </w:r>
          </w:p>
          <w:p w14:paraId="5979CEC9" w14:textId="49D16A2C" w:rsidR="004E0913" w:rsidRDefault="004E0913" w:rsidP="00876D25">
            <w:pPr>
              <w:jc w:val="both"/>
              <w:rPr>
                <w:ins w:id="398" w:author="Mikheil Kapanadze" w:date="2025-04-17T22:54:00Z" w16du:dateUtc="2025-04-17T18:54:00Z"/>
                <w:rFonts w:ascii="Courier New" w:hAnsi="Courier New" w:cs="Courier New"/>
                <w:sz w:val="18"/>
                <w:szCs w:val="18"/>
                <w:lang w:val="ka-GE"/>
              </w:rPr>
            </w:pPr>
            <w:r w:rsidRPr="00361D83">
              <w:rPr>
                <w:rFonts w:ascii="Courier New" w:hAnsi="Courier New" w:cs="Courier New"/>
                <w:sz w:val="18"/>
                <w:szCs w:val="18"/>
                <w:lang w:val="ka-GE"/>
              </w:rPr>
              <w:t xml:space="preserve">        "</w:t>
            </w:r>
            <w:r w:rsidRPr="00AB779F">
              <w:rPr>
                <w:rFonts w:ascii="Courier New" w:hAnsi="Courier New" w:cs="Courier New"/>
                <w:sz w:val="18"/>
                <w:szCs w:val="18"/>
                <w:lang w:val="ka-GE"/>
              </w:rPr>
              <w:t>personal_number</w:t>
            </w:r>
            <w:r w:rsidRPr="00361D83">
              <w:rPr>
                <w:rFonts w:ascii="Courier New" w:hAnsi="Courier New" w:cs="Courier New"/>
                <w:sz w:val="18"/>
                <w:szCs w:val="18"/>
                <w:lang w:val="ka-GE"/>
              </w:rPr>
              <w:t>": null</w:t>
            </w:r>
            <w:ins w:id="399" w:author="Mikheil Kapanadze" w:date="2025-04-17T22:54:00Z" w16du:dateUtc="2025-04-17T18:54:00Z">
              <w:r w:rsidR="00B44629">
                <w:rPr>
                  <w:rFonts w:ascii="Courier New" w:hAnsi="Courier New" w:cs="Courier New"/>
                  <w:sz w:val="18"/>
                  <w:szCs w:val="18"/>
                  <w:lang w:val="ka-GE"/>
                </w:rPr>
                <w:t>,</w:t>
              </w:r>
            </w:ins>
          </w:p>
          <w:p w14:paraId="484E6AA8" w14:textId="6098E40F" w:rsidR="00B44629" w:rsidRPr="005B1A93" w:rsidRDefault="00B44629" w:rsidP="00876D25">
            <w:pPr>
              <w:jc w:val="both"/>
              <w:rPr>
                <w:rFonts w:ascii="Courier New" w:hAnsi="Courier New" w:cs="Courier New"/>
                <w:sz w:val="18"/>
                <w:szCs w:val="18"/>
              </w:rPr>
            </w:pPr>
            <w:ins w:id="400" w:author="Mikheil Kapanadze" w:date="2025-04-17T22:54:00Z" w16du:dateUtc="2025-04-17T18:54:00Z">
              <w:r>
                <w:rPr>
                  <w:rFonts w:ascii="Courier New" w:hAnsi="Courier New" w:cs="Courier New"/>
                  <w:sz w:val="18"/>
                  <w:szCs w:val="18"/>
                </w:rPr>
                <w:t xml:space="preserve">        </w:t>
              </w:r>
              <w:r w:rsidRPr="00361D83">
                <w:rPr>
                  <w:rFonts w:ascii="Courier New" w:hAnsi="Courier New" w:cs="Courier New"/>
                  <w:sz w:val="18"/>
                  <w:szCs w:val="18"/>
                  <w:lang w:val="ka-GE"/>
                </w:rPr>
                <w:t>"</w:t>
              </w:r>
              <w:r>
                <w:rPr>
                  <w:rFonts w:ascii="Courier New" w:hAnsi="Courier New" w:cs="Courier New"/>
                  <w:sz w:val="18"/>
                  <w:szCs w:val="18"/>
                  <w:lang w:val="ka-GE"/>
                </w:rPr>
                <w:t>nationalities</w:t>
              </w:r>
              <w:r w:rsidRPr="00361D83">
                <w:rPr>
                  <w:rFonts w:ascii="Courier New" w:hAnsi="Courier New" w:cs="Courier New"/>
                  <w:sz w:val="18"/>
                  <w:szCs w:val="18"/>
                  <w:lang w:val="ka-GE"/>
                </w:rPr>
                <w:t>": null</w:t>
              </w:r>
            </w:ins>
          </w:p>
          <w:p w14:paraId="30FEC9FD"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3997C800" w14:textId="77777777" w:rsidR="004E0913" w:rsidRPr="00361D83" w:rsidRDefault="004E0913" w:rsidP="00876D25">
            <w:pPr>
              <w:jc w:val="both"/>
              <w:rPr>
                <w:rFonts w:ascii="Courier New" w:hAnsi="Courier New" w:cs="Courier New"/>
                <w:sz w:val="18"/>
                <w:szCs w:val="18"/>
                <w:lang w:val="ka-GE"/>
              </w:rPr>
            </w:pPr>
            <w:r w:rsidRPr="00361D83">
              <w:rPr>
                <w:rFonts w:ascii="Courier New" w:hAnsi="Courier New" w:cs="Courier New"/>
                <w:sz w:val="18"/>
                <w:szCs w:val="18"/>
                <w:lang w:val="ka-GE"/>
              </w:rPr>
              <w:t xml:space="preserve">    }</w:t>
            </w:r>
          </w:p>
          <w:p w14:paraId="291B7549" w14:textId="77777777" w:rsidR="004E0913" w:rsidRDefault="004E0913" w:rsidP="00876D25">
            <w:pPr>
              <w:jc w:val="both"/>
              <w:rPr>
                <w:rFonts w:cs="Courier New"/>
                <w:sz w:val="18"/>
                <w:szCs w:val="18"/>
                <w:lang w:val="ka-GE"/>
              </w:rPr>
            </w:pPr>
            <w:r w:rsidRPr="00361D83">
              <w:rPr>
                <w:rFonts w:ascii="Courier New" w:hAnsi="Courier New" w:cs="Courier New"/>
                <w:sz w:val="18"/>
                <w:szCs w:val="18"/>
                <w:lang w:val="ka-GE"/>
              </w:rPr>
              <w:t xml:space="preserve">  }</w:t>
            </w:r>
          </w:p>
          <w:p w14:paraId="0EE080B8" w14:textId="671D593D" w:rsidR="00067399" w:rsidRPr="009B3C82" w:rsidRDefault="00B57B45" w:rsidP="00876D25">
            <w:pPr>
              <w:jc w:val="both"/>
              <w:rPr>
                <w:rFonts w:cs="Courier New"/>
                <w:sz w:val="18"/>
                <w:szCs w:val="18"/>
                <w:lang w:val="ka-GE"/>
              </w:rPr>
            </w:pPr>
            <w:r w:rsidRPr="00361D83">
              <w:rPr>
                <w:rFonts w:ascii="Courier New" w:hAnsi="Courier New" w:cs="Courier New"/>
                <w:sz w:val="18"/>
                <w:szCs w:val="18"/>
                <w:lang w:val="ka-GE"/>
              </w:rPr>
              <w:t>}</w:t>
            </w:r>
          </w:p>
        </w:tc>
      </w:tr>
    </w:tbl>
    <w:p w14:paraId="2D1768D8" w14:textId="77777777" w:rsidR="00CF284E" w:rsidRDefault="00CF284E" w:rsidP="004E0913">
      <w:pPr>
        <w:jc w:val="both"/>
        <w:rPr>
          <w:ins w:id="401" w:author="Mikheil Kapanadze" w:date="2025-04-17T22:48:00Z" w16du:dateUtc="2025-04-17T18:48:00Z"/>
          <w:lang w:val="ka-GE"/>
        </w:rPr>
      </w:pPr>
    </w:p>
    <w:p w14:paraId="38DB8A03" w14:textId="7946AB2C" w:rsidR="004E0913" w:rsidRDefault="00CF284E" w:rsidP="004E0913">
      <w:pPr>
        <w:jc w:val="both"/>
        <w:rPr>
          <w:ins w:id="402" w:author="Mikheil Kapanadze" w:date="2025-04-17T22:48:00Z" w16du:dateUtc="2025-04-17T18:48:00Z"/>
          <w:lang w:val="ka-GE"/>
        </w:rPr>
      </w:pPr>
      <w:ins w:id="403" w:author="Mikheil Kapanadze" w:date="2025-04-17T22:48:00Z" w16du:dateUtc="2025-04-17T18:48:00Z">
        <w:r>
          <w:rPr>
            <w:lang w:val="ka-GE"/>
          </w:rPr>
          <w:t xml:space="preserve">ასეთი მოთხოვნის პასუხად იდენტობის პროვაიდერმა </w:t>
        </w:r>
        <w:r w:rsidRPr="001A5D5E">
          <w:rPr>
            <w:b/>
            <w:bCs/>
            <w:lang w:val="ka-GE"/>
          </w:rPr>
          <w:t>არავითარ შემთხვევაში</w:t>
        </w:r>
        <w:r>
          <w:rPr>
            <w:lang w:val="ka-GE"/>
          </w:rPr>
          <w:t xml:space="preserve"> არ უნდა დაბრუნოს </w:t>
        </w:r>
        <w:r>
          <w:t>evidence</w:t>
        </w:r>
        <w:r>
          <w:rPr>
            <w:lang w:val="ka-GE"/>
          </w:rPr>
          <w:t xml:space="preserve"> ტიპის ჩანაწერები.</w:t>
        </w:r>
      </w:ins>
    </w:p>
    <w:p w14:paraId="621B0E35" w14:textId="77777777" w:rsidR="00CF284E" w:rsidRDefault="00CF284E" w:rsidP="004E0913">
      <w:pPr>
        <w:jc w:val="both"/>
        <w:rPr>
          <w:ins w:id="404" w:author="Mikheil Kapanadze" w:date="2025-04-17T22:44:00Z" w16du:dateUtc="2025-04-17T18:44:00Z"/>
          <w:lang w:val="ka-GE"/>
        </w:rPr>
      </w:pPr>
    </w:p>
    <w:p w14:paraId="4ED0BE2A" w14:textId="75029E63" w:rsidR="00E71F17" w:rsidRDefault="00E71F17" w:rsidP="00DB32AE">
      <w:pPr>
        <w:pStyle w:val="Heading3"/>
        <w:rPr>
          <w:ins w:id="405" w:author="Mikheil Kapanadze" w:date="2025-03-05T16:38:00Z" w16du:dateUtc="2025-03-05T12:38:00Z"/>
          <w:lang w:val="ka-GE"/>
        </w:rPr>
      </w:pPr>
      <w:bookmarkStart w:id="406" w:name="_Ref195822459"/>
      <w:bookmarkStart w:id="407" w:name="_Toc195970410"/>
      <w:commentRangeStart w:id="408"/>
      <w:ins w:id="409" w:author="Mikheil Kapanadze" w:date="2025-04-17T22:44:00Z" w16du:dateUtc="2025-04-17T18:44:00Z">
        <w:r>
          <w:rPr>
            <w:lang w:val="ka-GE"/>
          </w:rPr>
          <w:t>მტკიცებულებების არსებობის დადასტურება დეტალების გარეშე</w:t>
        </w:r>
      </w:ins>
      <w:bookmarkEnd w:id="406"/>
      <w:bookmarkEnd w:id="407"/>
    </w:p>
    <w:p w14:paraId="75F7FAEF" w14:textId="6B187819" w:rsidR="002F3148" w:rsidRPr="0003287A" w:rsidRDefault="00A473DB" w:rsidP="00A473DB">
      <w:pPr>
        <w:jc w:val="both"/>
        <w:rPr>
          <w:ins w:id="410" w:author="Mikheil Kapanadze" w:date="2025-04-17T22:47:00Z" w16du:dateUtc="2025-04-17T18:47:00Z"/>
          <w:lang w:val="ka-GE"/>
        </w:rPr>
      </w:pPr>
      <w:ins w:id="411" w:author="Mikheil Kapanadze" w:date="2025-03-05T16:38:00Z" w16du:dateUtc="2025-03-05T12:38:00Z">
        <w:r w:rsidRPr="00876D25">
          <w:rPr>
            <w:b/>
            <w:bCs/>
            <w:lang w:val="ka-GE"/>
          </w:rPr>
          <w:t>აუცილებელია</w:t>
        </w:r>
        <w:r>
          <w:rPr>
            <w:lang w:val="ka-GE"/>
          </w:rPr>
          <w:t xml:space="preserve"> მხარდაჭერილი იყოს ინფორმაციის გამოთხოვა მტკიცებულებების (</w:t>
        </w:r>
        <w:r w:rsidRPr="00D17901">
          <w:rPr>
            <w:lang w:val="ka-GE"/>
          </w:rPr>
          <w:t xml:space="preserve">evidence) </w:t>
        </w:r>
        <w:r>
          <w:rPr>
            <w:lang w:val="ka-GE"/>
          </w:rPr>
          <w:t>მეშვეობით, დოკუმენტ</w:t>
        </w:r>
      </w:ins>
      <w:ins w:id="412" w:author="Mikheil Kapanadze" w:date="2025-03-05T16:39:00Z" w16du:dateUtc="2025-03-05T12:39:00Z">
        <w:r>
          <w:rPr>
            <w:lang w:val="ka-GE"/>
          </w:rPr>
          <w:t>ის დეტალების (</w:t>
        </w:r>
        <w:r w:rsidRPr="00D17901">
          <w:rPr>
            <w:lang w:val="ka-GE"/>
          </w:rPr>
          <w:t>document_details)</w:t>
        </w:r>
        <w:r>
          <w:rPr>
            <w:lang w:val="ka-GE"/>
          </w:rPr>
          <w:t xml:space="preserve"> </w:t>
        </w:r>
      </w:ins>
      <w:ins w:id="413" w:author="Mikheil Kapanadze" w:date="2025-04-17T20:16:00Z" w16du:dateUtc="2025-04-17T16:16:00Z">
        <w:r w:rsidR="000752F3">
          <w:rPr>
            <w:lang w:val="ka-GE"/>
          </w:rPr>
          <w:t xml:space="preserve">გამოთხოვის </w:t>
        </w:r>
      </w:ins>
      <w:ins w:id="414" w:author="Mikheil Kapanadze" w:date="2025-03-05T16:39:00Z" w16du:dateUtc="2025-03-05T12:39:00Z">
        <w:r>
          <w:rPr>
            <w:lang w:val="ka-GE"/>
          </w:rPr>
          <w:t>გარეშე</w:t>
        </w:r>
      </w:ins>
      <w:ins w:id="415" w:author="Mikheil Kapanadze" w:date="2025-04-17T22:56:00Z" w16du:dateUtc="2025-04-17T18:56:00Z">
        <w:r w:rsidR="00603554">
          <w:rPr>
            <w:lang w:val="ka-GE"/>
          </w:rPr>
          <w:t xml:space="preserve"> (რასაც მიუთითებს  </w:t>
        </w:r>
        <w:r w:rsidR="00603554" w:rsidRPr="00DB32AE">
          <w:rPr>
            <w:rFonts w:ascii="Courier New" w:hAnsi="Courier New" w:cs="Courier New"/>
            <w:sz w:val="18"/>
            <w:szCs w:val="18"/>
            <w:lang w:val="ka-GE"/>
          </w:rPr>
          <w:t>"check_details": null</w:t>
        </w:r>
        <w:r w:rsidR="00603554">
          <w:rPr>
            <w:lang w:val="ka-GE"/>
          </w:rPr>
          <w:t xml:space="preserve"> პარამეტრი)</w:t>
        </w:r>
      </w:ins>
      <w:ins w:id="416" w:author="Mikheil Kapanadze" w:date="2025-03-05T16:38:00Z" w16du:dateUtc="2025-03-05T12:38:00Z">
        <w:r>
          <w:rPr>
            <w:lang w:val="ka-GE"/>
          </w:rPr>
          <w:t xml:space="preserve">. </w:t>
        </w:r>
      </w:ins>
      <w:commentRangeEnd w:id="408"/>
      <w:ins w:id="417" w:author="Mikheil Kapanadze" w:date="2025-04-17T22:53:00Z" w16du:dateUtc="2025-04-17T18:53:00Z">
        <w:r w:rsidR="00046446">
          <w:rPr>
            <w:rStyle w:val="CommentReference"/>
          </w:rPr>
          <w:commentReference w:id="408"/>
        </w:r>
      </w:ins>
    </w:p>
    <w:p w14:paraId="1D85FACA" w14:textId="0974CF65" w:rsidR="00A473DB" w:rsidRDefault="002F3148" w:rsidP="00A473DB">
      <w:pPr>
        <w:jc w:val="both"/>
        <w:rPr>
          <w:ins w:id="418" w:author="Mikheil Kapanadze" w:date="2025-03-05T16:38:00Z" w16du:dateUtc="2025-03-05T12:38:00Z"/>
          <w:lang w:val="ka-GE"/>
        </w:rPr>
      </w:pPr>
      <w:ins w:id="419" w:author="Mikheil Kapanadze" w:date="2025-04-17T22:47:00Z" w16du:dateUtc="2025-04-17T18:47:00Z">
        <w:r>
          <w:rPr>
            <w:lang w:val="ka-GE"/>
          </w:rPr>
          <w:t>მაგალითად</w:t>
        </w:r>
      </w:ins>
      <w:ins w:id="420" w:author="Mikheil Kapanadze" w:date="2025-03-05T16:38:00Z" w16du:dateUtc="2025-03-05T12:38:00Z">
        <w:r w:rsidR="00A473DB">
          <w:rPr>
            <w:lang w:val="ka-GE"/>
          </w:rPr>
          <w:t>:</w:t>
        </w:r>
      </w:ins>
    </w:p>
    <w:tbl>
      <w:tblPr>
        <w:tblStyle w:val="TableGrid"/>
        <w:tblW w:w="0" w:type="auto"/>
        <w:tblLook w:val="04A0" w:firstRow="1" w:lastRow="0" w:firstColumn="1" w:lastColumn="0" w:noHBand="0" w:noVBand="1"/>
      </w:tblPr>
      <w:tblGrid>
        <w:gridCol w:w="9350"/>
      </w:tblGrid>
      <w:tr w:rsidR="00A473DB" w14:paraId="5FB640BC" w14:textId="77777777" w:rsidTr="00353B2B">
        <w:trPr>
          <w:ins w:id="421" w:author="Mikheil Kapanadze" w:date="2025-03-05T16:38:00Z"/>
        </w:trPr>
        <w:tc>
          <w:tcPr>
            <w:tcW w:w="9350" w:type="dxa"/>
          </w:tcPr>
          <w:p w14:paraId="37F2E4A2" w14:textId="77777777" w:rsidR="00A473DB" w:rsidRPr="00361D83" w:rsidRDefault="00A473DB" w:rsidP="00353B2B">
            <w:pPr>
              <w:jc w:val="both"/>
              <w:rPr>
                <w:ins w:id="422" w:author="Mikheil Kapanadze" w:date="2025-03-05T16:38:00Z" w16du:dateUtc="2025-03-05T12:38:00Z"/>
                <w:rFonts w:ascii="Courier New" w:hAnsi="Courier New" w:cs="Courier New"/>
                <w:sz w:val="18"/>
                <w:szCs w:val="18"/>
                <w:lang w:val="ka-GE"/>
              </w:rPr>
            </w:pPr>
            <w:bookmarkStart w:id="423" w:name="_Hlk195966160"/>
            <w:ins w:id="424" w:author="Mikheil Kapanadze" w:date="2025-03-05T16:38:00Z" w16du:dateUtc="2025-03-05T12:38:00Z">
              <w:r w:rsidRPr="00361D83">
                <w:rPr>
                  <w:rFonts w:ascii="Courier New" w:hAnsi="Courier New" w:cs="Courier New"/>
                  <w:sz w:val="18"/>
                  <w:szCs w:val="18"/>
                  <w:lang w:val="ka-GE"/>
                </w:rPr>
                <w:t>{</w:t>
              </w:r>
            </w:ins>
          </w:p>
          <w:p w14:paraId="7C39FF1A" w14:textId="77777777" w:rsidR="00A473DB" w:rsidRPr="00361D83" w:rsidRDefault="00A473DB" w:rsidP="00353B2B">
            <w:pPr>
              <w:jc w:val="both"/>
              <w:rPr>
                <w:ins w:id="425" w:author="Mikheil Kapanadze" w:date="2025-03-05T16:38:00Z" w16du:dateUtc="2025-03-05T12:38:00Z"/>
                <w:rFonts w:ascii="Courier New" w:hAnsi="Courier New" w:cs="Courier New"/>
                <w:sz w:val="18"/>
                <w:szCs w:val="18"/>
                <w:lang w:val="ka-GE"/>
              </w:rPr>
            </w:pPr>
            <w:ins w:id="426" w:author="Mikheil Kapanadze" w:date="2025-03-05T16:38:00Z" w16du:dateUtc="2025-03-05T12:38:00Z">
              <w:r w:rsidRPr="00361D83">
                <w:rPr>
                  <w:rFonts w:ascii="Courier New" w:hAnsi="Courier New" w:cs="Courier New"/>
                  <w:sz w:val="18"/>
                  <w:szCs w:val="18"/>
                  <w:lang w:val="ka-GE"/>
                </w:rPr>
                <w:t xml:space="preserve">  "userinfo": {</w:t>
              </w:r>
            </w:ins>
          </w:p>
          <w:p w14:paraId="57FC89FF" w14:textId="77777777" w:rsidR="00A473DB" w:rsidRPr="00361D83" w:rsidRDefault="00A473DB" w:rsidP="00353B2B">
            <w:pPr>
              <w:jc w:val="both"/>
              <w:rPr>
                <w:ins w:id="427" w:author="Mikheil Kapanadze" w:date="2025-03-05T16:38:00Z" w16du:dateUtc="2025-03-05T12:38:00Z"/>
                <w:rFonts w:ascii="Courier New" w:hAnsi="Courier New" w:cs="Courier New"/>
                <w:sz w:val="18"/>
                <w:szCs w:val="18"/>
                <w:lang w:val="ka-GE"/>
              </w:rPr>
            </w:pPr>
            <w:ins w:id="428" w:author="Mikheil Kapanadze" w:date="2025-03-05T16:38:00Z" w16du:dateUtc="2025-03-05T12:38:00Z">
              <w:r w:rsidRPr="00361D83">
                <w:rPr>
                  <w:rFonts w:ascii="Courier New" w:hAnsi="Courier New" w:cs="Courier New"/>
                  <w:sz w:val="18"/>
                  <w:szCs w:val="18"/>
                  <w:lang w:val="ka-GE"/>
                </w:rPr>
                <w:t xml:space="preserve">    "verified_claims": {</w:t>
              </w:r>
            </w:ins>
          </w:p>
          <w:p w14:paraId="0E46D7BA" w14:textId="77777777" w:rsidR="00A473DB" w:rsidRPr="00361D83" w:rsidRDefault="00A473DB" w:rsidP="00353B2B">
            <w:pPr>
              <w:jc w:val="both"/>
              <w:rPr>
                <w:ins w:id="429" w:author="Mikheil Kapanadze" w:date="2025-03-05T16:38:00Z" w16du:dateUtc="2025-03-05T12:38:00Z"/>
                <w:rFonts w:ascii="Courier New" w:hAnsi="Courier New" w:cs="Courier New"/>
                <w:sz w:val="18"/>
                <w:szCs w:val="18"/>
                <w:lang w:val="ka-GE"/>
              </w:rPr>
            </w:pPr>
            <w:ins w:id="430" w:author="Mikheil Kapanadze" w:date="2025-03-05T16:38:00Z" w16du:dateUtc="2025-03-05T12:38:00Z">
              <w:r w:rsidRPr="00361D83">
                <w:rPr>
                  <w:rFonts w:ascii="Courier New" w:hAnsi="Courier New" w:cs="Courier New"/>
                  <w:sz w:val="18"/>
                  <w:szCs w:val="18"/>
                  <w:lang w:val="ka-GE"/>
                </w:rPr>
                <w:t xml:space="preserve">      "verification": {</w:t>
              </w:r>
            </w:ins>
          </w:p>
          <w:p w14:paraId="4ECEB71D" w14:textId="77777777" w:rsidR="00A473DB" w:rsidRPr="00361D83" w:rsidRDefault="00A473DB" w:rsidP="00353B2B">
            <w:pPr>
              <w:jc w:val="both"/>
              <w:rPr>
                <w:ins w:id="431" w:author="Mikheil Kapanadze" w:date="2025-03-05T16:38:00Z" w16du:dateUtc="2025-03-05T12:38:00Z"/>
                <w:rFonts w:ascii="Courier New" w:hAnsi="Courier New" w:cs="Courier New"/>
                <w:sz w:val="18"/>
                <w:szCs w:val="18"/>
                <w:lang w:val="ka-GE"/>
              </w:rPr>
            </w:pPr>
            <w:ins w:id="432" w:author="Mikheil Kapanadze" w:date="2025-03-05T16:38:00Z" w16du:dateUtc="2025-03-05T12:38:00Z">
              <w:r w:rsidRPr="00361D83">
                <w:rPr>
                  <w:rFonts w:ascii="Courier New" w:hAnsi="Courier New" w:cs="Courier New"/>
                  <w:sz w:val="18"/>
                  <w:szCs w:val="18"/>
                  <w:lang w:val="ka-GE"/>
                </w:rPr>
                <w:t xml:space="preserve">        "trust_framework": null,</w:t>
              </w:r>
            </w:ins>
          </w:p>
          <w:p w14:paraId="73619D2D" w14:textId="77777777" w:rsidR="00562828" w:rsidRPr="00361D83" w:rsidRDefault="00A473DB" w:rsidP="00562828">
            <w:pPr>
              <w:jc w:val="both"/>
              <w:rPr>
                <w:ins w:id="433" w:author="Mikheil Kapanadze" w:date="2025-03-05T16:39:00Z" w16du:dateUtc="2025-03-05T12:39:00Z"/>
                <w:rFonts w:ascii="Courier New" w:hAnsi="Courier New" w:cs="Courier New"/>
                <w:sz w:val="18"/>
                <w:szCs w:val="18"/>
                <w:lang w:val="ka-GE"/>
              </w:rPr>
            </w:pPr>
            <w:ins w:id="434" w:author="Mikheil Kapanadze" w:date="2025-03-05T16:38:00Z" w16du:dateUtc="2025-03-05T12:38:00Z">
              <w:r w:rsidRPr="00361D83">
                <w:rPr>
                  <w:rFonts w:ascii="Courier New" w:hAnsi="Courier New" w:cs="Courier New"/>
                  <w:sz w:val="18"/>
                  <w:szCs w:val="18"/>
                  <w:lang w:val="ka-GE"/>
                </w:rPr>
                <w:t xml:space="preserve">        "time": null</w:t>
              </w:r>
            </w:ins>
            <w:ins w:id="435" w:author="Mikheil Kapanadze" w:date="2025-03-05T16:39:00Z" w16du:dateUtc="2025-03-05T12:39:00Z">
              <w:r w:rsidR="00562828" w:rsidRPr="00361D83">
                <w:rPr>
                  <w:rFonts w:ascii="Courier New" w:hAnsi="Courier New" w:cs="Courier New"/>
                  <w:sz w:val="18"/>
                  <w:szCs w:val="18"/>
                  <w:lang w:val="ka-GE"/>
                </w:rPr>
                <w:t>,</w:t>
              </w:r>
            </w:ins>
          </w:p>
          <w:p w14:paraId="6B53A461" w14:textId="55A5557B" w:rsidR="00A473DB" w:rsidRDefault="00562828" w:rsidP="00353B2B">
            <w:pPr>
              <w:jc w:val="both"/>
              <w:rPr>
                <w:ins w:id="436" w:author="Mikheil Kapanadze" w:date="2025-03-05T16:51:00Z" w16du:dateUtc="2025-03-05T12:51:00Z"/>
                <w:rFonts w:ascii="Courier New" w:hAnsi="Courier New" w:cs="Courier New"/>
                <w:sz w:val="18"/>
                <w:szCs w:val="18"/>
              </w:rPr>
            </w:pPr>
            <w:ins w:id="437" w:author="Mikheil Kapanadze" w:date="2025-03-05T16:39:00Z" w16du:dateUtc="2025-03-05T12:39:00Z">
              <w:r w:rsidRPr="00361D83">
                <w:rPr>
                  <w:rFonts w:ascii="Courier New" w:hAnsi="Courier New" w:cs="Courier New"/>
                  <w:sz w:val="18"/>
                  <w:szCs w:val="18"/>
                  <w:lang w:val="ka-GE"/>
                </w:rPr>
                <w:t xml:space="preserve">        "</w:t>
              </w:r>
              <w:r>
                <w:rPr>
                  <w:rFonts w:ascii="Courier New" w:hAnsi="Courier New" w:cs="Courier New"/>
                  <w:sz w:val="18"/>
                  <w:szCs w:val="18"/>
                  <w:lang w:val="ka-GE"/>
                </w:rPr>
                <w:t>evidence</w:t>
              </w:r>
              <w:r w:rsidRPr="00361D83">
                <w:rPr>
                  <w:rFonts w:ascii="Courier New" w:hAnsi="Courier New" w:cs="Courier New"/>
                  <w:sz w:val="18"/>
                  <w:szCs w:val="18"/>
                  <w:lang w:val="ka-GE"/>
                </w:rPr>
                <w:t xml:space="preserve">": </w:t>
              </w:r>
            </w:ins>
            <w:ins w:id="438" w:author="Mikheil Kapanadze" w:date="2025-03-05T16:51:00Z" w16du:dateUtc="2025-03-05T12:51:00Z">
              <w:r w:rsidR="00740030">
                <w:rPr>
                  <w:rFonts w:ascii="Courier New" w:hAnsi="Courier New" w:cs="Courier New"/>
                  <w:sz w:val="18"/>
                  <w:szCs w:val="18"/>
                </w:rPr>
                <w:t>{</w:t>
              </w:r>
            </w:ins>
          </w:p>
          <w:p w14:paraId="3F437EA9" w14:textId="6AE93B7D" w:rsidR="00740030" w:rsidRDefault="00740030" w:rsidP="00353B2B">
            <w:pPr>
              <w:jc w:val="both"/>
              <w:rPr>
                <w:ins w:id="439" w:author="Mikheil Kapanadze" w:date="2025-03-05T16:51:00Z" w16du:dateUtc="2025-03-05T12:51:00Z"/>
                <w:rFonts w:ascii="Courier New" w:hAnsi="Courier New" w:cs="Courier New"/>
                <w:sz w:val="18"/>
                <w:szCs w:val="18"/>
              </w:rPr>
            </w:pPr>
            <w:ins w:id="440" w:author="Mikheil Kapanadze" w:date="2025-03-05T16:51:00Z" w16du:dateUtc="2025-03-05T12:51:00Z">
              <w:r w:rsidRPr="00361D83">
                <w:rPr>
                  <w:rFonts w:ascii="Courier New" w:hAnsi="Courier New" w:cs="Courier New"/>
                  <w:sz w:val="18"/>
                  <w:szCs w:val="18"/>
                  <w:lang w:val="ka-GE"/>
                </w:rPr>
                <w:t xml:space="preserve">        </w:t>
              </w:r>
              <w:r>
                <w:rPr>
                  <w:rFonts w:ascii="Courier New" w:hAnsi="Courier New" w:cs="Courier New"/>
                  <w:sz w:val="18"/>
                  <w:szCs w:val="18"/>
                  <w:lang w:val="ka-GE"/>
                </w:rPr>
                <w:t xml:space="preserve">  </w:t>
              </w:r>
            </w:ins>
            <w:ins w:id="441" w:author="Mikheil Kapanadze" w:date="2025-03-05T16:51:00Z">
              <w:r w:rsidRPr="00740030">
                <w:rPr>
                  <w:rFonts w:ascii="Courier New" w:hAnsi="Courier New" w:cs="Courier New"/>
                  <w:sz w:val="18"/>
                  <w:szCs w:val="18"/>
                </w:rPr>
                <w:t>"check_details"</w:t>
              </w:r>
            </w:ins>
            <w:ins w:id="442" w:author="Mikheil Kapanadze" w:date="2025-03-05T16:51:00Z" w16du:dateUtc="2025-03-05T12:51:00Z">
              <w:r>
                <w:rPr>
                  <w:rFonts w:ascii="Courier New" w:hAnsi="Courier New" w:cs="Courier New"/>
                  <w:sz w:val="18"/>
                  <w:szCs w:val="18"/>
                </w:rPr>
                <w:t>: null</w:t>
              </w:r>
              <w:r w:rsidR="00CA07E4">
                <w:rPr>
                  <w:rFonts w:ascii="Courier New" w:hAnsi="Courier New" w:cs="Courier New"/>
                  <w:sz w:val="18"/>
                  <w:szCs w:val="18"/>
                </w:rPr>
                <w:t>,</w:t>
              </w:r>
            </w:ins>
          </w:p>
          <w:p w14:paraId="14442C4B" w14:textId="679D2D35" w:rsidR="00740030" w:rsidRPr="00D17901" w:rsidRDefault="00740030" w:rsidP="00353B2B">
            <w:pPr>
              <w:jc w:val="both"/>
              <w:rPr>
                <w:ins w:id="443" w:author="Mikheil Kapanadze" w:date="2025-03-05T16:38:00Z" w16du:dateUtc="2025-03-05T12:38:00Z"/>
                <w:rFonts w:ascii="Courier New" w:hAnsi="Courier New" w:cs="Courier New"/>
                <w:sz w:val="18"/>
                <w:szCs w:val="18"/>
              </w:rPr>
            </w:pPr>
            <w:ins w:id="444" w:author="Mikheil Kapanadze" w:date="2025-03-05T16:51:00Z" w16du:dateUtc="2025-03-05T12:51:00Z">
              <w:r>
                <w:rPr>
                  <w:rFonts w:ascii="Courier New" w:hAnsi="Courier New" w:cs="Courier New"/>
                  <w:sz w:val="18"/>
                  <w:szCs w:val="18"/>
                </w:rPr>
                <w:t xml:space="preserve">        }</w:t>
              </w:r>
            </w:ins>
          </w:p>
          <w:p w14:paraId="02D61D12" w14:textId="77777777" w:rsidR="00A473DB" w:rsidRPr="00361D83" w:rsidRDefault="00A473DB" w:rsidP="00353B2B">
            <w:pPr>
              <w:jc w:val="both"/>
              <w:rPr>
                <w:ins w:id="445" w:author="Mikheil Kapanadze" w:date="2025-03-05T16:38:00Z" w16du:dateUtc="2025-03-05T12:38:00Z"/>
                <w:rFonts w:ascii="Courier New" w:hAnsi="Courier New" w:cs="Courier New"/>
                <w:sz w:val="18"/>
                <w:szCs w:val="18"/>
                <w:lang w:val="ka-GE"/>
              </w:rPr>
            </w:pPr>
            <w:ins w:id="446" w:author="Mikheil Kapanadze" w:date="2025-03-05T16:38:00Z" w16du:dateUtc="2025-03-05T12:38:00Z">
              <w:r w:rsidRPr="00361D83">
                <w:rPr>
                  <w:rFonts w:ascii="Courier New" w:hAnsi="Courier New" w:cs="Courier New"/>
                  <w:sz w:val="18"/>
                  <w:szCs w:val="18"/>
                  <w:lang w:val="ka-GE"/>
                </w:rPr>
                <w:lastRenderedPageBreak/>
                <w:t xml:space="preserve">      },</w:t>
              </w:r>
            </w:ins>
          </w:p>
          <w:p w14:paraId="6B25EA84" w14:textId="77777777" w:rsidR="00A473DB" w:rsidRPr="00361D83" w:rsidRDefault="00A473DB" w:rsidP="00353B2B">
            <w:pPr>
              <w:jc w:val="both"/>
              <w:rPr>
                <w:ins w:id="447" w:author="Mikheil Kapanadze" w:date="2025-03-05T16:38:00Z" w16du:dateUtc="2025-03-05T12:38:00Z"/>
                <w:rFonts w:ascii="Courier New" w:hAnsi="Courier New" w:cs="Courier New"/>
                <w:sz w:val="18"/>
                <w:szCs w:val="18"/>
                <w:lang w:val="ka-GE"/>
              </w:rPr>
            </w:pPr>
            <w:ins w:id="448" w:author="Mikheil Kapanadze" w:date="2025-03-05T16:38:00Z" w16du:dateUtc="2025-03-05T12:38:00Z">
              <w:r w:rsidRPr="00361D83">
                <w:rPr>
                  <w:rFonts w:ascii="Courier New" w:hAnsi="Courier New" w:cs="Courier New"/>
                  <w:sz w:val="18"/>
                  <w:szCs w:val="18"/>
                  <w:lang w:val="ka-GE"/>
                </w:rPr>
                <w:t xml:space="preserve">      "claims": {</w:t>
              </w:r>
            </w:ins>
          </w:p>
          <w:p w14:paraId="28A2C5E3" w14:textId="77777777" w:rsidR="00A473DB" w:rsidRPr="00361D83" w:rsidRDefault="00A473DB" w:rsidP="00353B2B">
            <w:pPr>
              <w:jc w:val="both"/>
              <w:rPr>
                <w:ins w:id="449" w:author="Mikheil Kapanadze" w:date="2025-03-05T16:38:00Z" w16du:dateUtc="2025-03-05T12:38:00Z"/>
                <w:rFonts w:ascii="Courier New" w:hAnsi="Courier New" w:cs="Courier New"/>
                <w:sz w:val="18"/>
                <w:szCs w:val="18"/>
                <w:lang w:val="ka-GE"/>
              </w:rPr>
            </w:pPr>
            <w:ins w:id="450" w:author="Mikheil Kapanadze" w:date="2025-03-05T16:38:00Z" w16du:dateUtc="2025-03-05T12:38:00Z">
              <w:r w:rsidRPr="00361D83">
                <w:rPr>
                  <w:rFonts w:ascii="Courier New" w:hAnsi="Courier New" w:cs="Courier New"/>
                  <w:sz w:val="18"/>
                  <w:szCs w:val="18"/>
                  <w:lang w:val="ka-GE"/>
                </w:rPr>
                <w:t xml:space="preserve">        "given_name": null,</w:t>
              </w:r>
            </w:ins>
          </w:p>
          <w:p w14:paraId="078E70A8" w14:textId="77777777" w:rsidR="00A473DB" w:rsidRPr="00361D83" w:rsidRDefault="00A473DB" w:rsidP="00353B2B">
            <w:pPr>
              <w:jc w:val="both"/>
              <w:rPr>
                <w:ins w:id="451" w:author="Mikheil Kapanadze" w:date="2025-03-05T16:38:00Z" w16du:dateUtc="2025-03-05T12:38:00Z"/>
                <w:rFonts w:ascii="Courier New" w:hAnsi="Courier New" w:cs="Courier New"/>
                <w:sz w:val="18"/>
                <w:szCs w:val="18"/>
                <w:lang w:val="ka-GE"/>
              </w:rPr>
            </w:pPr>
            <w:ins w:id="452" w:author="Mikheil Kapanadze" w:date="2025-03-05T16:38:00Z" w16du:dateUtc="2025-03-05T12:38:00Z">
              <w:r w:rsidRPr="00361D83">
                <w:rPr>
                  <w:rFonts w:ascii="Courier New" w:hAnsi="Courier New" w:cs="Courier New"/>
                  <w:sz w:val="18"/>
                  <w:szCs w:val="18"/>
                  <w:lang w:val="ka-GE"/>
                </w:rPr>
                <w:t xml:space="preserve">        "family_name": null,</w:t>
              </w:r>
            </w:ins>
          </w:p>
          <w:p w14:paraId="7E8492AD" w14:textId="77777777" w:rsidR="00A473DB" w:rsidRDefault="00A473DB" w:rsidP="00353B2B">
            <w:pPr>
              <w:jc w:val="both"/>
              <w:rPr>
                <w:ins w:id="453" w:author="Mikheil Kapanadze" w:date="2025-03-05T16:38:00Z" w16du:dateUtc="2025-03-05T12:38:00Z"/>
                <w:rFonts w:ascii="Courier New" w:hAnsi="Courier New" w:cs="Courier New"/>
                <w:sz w:val="18"/>
                <w:szCs w:val="18"/>
              </w:rPr>
            </w:pPr>
            <w:ins w:id="454" w:author="Mikheil Kapanadze" w:date="2025-03-05T16:38:00Z" w16du:dateUtc="2025-03-05T12:38:00Z">
              <w:r w:rsidRPr="00361D83">
                <w:rPr>
                  <w:rFonts w:ascii="Courier New" w:hAnsi="Courier New" w:cs="Courier New"/>
                  <w:sz w:val="18"/>
                  <w:szCs w:val="18"/>
                  <w:lang w:val="ka-GE"/>
                </w:rPr>
                <w:t xml:space="preserve">        "birthdate": null</w:t>
              </w:r>
              <w:r>
                <w:rPr>
                  <w:rFonts w:ascii="Courier New" w:hAnsi="Courier New" w:cs="Courier New"/>
                  <w:sz w:val="18"/>
                  <w:szCs w:val="18"/>
                </w:rPr>
                <w:t>,</w:t>
              </w:r>
            </w:ins>
          </w:p>
          <w:p w14:paraId="58998121" w14:textId="77777777" w:rsidR="00A32354" w:rsidRDefault="00A473DB" w:rsidP="00A32354">
            <w:pPr>
              <w:jc w:val="both"/>
              <w:rPr>
                <w:ins w:id="455" w:author="Mikheil Kapanadze" w:date="2025-04-17T22:56:00Z" w16du:dateUtc="2025-04-17T18:56:00Z"/>
                <w:rFonts w:ascii="Courier New" w:hAnsi="Courier New" w:cs="Courier New"/>
                <w:sz w:val="18"/>
                <w:szCs w:val="18"/>
                <w:lang w:val="ka-GE"/>
              </w:rPr>
            </w:pPr>
            <w:ins w:id="456" w:author="Mikheil Kapanadze" w:date="2025-03-05T16:38:00Z" w16du:dateUtc="2025-03-05T12:38:00Z">
              <w:r w:rsidRPr="00361D83">
                <w:rPr>
                  <w:rFonts w:ascii="Courier New" w:hAnsi="Courier New" w:cs="Courier New"/>
                  <w:sz w:val="18"/>
                  <w:szCs w:val="18"/>
                  <w:lang w:val="ka-GE"/>
                </w:rPr>
                <w:t xml:space="preserve">        "</w:t>
              </w:r>
              <w:r w:rsidRPr="00AB779F">
                <w:rPr>
                  <w:rFonts w:ascii="Courier New" w:hAnsi="Courier New" w:cs="Courier New"/>
                  <w:sz w:val="18"/>
                  <w:szCs w:val="18"/>
                  <w:lang w:val="ka-GE"/>
                </w:rPr>
                <w:t>personal_number</w:t>
              </w:r>
              <w:r w:rsidRPr="00361D83">
                <w:rPr>
                  <w:rFonts w:ascii="Courier New" w:hAnsi="Courier New" w:cs="Courier New"/>
                  <w:sz w:val="18"/>
                  <w:szCs w:val="18"/>
                  <w:lang w:val="ka-GE"/>
                </w:rPr>
                <w:t>": null</w:t>
              </w:r>
            </w:ins>
            <w:ins w:id="457" w:author="Mikheil Kapanadze" w:date="2025-04-17T22:56:00Z" w16du:dateUtc="2025-04-17T18:56:00Z">
              <w:r w:rsidR="00A32354">
                <w:rPr>
                  <w:rFonts w:ascii="Courier New" w:hAnsi="Courier New" w:cs="Courier New"/>
                  <w:sz w:val="18"/>
                  <w:szCs w:val="18"/>
                  <w:lang w:val="ka-GE"/>
                </w:rPr>
                <w:t>,</w:t>
              </w:r>
            </w:ins>
          </w:p>
          <w:p w14:paraId="3EFBF926" w14:textId="7DCEC548" w:rsidR="00A473DB" w:rsidRPr="005B1A93" w:rsidRDefault="00A32354" w:rsidP="00353B2B">
            <w:pPr>
              <w:jc w:val="both"/>
              <w:rPr>
                <w:ins w:id="458" w:author="Mikheil Kapanadze" w:date="2025-03-05T16:38:00Z" w16du:dateUtc="2025-03-05T12:38:00Z"/>
                <w:rFonts w:ascii="Courier New" w:hAnsi="Courier New" w:cs="Courier New"/>
                <w:sz w:val="18"/>
                <w:szCs w:val="18"/>
              </w:rPr>
            </w:pPr>
            <w:ins w:id="459" w:author="Mikheil Kapanadze" w:date="2025-04-17T22:56:00Z" w16du:dateUtc="2025-04-17T18:56:00Z">
              <w:r>
                <w:rPr>
                  <w:rFonts w:ascii="Courier New" w:hAnsi="Courier New" w:cs="Courier New"/>
                  <w:sz w:val="18"/>
                  <w:szCs w:val="18"/>
                </w:rPr>
                <w:t xml:space="preserve">        </w:t>
              </w:r>
              <w:r w:rsidRPr="00361D83">
                <w:rPr>
                  <w:rFonts w:ascii="Courier New" w:hAnsi="Courier New" w:cs="Courier New"/>
                  <w:sz w:val="18"/>
                  <w:szCs w:val="18"/>
                  <w:lang w:val="ka-GE"/>
                </w:rPr>
                <w:t>"</w:t>
              </w:r>
              <w:r>
                <w:rPr>
                  <w:rFonts w:ascii="Courier New" w:hAnsi="Courier New" w:cs="Courier New"/>
                  <w:sz w:val="18"/>
                  <w:szCs w:val="18"/>
                  <w:lang w:val="ka-GE"/>
                </w:rPr>
                <w:t>nationalities</w:t>
              </w:r>
              <w:r w:rsidRPr="00361D83">
                <w:rPr>
                  <w:rFonts w:ascii="Courier New" w:hAnsi="Courier New" w:cs="Courier New"/>
                  <w:sz w:val="18"/>
                  <w:szCs w:val="18"/>
                  <w:lang w:val="ka-GE"/>
                </w:rPr>
                <w:t>": null</w:t>
              </w:r>
            </w:ins>
          </w:p>
          <w:p w14:paraId="6391FBD9" w14:textId="77777777" w:rsidR="00A473DB" w:rsidRPr="00361D83" w:rsidRDefault="00A473DB" w:rsidP="00353B2B">
            <w:pPr>
              <w:jc w:val="both"/>
              <w:rPr>
                <w:ins w:id="460" w:author="Mikheil Kapanadze" w:date="2025-03-05T16:38:00Z" w16du:dateUtc="2025-03-05T12:38:00Z"/>
                <w:rFonts w:ascii="Courier New" w:hAnsi="Courier New" w:cs="Courier New"/>
                <w:sz w:val="18"/>
                <w:szCs w:val="18"/>
                <w:lang w:val="ka-GE"/>
              </w:rPr>
            </w:pPr>
            <w:ins w:id="461" w:author="Mikheil Kapanadze" w:date="2025-03-05T16:38:00Z" w16du:dateUtc="2025-03-05T12:38:00Z">
              <w:r w:rsidRPr="00361D83">
                <w:rPr>
                  <w:rFonts w:ascii="Courier New" w:hAnsi="Courier New" w:cs="Courier New"/>
                  <w:sz w:val="18"/>
                  <w:szCs w:val="18"/>
                  <w:lang w:val="ka-GE"/>
                </w:rPr>
                <w:t xml:space="preserve">      }</w:t>
              </w:r>
            </w:ins>
          </w:p>
          <w:p w14:paraId="727793E3" w14:textId="77777777" w:rsidR="00A473DB" w:rsidRPr="00361D83" w:rsidRDefault="00A473DB" w:rsidP="00353B2B">
            <w:pPr>
              <w:jc w:val="both"/>
              <w:rPr>
                <w:ins w:id="462" w:author="Mikheil Kapanadze" w:date="2025-03-05T16:38:00Z" w16du:dateUtc="2025-03-05T12:38:00Z"/>
                <w:rFonts w:ascii="Courier New" w:hAnsi="Courier New" w:cs="Courier New"/>
                <w:sz w:val="18"/>
                <w:szCs w:val="18"/>
                <w:lang w:val="ka-GE"/>
              </w:rPr>
            </w:pPr>
            <w:ins w:id="463" w:author="Mikheil Kapanadze" w:date="2025-03-05T16:38:00Z" w16du:dateUtc="2025-03-05T12:38:00Z">
              <w:r w:rsidRPr="00361D83">
                <w:rPr>
                  <w:rFonts w:ascii="Courier New" w:hAnsi="Courier New" w:cs="Courier New"/>
                  <w:sz w:val="18"/>
                  <w:szCs w:val="18"/>
                  <w:lang w:val="ka-GE"/>
                </w:rPr>
                <w:t xml:space="preserve">    }</w:t>
              </w:r>
            </w:ins>
          </w:p>
          <w:p w14:paraId="7071666B" w14:textId="77777777" w:rsidR="00A473DB" w:rsidRDefault="00A473DB" w:rsidP="00353B2B">
            <w:pPr>
              <w:jc w:val="both"/>
              <w:rPr>
                <w:ins w:id="464" w:author="Mikheil Kapanadze" w:date="2025-03-05T16:38:00Z" w16du:dateUtc="2025-03-05T12:38:00Z"/>
                <w:rFonts w:cs="Courier New"/>
                <w:sz w:val="18"/>
                <w:szCs w:val="18"/>
                <w:lang w:val="ka-GE"/>
              </w:rPr>
            </w:pPr>
            <w:ins w:id="465" w:author="Mikheil Kapanadze" w:date="2025-03-05T16:38:00Z" w16du:dateUtc="2025-03-05T12:38:00Z">
              <w:r w:rsidRPr="00361D83">
                <w:rPr>
                  <w:rFonts w:ascii="Courier New" w:hAnsi="Courier New" w:cs="Courier New"/>
                  <w:sz w:val="18"/>
                  <w:szCs w:val="18"/>
                  <w:lang w:val="ka-GE"/>
                </w:rPr>
                <w:t xml:space="preserve">  }</w:t>
              </w:r>
            </w:ins>
          </w:p>
          <w:p w14:paraId="497319EC" w14:textId="77777777" w:rsidR="00A473DB" w:rsidRPr="009B3C82" w:rsidRDefault="00A473DB" w:rsidP="00353B2B">
            <w:pPr>
              <w:jc w:val="both"/>
              <w:rPr>
                <w:ins w:id="466" w:author="Mikheil Kapanadze" w:date="2025-03-05T16:38:00Z" w16du:dateUtc="2025-03-05T12:38:00Z"/>
                <w:rFonts w:cs="Courier New"/>
                <w:sz w:val="18"/>
                <w:szCs w:val="18"/>
                <w:lang w:val="ka-GE"/>
              </w:rPr>
            </w:pPr>
            <w:ins w:id="467" w:author="Mikheil Kapanadze" w:date="2025-03-05T16:38:00Z" w16du:dateUtc="2025-03-05T12:38:00Z">
              <w:r w:rsidRPr="00361D83">
                <w:rPr>
                  <w:rFonts w:ascii="Courier New" w:hAnsi="Courier New" w:cs="Courier New"/>
                  <w:sz w:val="18"/>
                  <w:szCs w:val="18"/>
                  <w:lang w:val="ka-GE"/>
                </w:rPr>
                <w:t>}</w:t>
              </w:r>
            </w:ins>
          </w:p>
        </w:tc>
      </w:tr>
      <w:bookmarkEnd w:id="423"/>
    </w:tbl>
    <w:p w14:paraId="6DDE4981" w14:textId="77777777" w:rsidR="00A473DB" w:rsidRDefault="00A473DB" w:rsidP="00A473DB">
      <w:pPr>
        <w:jc w:val="both"/>
        <w:rPr>
          <w:ins w:id="468" w:author="Mikheil Kapanadze" w:date="2025-04-17T22:48:00Z" w16du:dateUtc="2025-04-17T18:48:00Z"/>
          <w:lang w:val="ka-GE"/>
        </w:rPr>
      </w:pPr>
    </w:p>
    <w:p w14:paraId="7C187EB4" w14:textId="1EA1D86B" w:rsidR="0076122F" w:rsidRDefault="0076122F" w:rsidP="00A473DB">
      <w:pPr>
        <w:jc w:val="both"/>
        <w:rPr>
          <w:ins w:id="469" w:author="Mikheil Kapanadze" w:date="2025-04-19T14:40:00Z" w16du:dateUtc="2025-04-19T10:40:00Z"/>
          <w:lang w:val="ka-GE"/>
        </w:rPr>
      </w:pPr>
      <w:ins w:id="470" w:author="Mikheil Kapanadze" w:date="2025-04-17T22:48:00Z" w16du:dateUtc="2025-04-17T18:48:00Z">
        <w:r>
          <w:rPr>
            <w:lang w:val="ka-GE"/>
          </w:rPr>
          <w:t xml:space="preserve">ასეთი მოთხოვნის შემთხვევაში </w:t>
        </w:r>
        <w:r w:rsidRPr="00DB32AE">
          <w:rPr>
            <w:b/>
            <w:bCs/>
            <w:lang w:val="ka-GE"/>
          </w:rPr>
          <w:t>აუცილებელია</w:t>
        </w:r>
        <w:r>
          <w:rPr>
            <w:lang w:val="ka-GE"/>
          </w:rPr>
          <w:t xml:space="preserve"> იდენტობის პროვაიდერმა</w:t>
        </w:r>
      </w:ins>
      <w:ins w:id="471" w:author="Mikheil Kapanadze" w:date="2025-04-17T22:49:00Z" w16du:dateUtc="2025-04-17T18:49:00Z">
        <w:r>
          <w:rPr>
            <w:lang w:val="ka-GE"/>
          </w:rPr>
          <w:t xml:space="preserve"> დააბრუნოს </w:t>
        </w:r>
        <w:r>
          <w:rPr>
            <w:lang w:val="de-DE"/>
          </w:rPr>
          <w:t>evide</w:t>
        </w:r>
        <w:r w:rsidR="00E2462E">
          <w:rPr>
            <w:lang w:val="de-DE"/>
          </w:rPr>
          <w:t>nce</w:t>
        </w:r>
        <w:r w:rsidR="00E2462E">
          <w:rPr>
            <w:lang w:val="ka-GE"/>
          </w:rPr>
          <w:t xml:space="preserve"> ტიპის ჩანაწერები, თუმცა მან</w:t>
        </w:r>
      </w:ins>
      <w:ins w:id="472" w:author="Mikheil Kapanadze" w:date="2025-04-17T22:48:00Z" w16du:dateUtc="2025-04-17T18:48:00Z">
        <w:r>
          <w:rPr>
            <w:lang w:val="ka-GE"/>
          </w:rPr>
          <w:t xml:space="preserve"> </w:t>
        </w:r>
        <w:r w:rsidRPr="009D5151">
          <w:rPr>
            <w:b/>
            <w:bCs/>
            <w:lang w:val="ka-GE"/>
          </w:rPr>
          <w:t>არავითარ შემთხვევაში</w:t>
        </w:r>
        <w:r>
          <w:rPr>
            <w:lang w:val="ka-GE"/>
          </w:rPr>
          <w:t xml:space="preserve"> არ უნდა დაბრუნოს დოკუმენტის დეტალების (</w:t>
        </w:r>
        <w:r w:rsidRPr="00D17901">
          <w:rPr>
            <w:lang w:val="ka-GE"/>
          </w:rPr>
          <w:t>document_d</w:t>
        </w:r>
        <w:r>
          <w:rPr>
            <w:lang w:val="ka-GE"/>
          </w:rPr>
          <w:t>etails) ტიპის ჩანაწერები</w:t>
        </w:r>
      </w:ins>
      <w:ins w:id="473" w:author="Mikheil Kapanadze" w:date="2025-04-17T22:49:00Z" w16du:dateUtc="2025-04-17T18:49:00Z">
        <w:r w:rsidR="00E2462E">
          <w:rPr>
            <w:lang w:val="ka-GE"/>
          </w:rPr>
          <w:t xml:space="preserve">, </w:t>
        </w:r>
        <w:r w:rsidR="00E2462E">
          <w:t>evidence</w:t>
        </w:r>
        <w:r w:rsidR="00E2462E">
          <w:rPr>
            <w:lang w:val="ka-GE"/>
          </w:rPr>
          <w:t xml:space="preserve"> ჩანაწერის შიგნით</w:t>
        </w:r>
      </w:ins>
      <w:ins w:id="474" w:author="Mikheil Kapanadze" w:date="2025-04-17T22:48:00Z" w16du:dateUtc="2025-04-17T18:48:00Z">
        <w:r>
          <w:rPr>
            <w:lang w:val="ka-GE"/>
          </w:rPr>
          <w:t>.</w:t>
        </w:r>
      </w:ins>
    </w:p>
    <w:p w14:paraId="0E769999" w14:textId="77777777" w:rsidR="00CE3DF2" w:rsidRDefault="00CE3DF2" w:rsidP="00A473DB">
      <w:pPr>
        <w:jc w:val="both"/>
        <w:rPr>
          <w:ins w:id="475" w:author="Mikheil Kapanadze" w:date="2025-04-19T14:40:00Z" w16du:dateUtc="2025-04-19T10:40:00Z"/>
          <w:lang w:val="ka-GE"/>
        </w:rPr>
      </w:pPr>
    </w:p>
    <w:p w14:paraId="6571DA43" w14:textId="583A3408" w:rsidR="00CE3DF2" w:rsidRDefault="00CE3DF2" w:rsidP="00A473DB">
      <w:pPr>
        <w:jc w:val="both"/>
        <w:rPr>
          <w:ins w:id="476" w:author="Mikheil Kapanadze" w:date="2025-04-19T14:41:00Z" w16du:dateUtc="2025-04-19T10:41:00Z"/>
          <w:lang w:val="ka-GE"/>
        </w:rPr>
      </w:pPr>
      <w:ins w:id="477" w:author="Mikheil Kapanadze" w:date="2025-04-19T14:40:00Z" w16du:dateUtc="2025-04-19T10:40:00Z">
        <w:r w:rsidRPr="00DB32AE">
          <w:rPr>
            <w:b/>
            <w:bCs/>
            <w:lang w:val="ka-GE"/>
          </w:rPr>
          <w:t>აუცილებ</w:t>
        </w:r>
      </w:ins>
      <w:ins w:id="478" w:author="Mikheil Kapanadze" w:date="2025-04-19T14:41:00Z" w16du:dateUtc="2025-04-19T10:41:00Z">
        <w:r w:rsidRPr="00DB32AE">
          <w:rPr>
            <w:b/>
            <w:bCs/>
            <w:lang w:val="ka-GE"/>
          </w:rPr>
          <w:t>ელია</w:t>
        </w:r>
        <w:r>
          <w:rPr>
            <w:lang w:val="ka-GE"/>
          </w:rPr>
          <w:t xml:space="preserve"> მხარდაჭერილი იყოს </w:t>
        </w:r>
        <w:r w:rsidR="001A32AB" w:rsidRPr="001A32AB">
          <w:rPr>
            <w:lang w:val="ka-GE"/>
          </w:rPr>
          <w:t>max_age</w:t>
        </w:r>
        <w:r w:rsidR="001A32AB">
          <w:rPr>
            <w:lang w:val="ka-GE"/>
          </w:rPr>
          <w:t xml:space="preserve"> ფილტრი</w:t>
        </w:r>
        <w:r w:rsidR="00FD25B3">
          <w:rPr>
            <w:lang w:val="ka-GE"/>
          </w:rPr>
          <w:t>თ შეზღუდვა</w:t>
        </w:r>
        <w:r w:rsidR="001A32AB">
          <w:rPr>
            <w:lang w:val="ka-GE"/>
          </w:rPr>
          <w:t xml:space="preserve"> </w:t>
        </w:r>
        <w:r w:rsidR="001A32AB" w:rsidRPr="00DB32AE">
          <w:rPr>
            <w:lang w:val="ka-GE"/>
          </w:rPr>
          <w:t xml:space="preserve">verification </w:t>
        </w:r>
        <w:r w:rsidR="001A32AB">
          <w:rPr>
            <w:lang w:val="ka-GE"/>
          </w:rPr>
          <w:t>ელემენტის შიგნით</w:t>
        </w:r>
        <w:r w:rsidR="00FD25B3">
          <w:rPr>
            <w:lang w:val="ka-GE"/>
          </w:rPr>
          <w:t>.</w:t>
        </w:r>
      </w:ins>
    </w:p>
    <w:p w14:paraId="3BAFFD1A" w14:textId="7FE76C90" w:rsidR="00FD25B3" w:rsidRDefault="00FD25B3" w:rsidP="00A473DB">
      <w:pPr>
        <w:jc w:val="both"/>
        <w:rPr>
          <w:ins w:id="479" w:author="Mikheil Kapanadze" w:date="2025-04-19T14:42:00Z" w16du:dateUtc="2025-04-19T10:42:00Z"/>
          <w:lang w:val="ka-GE"/>
        </w:rPr>
      </w:pPr>
      <w:ins w:id="480" w:author="Mikheil Kapanadze" w:date="2025-04-19T14:41:00Z" w16du:dateUtc="2025-04-19T10:41:00Z">
        <w:r>
          <w:rPr>
            <w:lang w:val="ka-GE"/>
          </w:rPr>
          <w:t>მაგალითად</w:t>
        </w:r>
      </w:ins>
      <w:ins w:id="481" w:author="Mikheil Kapanadze" w:date="2025-04-19T14:42:00Z" w16du:dateUtc="2025-04-19T10:42:00Z">
        <w:r>
          <w:rPr>
            <w:lang w:val="ka-GE"/>
          </w:rPr>
          <w:t>:</w:t>
        </w:r>
      </w:ins>
    </w:p>
    <w:tbl>
      <w:tblPr>
        <w:tblStyle w:val="TableGrid"/>
        <w:tblW w:w="0" w:type="auto"/>
        <w:tblLook w:val="04A0" w:firstRow="1" w:lastRow="0" w:firstColumn="1" w:lastColumn="0" w:noHBand="0" w:noVBand="1"/>
      </w:tblPr>
      <w:tblGrid>
        <w:gridCol w:w="9350"/>
      </w:tblGrid>
      <w:tr w:rsidR="00FD25B3" w14:paraId="059BA0F1" w14:textId="77777777" w:rsidTr="00A9227C">
        <w:trPr>
          <w:ins w:id="482" w:author="Mikheil Kapanadze" w:date="2025-04-19T14:42:00Z"/>
        </w:trPr>
        <w:tc>
          <w:tcPr>
            <w:tcW w:w="9350" w:type="dxa"/>
          </w:tcPr>
          <w:p w14:paraId="56B050F0" w14:textId="77777777" w:rsidR="00FD25B3" w:rsidRPr="00361D83" w:rsidRDefault="00FD25B3" w:rsidP="00A9227C">
            <w:pPr>
              <w:jc w:val="both"/>
              <w:rPr>
                <w:ins w:id="483" w:author="Mikheil Kapanadze" w:date="2025-04-19T14:42:00Z" w16du:dateUtc="2025-04-19T10:42:00Z"/>
                <w:rFonts w:ascii="Courier New" w:hAnsi="Courier New" w:cs="Courier New"/>
                <w:sz w:val="18"/>
                <w:szCs w:val="18"/>
                <w:lang w:val="ka-GE"/>
              </w:rPr>
            </w:pPr>
            <w:ins w:id="484" w:author="Mikheil Kapanadze" w:date="2025-04-19T14:42:00Z" w16du:dateUtc="2025-04-19T10:42:00Z">
              <w:r w:rsidRPr="00361D83">
                <w:rPr>
                  <w:rFonts w:ascii="Courier New" w:hAnsi="Courier New" w:cs="Courier New"/>
                  <w:sz w:val="18"/>
                  <w:szCs w:val="18"/>
                  <w:lang w:val="ka-GE"/>
                </w:rPr>
                <w:t>{</w:t>
              </w:r>
            </w:ins>
          </w:p>
          <w:p w14:paraId="451DE047" w14:textId="77777777" w:rsidR="00FD25B3" w:rsidRPr="00361D83" w:rsidRDefault="00FD25B3" w:rsidP="00A9227C">
            <w:pPr>
              <w:jc w:val="both"/>
              <w:rPr>
                <w:ins w:id="485" w:author="Mikheil Kapanadze" w:date="2025-04-19T14:42:00Z" w16du:dateUtc="2025-04-19T10:42:00Z"/>
                <w:rFonts w:ascii="Courier New" w:hAnsi="Courier New" w:cs="Courier New"/>
                <w:sz w:val="18"/>
                <w:szCs w:val="18"/>
                <w:lang w:val="ka-GE"/>
              </w:rPr>
            </w:pPr>
            <w:ins w:id="486" w:author="Mikheil Kapanadze" w:date="2025-04-19T14:42:00Z" w16du:dateUtc="2025-04-19T10:42:00Z">
              <w:r w:rsidRPr="00361D83">
                <w:rPr>
                  <w:rFonts w:ascii="Courier New" w:hAnsi="Courier New" w:cs="Courier New"/>
                  <w:sz w:val="18"/>
                  <w:szCs w:val="18"/>
                  <w:lang w:val="ka-GE"/>
                </w:rPr>
                <w:t xml:space="preserve">  "userinfo": {</w:t>
              </w:r>
            </w:ins>
          </w:p>
          <w:p w14:paraId="2631DC83" w14:textId="77777777" w:rsidR="00FD25B3" w:rsidRPr="00361D83" w:rsidRDefault="00FD25B3" w:rsidP="00A9227C">
            <w:pPr>
              <w:jc w:val="both"/>
              <w:rPr>
                <w:ins w:id="487" w:author="Mikheil Kapanadze" w:date="2025-04-19T14:42:00Z" w16du:dateUtc="2025-04-19T10:42:00Z"/>
                <w:rFonts w:ascii="Courier New" w:hAnsi="Courier New" w:cs="Courier New"/>
                <w:sz w:val="18"/>
                <w:szCs w:val="18"/>
                <w:lang w:val="ka-GE"/>
              </w:rPr>
            </w:pPr>
            <w:ins w:id="488" w:author="Mikheil Kapanadze" w:date="2025-04-19T14:42:00Z" w16du:dateUtc="2025-04-19T10:42:00Z">
              <w:r w:rsidRPr="00361D83">
                <w:rPr>
                  <w:rFonts w:ascii="Courier New" w:hAnsi="Courier New" w:cs="Courier New"/>
                  <w:sz w:val="18"/>
                  <w:szCs w:val="18"/>
                  <w:lang w:val="ka-GE"/>
                </w:rPr>
                <w:t xml:space="preserve">    "verified_claims": {</w:t>
              </w:r>
            </w:ins>
          </w:p>
          <w:p w14:paraId="61E54376" w14:textId="77777777" w:rsidR="00FD25B3" w:rsidRPr="00361D83" w:rsidRDefault="00FD25B3" w:rsidP="00A9227C">
            <w:pPr>
              <w:jc w:val="both"/>
              <w:rPr>
                <w:ins w:id="489" w:author="Mikheil Kapanadze" w:date="2025-04-19T14:42:00Z" w16du:dateUtc="2025-04-19T10:42:00Z"/>
                <w:rFonts w:ascii="Courier New" w:hAnsi="Courier New" w:cs="Courier New"/>
                <w:sz w:val="18"/>
                <w:szCs w:val="18"/>
                <w:lang w:val="ka-GE"/>
              </w:rPr>
            </w:pPr>
            <w:ins w:id="490" w:author="Mikheil Kapanadze" w:date="2025-04-19T14:42:00Z" w16du:dateUtc="2025-04-19T10:42:00Z">
              <w:r w:rsidRPr="00361D83">
                <w:rPr>
                  <w:rFonts w:ascii="Courier New" w:hAnsi="Courier New" w:cs="Courier New"/>
                  <w:sz w:val="18"/>
                  <w:szCs w:val="18"/>
                  <w:lang w:val="ka-GE"/>
                </w:rPr>
                <w:t xml:space="preserve">      "verification": {</w:t>
              </w:r>
            </w:ins>
          </w:p>
          <w:p w14:paraId="3359F6B6" w14:textId="77777777" w:rsidR="00FD25B3" w:rsidRPr="00361D83" w:rsidRDefault="00FD25B3" w:rsidP="00A9227C">
            <w:pPr>
              <w:jc w:val="both"/>
              <w:rPr>
                <w:ins w:id="491" w:author="Mikheil Kapanadze" w:date="2025-04-19T14:42:00Z" w16du:dateUtc="2025-04-19T10:42:00Z"/>
                <w:rFonts w:ascii="Courier New" w:hAnsi="Courier New" w:cs="Courier New"/>
                <w:sz w:val="18"/>
                <w:szCs w:val="18"/>
                <w:lang w:val="ka-GE"/>
              </w:rPr>
            </w:pPr>
            <w:ins w:id="492" w:author="Mikheil Kapanadze" w:date="2025-04-19T14:42:00Z" w16du:dateUtc="2025-04-19T10:42:00Z">
              <w:r w:rsidRPr="00361D83">
                <w:rPr>
                  <w:rFonts w:ascii="Courier New" w:hAnsi="Courier New" w:cs="Courier New"/>
                  <w:sz w:val="18"/>
                  <w:szCs w:val="18"/>
                  <w:lang w:val="ka-GE"/>
                </w:rPr>
                <w:t xml:space="preserve">        "trust_framework": null,</w:t>
              </w:r>
            </w:ins>
          </w:p>
          <w:p w14:paraId="6D8701E6" w14:textId="77777777" w:rsidR="00DF3A1C" w:rsidRPr="00881A62" w:rsidRDefault="00FD25B3" w:rsidP="00DF3A1C">
            <w:pPr>
              <w:jc w:val="both"/>
              <w:rPr>
                <w:ins w:id="493" w:author="Mikheil Kapanadze" w:date="2025-04-19T14:44:00Z" w16du:dateUtc="2025-04-19T10:44:00Z"/>
                <w:rFonts w:ascii="Courier New" w:hAnsi="Courier New" w:cs="Courier New"/>
                <w:sz w:val="18"/>
                <w:szCs w:val="18"/>
              </w:rPr>
            </w:pPr>
            <w:ins w:id="494" w:author="Mikheil Kapanadze" w:date="2025-04-19T14:42:00Z" w16du:dateUtc="2025-04-19T10:42:00Z">
              <w:r w:rsidRPr="00361D83">
                <w:rPr>
                  <w:rFonts w:ascii="Courier New" w:hAnsi="Courier New" w:cs="Courier New"/>
                  <w:sz w:val="18"/>
                  <w:szCs w:val="18"/>
                  <w:lang w:val="ka-GE"/>
                </w:rPr>
                <w:t xml:space="preserve">        "time": </w:t>
              </w:r>
            </w:ins>
            <w:ins w:id="495" w:author="Mikheil Kapanadze" w:date="2025-04-19T14:44:00Z" w16du:dateUtc="2025-04-19T10:44:00Z">
              <w:r w:rsidR="00DF3A1C" w:rsidRPr="00881A62">
                <w:rPr>
                  <w:rFonts w:ascii="Courier New" w:hAnsi="Courier New" w:cs="Courier New"/>
                  <w:sz w:val="18"/>
                  <w:szCs w:val="18"/>
                </w:rPr>
                <w:t>{</w:t>
              </w:r>
            </w:ins>
          </w:p>
          <w:p w14:paraId="6F60D7E7" w14:textId="77777777" w:rsidR="00DF3A1C" w:rsidRPr="00881A62" w:rsidRDefault="00DF3A1C" w:rsidP="00DF3A1C">
            <w:pPr>
              <w:jc w:val="both"/>
              <w:rPr>
                <w:ins w:id="496" w:author="Mikheil Kapanadze" w:date="2025-04-19T14:44:00Z" w16du:dateUtc="2025-04-19T10:44:00Z"/>
                <w:rFonts w:ascii="Courier New" w:hAnsi="Courier New" w:cs="Courier New"/>
                <w:sz w:val="18"/>
                <w:szCs w:val="18"/>
              </w:rPr>
            </w:pPr>
            <w:ins w:id="497" w:author="Mikheil Kapanadze" w:date="2025-04-19T14:44:00Z" w16du:dateUtc="2025-04-19T10:44:00Z">
              <w:r w:rsidRPr="00881A62">
                <w:rPr>
                  <w:rFonts w:ascii="Courier New" w:hAnsi="Courier New" w:cs="Courier New"/>
                  <w:sz w:val="18"/>
                  <w:szCs w:val="18"/>
                </w:rPr>
                <w:t xml:space="preserve">          "max_age": 63113852</w:t>
              </w:r>
            </w:ins>
          </w:p>
          <w:p w14:paraId="1D5A6CBA" w14:textId="58957037" w:rsidR="00FD25B3" w:rsidRPr="00DB32AE" w:rsidRDefault="00DF3A1C" w:rsidP="00A9227C">
            <w:pPr>
              <w:jc w:val="both"/>
              <w:rPr>
                <w:ins w:id="498" w:author="Mikheil Kapanadze" w:date="2025-04-19T14:42:00Z" w16du:dateUtc="2025-04-19T10:42:00Z"/>
                <w:rFonts w:ascii="Courier New" w:hAnsi="Courier New" w:cs="Courier New"/>
                <w:sz w:val="18"/>
                <w:szCs w:val="18"/>
              </w:rPr>
            </w:pPr>
            <w:ins w:id="499" w:author="Mikheil Kapanadze" w:date="2025-04-19T14:44:00Z" w16du:dateUtc="2025-04-19T10:44:00Z">
              <w:r w:rsidRPr="00881A62">
                <w:rPr>
                  <w:rFonts w:ascii="Courier New" w:hAnsi="Courier New" w:cs="Courier New"/>
                  <w:sz w:val="18"/>
                  <w:szCs w:val="18"/>
                </w:rPr>
                <w:t xml:space="preserve">        }</w:t>
              </w:r>
            </w:ins>
            <w:ins w:id="500" w:author="Mikheil Kapanadze" w:date="2025-04-19T14:42:00Z" w16du:dateUtc="2025-04-19T10:42:00Z">
              <w:r w:rsidR="00FD25B3" w:rsidRPr="00361D83">
                <w:rPr>
                  <w:rFonts w:ascii="Courier New" w:hAnsi="Courier New" w:cs="Courier New"/>
                  <w:sz w:val="18"/>
                  <w:szCs w:val="18"/>
                  <w:lang w:val="ka-GE"/>
                </w:rPr>
                <w:t>,</w:t>
              </w:r>
            </w:ins>
          </w:p>
          <w:p w14:paraId="3109CF6C" w14:textId="77777777" w:rsidR="00FD25B3" w:rsidRDefault="00FD25B3" w:rsidP="00A9227C">
            <w:pPr>
              <w:jc w:val="both"/>
              <w:rPr>
                <w:ins w:id="501" w:author="Mikheil Kapanadze" w:date="2025-04-19T14:42:00Z" w16du:dateUtc="2025-04-19T10:42:00Z"/>
                <w:rFonts w:ascii="Courier New" w:hAnsi="Courier New" w:cs="Courier New"/>
                <w:sz w:val="18"/>
                <w:szCs w:val="18"/>
              </w:rPr>
            </w:pPr>
            <w:ins w:id="502" w:author="Mikheil Kapanadze" w:date="2025-04-19T14:42:00Z" w16du:dateUtc="2025-04-19T10:42:00Z">
              <w:r w:rsidRPr="00361D83">
                <w:rPr>
                  <w:rFonts w:ascii="Courier New" w:hAnsi="Courier New" w:cs="Courier New"/>
                  <w:sz w:val="18"/>
                  <w:szCs w:val="18"/>
                  <w:lang w:val="ka-GE"/>
                </w:rPr>
                <w:t xml:space="preserve">        "</w:t>
              </w:r>
              <w:r>
                <w:rPr>
                  <w:rFonts w:ascii="Courier New" w:hAnsi="Courier New" w:cs="Courier New"/>
                  <w:sz w:val="18"/>
                  <w:szCs w:val="18"/>
                  <w:lang w:val="ka-GE"/>
                </w:rPr>
                <w:t>evidence</w:t>
              </w:r>
              <w:r w:rsidRPr="00361D83">
                <w:rPr>
                  <w:rFonts w:ascii="Courier New" w:hAnsi="Courier New" w:cs="Courier New"/>
                  <w:sz w:val="18"/>
                  <w:szCs w:val="18"/>
                  <w:lang w:val="ka-GE"/>
                </w:rPr>
                <w:t xml:space="preserve">": </w:t>
              </w:r>
              <w:r>
                <w:rPr>
                  <w:rFonts w:ascii="Courier New" w:hAnsi="Courier New" w:cs="Courier New"/>
                  <w:sz w:val="18"/>
                  <w:szCs w:val="18"/>
                </w:rPr>
                <w:t>{</w:t>
              </w:r>
            </w:ins>
          </w:p>
          <w:p w14:paraId="60673062" w14:textId="77777777" w:rsidR="00FD25B3" w:rsidRDefault="00FD25B3" w:rsidP="00A9227C">
            <w:pPr>
              <w:jc w:val="both"/>
              <w:rPr>
                <w:ins w:id="503" w:author="Mikheil Kapanadze" w:date="2025-04-19T14:42:00Z" w16du:dateUtc="2025-04-19T10:42:00Z"/>
                <w:rFonts w:ascii="Courier New" w:hAnsi="Courier New" w:cs="Courier New"/>
                <w:sz w:val="18"/>
                <w:szCs w:val="18"/>
              </w:rPr>
            </w:pPr>
            <w:ins w:id="504" w:author="Mikheil Kapanadze" w:date="2025-04-19T14:42:00Z" w16du:dateUtc="2025-04-19T10:42:00Z">
              <w:r w:rsidRPr="00361D83">
                <w:rPr>
                  <w:rFonts w:ascii="Courier New" w:hAnsi="Courier New" w:cs="Courier New"/>
                  <w:sz w:val="18"/>
                  <w:szCs w:val="18"/>
                  <w:lang w:val="ka-GE"/>
                </w:rPr>
                <w:t xml:space="preserve">        </w:t>
              </w:r>
              <w:r>
                <w:rPr>
                  <w:rFonts w:ascii="Courier New" w:hAnsi="Courier New" w:cs="Courier New"/>
                  <w:sz w:val="18"/>
                  <w:szCs w:val="18"/>
                  <w:lang w:val="ka-GE"/>
                </w:rPr>
                <w:t xml:space="preserve">  </w:t>
              </w:r>
              <w:r w:rsidRPr="00740030">
                <w:rPr>
                  <w:rFonts w:ascii="Courier New" w:hAnsi="Courier New" w:cs="Courier New"/>
                  <w:sz w:val="18"/>
                  <w:szCs w:val="18"/>
                </w:rPr>
                <w:t>"check_details"</w:t>
              </w:r>
              <w:r>
                <w:rPr>
                  <w:rFonts w:ascii="Courier New" w:hAnsi="Courier New" w:cs="Courier New"/>
                  <w:sz w:val="18"/>
                  <w:szCs w:val="18"/>
                </w:rPr>
                <w:t>: null,</w:t>
              </w:r>
            </w:ins>
          </w:p>
          <w:p w14:paraId="71B80ABF" w14:textId="621AE6E9" w:rsidR="00FD25B3" w:rsidRPr="00D17901" w:rsidRDefault="00FD25B3" w:rsidP="00DF3A1C">
            <w:pPr>
              <w:jc w:val="both"/>
              <w:rPr>
                <w:ins w:id="505" w:author="Mikheil Kapanadze" w:date="2025-04-19T14:42:00Z" w16du:dateUtc="2025-04-19T10:42:00Z"/>
                <w:rFonts w:ascii="Courier New" w:hAnsi="Courier New" w:cs="Courier New"/>
                <w:sz w:val="18"/>
                <w:szCs w:val="18"/>
              </w:rPr>
            </w:pPr>
            <w:ins w:id="506" w:author="Mikheil Kapanadze" w:date="2025-04-19T14:42:00Z" w16du:dateUtc="2025-04-19T10:42:00Z">
              <w:r>
                <w:rPr>
                  <w:rFonts w:ascii="Courier New" w:hAnsi="Courier New" w:cs="Courier New"/>
                  <w:sz w:val="18"/>
                  <w:szCs w:val="18"/>
                </w:rPr>
                <w:t xml:space="preserve">        }</w:t>
              </w:r>
            </w:ins>
            <w:ins w:id="507" w:author="Mikheil Kapanadze" w:date="2025-04-19T14:43:00Z">
              <w:r w:rsidR="00881A62" w:rsidRPr="00881A62">
                <w:rPr>
                  <w:rFonts w:ascii="Courier New" w:hAnsi="Courier New" w:cs="Courier New"/>
                  <w:sz w:val="18"/>
                  <w:szCs w:val="18"/>
                </w:rPr>
                <w:t xml:space="preserve"> </w:t>
              </w:r>
            </w:ins>
          </w:p>
          <w:p w14:paraId="3C8137D9" w14:textId="77777777" w:rsidR="00FD25B3" w:rsidRPr="00361D83" w:rsidRDefault="00FD25B3" w:rsidP="00A9227C">
            <w:pPr>
              <w:jc w:val="both"/>
              <w:rPr>
                <w:ins w:id="508" w:author="Mikheil Kapanadze" w:date="2025-04-19T14:42:00Z" w16du:dateUtc="2025-04-19T10:42:00Z"/>
                <w:rFonts w:ascii="Courier New" w:hAnsi="Courier New" w:cs="Courier New"/>
                <w:sz w:val="18"/>
                <w:szCs w:val="18"/>
                <w:lang w:val="ka-GE"/>
              </w:rPr>
            </w:pPr>
            <w:ins w:id="509" w:author="Mikheil Kapanadze" w:date="2025-04-19T14:42:00Z" w16du:dateUtc="2025-04-19T10:42:00Z">
              <w:r w:rsidRPr="00361D83">
                <w:rPr>
                  <w:rFonts w:ascii="Courier New" w:hAnsi="Courier New" w:cs="Courier New"/>
                  <w:sz w:val="18"/>
                  <w:szCs w:val="18"/>
                  <w:lang w:val="ka-GE"/>
                </w:rPr>
                <w:t xml:space="preserve">      },</w:t>
              </w:r>
            </w:ins>
          </w:p>
          <w:p w14:paraId="4448606A" w14:textId="77777777" w:rsidR="00FD25B3" w:rsidRPr="00361D83" w:rsidRDefault="00FD25B3" w:rsidP="00A9227C">
            <w:pPr>
              <w:jc w:val="both"/>
              <w:rPr>
                <w:ins w:id="510" w:author="Mikheil Kapanadze" w:date="2025-04-19T14:42:00Z" w16du:dateUtc="2025-04-19T10:42:00Z"/>
                <w:rFonts w:ascii="Courier New" w:hAnsi="Courier New" w:cs="Courier New"/>
                <w:sz w:val="18"/>
                <w:szCs w:val="18"/>
                <w:lang w:val="ka-GE"/>
              </w:rPr>
            </w:pPr>
            <w:ins w:id="511" w:author="Mikheil Kapanadze" w:date="2025-04-19T14:42:00Z" w16du:dateUtc="2025-04-19T10:42:00Z">
              <w:r w:rsidRPr="00361D83">
                <w:rPr>
                  <w:rFonts w:ascii="Courier New" w:hAnsi="Courier New" w:cs="Courier New"/>
                  <w:sz w:val="18"/>
                  <w:szCs w:val="18"/>
                  <w:lang w:val="ka-GE"/>
                </w:rPr>
                <w:t xml:space="preserve">      "claims": {</w:t>
              </w:r>
            </w:ins>
          </w:p>
          <w:p w14:paraId="27A7A185" w14:textId="77777777" w:rsidR="00FD25B3" w:rsidRPr="00361D83" w:rsidRDefault="00FD25B3" w:rsidP="00A9227C">
            <w:pPr>
              <w:jc w:val="both"/>
              <w:rPr>
                <w:ins w:id="512" w:author="Mikheil Kapanadze" w:date="2025-04-19T14:42:00Z" w16du:dateUtc="2025-04-19T10:42:00Z"/>
                <w:rFonts w:ascii="Courier New" w:hAnsi="Courier New" w:cs="Courier New"/>
                <w:sz w:val="18"/>
                <w:szCs w:val="18"/>
                <w:lang w:val="ka-GE"/>
              </w:rPr>
            </w:pPr>
            <w:ins w:id="513" w:author="Mikheil Kapanadze" w:date="2025-04-19T14:42:00Z" w16du:dateUtc="2025-04-19T10:42:00Z">
              <w:r w:rsidRPr="00361D83">
                <w:rPr>
                  <w:rFonts w:ascii="Courier New" w:hAnsi="Courier New" w:cs="Courier New"/>
                  <w:sz w:val="18"/>
                  <w:szCs w:val="18"/>
                  <w:lang w:val="ka-GE"/>
                </w:rPr>
                <w:t xml:space="preserve">        "given_name": null,</w:t>
              </w:r>
            </w:ins>
          </w:p>
          <w:p w14:paraId="64EC2B14" w14:textId="77777777" w:rsidR="00FD25B3" w:rsidRPr="00361D83" w:rsidRDefault="00FD25B3" w:rsidP="00A9227C">
            <w:pPr>
              <w:jc w:val="both"/>
              <w:rPr>
                <w:ins w:id="514" w:author="Mikheil Kapanadze" w:date="2025-04-19T14:42:00Z" w16du:dateUtc="2025-04-19T10:42:00Z"/>
                <w:rFonts w:ascii="Courier New" w:hAnsi="Courier New" w:cs="Courier New"/>
                <w:sz w:val="18"/>
                <w:szCs w:val="18"/>
                <w:lang w:val="ka-GE"/>
              </w:rPr>
            </w:pPr>
            <w:ins w:id="515" w:author="Mikheil Kapanadze" w:date="2025-04-19T14:42:00Z" w16du:dateUtc="2025-04-19T10:42:00Z">
              <w:r w:rsidRPr="00361D83">
                <w:rPr>
                  <w:rFonts w:ascii="Courier New" w:hAnsi="Courier New" w:cs="Courier New"/>
                  <w:sz w:val="18"/>
                  <w:szCs w:val="18"/>
                  <w:lang w:val="ka-GE"/>
                </w:rPr>
                <w:t xml:space="preserve">        "family_name": null,</w:t>
              </w:r>
            </w:ins>
          </w:p>
          <w:p w14:paraId="533D8E35" w14:textId="77777777" w:rsidR="00FD25B3" w:rsidRDefault="00FD25B3" w:rsidP="00A9227C">
            <w:pPr>
              <w:jc w:val="both"/>
              <w:rPr>
                <w:ins w:id="516" w:author="Mikheil Kapanadze" w:date="2025-04-19T14:42:00Z" w16du:dateUtc="2025-04-19T10:42:00Z"/>
                <w:rFonts w:ascii="Courier New" w:hAnsi="Courier New" w:cs="Courier New"/>
                <w:sz w:val="18"/>
                <w:szCs w:val="18"/>
              </w:rPr>
            </w:pPr>
            <w:ins w:id="517" w:author="Mikheil Kapanadze" w:date="2025-04-19T14:42:00Z" w16du:dateUtc="2025-04-19T10:42:00Z">
              <w:r w:rsidRPr="00361D83">
                <w:rPr>
                  <w:rFonts w:ascii="Courier New" w:hAnsi="Courier New" w:cs="Courier New"/>
                  <w:sz w:val="18"/>
                  <w:szCs w:val="18"/>
                  <w:lang w:val="ka-GE"/>
                </w:rPr>
                <w:t xml:space="preserve">        "birthdate": null</w:t>
              </w:r>
              <w:r>
                <w:rPr>
                  <w:rFonts w:ascii="Courier New" w:hAnsi="Courier New" w:cs="Courier New"/>
                  <w:sz w:val="18"/>
                  <w:szCs w:val="18"/>
                </w:rPr>
                <w:t>,</w:t>
              </w:r>
            </w:ins>
          </w:p>
          <w:p w14:paraId="7B856F53" w14:textId="77777777" w:rsidR="00FD25B3" w:rsidRDefault="00FD25B3" w:rsidP="00A9227C">
            <w:pPr>
              <w:jc w:val="both"/>
              <w:rPr>
                <w:ins w:id="518" w:author="Mikheil Kapanadze" w:date="2025-04-19T14:42:00Z" w16du:dateUtc="2025-04-19T10:42:00Z"/>
                <w:rFonts w:ascii="Courier New" w:hAnsi="Courier New" w:cs="Courier New"/>
                <w:sz w:val="18"/>
                <w:szCs w:val="18"/>
                <w:lang w:val="ka-GE"/>
              </w:rPr>
            </w:pPr>
            <w:ins w:id="519" w:author="Mikheil Kapanadze" w:date="2025-04-19T14:42:00Z" w16du:dateUtc="2025-04-19T10:42:00Z">
              <w:r w:rsidRPr="00361D83">
                <w:rPr>
                  <w:rFonts w:ascii="Courier New" w:hAnsi="Courier New" w:cs="Courier New"/>
                  <w:sz w:val="18"/>
                  <w:szCs w:val="18"/>
                  <w:lang w:val="ka-GE"/>
                </w:rPr>
                <w:t xml:space="preserve">        "</w:t>
              </w:r>
              <w:r w:rsidRPr="00AB779F">
                <w:rPr>
                  <w:rFonts w:ascii="Courier New" w:hAnsi="Courier New" w:cs="Courier New"/>
                  <w:sz w:val="18"/>
                  <w:szCs w:val="18"/>
                  <w:lang w:val="ka-GE"/>
                </w:rPr>
                <w:t>personal_number</w:t>
              </w:r>
              <w:r w:rsidRPr="00361D83">
                <w:rPr>
                  <w:rFonts w:ascii="Courier New" w:hAnsi="Courier New" w:cs="Courier New"/>
                  <w:sz w:val="18"/>
                  <w:szCs w:val="18"/>
                  <w:lang w:val="ka-GE"/>
                </w:rPr>
                <w:t>": null</w:t>
              </w:r>
              <w:r>
                <w:rPr>
                  <w:rFonts w:ascii="Courier New" w:hAnsi="Courier New" w:cs="Courier New"/>
                  <w:sz w:val="18"/>
                  <w:szCs w:val="18"/>
                  <w:lang w:val="ka-GE"/>
                </w:rPr>
                <w:t>,</w:t>
              </w:r>
            </w:ins>
          </w:p>
          <w:p w14:paraId="490CCED2" w14:textId="77777777" w:rsidR="00FD25B3" w:rsidRPr="005B1A93" w:rsidRDefault="00FD25B3" w:rsidP="00A9227C">
            <w:pPr>
              <w:jc w:val="both"/>
              <w:rPr>
                <w:ins w:id="520" w:author="Mikheil Kapanadze" w:date="2025-04-19T14:42:00Z" w16du:dateUtc="2025-04-19T10:42:00Z"/>
                <w:rFonts w:ascii="Courier New" w:hAnsi="Courier New" w:cs="Courier New"/>
                <w:sz w:val="18"/>
                <w:szCs w:val="18"/>
              </w:rPr>
            </w:pPr>
            <w:ins w:id="521" w:author="Mikheil Kapanadze" w:date="2025-04-19T14:42:00Z" w16du:dateUtc="2025-04-19T10:42:00Z">
              <w:r>
                <w:rPr>
                  <w:rFonts w:ascii="Courier New" w:hAnsi="Courier New" w:cs="Courier New"/>
                  <w:sz w:val="18"/>
                  <w:szCs w:val="18"/>
                </w:rPr>
                <w:t xml:space="preserve">        </w:t>
              </w:r>
              <w:r w:rsidRPr="00361D83">
                <w:rPr>
                  <w:rFonts w:ascii="Courier New" w:hAnsi="Courier New" w:cs="Courier New"/>
                  <w:sz w:val="18"/>
                  <w:szCs w:val="18"/>
                  <w:lang w:val="ka-GE"/>
                </w:rPr>
                <w:t>"</w:t>
              </w:r>
              <w:r>
                <w:rPr>
                  <w:rFonts w:ascii="Courier New" w:hAnsi="Courier New" w:cs="Courier New"/>
                  <w:sz w:val="18"/>
                  <w:szCs w:val="18"/>
                  <w:lang w:val="ka-GE"/>
                </w:rPr>
                <w:t>nationalities</w:t>
              </w:r>
              <w:r w:rsidRPr="00361D83">
                <w:rPr>
                  <w:rFonts w:ascii="Courier New" w:hAnsi="Courier New" w:cs="Courier New"/>
                  <w:sz w:val="18"/>
                  <w:szCs w:val="18"/>
                  <w:lang w:val="ka-GE"/>
                </w:rPr>
                <w:t>": null</w:t>
              </w:r>
            </w:ins>
          </w:p>
          <w:p w14:paraId="0B6717F2" w14:textId="77777777" w:rsidR="00FD25B3" w:rsidRPr="00361D83" w:rsidRDefault="00FD25B3" w:rsidP="00A9227C">
            <w:pPr>
              <w:jc w:val="both"/>
              <w:rPr>
                <w:ins w:id="522" w:author="Mikheil Kapanadze" w:date="2025-04-19T14:42:00Z" w16du:dateUtc="2025-04-19T10:42:00Z"/>
                <w:rFonts w:ascii="Courier New" w:hAnsi="Courier New" w:cs="Courier New"/>
                <w:sz w:val="18"/>
                <w:szCs w:val="18"/>
                <w:lang w:val="ka-GE"/>
              </w:rPr>
            </w:pPr>
            <w:ins w:id="523" w:author="Mikheil Kapanadze" w:date="2025-04-19T14:42:00Z" w16du:dateUtc="2025-04-19T10:42:00Z">
              <w:r w:rsidRPr="00361D83">
                <w:rPr>
                  <w:rFonts w:ascii="Courier New" w:hAnsi="Courier New" w:cs="Courier New"/>
                  <w:sz w:val="18"/>
                  <w:szCs w:val="18"/>
                  <w:lang w:val="ka-GE"/>
                </w:rPr>
                <w:t xml:space="preserve">      }</w:t>
              </w:r>
            </w:ins>
          </w:p>
          <w:p w14:paraId="0D0E6799" w14:textId="77777777" w:rsidR="00FD25B3" w:rsidRPr="00361D83" w:rsidRDefault="00FD25B3" w:rsidP="00A9227C">
            <w:pPr>
              <w:jc w:val="both"/>
              <w:rPr>
                <w:ins w:id="524" w:author="Mikheil Kapanadze" w:date="2025-04-19T14:42:00Z" w16du:dateUtc="2025-04-19T10:42:00Z"/>
                <w:rFonts w:ascii="Courier New" w:hAnsi="Courier New" w:cs="Courier New"/>
                <w:sz w:val="18"/>
                <w:szCs w:val="18"/>
                <w:lang w:val="ka-GE"/>
              </w:rPr>
            </w:pPr>
            <w:ins w:id="525" w:author="Mikheil Kapanadze" w:date="2025-04-19T14:42:00Z" w16du:dateUtc="2025-04-19T10:42:00Z">
              <w:r w:rsidRPr="00361D83">
                <w:rPr>
                  <w:rFonts w:ascii="Courier New" w:hAnsi="Courier New" w:cs="Courier New"/>
                  <w:sz w:val="18"/>
                  <w:szCs w:val="18"/>
                  <w:lang w:val="ka-GE"/>
                </w:rPr>
                <w:t xml:space="preserve">    }</w:t>
              </w:r>
            </w:ins>
          </w:p>
          <w:p w14:paraId="7CA91366" w14:textId="77777777" w:rsidR="00FD25B3" w:rsidRDefault="00FD25B3" w:rsidP="00A9227C">
            <w:pPr>
              <w:jc w:val="both"/>
              <w:rPr>
                <w:ins w:id="526" w:author="Mikheil Kapanadze" w:date="2025-04-19T14:42:00Z" w16du:dateUtc="2025-04-19T10:42:00Z"/>
                <w:rFonts w:cs="Courier New"/>
                <w:sz w:val="18"/>
                <w:szCs w:val="18"/>
                <w:lang w:val="ka-GE"/>
              </w:rPr>
            </w:pPr>
            <w:ins w:id="527" w:author="Mikheil Kapanadze" w:date="2025-04-19T14:42:00Z" w16du:dateUtc="2025-04-19T10:42:00Z">
              <w:r w:rsidRPr="00361D83">
                <w:rPr>
                  <w:rFonts w:ascii="Courier New" w:hAnsi="Courier New" w:cs="Courier New"/>
                  <w:sz w:val="18"/>
                  <w:szCs w:val="18"/>
                  <w:lang w:val="ka-GE"/>
                </w:rPr>
                <w:t xml:space="preserve">  }</w:t>
              </w:r>
            </w:ins>
          </w:p>
          <w:p w14:paraId="7D5A2072" w14:textId="77777777" w:rsidR="00FD25B3" w:rsidRPr="009B3C82" w:rsidRDefault="00FD25B3" w:rsidP="00A9227C">
            <w:pPr>
              <w:jc w:val="both"/>
              <w:rPr>
                <w:ins w:id="528" w:author="Mikheil Kapanadze" w:date="2025-04-19T14:42:00Z" w16du:dateUtc="2025-04-19T10:42:00Z"/>
                <w:rFonts w:cs="Courier New"/>
                <w:sz w:val="18"/>
                <w:szCs w:val="18"/>
                <w:lang w:val="ka-GE"/>
              </w:rPr>
            </w:pPr>
            <w:ins w:id="529" w:author="Mikheil Kapanadze" w:date="2025-04-19T14:42:00Z" w16du:dateUtc="2025-04-19T10:42:00Z">
              <w:r w:rsidRPr="00361D83">
                <w:rPr>
                  <w:rFonts w:ascii="Courier New" w:hAnsi="Courier New" w:cs="Courier New"/>
                  <w:sz w:val="18"/>
                  <w:szCs w:val="18"/>
                  <w:lang w:val="ka-GE"/>
                </w:rPr>
                <w:t>}</w:t>
              </w:r>
            </w:ins>
          </w:p>
        </w:tc>
      </w:tr>
    </w:tbl>
    <w:p w14:paraId="04D0FAC5" w14:textId="77777777" w:rsidR="00FD25B3" w:rsidRPr="001A32AB" w:rsidRDefault="00FD25B3" w:rsidP="00A473DB">
      <w:pPr>
        <w:jc w:val="both"/>
        <w:rPr>
          <w:ins w:id="530" w:author="Mikheil Kapanadze" w:date="2025-04-17T22:45:00Z" w16du:dateUtc="2025-04-17T18:45:00Z"/>
          <w:lang w:val="ka-GE"/>
        </w:rPr>
      </w:pPr>
    </w:p>
    <w:p w14:paraId="215E762F" w14:textId="5223A2CC" w:rsidR="00B459E5" w:rsidRDefault="00B459E5" w:rsidP="00DB32AE">
      <w:pPr>
        <w:pStyle w:val="Heading3"/>
        <w:rPr>
          <w:ins w:id="531" w:author="Mikheil Kapanadze" w:date="2025-03-05T16:38:00Z" w16du:dateUtc="2025-03-05T12:38:00Z"/>
          <w:lang w:val="ka-GE"/>
        </w:rPr>
      </w:pPr>
      <w:bookmarkStart w:id="532" w:name="_Toc195970411"/>
      <w:commentRangeStart w:id="533"/>
      <w:ins w:id="534" w:author="Mikheil Kapanadze" w:date="2025-04-17T22:45:00Z" w16du:dateUtc="2025-04-17T18:45:00Z">
        <w:r>
          <w:rPr>
            <w:lang w:val="ka-GE"/>
          </w:rPr>
          <w:t>მტკიცებულებებისა და დეტალების გამოთხოვა ერთობლივად</w:t>
        </w:r>
      </w:ins>
      <w:bookmarkEnd w:id="532"/>
    </w:p>
    <w:p w14:paraId="5661D3DD" w14:textId="58942074" w:rsidR="00CD05EC" w:rsidRDefault="00562828" w:rsidP="00CD05EC">
      <w:pPr>
        <w:jc w:val="both"/>
        <w:rPr>
          <w:ins w:id="535" w:author="Mikheil Kapanadze" w:date="2025-03-05T16:41:00Z" w16du:dateUtc="2025-03-05T12:41:00Z"/>
          <w:lang w:val="ka-GE"/>
        </w:rPr>
      </w:pPr>
      <w:ins w:id="536" w:author="Mikheil Kapanadze" w:date="2025-03-05T16:40:00Z" w16du:dateUtc="2025-03-05T12:40:00Z">
        <w:r w:rsidRPr="00D17901">
          <w:rPr>
            <w:b/>
            <w:bCs/>
            <w:lang w:val="ka-GE"/>
          </w:rPr>
          <w:t>აუცილებელია</w:t>
        </w:r>
        <w:r>
          <w:rPr>
            <w:lang w:val="ka-GE"/>
          </w:rPr>
          <w:t xml:space="preserve"> მხარდაჭერილი იყოს დოკუმენტის დეტალების</w:t>
        </w:r>
      </w:ins>
      <w:ins w:id="537" w:author="Mikheil Kapanadze" w:date="2025-03-05T16:46:00Z" w16du:dateUtc="2025-03-05T12:46:00Z">
        <w:r w:rsidR="00B01611">
          <w:rPr>
            <w:lang w:val="ka-GE"/>
          </w:rPr>
          <w:t xml:space="preserve"> ან/და </w:t>
        </w:r>
      </w:ins>
      <w:ins w:id="538" w:author="Mikheil Kapanadze" w:date="2025-03-05T16:47:00Z" w16du:dateUtc="2025-03-05T12:47:00Z">
        <w:r w:rsidR="003F67FA">
          <w:rPr>
            <w:lang w:val="ka-GE"/>
          </w:rPr>
          <w:t>ელე</w:t>
        </w:r>
      </w:ins>
      <w:ins w:id="539" w:author="Mikheil Kapanadze" w:date="2025-03-05T16:53:00Z" w16du:dateUtc="2025-03-05T12:53:00Z">
        <w:r w:rsidR="00D17901">
          <w:rPr>
            <w:lang w:val="ka-GE"/>
          </w:rPr>
          <w:t>ქ</w:t>
        </w:r>
      </w:ins>
      <w:ins w:id="540" w:author="Mikheil Kapanadze" w:date="2025-03-05T16:47:00Z" w16du:dateUtc="2025-03-05T12:47:00Z">
        <w:r w:rsidR="003F67FA">
          <w:rPr>
            <w:lang w:val="ka-GE"/>
          </w:rPr>
          <w:t>ტრონული ჩანაწერის შიგთავსის</w:t>
        </w:r>
      </w:ins>
      <w:ins w:id="541" w:author="Mikheil Kapanadze" w:date="2025-03-05T16:40:00Z" w16du:dateUtc="2025-03-05T12:40:00Z">
        <w:r>
          <w:rPr>
            <w:lang w:val="ka-GE"/>
          </w:rPr>
          <w:t xml:space="preserve"> ცხადად გამოთხოვა</w:t>
        </w:r>
      </w:ins>
      <w:commentRangeEnd w:id="533"/>
      <w:ins w:id="542" w:author="Mikheil Kapanadze" w:date="2025-04-17T22:58:00Z" w16du:dateUtc="2025-04-17T18:58:00Z">
        <w:r w:rsidR="00507902">
          <w:rPr>
            <w:rStyle w:val="CommentReference"/>
          </w:rPr>
          <w:commentReference w:id="533"/>
        </w:r>
      </w:ins>
    </w:p>
    <w:tbl>
      <w:tblPr>
        <w:tblStyle w:val="TableGrid"/>
        <w:tblW w:w="0" w:type="auto"/>
        <w:tblLook w:val="04A0" w:firstRow="1" w:lastRow="0" w:firstColumn="1" w:lastColumn="0" w:noHBand="0" w:noVBand="1"/>
      </w:tblPr>
      <w:tblGrid>
        <w:gridCol w:w="9350"/>
      </w:tblGrid>
      <w:tr w:rsidR="00CD05EC" w14:paraId="013E8148" w14:textId="77777777" w:rsidTr="00353B2B">
        <w:trPr>
          <w:ins w:id="543" w:author="Mikheil Kapanadze" w:date="2025-03-05T16:41:00Z"/>
        </w:trPr>
        <w:tc>
          <w:tcPr>
            <w:tcW w:w="9350" w:type="dxa"/>
          </w:tcPr>
          <w:p w14:paraId="02099E4E" w14:textId="77777777" w:rsidR="00CD05EC" w:rsidRPr="00361D83" w:rsidRDefault="00CD05EC" w:rsidP="00353B2B">
            <w:pPr>
              <w:jc w:val="both"/>
              <w:rPr>
                <w:ins w:id="544" w:author="Mikheil Kapanadze" w:date="2025-03-05T16:41:00Z" w16du:dateUtc="2025-03-05T12:41:00Z"/>
                <w:rFonts w:ascii="Courier New" w:hAnsi="Courier New" w:cs="Courier New"/>
                <w:sz w:val="18"/>
                <w:szCs w:val="18"/>
                <w:lang w:val="ka-GE"/>
              </w:rPr>
            </w:pPr>
            <w:ins w:id="545" w:author="Mikheil Kapanadze" w:date="2025-03-05T16:41:00Z" w16du:dateUtc="2025-03-05T12:41:00Z">
              <w:r w:rsidRPr="00361D83">
                <w:rPr>
                  <w:rFonts w:ascii="Courier New" w:hAnsi="Courier New" w:cs="Courier New"/>
                  <w:sz w:val="18"/>
                  <w:szCs w:val="18"/>
                  <w:lang w:val="ka-GE"/>
                </w:rPr>
                <w:t>{</w:t>
              </w:r>
            </w:ins>
          </w:p>
          <w:p w14:paraId="460AC1B8" w14:textId="77777777" w:rsidR="00CD05EC" w:rsidRPr="00361D83" w:rsidRDefault="00CD05EC" w:rsidP="00353B2B">
            <w:pPr>
              <w:jc w:val="both"/>
              <w:rPr>
                <w:ins w:id="546" w:author="Mikheil Kapanadze" w:date="2025-03-05T16:41:00Z" w16du:dateUtc="2025-03-05T12:41:00Z"/>
                <w:rFonts w:ascii="Courier New" w:hAnsi="Courier New" w:cs="Courier New"/>
                <w:sz w:val="18"/>
                <w:szCs w:val="18"/>
                <w:lang w:val="ka-GE"/>
              </w:rPr>
            </w:pPr>
            <w:ins w:id="547" w:author="Mikheil Kapanadze" w:date="2025-03-05T16:41:00Z" w16du:dateUtc="2025-03-05T12:41:00Z">
              <w:r w:rsidRPr="00361D83">
                <w:rPr>
                  <w:rFonts w:ascii="Courier New" w:hAnsi="Courier New" w:cs="Courier New"/>
                  <w:sz w:val="18"/>
                  <w:szCs w:val="18"/>
                  <w:lang w:val="ka-GE"/>
                </w:rPr>
                <w:t xml:space="preserve">  "userinfo": {</w:t>
              </w:r>
            </w:ins>
          </w:p>
          <w:p w14:paraId="25B69035" w14:textId="77777777" w:rsidR="00CD05EC" w:rsidRPr="00361D83" w:rsidRDefault="00CD05EC" w:rsidP="00353B2B">
            <w:pPr>
              <w:jc w:val="both"/>
              <w:rPr>
                <w:ins w:id="548" w:author="Mikheil Kapanadze" w:date="2025-03-05T16:41:00Z" w16du:dateUtc="2025-03-05T12:41:00Z"/>
                <w:rFonts w:ascii="Courier New" w:hAnsi="Courier New" w:cs="Courier New"/>
                <w:sz w:val="18"/>
                <w:szCs w:val="18"/>
                <w:lang w:val="ka-GE"/>
              </w:rPr>
            </w:pPr>
            <w:ins w:id="549" w:author="Mikheil Kapanadze" w:date="2025-03-05T16:41:00Z" w16du:dateUtc="2025-03-05T12:41:00Z">
              <w:r w:rsidRPr="00361D83">
                <w:rPr>
                  <w:rFonts w:ascii="Courier New" w:hAnsi="Courier New" w:cs="Courier New"/>
                  <w:sz w:val="18"/>
                  <w:szCs w:val="18"/>
                  <w:lang w:val="ka-GE"/>
                </w:rPr>
                <w:t xml:space="preserve">    "verified_claims": {</w:t>
              </w:r>
            </w:ins>
          </w:p>
          <w:p w14:paraId="67C6FBFF" w14:textId="77777777" w:rsidR="00CD05EC" w:rsidRPr="00361D83" w:rsidRDefault="00CD05EC" w:rsidP="00353B2B">
            <w:pPr>
              <w:jc w:val="both"/>
              <w:rPr>
                <w:ins w:id="550" w:author="Mikheil Kapanadze" w:date="2025-03-05T16:41:00Z" w16du:dateUtc="2025-03-05T12:41:00Z"/>
                <w:rFonts w:ascii="Courier New" w:hAnsi="Courier New" w:cs="Courier New"/>
                <w:sz w:val="18"/>
                <w:szCs w:val="18"/>
                <w:lang w:val="ka-GE"/>
              </w:rPr>
            </w:pPr>
            <w:ins w:id="551" w:author="Mikheil Kapanadze" w:date="2025-03-05T16:41:00Z" w16du:dateUtc="2025-03-05T12:41:00Z">
              <w:r w:rsidRPr="00361D83">
                <w:rPr>
                  <w:rFonts w:ascii="Courier New" w:hAnsi="Courier New" w:cs="Courier New"/>
                  <w:sz w:val="18"/>
                  <w:szCs w:val="18"/>
                  <w:lang w:val="ka-GE"/>
                </w:rPr>
                <w:t xml:space="preserve">      "verification": {</w:t>
              </w:r>
            </w:ins>
          </w:p>
          <w:p w14:paraId="57BE4F0F" w14:textId="77777777" w:rsidR="00CD05EC" w:rsidRPr="00361D83" w:rsidRDefault="00CD05EC" w:rsidP="00353B2B">
            <w:pPr>
              <w:jc w:val="both"/>
              <w:rPr>
                <w:ins w:id="552" w:author="Mikheil Kapanadze" w:date="2025-03-05T16:41:00Z" w16du:dateUtc="2025-03-05T12:41:00Z"/>
                <w:rFonts w:ascii="Courier New" w:hAnsi="Courier New" w:cs="Courier New"/>
                <w:sz w:val="18"/>
                <w:szCs w:val="18"/>
                <w:lang w:val="ka-GE"/>
              </w:rPr>
            </w:pPr>
            <w:ins w:id="553" w:author="Mikheil Kapanadze" w:date="2025-03-05T16:41:00Z" w16du:dateUtc="2025-03-05T12:41:00Z">
              <w:r w:rsidRPr="00361D83">
                <w:rPr>
                  <w:rFonts w:ascii="Courier New" w:hAnsi="Courier New" w:cs="Courier New"/>
                  <w:sz w:val="18"/>
                  <w:szCs w:val="18"/>
                  <w:lang w:val="ka-GE"/>
                </w:rPr>
                <w:t xml:space="preserve">        "trust_framework": null,</w:t>
              </w:r>
            </w:ins>
          </w:p>
          <w:p w14:paraId="3AEBE218" w14:textId="77777777" w:rsidR="00CD05EC" w:rsidRPr="00361D83" w:rsidRDefault="00CD05EC" w:rsidP="00353B2B">
            <w:pPr>
              <w:jc w:val="both"/>
              <w:rPr>
                <w:ins w:id="554" w:author="Mikheil Kapanadze" w:date="2025-03-05T16:41:00Z" w16du:dateUtc="2025-03-05T12:41:00Z"/>
                <w:rFonts w:ascii="Courier New" w:hAnsi="Courier New" w:cs="Courier New"/>
                <w:sz w:val="18"/>
                <w:szCs w:val="18"/>
                <w:lang w:val="ka-GE"/>
              </w:rPr>
            </w:pPr>
            <w:ins w:id="555" w:author="Mikheil Kapanadze" w:date="2025-03-05T16:41:00Z" w16du:dateUtc="2025-03-05T12:41:00Z">
              <w:r w:rsidRPr="00361D83">
                <w:rPr>
                  <w:rFonts w:ascii="Courier New" w:hAnsi="Courier New" w:cs="Courier New"/>
                  <w:sz w:val="18"/>
                  <w:szCs w:val="18"/>
                  <w:lang w:val="ka-GE"/>
                </w:rPr>
                <w:t xml:space="preserve">        "time": null,</w:t>
              </w:r>
            </w:ins>
          </w:p>
          <w:p w14:paraId="064D7EED" w14:textId="012696F5" w:rsidR="00CD05EC" w:rsidRDefault="00CD05EC" w:rsidP="00353B2B">
            <w:pPr>
              <w:jc w:val="both"/>
              <w:rPr>
                <w:ins w:id="556" w:author="Mikheil Kapanadze" w:date="2025-03-05T16:51:00Z" w16du:dateUtc="2025-03-05T12:51:00Z"/>
                <w:rFonts w:ascii="Courier New" w:hAnsi="Courier New" w:cs="Courier New"/>
                <w:sz w:val="18"/>
                <w:szCs w:val="18"/>
              </w:rPr>
            </w:pPr>
            <w:ins w:id="557" w:author="Mikheil Kapanadze" w:date="2025-03-05T16:41:00Z" w16du:dateUtc="2025-03-05T12:41:00Z">
              <w:r w:rsidRPr="00361D83">
                <w:rPr>
                  <w:rFonts w:ascii="Courier New" w:hAnsi="Courier New" w:cs="Courier New"/>
                  <w:sz w:val="18"/>
                  <w:szCs w:val="18"/>
                  <w:lang w:val="ka-GE"/>
                </w:rPr>
                <w:t xml:space="preserve">        "</w:t>
              </w:r>
              <w:r>
                <w:rPr>
                  <w:rFonts w:ascii="Courier New" w:hAnsi="Courier New" w:cs="Courier New"/>
                  <w:sz w:val="18"/>
                  <w:szCs w:val="18"/>
                  <w:lang w:val="ka-GE"/>
                </w:rPr>
                <w:t>evidence</w:t>
              </w:r>
              <w:r w:rsidRPr="00361D83">
                <w:rPr>
                  <w:rFonts w:ascii="Courier New" w:hAnsi="Courier New" w:cs="Courier New"/>
                  <w:sz w:val="18"/>
                  <w:szCs w:val="18"/>
                  <w:lang w:val="ka-GE"/>
                </w:rPr>
                <w:t xml:space="preserve">": </w:t>
              </w:r>
              <w:r w:rsidR="003E3660">
                <w:rPr>
                  <w:rFonts w:ascii="Courier New" w:hAnsi="Courier New" w:cs="Courier New"/>
                  <w:sz w:val="18"/>
                  <w:szCs w:val="18"/>
                </w:rPr>
                <w:t>{</w:t>
              </w:r>
            </w:ins>
          </w:p>
          <w:p w14:paraId="06A821C7" w14:textId="3E3D2CE3" w:rsidR="00CA07E4" w:rsidRDefault="00CA07E4" w:rsidP="00353B2B">
            <w:pPr>
              <w:jc w:val="both"/>
              <w:rPr>
                <w:ins w:id="558" w:author="Mikheil Kapanadze" w:date="2025-03-05T16:41:00Z" w16du:dateUtc="2025-03-05T12:41:00Z"/>
                <w:rFonts w:ascii="Courier New" w:hAnsi="Courier New" w:cs="Courier New"/>
                <w:sz w:val="18"/>
                <w:szCs w:val="18"/>
              </w:rPr>
            </w:pPr>
            <w:ins w:id="559" w:author="Mikheil Kapanadze" w:date="2025-03-05T16:51:00Z" w16du:dateUtc="2025-03-05T12:51:00Z">
              <w:r>
                <w:rPr>
                  <w:rFonts w:ascii="Courier New" w:hAnsi="Courier New" w:cs="Courier New"/>
                  <w:sz w:val="18"/>
                  <w:szCs w:val="18"/>
                </w:rPr>
                <w:lastRenderedPageBreak/>
                <w:t xml:space="preserve">          </w:t>
              </w:r>
              <w:r w:rsidRPr="00740030">
                <w:rPr>
                  <w:rFonts w:ascii="Courier New" w:hAnsi="Courier New" w:cs="Courier New"/>
                  <w:sz w:val="18"/>
                  <w:szCs w:val="18"/>
                </w:rPr>
                <w:t>"check_details"</w:t>
              </w:r>
              <w:r>
                <w:rPr>
                  <w:rFonts w:ascii="Courier New" w:hAnsi="Courier New" w:cs="Courier New"/>
                  <w:sz w:val="18"/>
                  <w:szCs w:val="18"/>
                </w:rPr>
                <w:t>: null,</w:t>
              </w:r>
            </w:ins>
          </w:p>
          <w:p w14:paraId="42827E59" w14:textId="2FBF8A3E" w:rsidR="003E3660" w:rsidRDefault="003E3660" w:rsidP="00353B2B">
            <w:pPr>
              <w:jc w:val="both"/>
              <w:rPr>
                <w:ins w:id="560" w:author="Mikheil Kapanadze" w:date="2025-03-05T16:46:00Z" w16du:dateUtc="2025-03-05T12:46:00Z"/>
                <w:rFonts w:ascii="Courier New" w:hAnsi="Courier New" w:cs="Courier New"/>
                <w:sz w:val="18"/>
                <w:szCs w:val="18"/>
                <w:lang w:val="ka-GE"/>
              </w:rPr>
            </w:pPr>
            <w:ins w:id="561" w:author="Mikheil Kapanadze" w:date="2025-03-05T16:41:00Z" w16du:dateUtc="2025-03-05T12:41:00Z">
              <w:r w:rsidRPr="00361D83">
                <w:rPr>
                  <w:rFonts w:ascii="Courier New" w:hAnsi="Courier New" w:cs="Courier New"/>
                  <w:sz w:val="18"/>
                  <w:szCs w:val="18"/>
                  <w:lang w:val="ka-GE"/>
                </w:rPr>
                <w:t xml:space="preserve">        </w:t>
              </w:r>
              <w:r>
                <w:rPr>
                  <w:rFonts w:ascii="Courier New" w:hAnsi="Courier New" w:cs="Courier New"/>
                  <w:sz w:val="18"/>
                  <w:szCs w:val="18"/>
                  <w:lang w:val="ka-GE"/>
                </w:rPr>
                <w:t xml:space="preserve">  </w:t>
              </w:r>
              <w:r w:rsidRPr="00361D83">
                <w:rPr>
                  <w:rFonts w:ascii="Courier New" w:hAnsi="Courier New" w:cs="Courier New"/>
                  <w:sz w:val="18"/>
                  <w:szCs w:val="18"/>
                  <w:lang w:val="ka-GE"/>
                </w:rPr>
                <w:t>"</w:t>
              </w:r>
            </w:ins>
            <w:ins w:id="562" w:author="Mikheil Kapanadze" w:date="2025-03-05T16:42:00Z" w16du:dateUtc="2025-03-05T12:42:00Z">
              <w:r>
                <w:rPr>
                  <w:rFonts w:ascii="Courier New" w:hAnsi="Courier New" w:cs="Courier New"/>
                  <w:sz w:val="18"/>
                  <w:szCs w:val="18"/>
                  <w:lang w:val="ka-GE"/>
                </w:rPr>
                <w:t>document_details"</w:t>
              </w:r>
            </w:ins>
            <w:ins w:id="563" w:author="Mikheil Kapanadze" w:date="2025-03-05T16:45:00Z" w16du:dateUtc="2025-03-05T12:45:00Z">
              <w:r w:rsidR="004553A4" w:rsidRPr="00361D83">
                <w:rPr>
                  <w:rFonts w:ascii="Courier New" w:hAnsi="Courier New" w:cs="Courier New"/>
                  <w:sz w:val="18"/>
                  <w:szCs w:val="18"/>
                  <w:lang w:val="ka-GE"/>
                </w:rPr>
                <w:t>: null</w:t>
              </w:r>
            </w:ins>
            <w:ins w:id="564" w:author="Mikheil Kapanadze" w:date="2025-03-05T16:46:00Z" w16du:dateUtc="2025-03-05T12:46:00Z">
              <w:r w:rsidR="00B01611">
                <w:rPr>
                  <w:rFonts w:ascii="Courier New" w:hAnsi="Courier New" w:cs="Courier New"/>
                  <w:sz w:val="18"/>
                  <w:szCs w:val="18"/>
                  <w:lang w:val="ka-GE"/>
                </w:rPr>
                <w:t>,</w:t>
              </w:r>
            </w:ins>
          </w:p>
          <w:p w14:paraId="4300035D" w14:textId="5BA1C612" w:rsidR="00B01611" w:rsidRDefault="00B01611" w:rsidP="00353B2B">
            <w:pPr>
              <w:jc w:val="both"/>
              <w:rPr>
                <w:ins w:id="565" w:author="Mikheil Kapanadze" w:date="2025-03-05T16:41:00Z" w16du:dateUtc="2025-03-05T12:41:00Z"/>
                <w:rFonts w:ascii="Courier New" w:hAnsi="Courier New" w:cs="Courier New"/>
                <w:sz w:val="18"/>
                <w:szCs w:val="18"/>
              </w:rPr>
            </w:pPr>
            <w:ins w:id="566" w:author="Mikheil Kapanadze" w:date="2025-03-05T16:46:00Z" w16du:dateUtc="2025-03-05T12:46:00Z">
              <w:r>
                <w:rPr>
                  <w:rFonts w:ascii="Courier New" w:hAnsi="Courier New" w:cs="Courier New"/>
                  <w:sz w:val="18"/>
                  <w:szCs w:val="18"/>
                  <w:lang w:val="ka-GE"/>
                </w:rPr>
                <w:t xml:space="preserve">          </w:t>
              </w:r>
              <w:r w:rsidRPr="00B01611">
                <w:rPr>
                  <w:rFonts w:ascii="Courier New" w:hAnsi="Courier New" w:cs="Courier New"/>
                  <w:sz w:val="18"/>
                  <w:szCs w:val="18"/>
                  <w:lang w:val="ka-GE"/>
                </w:rPr>
                <w:t>"</w:t>
              </w:r>
              <w:r>
                <w:rPr>
                  <w:rFonts w:ascii="Courier New" w:hAnsi="Courier New" w:cs="Courier New"/>
                  <w:sz w:val="18"/>
                  <w:szCs w:val="18"/>
                  <w:lang w:val="ka-GE"/>
                </w:rPr>
                <w:t>record</w:t>
              </w:r>
              <w:r w:rsidRPr="00B01611">
                <w:rPr>
                  <w:rFonts w:ascii="Courier New" w:hAnsi="Courier New" w:cs="Courier New"/>
                  <w:sz w:val="18"/>
                  <w:szCs w:val="18"/>
                  <w:lang w:val="ka-GE"/>
                </w:rPr>
                <w:t>": null</w:t>
              </w:r>
            </w:ins>
          </w:p>
          <w:p w14:paraId="0EB8A228" w14:textId="00110B73" w:rsidR="003E3660" w:rsidRPr="00D17901" w:rsidRDefault="003E3660" w:rsidP="00353B2B">
            <w:pPr>
              <w:jc w:val="both"/>
              <w:rPr>
                <w:ins w:id="567" w:author="Mikheil Kapanadze" w:date="2025-03-05T16:41:00Z" w16du:dateUtc="2025-03-05T12:41:00Z"/>
                <w:rFonts w:ascii="Courier New" w:hAnsi="Courier New" w:cs="Courier New"/>
                <w:sz w:val="18"/>
                <w:szCs w:val="18"/>
              </w:rPr>
            </w:pPr>
            <w:ins w:id="568" w:author="Mikheil Kapanadze" w:date="2025-03-05T16:41:00Z" w16du:dateUtc="2025-03-05T12:41:00Z">
              <w:r>
                <w:rPr>
                  <w:rFonts w:ascii="Courier New" w:hAnsi="Courier New" w:cs="Courier New"/>
                  <w:sz w:val="18"/>
                  <w:szCs w:val="18"/>
                </w:rPr>
                <w:t xml:space="preserve">        }</w:t>
              </w:r>
            </w:ins>
          </w:p>
          <w:p w14:paraId="660AF328" w14:textId="77777777" w:rsidR="00CD05EC" w:rsidRPr="00361D83" w:rsidRDefault="00CD05EC" w:rsidP="00353B2B">
            <w:pPr>
              <w:jc w:val="both"/>
              <w:rPr>
                <w:ins w:id="569" w:author="Mikheil Kapanadze" w:date="2025-03-05T16:41:00Z" w16du:dateUtc="2025-03-05T12:41:00Z"/>
                <w:rFonts w:ascii="Courier New" w:hAnsi="Courier New" w:cs="Courier New"/>
                <w:sz w:val="18"/>
                <w:szCs w:val="18"/>
                <w:lang w:val="ka-GE"/>
              </w:rPr>
            </w:pPr>
            <w:ins w:id="570" w:author="Mikheil Kapanadze" w:date="2025-03-05T16:41:00Z" w16du:dateUtc="2025-03-05T12:41:00Z">
              <w:r w:rsidRPr="00361D83">
                <w:rPr>
                  <w:rFonts w:ascii="Courier New" w:hAnsi="Courier New" w:cs="Courier New"/>
                  <w:sz w:val="18"/>
                  <w:szCs w:val="18"/>
                  <w:lang w:val="ka-GE"/>
                </w:rPr>
                <w:t xml:space="preserve">      },</w:t>
              </w:r>
            </w:ins>
          </w:p>
          <w:p w14:paraId="4D1F340D" w14:textId="77777777" w:rsidR="00CD05EC" w:rsidRPr="00361D83" w:rsidRDefault="00CD05EC" w:rsidP="00353B2B">
            <w:pPr>
              <w:jc w:val="both"/>
              <w:rPr>
                <w:ins w:id="571" w:author="Mikheil Kapanadze" w:date="2025-03-05T16:41:00Z" w16du:dateUtc="2025-03-05T12:41:00Z"/>
                <w:rFonts w:ascii="Courier New" w:hAnsi="Courier New" w:cs="Courier New"/>
                <w:sz w:val="18"/>
                <w:szCs w:val="18"/>
                <w:lang w:val="ka-GE"/>
              </w:rPr>
            </w:pPr>
            <w:ins w:id="572" w:author="Mikheil Kapanadze" w:date="2025-03-05T16:41:00Z" w16du:dateUtc="2025-03-05T12:41:00Z">
              <w:r w:rsidRPr="00361D83">
                <w:rPr>
                  <w:rFonts w:ascii="Courier New" w:hAnsi="Courier New" w:cs="Courier New"/>
                  <w:sz w:val="18"/>
                  <w:szCs w:val="18"/>
                  <w:lang w:val="ka-GE"/>
                </w:rPr>
                <w:t xml:space="preserve">      "claims": {</w:t>
              </w:r>
            </w:ins>
          </w:p>
          <w:p w14:paraId="411CAD7D" w14:textId="77777777" w:rsidR="00CD05EC" w:rsidRPr="00361D83" w:rsidRDefault="00CD05EC" w:rsidP="00353B2B">
            <w:pPr>
              <w:jc w:val="both"/>
              <w:rPr>
                <w:ins w:id="573" w:author="Mikheil Kapanadze" w:date="2025-03-05T16:41:00Z" w16du:dateUtc="2025-03-05T12:41:00Z"/>
                <w:rFonts w:ascii="Courier New" w:hAnsi="Courier New" w:cs="Courier New"/>
                <w:sz w:val="18"/>
                <w:szCs w:val="18"/>
                <w:lang w:val="ka-GE"/>
              </w:rPr>
            </w:pPr>
            <w:ins w:id="574" w:author="Mikheil Kapanadze" w:date="2025-03-05T16:41:00Z" w16du:dateUtc="2025-03-05T12:41:00Z">
              <w:r w:rsidRPr="00361D83">
                <w:rPr>
                  <w:rFonts w:ascii="Courier New" w:hAnsi="Courier New" w:cs="Courier New"/>
                  <w:sz w:val="18"/>
                  <w:szCs w:val="18"/>
                  <w:lang w:val="ka-GE"/>
                </w:rPr>
                <w:t xml:space="preserve">        "given_name": null,</w:t>
              </w:r>
            </w:ins>
          </w:p>
          <w:p w14:paraId="04387B4A" w14:textId="77777777" w:rsidR="00CD05EC" w:rsidRPr="00361D83" w:rsidRDefault="00CD05EC" w:rsidP="00353B2B">
            <w:pPr>
              <w:jc w:val="both"/>
              <w:rPr>
                <w:ins w:id="575" w:author="Mikheil Kapanadze" w:date="2025-03-05T16:41:00Z" w16du:dateUtc="2025-03-05T12:41:00Z"/>
                <w:rFonts w:ascii="Courier New" w:hAnsi="Courier New" w:cs="Courier New"/>
                <w:sz w:val="18"/>
                <w:szCs w:val="18"/>
                <w:lang w:val="ka-GE"/>
              </w:rPr>
            </w:pPr>
            <w:ins w:id="576" w:author="Mikheil Kapanadze" w:date="2025-03-05T16:41:00Z" w16du:dateUtc="2025-03-05T12:41:00Z">
              <w:r w:rsidRPr="00361D83">
                <w:rPr>
                  <w:rFonts w:ascii="Courier New" w:hAnsi="Courier New" w:cs="Courier New"/>
                  <w:sz w:val="18"/>
                  <w:szCs w:val="18"/>
                  <w:lang w:val="ka-GE"/>
                </w:rPr>
                <w:t xml:space="preserve">        "family_name": null,</w:t>
              </w:r>
            </w:ins>
          </w:p>
          <w:p w14:paraId="05DE886C" w14:textId="77777777" w:rsidR="00CD05EC" w:rsidRDefault="00CD05EC" w:rsidP="00353B2B">
            <w:pPr>
              <w:jc w:val="both"/>
              <w:rPr>
                <w:ins w:id="577" w:author="Mikheil Kapanadze" w:date="2025-03-05T16:41:00Z" w16du:dateUtc="2025-03-05T12:41:00Z"/>
                <w:rFonts w:ascii="Courier New" w:hAnsi="Courier New" w:cs="Courier New"/>
                <w:sz w:val="18"/>
                <w:szCs w:val="18"/>
              </w:rPr>
            </w:pPr>
            <w:ins w:id="578" w:author="Mikheil Kapanadze" w:date="2025-03-05T16:41:00Z" w16du:dateUtc="2025-03-05T12:41:00Z">
              <w:r w:rsidRPr="00361D83">
                <w:rPr>
                  <w:rFonts w:ascii="Courier New" w:hAnsi="Courier New" w:cs="Courier New"/>
                  <w:sz w:val="18"/>
                  <w:szCs w:val="18"/>
                  <w:lang w:val="ka-GE"/>
                </w:rPr>
                <w:t xml:space="preserve">        "birthdate": null</w:t>
              </w:r>
              <w:r>
                <w:rPr>
                  <w:rFonts w:ascii="Courier New" w:hAnsi="Courier New" w:cs="Courier New"/>
                  <w:sz w:val="18"/>
                  <w:szCs w:val="18"/>
                </w:rPr>
                <w:t>,</w:t>
              </w:r>
            </w:ins>
          </w:p>
          <w:p w14:paraId="6A00095B" w14:textId="77777777" w:rsidR="00444CE5" w:rsidRDefault="00CD05EC" w:rsidP="00444CE5">
            <w:pPr>
              <w:jc w:val="both"/>
              <w:rPr>
                <w:ins w:id="579" w:author="Mikheil Kapanadze" w:date="2025-04-19T14:47:00Z" w16du:dateUtc="2025-04-19T10:47:00Z"/>
                <w:rFonts w:ascii="Courier New" w:hAnsi="Courier New" w:cs="Courier New"/>
                <w:sz w:val="18"/>
                <w:szCs w:val="18"/>
                <w:lang w:val="ka-GE"/>
              </w:rPr>
            </w:pPr>
            <w:ins w:id="580" w:author="Mikheil Kapanadze" w:date="2025-03-05T16:41:00Z" w16du:dateUtc="2025-03-05T12:41:00Z">
              <w:r w:rsidRPr="00361D83">
                <w:rPr>
                  <w:rFonts w:ascii="Courier New" w:hAnsi="Courier New" w:cs="Courier New"/>
                  <w:sz w:val="18"/>
                  <w:szCs w:val="18"/>
                  <w:lang w:val="ka-GE"/>
                </w:rPr>
                <w:t xml:space="preserve">        "</w:t>
              </w:r>
              <w:r w:rsidRPr="00AB779F">
                <w:rPr>
                  <w:rFonts w:ascii="Courier New" w:hAnsi="Courier New" w:cs="Courier New"/>
                  <w:sz w:val="18"/>
                  <w:szCs w:val="18"/>
                  <w:lang w:val="ka-GE"/>
                </w:rPr>
                <w:t>personal_number</w:t>
              </w:r>
              <w:r w:rsidRPr="00361D83">
                <w:rPr>
                  <w:rFonts w:ascii="Courier New" w:hAnsi="Courier New" w:cs="Courier New"/>
                  <w:sz w:val="18"/>
                  <w:szCs w:val="18"/>
                  <w:lang w:val="ka-GE"/>
                </w:rPr>
                <w:t>": null</w:t>
              </w:r>
            </w:ins>
            <w:ins w:id="581" w:author="Mikheil Kapanadze" w:date="2025-04-19T14:47:00Z" w16du:dateUtc="2025-04-19T10:47:00Z">
              <w:r w:rsidR="00444CE5">
                <w:rPr>
                  <w:rFonts w:ascii="Courier New" w:hAnsi="Courier New" w:cs="Courier New"/>
                  <w:sz w:val="18"/>
                  <w:szCs w:val="18"/>
                  <w:lang w:val="ka-GE"/>
                </w:rPr>
                <w:t>,</w:t>
              </w:r>
            </w:ins>
          </w:p>
          <w:p w14:paraId="45245619" w14:textId="74736E69" w:rsidR="00CD05EC" w:rsidRPr="005B1A93" w:rsidRDefault="00444CE5" w:rsidP="00353B2B">
            <w:pPr>
              <w:jc w:val="both"/>
              <w:rPr>
                <w:ins w:id="582" w:author="Mikheil Kapanadze" w:date="2025-03-05T16:41:00Z" w16du:dateUtc="2025-03-05T12:41:00Z"/>
                <w:rFonts w:ascii="Courier New" w:hAnsi="Courier New" w:cs="Courier New"/>
                <w:sz w:val="18"/>
                <w:szCs w:val="18"/>
              </w:rPr>
            </w:pPr>
            <w:ins w:id="583" w:author="Mikheil Kapanadze" w:date="2025-04-19T14:47:00Z" w16du:dateUtc="2025-04-19T10:47:00Z">
              <w:r>
                <w:rPr>
                  <w:rFonts w:ascii="Courier New" w:hAnsi="Courier New" w:cs="Courier New"/>
                  <w:sz w:val="18"/>
                  <w:szCs w:val="18"/>
                </w:rPr>
                <w:t xml:space="preserve">        </w:t>
              </w:r>
              <w:r w:rsidRPr="00361D83">
                <w:rPr>
                  <w:rFonts w:ascii="Courier New" w:hAnsi="Courier New" w:cs="Courier New"/>
                  <w:sz w:val="18"/>
                  <w:szCs w:val="18"/>
                  <w:lang w:val="ka-GE"/>
                </w:rPr>
                <w:t>"</w:t>
              </w:r>
              <w:r>
                <w:rPr>
                  <w:rFonts w:ascii="Courier New" w:hAnsi="Courier New" w:cs="Courier New"/>
                  <w:sz w:val="18"/>
                  <w:szCs w:val="18"/>
                  <w:lang w:val="ka-GE"/>
                </w:rPr>
                <w:t>nationalities</w:t>
              </w:r>
              <w:r w:rsidRPr="00361D83">
                <w:rPr>
                  <w:rFonts w:ascii="Courier New" w:hAnsi="Courier New" w:cs="Courier New"/>
                  <w:sz w:val="18"/>
                  <w:szCs w:val="18"/>
                  <w:lang w:val="ka-GE"/>
                </w:rPr>
                <w:t>": null</w:t>
              </w:r>
            </w:ins>
          </w:p>
          <w:p w14:paraId="1E07E622" w14:textId="77777777" w:rsidR="00CD05EC" w:rsidRPr="00361D83" w:rsidRDefault="00CD05EC" w:rsidP="00353B2B">
            <w:pPr>
              <w:jc w:val="both"/>
              <w:rPr>
                <w:ins w:id="584" w:author="Mikheil Kapanadze" w:date="2025-03-05T16:41:00Z" w16du:dateUtc="2025-03-05T12:41:00Z"/>
                <w:rFonts w:ascii="Courier New" w:hAnsi="Courier New" w:cs="Courier New"/>
                <w:sz w:val="18"/>
                <w:szCs w:val="18"/>
                <w:lang w:val="ka-GE"/>
              </w:rPr>
            </w:pPr>
            <w:ins w:id="585" w:author="Mikheil Kapanadze" w:date="2025-03-05T16:41:00Z" w16du:dateUtc="2025-03-05T12:41:00Z">
              <w:r w:rsidRPr="00361D83">
                <w:rPr>
                  <w:rFonts w:ascii="Courier New" w:hAnsi="Courier New" w:cs="Courier New"/>
                  <w:sz w:val="18"/>
                  <w:szCs w:val="18"/>
                  <w:lang w:val="ka-GE"/>
                </w:rPr>
                <w:t xml:space="preserve">      }</w:t>
              </w:r>
            </w:ins>
          </w:p>
          <w:p w14:paraId="30147328" w14:textId="77777777" w:rsidR="00CD05EC" w:rsidRPr="00361D83" w:rsidRDefault="00CD05EC" w:rsidP="00353B2B">
            <w:pPr>
              <w:jc w:val="both"/>
              <w:rPr>
                <w:ins w:id="586" w:author="Mikheil Kapanadze" w:date="2025-03-05T16:41:00Z" w16du:dateUtc="2025-03-05T12:41:00Z"/>
                <w:rFonts w:ascii="Courier New" w:hAnsi="Courier New" w:cs="Courier New"/>
                <w:sz w:val="18"/>
                <w:szCs w:val="18"/>
                <w:lang w:val="ka-GE"/>
              </w:rPr>
            </w:pPr>
            <w:ins w:id="587" w:author="Mikheil Kapanadze" w:date="2025-03-05T16:41:00Z" w16du:dateUtc="2025-03-05T12:41:00Z">
              <w:r w:rsidRPr="00361D83">
                <w:rPr>
                  <w:rFonts w:ascii="Courier New" w:hAnsi="Courier New" w:cs="Courier New"/>
                  <w:sz w:val="18"/>
                  <w:szCs w:val="18"/>
                  <w:lang w:val="ka-GE"/>
                </w:rPr>
                <w:t xml:space="preserve">    }</w:t>
              </w:r>
            </w:ins>
          </w:p>
          <w:p w14:paraId="1B927FFA" w14:textId="77777777" w:rsidR="00CD05EC" w:rsidRDefault="00CD05EC" w:rsidP="00353B2B">
            <w:pPr>
              <w:jc w:val="both"/>
              <w:rPr>
                <w:ins w:id="588" w:author="Mikheil Kapanadze" w:date="2025-03-05T16:41:00Z" w16du:dateUtc="2025-03-05T12:41:00Z"/>
                <w:rFonts w:cs="Courier New"/>
                <w:sz w:val="18"/>
                <w:szCs w:val="18"/>
                <w:lang w:val="ka-GE"/>
              </w:rPr>
            </w:pPr>
            <w:ins w:id="589" w:author="Mikheil Kapanadze" w:date="2025-03-05T16:41:00Z" w16du:dateUtc="2025-03-05T12:41:00Z">
              <w:r w:rsidRPr="00361D83">
                <w:rPr>
                  <w:rFonts w:ascii="Courier New" w:hAnsi="Courier New" w:cs="Courier New"/>
                  <w:sz w:val="18"/>
                  <w:szCs w:val="18"/>
                  <w:lang w:val="ka-GE"/>
                </w:rPr>
                <w:t xml:space="preserve">  }</w:t>
              </w:r>
            </w:ins>
          </w:p>
          <w:p w14:paraId="5E44675F" w14:textId="77777777" w:rsidR="00CD05EC" w:rsidRPr="009B3C82" w:rsidRDefault="00CD05EC" w:rsidP="00353B2B">
            <w:pPr>
              <w:jc w:val="both"/>
              <w:rPr>
                <w:ins w:id="590" w:author="Mikheil Kapanadze" w:date="2025-03-05T16:41:00Z" w16du:dateUtc="2025-03-05T12:41:00Z"/>
                <w:rFonts w:cs="Courier New"/>
                <w:sz w:val="18"/>
                <w:szCs w:val="18"/>
                <w:lang w:val="ka-GE"/>
              </w:rPr>
            </w:pPr>
            <w:ins w:id="591" w:author="Mikheil Kapanadze" w:date="2025-03-05T16:41:00Z" w16du:dateUtc="2025-03-05T12:41:00Z">
              <w:r w:rsidRPr="00361D83">
                <w:rPr>
                  <w:rFonts w:ascii="Courier New" w:hAnsi="Courier New" w:cs="Courier New"/>
                  <w:sz w:val="18"/>
                  <w:szCs w:val="18"/>
                  <w:lang w:val="ka-GE"/>
                </w:rPr>
                <w:t>}</w:t>
              </w:r>
            </w:ins>
          </w:p>
        </w:tc>
      </w:tr>
    </w:tbl>
    <w:p w14:paraId="73330EB3" w14:textId="55F24B7F" w:rsidR="00A473DB" w:rsidRPr="00DB32AE" w:rsidRDefault="00A473DB" w:rsidP="004E0913">
      <w:pPr>
        <w:jc w:val="both"/>
        <w:rPr>
          <w:ins w:id="592" w:author="Mikheil Kapanadze" w:date="2025-04-17T22:57:00Z" w16du:dateUtc="2025-04-17T18:57:00Z"/>
        </w:rPr>
      </w:pPr>
    </w:p>
    <w:p w14:paraId="7EE3A940" w14:textId="4ED71439" w:rsidR="00D82100" w:rsidRDefault="00D82100" w:rsidP="004E0913">
      <w:pPr>
        <w:jc w:val="both"/>
        <w:rPr>
          <w:ins w:id="593" w:author="Mikheil Kapanadze" w:date="2025-04-19T14:44:00Z" w16du:dateUtc="2025-04-19T10:44:00Z"/>
          <w:lang w:val="ka-GE"/>
        </w:rPr>
      </w:pPr>
      <w:ins w:id="594" w:author="Mikheil Kapanadze" w:date="2025-04-17T22:57:00Z" w16du:dateUtc="2025-04-17T18:57:00Z">
        <w:r>
          <w:rPr>
            <w:lang w:val="ka-GE"/>
          </w:rPr>
          <w:t xml:space="preserve">ასეთი მოთხოვნის შემთხვევაში </w:t>
        </w:r>
        <w:r w:rsidRPr="00DB32AE">
          <w:rPr>
            <w:b/>
            <w:bCs/>
            <w:lang w:val="ka-GE"/>
          </w:rPr>
          <w:t>აუცილებელია</w:t>
        </w:r>
        <w:r>
          <w:rPr>
            <w:lang w:val="ka-GE"/>
          </w:rPr>
          <w:t xml:space="preserve"> იდენტობის პროვაიდერმა </w:t>
        </w:r>
        <w:r>
          <w:rPr>
            <w:lang w:val="de-DE"/>
          </w:rPr>
          <w:t>evide</w:t>
        </w:r>
        <w:r>
          <w:t>nce</w:t>
        </w:r>
        <w:r>
          <w:rPr>
            <w:lang w:val="ka-GE"/>
          </w:rPr>
          <w:t xml:space="preserve"> ტიპის ჩანაწერები სრულფასოვნად დააბრუნოს,</w:t>
        </w:r>
      </w:ins>
      <w:ins w:id="595" w:author="Mikheil Kapanadze" w:date="2025-04-17T22:58:00Z" w16du:dateUtc="2025-04-17T18:58:00Z">
        <w:r>
          <w:rPr>
            <w:lang w:val="ka-GE"/>
          </w:rPr>
          <w:t xml:space="preserve"> დოკუმენტის დეტალების (</w:t>
        </w:r>
        <w:r w:rsidRPr="00D17901">
          <w:rPr>
            <w:lang w:val="ka-GE"/>
          </w:rPr>
          <w:t>document_d</w:t>
        </w:r>
        <w:r>
          <w:rPr>
            <w:lang w:val="ka-GE"/>
          </w:rPr>
          <w:t>etails) ტიპის ჩანაწერების ჩათვლით.</w:t>
        </w:r>
      </w:ins>
    </w:p>
    <w:p w14:paraId="47D4BA2D" w14:textId="77777777" w:rsidR="00DF3A1C" w:rsidRDefault="00DF3A1C" w:rsidP="00DF3A1C">
      <w:pPr>
        <w:jc w:val="both"/>
        <w:rPr>
          <w:ins w:id="596" w:author="Mikheil Kapanadze" w:date="2025-04-19T14:44:00Z" w16du:dateUtc="2025-04-19T10:44:00Z"/>
          <w:lang w:val="ka-GE"/>
        </w:rPr>
      </w:pPr>
      <w:commentRangeStart w:id="597"/>
      <w:ins w:id="598" w:author="Mikheil Kapanadze" w:date="2025-04-19T14:44:00Z" w16du:dateUtc="2025-04-19T10:44:00Z">
        <w:r w:rsidRPr="00A9227C">
          <w:rPr>
            <w:b/>
            <w:bCs/>
            <w:lang w:val="ka-GE"/>
          </w:rPr>
          <w:t>აუცილებელია</w:t>
        </w:r>
        <w:r>
          <w:rPr>
            <w:lang w:val="ka-GE"/>
          </w:rPr>
          <w:t xml:space="preserve"> მხარდაჭერილი იყოს </w:t>
        </w:r>
        <w:r w:rsidRPr="001A32AB">
          <w:rPr>
            <w:lang w:val="ka-GE"/>
          </w:rPr>
          <w:t>max_age</w:t>
        </w:r>
        <w:r>
          <w:rPr>
            <w:lang w:val="ka-GE"/>
          </w:rPr>
          <w:t xml:space="preserve"> ფილტრით შეზღუდვა </w:t>
        </w:r>
        <w:r w:rsidRPr="00A9227C">
          <w:rPr>
            <w:lang w:val="ka-GE"/>
          </w:rPr>
          <w:t xml:space="preserve">verification </w:t>
        </w:r>
        <w:r>
          <w:rPr>
            <w:lang w:val="ka-GE"/>
          </w:rPr>
          <w:t>ელემენტის შიგნით.</w:t>
        </w:r>
      </w:ins>
      <w:commentRangeEnd w:id="597"/>
      <w:ins w:id="599" w:author="Mikheil Kapanadze" w:date="2025-04-19T14:48:00Z" w16du:dateUtc="2025-04-19T10:48:00Z">
        <w:r w:rsidR="006F26C1">
          <w:rPr>
            <w:rStyle w:val="CommentReference"/>
          </w:rPr>
          <w:commentReference w:id="597"/>
        </w:r>
      </w:ins>
    </w:p>
    <w:p w14:paraId="46F726D1" w14:textId="77777777" w:rsidR="00DF3A1C" w:rsidRDefault="00DF3A1C" w:rsidP="00DF3A1C">
      <w:pPr>
        <w:jc w:val="both"/>
        <w:rPr>
          <w:ins w:id="600" w:author="Mikheil Kapanadze" w:date="2025-04-19T14:44:00Z" w16du:dateUtc="2025-04-19T10:44:00Z"/>
          <w:lang w:val="ka-GE"/>
        </w:rPr>
      </w:pPr>
      <w:ins w:id="601" w:author="Mikheil Kapanadze" w:date="2025-04-19T14:44:00Z" w16du:dateUtc="2025-04-19T10:44:00Z">
        <w:r>
          <w:rPr>
            <w:lang w:val="ka-GE"/>
          </w:rPr>
          <w:t>მაგალითად:</w:t>
        </w:r>
      </w:ins>
    </w:p>
    <w:tbl>
      <w:tblPr>
        <w:tblStyle w:val="TableGrid"/>
        <w:tblW w:w="0" w:type="auto"/>
        <w:tblLook w:val="04A0" w:firstRow="1" w:lastRow="0" w:firstColumn="1" w:lastColumn="0" w:noHBand="0" w:noVBand="1"/>
      </w:tblPr>
      <w:tblGrid>
        <w:gridCol w:w="9350"/>
      </w:tblGrid>
      <w:tr w:rsidR="00DF3A1C" w14:paraId="0F516659" w14:textId="77777777" w:rsidTr="00A9227C">
        <w:trPr>
          <w:ins w:id="602" w:author="Mikheil Kapanadze" w:date="2025-04-19T14:44:00Z"/>
        </w:trPr>
        <w:tc>
          <w:tcPr>
            <w:tcW w:w="9350" w:type="dxa"/>
          </w:tcPr>
          <w:p w14:paraId="753651CB" w14:textId="77777777" w:rsidR="00DF3A1C" w:rsidRPr="00361D83" w:rsidRDefault="00DF3A1C" w:rsidP="00A9227C">
            <w:pPr>
              <w:jc w:val="both"/>
              <w:rPr>
                <w:ins w:id="603" w:author="Mikheil Kapanadze" w:date="2025-04-19T14:44:00Z" w16du:dateUtc="2025-04-19T10:44:00Z"/>
                <w:rFonts w:ascii="Courier New" w:hAnsi="Courier New" w:cs="Courier New"/>
                <w:sz w:val="18"/>
                <w:szCs w:val="18"/>
                <w:lang w:val="ka-GE"/>
              </w:rPr>
            </w:pPr>
            <w:ins w:id="604" w:author="Mikheil Kapanadze" w:date="2025-04-19T14:44:00Z" w16du:dateUtc="2025-04-19T10:44:00Z">
              <w:r w:rsidRPr="00361D83">
                <w:rPr>
                  <w:rFonts w:ascii="Courier New" w:hAnsi="Courier New" w:cs="Courier New"/>
                  <w:sz w:val="18"/>
                  <w:szCs w:val="18"/>
                  <w:lang w:val="ka-GE"/>
                </w:rPr>
                <w:t>{</w:t>
              </w:r>
            </w:ins>
          </w:p>
          <w:p w14:paraId="3FECDFEB" w14:textId="77777777" w:rsidR="00DF3A1C" w:rsidRPr="00361D83" w:rsidRDefault="00DF3A1C" w:rsidP="00A9227C">
            <w:pPr>
              <w:jc w:val="both"/>
              <w:rPr>
                <w:ins w:id="605" w:author="Mikheil Kapanadze" w:date="2025-04-19T14:44:00Z" w16du:dateUtc="2025-04-19T10:44:00Z"/>
                <w:rFonts w:ascii="Courier New" w:hAnsi="Courier New" w:cs="Courier New"/>
                <w:sz w:val="18"/>
                <w:szCs w:val="18"/>
                <w:lang w:val="ka-GE"/>
              </w:rPr>
            </w:pPr>
            <w:ins w:id="606" w:author="Mikheil Kapanadze" w:date="2025-04-19T14:44:00Z" w16du:dateUtc="2025-04-19T10:44:00Z">
              <w:r w:rsidRPr="00361D83">
                <w:rPr>
                  <w:rFonts w:ascii="Courier New" w:hAnsi="Courier New" w:cs="Courier New"/>
                  <w:sz w:val="18"/>
                  <w:szCs w:val="18"/>
                  <w:lang w:val="ka-GE"/>
                </w:rPr>
                <w:t xml:space="preserve">  "userinfo": {</w:t>
              </w:r>
            </w:ins>
          </w:p>
          <w:p w14:paraId="7D5707EB" w14:textId="77777777" w:rsidR="00DF3A1C" w:rsidRPr="00361D83" w:rsidRDefault="00DF3A1C" w:rsidP="00A9227C">
            <w:pPr>
              <w:jc w:val="both"/>
              <w:rPr>
                <w:ins w:id="607" w:author="Mikheil Kapanadze" w:date="2025-04-19T14:44:00Z" w16du:dateUtc="2025-04-19T10:44:00Z"/>
                <w:rFonts w:ascii="Courier New" w:hAnsi="Courier New" w:cs="Courier New"/>
                <w:sz w:val="18"/>
                <w:szCs w:val="18"/>
                <w:lang w:val="ka-GE"/>
              </w:rPr>
            </w:pPr>
            <w:ins w:id="608" w:author="Mikheil Kapanadze" w:date="2025-04-19T14:44:00Z" w16du:dateUtc="2025-04-19T10:44:00Z">
              <w:r w:rsidRPr="00361D83">
                <w:rPr>
                  <w:rFonts w:ascii="Courier New" w:hAnsi="Courier New" w:cs="Courier New"/>
                  <w:sz w:val="18"/>
                  <w:szCs w:val="18"/>
                  <w:lang w:val="ka-GE"/>
                </w:rPr>
                <w:t xml:space="preserve">    "verified_claims": {</w:t>
              </w:r>
            </w:ins>
          </w:p>
          <w:p w14:paraId="0ED7C280" w14:textId="77777777" w:rsidR="00DF3A1C" w:rsidRPr="00361D83" w:rsidRDefault="00DF3A1C" w:rsidP="00A9227C">
            <w:pPr>
              <w:jc w:val="both"/>
              <w:rPr>
                <w:ins w:id="609" w:author="Mikheil Kapanadze" w:date="2025-04-19T14:44:00Z" w16du:dateUtc="2025-04-19T10:44:00Z"/>
                <w:rFonts w:ascii="Courier New" w:hAnsi="Courier New" w:cs="Courier New"/>
                <w:sz w:val="18"/>
                <w:szCs w:val="18"/>
                <w:lang w:val="ka-GE"/>
              </w:rPr>
            </w:pPr>
            <w:ins w:id="610" w:author="Mikheil Kapanadze" w:date="2025-04-19T14:44:00Z" w16du:dateUtc="2025-04-19T10:44:00Z">
              <w:r w:rsidRPr="00361D83">
                <w:rPr>
                  <w:rFonts w:ascii="Courier New" w:hAnsi="Courier New" w:cs="Courier New"/>
                  <w:sz w:val="18"/>
                  <w:szCs w:val="18"/>
                  <w:lang w:val="ka-GE"/>
                </w:rPr>
                <w:t xml:space="preserve">      "verification": {</w:t>
              </w:r>
            </w:ins>
          </w:p>
          <w:p w14:paraId="064D735B" w14:textId="77777777" w:rsidR="00DF3A1C" w:rsidRPr="00361D83" w:rsidRDefault="00DF3A1C" w:rsidP="00A9227C">
            <w:pPr>
              <w:jc w:val="both"/>
              <w:rPr>
                <w:ins w:id="611" w:author="Mikheil Kapanadze" w:date="2025-04-19T14:44:00Z" w16du:dateUtc="2025-04-19T10:44:00Z"/>
                <w:rFonts w:ascii="Courier New" w:hAnsi="Courier New" w:cs="Courier New"/>
                <w:sz w:val="18"/>
                <w:szCs w:val="18"/>
                <w:lang w:val="ka-GE"/>
              </w:rPr>
            </w:pPr>
            <w:ins w:id="612" w:author="Mikheil Kapanadze" w:date="2025-04-19T14:44:00Z" w16du:dateUtc="2025-04-19T10:44:00Z">
              <w:r w:rsidRPr="00361D83">
                <w:rPr>
                  <w:rFonts w:ascii="Courier New" w:hAnsi="Courier New" w:cs="Courier New"/>
                  <w:sz w:val="18"/>
                  <w:szCs w:val="18"/>
                  <w:lang w:val="ka-GE"/>
                </w:rPr>
                <w:t xml:space="preserve">        "trust_framework": null,</w:t>
              </w:r>
            </w:ins>
          </w:p>
          <w:p w14:paraId="2F691352" w14:textId="77777777" w:rsidR="00DF3A1C" w:rsidRPr="00881A62" w:rsidRDefault="00DF3A1C" w:rsidP="00DF3A1C">
            <w:pPr>
              <w:jc w:val="both"/>
              <w:rPr>
                <w:ins w:id="613" w:author="Mikheil Kapanadze" w:date="2025-04-19T14:44:00Z" w16du:dateUtc="2025-04-19T10:44:00Z"/>
                <w:rFonts w:ascii="Courier New" w:hAnsi="Courier New" w:cs="Courier New"/>
                <w:sz w:val="18"/>
                <w:szCs w:val="18"/>
              </w:rPr>
            </w:pPr>
            <w:ins w:id="614" w:author="Mikheil Kapanadze" w:date="2025-04-19T14:44:00Z" w16du:dateUtc="2025-04-19T10:44:00Z">
              <w:r w:rsidRPr="00361D83">
                <w:rPr>
                  <w:rFonts w:ascii="Courier New" w:hAnsi="Courier New" w:cs="Courier New"/>
                  <w:sz w:val="18"/>
                  <w:szCs w:val="18"/>
                  <w:lang w:val="ka-GE"/>
                </w:rPr>
                <w:t xml:space="preserve">        "time": </w:t>
              </w:r>
              <w:r w:rsidRPr="00881A62">
                <w:rPr>
                  <w:rFonts w:ascii="Courier New" w:hAnsi="Courier New" w:cs="Courier New"/>
                  <w:sz w:val="18"/>
                  <w:szCs w:val="18"/>
                </w:rPr>
                <w:t>{</w:t>
              </w:r>
            </w:ins>
          </w:p>
          <w:p w14:paraId="6D170D66" w14:textId="77777777" w:rsidR="00DF3A1C" w:rsidRPr="00881A62" w:rsidRDefault="00DF3A1C" w:rsidP="00DF3A1C">
            <w:pPr>
              <w:jc w:val="both"/>
              <w:rPr>
                <w:ins w:id="615" w:author="Mikheil Kapanadze" w:date="2025-04-19T14:44:00Z" w16du:dateUtc="2025-04-19T10:44:00Z"/>
                <w:rFonts w:ascii="Courier New" w:hAnsi="Courier New" w:cs="Courier New"/>
                <w:sz w:val="18"/>
                <w:szCs w:val="18"/>
              </w:rPr>
            </w:pPr>
            <w:ins w:id="616" w:author="Mikheil Kapanadze" w:date="2025-04-19T14:44:00Z" w16du:dateUtc="2025-04-19T10:44:00Z">
              <w:r w:rsidRPr="00881A62">
                <w:rPr>
                  <w:rFonts w:ascii="Courier New" w:hAnsi="Courier New" w:cs="Courier New"/>
                  <w:sz w:val="18"/>
                  <w:szCs w:val="18"/>
                </w:rPr>
                <w:t xml:space="preserve">          "max_age": 63113852</w:t>
              </w:r>
            </w:ins>
          </w:p>
          <w:p w14:paraId="2869EF60" w14:textId="77777777" w:rsidR="00DF3A1C" w:rsidRPr="00A9227C" w:rsidRDefault="00DF3A1C" w:rsidP="00DF3A1C">
            <w:pPr>
              <w:jc w:val="both"/>
              <w:rPr>
                <w:ins w:id="617" w:author="Mikheil Kapanadze" w:date="2025-04-19T14:44:00Z" w16du:dateUtc="2025-04-19T10:44:00Z"/>
                <w:rFonts w:ascii="Courier New" w:hAnsi="Courier New" w:cs="Courier New"/>
                <w:sz w:val="18"/>
                <w:szCs w:val="18"/>
              </w:rPr>
            </w:pPr>
            <w:ins w:id="618" w:author="Mikheil Kapanadze" w:date="2025-04-19T14:44:00Z" w16du:dateUtc="2025-04-19T10:44:00Z">
              <w:r w:rsidRPr="00881A62">
                <w:rPr>
                  <w:rFonts w:ascii="Courier New" w:hAnsi="Courier New" w:cs="Courier New"/>
                  <w:sz w:val="18"/>
                  <w:szCs w:val="18"/>
                </w:rPr>
                <w:t xml:space="preserve">        }</w:t>
              </w:r>
              <w:r w:rsidRPr="00361D83">
                <w:rPr>
                  <w:rFonts w:ascii="Courier New" w:hAnsi="Courier New" w:cs="Courier New"/>
                  <w:sz w:val="18"/>
                  <w:szCs w:val="18"/>
                  <w:lang w:val="ka-GE"/>
                </w:rPr>
                <w:t>,</w:t>
              </w:r>
            </w:ins>
          </w:p>
          <w:p w14:paraId="4CD0640D" w14:textId="77777777" w:rsidR="00DF3A1C" w:rsidRDefault="00DF3A1C" w:rsidP="00A9227C">
            <w:pPr>
              <w:jc w:val="both"/>
              <w:rPr>
                <w:ins w:id="619" w:author="Mikheil Kapanadze" w:date="2025-04-19T14:44:00Z" w16du:dateUtc="2025-04-19T10:44:00Z"/>
                <w:rFonts w:ascii="Courier New" w:hAnsi="Courier New" w:cs="Courier New"/>
                <w:sz w:val="18"/>
                <w:szCs w:val="18"/>
              </w:rPr>
            </w:pPr>
            <w:ins w:id="620" w:author="Mikheil Kapanadze" w:date="2025-04-19T14:44:00Z" w16du:dateUtc="2025-04-19T10:44:00Z">
              <w:r w:rsidRPr="00361D83">
                <w:rPr>
                  <w:rFonts w:ascii="Courier New" w:hAnsi="Courier New" w:cs="Courier New"/>
                  <w:sz w:val="18"/>
                  <w:szCs w:val="18"/>
                  <w:lang w:val="ka-GE"/>
                </w:rPr>
                <w:t xml:space="preserve">        "</w:t>
              </w:r>
              <w:r>
                <w:rPr>
                  <w:rFonts w:ascii="Courier New" w:hAnsi="Courier New" w:cs="Courier New"/>
                  <w:sz w:val="18"/>
                  <w:szCs w:val="18"/>
                  <w:lang w:val="ka-GE"/>
                </w:rPr>
                <w:t>evidence</w:t>
              </w:r>
              <w:r w:rsidRPr="00361D83">
                <w:rPr>
                  <w:rFonts w:ascii="Courier New" w:hAnsi="Courier New" w:cs="Courier New"/>
                  <w:sz w:val="18"/>
                  <w:szCs w:val="18"/>
                  <w:lang w:val="ka-GE"/>
                </w:rPr>
                <w:t xml:space="preserve">": </w:t>
              </w:r>
              <w:r>
                <w:rPr>
                  <w:rFonts w:ascii="Courier New" w:hAnsi="Courier New" w:cs="Courier New"/>
                  <w:sz w:val="18"/>
                  <w:szCs w:val="18"/>
                </w:rPr>
                <w:t>{</w:t>
              </w:r>
            </w:ins>
          </w:p>
          <w:p w14:paraId="719B16BE" w14:textId="77777777" w:rsidR="00DF3A1C" w:rsidRDefault="00DF3A1C" w:rsidP="00A9227C">
            <w:pPr>
              <w:jc w:val="both"/>
              <w:rPr>
                <w:ins w:id="621" w:author="Mikheil Kapanadze" w:date="2025-04-19T14:44:00Z" w16du:dateUtc="2025-04-19T10:44:00Z"/>
                <w:rFonts w:ascii="Courier New" w:hAnsi="Courier New" w:cs="Courier New"/>
                <w:sz w:val="18"/>
                <w:szCs w:val="18"/>
              </w:rPr>
            </w:pPr>
            <w:ins w:id="622" w:author="Mikheil Kapanadze" w:date="2025-04-19T14:44:00Z" w16du:dateUtc="2025-04-19T10:44:00Z">
              <w:r>
                <w:rPr>
                  <w:rFonts w:ascii="Courier New" w:hAnsi="Courier New" w:cs="Courier New"/>
                  <w:sz w:val="18"/>
                  <w:szCs w:val="18"/>
                </w:rPr>
                <w:t xml:space="preserve">          </w:t>
              </w:r>
              <w:r w:rsidRPr="00740030">
                <w:rPr>
                  <w:rFonts w:ascii="Courier New" w:hAnsi="Courier New" w:cs="Courier New"/>
                  <w:sz w:val="18"/>
                  <w:szCs w:val="18"/>
                </w:rPr>
                <w:t>"check_details"</w:t>
              </w:r>
              <w:r>
                <w:rPr>
                  <w:rFonts w:ascii="Courier New" w:hAnsi="Courier New" w:cs="Courier New"/>
                  <w:sz w:val="18"/>
                  <w:szCs w:val="18"/>
                </w:rPr>
                <w:t>: null,</w:t>
              </w:r>
            </w:ins>
          </w:p>
          <w:p w14:paraId="65C476ED" w14:textId="77777777" w:rsidR="00DF3A1C" w:rsidRDefault="00DF3A1C" w:rsidP="00A9227C">
            <w:pPr>
              <w:jc w:val="both"/>
              <w:rPr>
                <w:ins w:id="623" w:author="Mikheil Kapanadze" w:date="2025-04-19T14:44:00Z" w16du:dateUtc="2025-04-19T10:44:00Z"/>
                <w:rFonts w:ascii="Courier New" w:hAnsi="Courier New" w:cs="Courier New"/>
                <w:sz w:val="18"/>
                <w:szCs w:val="18"/>
                <w:lang w:val="ka-GE"/>
              </w:rPr>
            </w:pPr>
            <w:ins w:id="624" w:author="Mikheil Kapanadze" w:date="2025-04-19T14:44:00Z" w16du:dateUtc="2025-04-19T10:44:00Z">
              <w:r w:rsidRPr="00361D83">
                <w:rPr>
                  <w:rFonts w:ascii="Courier New" w:hAnsi="Courier New" w:cs="Courier New"/>
                  <w:sz w:val="18"/>
                  <w:szCs w:val="18"/>
                  <w:lang w:val="ka-GE"/>
                </w:rPr>
                <w:t xml:space="preserve">        </w:t>
              </w:r>
              <w:r>
                <w:rPr>
                  <w:rFonts w:ascii="Courier New" w:hAnsi="Courier New" w:cs="Courier New"/>
                  <w:sz w:val="18"/>
                  <w:szCs w:val="18"/>
                  <w:lang w:val="ka-GE"/>
                </w:rPr>
                <w:t xml:space="preserve">  </w:t>
              </w:r>
              <w:r w:rsidRPr="00361D83">
                <w:rPr>
                  <w:rFonts w:ascii="Courier New" w:hAnsi="Courier New" w:cs="Courier New"/>
                  <w:sz w:val="18"/>
                  <w:szCs w:val="18"/>
                  <w:lang w:val="ka-GE"/>
                </w:rPr>
                <w:t>"</w:t>
              </w:r>
              <w:r>
                <w:rPr>
                  <w:rFonts w:ascii="Courier New" w:hAnsi="Courier New" w:cs="Courier New"/>
                  <w:sz w:val="18"/>
                  <w:szCs w:val="18"/>
                  <w:lang w:val="ka-GE"/>
                </w:rPr>
                <w:t>document_details"</w:t>
              </w:r>
              <w:r w:rsidRPr="00361D83">
                <w:rPr>
                  <w:rFonts w:ascii="Courier New" w:hAnsi="Courier New" w:cs="Courier New"/>
                  <w:sz w:val="18"/>
                  <w:szCs w:val="18"/>
                  <w:lang w:val="ka-GE"/>
                </w:rPr>
                <w:t>: null</w:t>
              </w:r>
              <w:r>
                <w:rPr>
                  <w:rFonts w:ascii="Courier New" w:hAnsi="Courier New" w:cs="Courier New"/>
                  <w:sz w:val="18"/>
                  <w:szCs w:val="18"/>
                  <w:lang w:val="ka-GE"/>
                </w:rPr>
                <w:t>,</w:t>
              </w:r>
            </w:ins>
          </w:p>
          <w:p w14:paraId="3D133E56" w14:textId="77777777" w:rsidR="00DF3A1C" w:rsidRDefault="00DF3A1C" w:rsidP="00A9227C">
            <w:pPr>
              <w:jc w:val="both"/>
              <w:rPr>
                <w:ins w:id="625" w:author="Mikheil Kapanadze" w:date="2025-04-19T14:44:00Z" w16du:dateUtc="2025-04-19T10:44:00Z"/>
                <w:rFonts w:ascii="Courier New" w:hAnsi="Courier New" w:cs="Courier New"/>
                <w:sz w:val="18"/>
                <w:szCs w:val="18"/>
              </w:rPr>
            </w:pPr>
            <w:ins w:id="626" w:author="Mikheil Kapanadze" w:date="2025-04-19T14:44:00Z" w16du:dateUtc="2025-04-19T10:44:00Z">
              <w:r>
                <w:rPr>
                  <w:rFonts w:ascii="Courier New" w:hAnsi="Courier New" w:cs="Courier New"/>
                  <w:sz w:val="18"/>
                  <w:szCs w:val="18"/>
                  <w:lang w:val="ka-GE"/>
                </w:rPr>
                <w:t xml:space="preserve">          </w:t>
              </w:r>
              <w:r w:rsidRPr="00B01611">
                <w:rPr>
                  <w:rFonts w:ascii="Courier New" w:hAnsi="Courier New" w:cs="Courier New"/>
                  <w:sz w:val="18"/>
                  <w:szCs w:val="18"/>
                  <w:lang w:val="ka-GE"/>
                </w:rPr>
                <w:t>"</w:t>
              </w:r>
              <w:r>
                <w:rPr>
                  <w:rFonts w:ascii="Courier New" w:hAnsi="Courier New" w:cs="Courier New"/>
                  <w:sz w:val="18"/>
                  <w:szCs w:val="18"/>
                  <w:lang w:val="ka-GE"/>
                </w:rPr>
                <w:t>record</w:t>
              </w:r>
              <w:r w:rsidRPr="00B01611">
                <w:rPr>
                  <w:rFonts w:ascii="Courier New" w:hAnsi="Courier New" w:cs="Courier New"/>
                  <w:sz w:val="18"/>
                  <w:szCs w:val="18"/>
                  <w:lang w:val="ka-GE"/>
                </w:rPr>
                <w:t>": null</w:t>
              </w:r>
            </w:ins>
          </w:p>
          <w:p w14:paraId="264B33B9" w14:textId="77777777" w:rsidR="00DF3A1C" w:rsidRPr="00D17901" w:rsidRDefault="00DF3A1C" w:rsidP="00A9227C">
            <w:pPr>
              <w:jc w:val="both"/>
              <w:rPr>
                <w:ins w:id="627" w:author="Mikheil Kapanadze" w:date="2025-04-19T14:44:00Z" w16du:dateUtc="2025-04-19T10:44:00Z"/>
                <w:rFonts w:ascii="Courier New" w:hAnsi="Courier New" w:cs="Courier New"/>
                <w:sz w:val="18"/>
                <w:szCs w:val="18"/>
              </w:rPr>
            </w:pPr>
            <w:ins w:id="628" w:author="Mikheil Kapanadze" w:date="2025-04-19T14:44:00Z" w16du:dateUtc="2025-04-19T10:44:00Z">
              <w:r>
                <w:rPr>
                  <w:rFonts w:ascii="Courier New" w:hAnsi="Courier New" w:cs="Courier New"/>
                  <w:sz w:val="18"/>
                  <w:szCs w:val="18"/>
                </w:rPr>
                <w:t xml:space="preserve">        }</w:t>
              </w:r>
            </w:ins>
          </w:p>
          <w:p w14:paraId="2E0C08D0" w14:textId="77777777" w:rsidR="00DF3A1C" w:rsidRPr="00361D83" w:rsidRDefault="00DF3A1C" w:rsidP="00A9227C">
            <w:pPr>
              <w:jc w:val="both"/>
              <w:rPr>
                <w:ins w:id="629" w:author="Mikheil Kapanadze" w:date="2025-04-19T14:44:00Z" w16du:dateUtc="2025-04-19T10:44:00Z"/>
                <w:rFonts w:ascii="Courier New" w:hAnsi="Courier New" w:cs="Courier New"/>
                <w:sz w:val="18"/>
                <w:szCs w:val="18"/>
                <w:lang w:val="ka-GE"/>
              </w:rPr>
            </w:pPr>
            <w:ins w:id="630" w:author="Mikheil Kapanadze" w:date="2025-04-19T14:44:00Z" w16du:dateUtc="2025-04-19T10:44:00Z">
              <w:r w:rsidRPr="00361D83">
                <w:rPr>
                  <w:rFonts w:ascii="Courier New" w:hAnsi="Courier New" w:cs="Courier New"/>
                  <w:sz w:val="18"/>
                  <w:szCs w:val="18"/>
                  <w:lang w:val="ka-GE"/>
                </w:rPr>
                <w:t xml:space="preserve">      },</w:t>
              </w:r>
            </w:ins>
          </w:p>
          <w:p w14:paraId="1EBAEDC7" w14:textId="77777777" w:rsidR="00DF3A1C" w:rsidRPr="00361D83" w:rsidRDefault="00DF3A1C" w:rsidP="00A9227C">
            <w:pPr>
              <w:jc w:val="both"/>
              <w:rPr>
                <w:ins w:id="631" w:author="Mikheil Kapanadze" w:date="2025-04-19T14:44:00Z" w16du:dateUtc="2025-04-19T10:44:00Z"/>
                <w:rFonts w:ascii="Courier New" w:hAnsi="Courier New" w:cs="Courier New"/>
                <w:sz w:val="18"/>
                <w:szCs w:val="18"/>
                <w:lang w:val="ka-GE"/>
              </w:rPr>
            </w:pPr>
            <w:ins w:id="632" w:author="Mikheil Kapanadze" w:date="2025-04-19T14:44:00Z" w16du:dateUtc="2025-04-19T10:44:00Z">
              <w:r w:rsidRPr="00361D83">
                <w:rPr>
                  <w:rFonts w:ascii="Courier New" w:hAnsi="Courier New" w:cs="Courier New"/>
                  <w:sz w:val="18"/>
                  <w:szCs w:val="18"/>
                  <w:lang w:val="ka-GE"/>
                </w:rPr>
                <w:t xml:space="preserve">      "claims": {</w:t>
              </w:r>
            </w:ins>
          </w:p>
          <w:p w14:paraId="0440B972" w14:textId="77777777" w:rsidR="00DF3A1C" w:rsidRPr="00361D83" w:rsidRDefault="00DF3A1C" w:rsidP="00A9227C">
            <w:pPr>
              <w:jc w:val="both"/>
              <w:rPr>
                <w:ins w:id="633" w:author="Mikheil Kapanadze" w:date="2025-04-19T14:44:00Z" w16du:dateUtc="2025-04-19T10:44:00Z"/>
                <w:rFonts w:ascii="Courier New" w:hAnsi="Courier New" w:cs="Courier New"/>
                <w:sz w:val="18"/>
                <w:szCs w:val="18"/>
                <w:lang w:val="ka-GE"/>
              </w:rPr>
            </w:pPr>
            <w:ins w:id="634" w:author="Mikheil Kapanadze" w:date="2025-04-19T14:44:00Z" w16du:dateUtc="2025-04-19T10:44:00Z">
              <w:r w:rsidRPr="00361D83">
                <w:rPr>
                  <w:rFonts w:ascii="Courier New" w:hAnsi="Courier New" w:cs="Courier New"/>
                  <w:sz w:val="18"/>
                  <w:szCs w:val="18"/>
                  <w:lang w:val="ka-GE"/>
                </w:rPr>
                <w:t xml:space="preserve">        "given_name": null,</w:t>
              </w:r>
            </w:ins>
          </w:p>
          <w:p w14:paraId="42170F33" w14:textId="77777777" w:rsidR="00DF3A1C" w:rsidRPr="00361D83" w:rsidRDefault="00DF3A1C" w:rsidP="00A9227C">
            <w:pPr>
              <w:jc w:val="both"/>
              <w:rPr>
                <w:ins w:id="635" w:author="Mikheil Kapanadze" w:date="2025-04-19T14:44:00Z" w16du:dateUtc="2025-04-19T10:44:00Z"/>
                <w:rFonts w:ascii="Courier New" w:hAnsi="Courier New" w:cs="Courier New"/>
                <w:sz w:val="18"/>
                <w:szCs w:val="18"/>
                <w:lang w:val="ka-GE"/>
              </w:rPr>
            </w:pPr>
            <w:ins w:id="636" w:author="Mikheil Kapanadze" w:date="2025-04-19T14:44:00Z" w16du:dateUtc="2025-04-19T10:44:00Z">
              <w:r w:rsidRPr="00361D83">
                <w:rPr>
                  <w:rFonts w:ascii="Courier New" w:hAnsi="Courier New" w:cs="Courier New"/>
                  <w:sz w:val="18"/>
                  <w:szCs w:val="18"/>
                  <w:lang w:val="ka-GE"/>
                </w:rPr>
                <w:t xml:space="preserve">        "family_name": null,</w:t>
              </w:r>
            </w:ins>
          </w:p>
          <w:p w14:paraId="09AEE7A1" w14:textId="77777777" w:rsidR="00DF3A1C" w:rsidRDefault="00DF3A1C" w:rsidP="00A9227C">
            <w:pPr>
              <w:jc w:val="both"/>
              <w:rPr>
                <w:ins w:id="637" w:author="Mikheil Kapanadze" w:date="2025-04-19T14:44:00Z" w16du:dateUtc="2025-04-19T10:44:00Z"/>
                <w:rFonts w:ascii="Courier New" w:hAnsi="Courier New" w:cs="Courier New"/>
                <w:sz w:val="18"/>
                <w:szCs w:val="18"/>
              </w:rPr>
            </w:pPr>
            <w:ins w:id="638" w:author="Mikheil Kapanadze" w:date="2025-04-19T14:44:00Z" w16du:dateUtc="2025-04-19T10:44:00Z">
              <w:r w:rsidRPr="00361D83">
                <w:rPr>
                  <w:rFonts w:ascii="Courier New" w:hAnsi="Courier New" w:cs="Courier New"/>
                  <w:sz w:val="18"/>
                  <w:szCs w:val="18"/>
                  <w:lang w:val="ka-GE"/>
                </w:rPr>
                <w:t xml:space="preserve">        "birthdate": null</w:t>
              </w:r>
              <w:r>
                <w:rPr>
                  <w:rFonts w:ascii="Courier New" w:hAnsi="Courier New" w:cs="Courier New"/>
                  <w:sz w:val="18"/>
                  <w:szCs w:val="18"/>
                </w:rPr>
                <w:t>,</w:t>
              </w:r>
            </w:ins>
          </w:p>
          <w:p w14:paraId="60438856" w14:textId="77777777" w:rsidR="00444CE5" w:rsidRDefault="00DF3A1C" w:rsidP="00444CE5">
            <w:pPr>
              <w:jc w:val="both"/>
              <w:rPr>
                <w:ins w:id="639" w:author="Mikheil Kapanadze" w:date="2025-04-19T14:47:00Z" w16du:dateUtc="2025-04-19T10:47:00Z"/>
                <w:rFonts w:ascii="Courier New" w:hAnsi="Courier New" w:cs="Courier New"/>
                <w:sz w:val="18"/>
                <w:szCs w:val="18"/>
                <w:lang w:val="ka-GE"/>
              </w:rPr>
            </w:pPr>
            <w:ins w:id="640" w:author="Mikheil Kapanadze" w:date="2025-04-19T14:44:00Z" w16du:dateUtc="2025-04-19T10:44:00Z">
              <w:r w:rsidRPr="00361D83">
                <w:rPr>
                  <w:rFonts w:ascii="Courier New" w:hAnsi="Courier New" w:cs="Courier New"/>
                  <w:sz w:val="18"/>
                  <w:szCs w:val="18"/>
                  <w:lang w:val="ka-GE"/>
                </w:rPr>
                <w:t xml:space="preserve">        "</w:t>
              </w:r>
              <w:r w:rsidRPr="00AB779F">
                <w:rPr>
                  <w:rFonts w:ascii="Courier New" w:hAnsi="Courier New" w:cs="Courier New"/>
                  <w:sz w:val="18"/>
                  <w:szCs w:val="18"/>
                  <w:lang w:val="ka-GE"/>
                </w:rPr>
                <w:t>personal_number</w:t>
              </w:r>
              <w:r w:rsidRPr="00361D83">
                <w:rPr>
                  <w:rFonts w:ascii="Courier New" w:hAnsi="Courier New" w:cs="Courier New"/>
                  <w:sz w:val="18"/>
                  <w:szCs w:val="18"/>
                  <w:lang w:val="ka-GE"/>
                </w:rPr>
                <w:t>": null</w:t>
              </w:r>
            </w:ins>
            <w:ins w:id="641" w:author="Mikheil Kapanadze" w:date="2025-04-19T14:47:00Z" w16du:dateUtc="2025-04-19T10:47:00Z">
              <w:r w:rsidR="00444CE5">
                <w:rPr>
                  <w:rFonts w:ascii="Courier New" w:hAnsi="Courier New" w:cs="Courier New"/>
                  <w:sz w:val="18"/>
                  <w:szCs w:val="18"/>
                  <w:lang w:val="ka-GE"/>
                </w:rPr>
                <w:t>,</w:t>
              </w:r>
            </w:ins>
          </w:p>
          <w:p w14:paraId="15F8C5A3" w14:textId="176D2FA0" w:rsidR="00DF3A1C" w:rsidRPr="005B1A93" w:rsidRDefault="00444CE5" w:rsidP="00A9227C">
            <w:pPr>
              <w:jc w:val="both"/>
              <w:rPr>
                <w:ins w:id="642" w:author="Mikheil Kapanadze" w:date="2025-04-19T14:44:00Z" w16du:dateUtc="2025-04-19T10:44:00Z"/>
                <w:rFonts w:ascii="Courier New" w:hAnsi="Courier New" w:cs="Courier New"/>
                <w:sz w:val="18"/>
                <w:szCs w:val="18"/>
              </w:rPr>
            </w:pPr>
            <w:ins w:id="643" w:author="Mikheil Kapanadze" w:date="2025-04-19T14:47:00Z" w16du:dateUtc="2025-04-19T10:47:00Z">
              <w:r>
                <w:rPr>
                  <w:rFonts w:ascii="Courier New" w:hAnsi="Courier New" w:cs="Courier New"/>
                  <w:sz w:val="18"/>
                  <w:szCs w:val="18"/>
                </w:rPr>
                <w:t xml:space="preserve">        </w:t>
              </w:r>
              <w:r w:rsidRPr="00361D83">
                <w:rPr>
                  <w:rFonts w:ascii="Courier New" w:hAnsi="Courier New" w:cs="Courier New"/>
                  <w:sz w:val="18"/>
                  <w:szCs w:val="18"/>
                  <w:lang w:val="ka-GE"/>
                </w:rPr>
                <w:t>"</w:t>
              </w:r>
              <w:r>
                <w:rPr>
                  <w:rFonts w:ascii="Courier New" w:hAnsi="Courier New" w:cs="Courier New"/>
                  <w:sz w:val="18"/>
                  <w:szCs w:val="18"/>
                  <w:lang w:val="ka-GE"/>
                </w:rPr>
                <w:t>nationalities</w:t>
              </w:r>
              <w:r w:rsidRPr="00361D83">
                <w:rPr>
                  <w:rFonts w:ascii="Courier New" w:hAnsi="Courier New" w:cs="Courier New"/>
                  <w:sz w:val="18"/>
                  <w:szCs w:val="18"/>
                  <w:lang w:val="ka-GE"/>
                </w:rPr>
                <w:t>": null</w:t>
              </w:r>
            </w:ins>
          </w:p>
          <w:p w14:paraId="03C2AFE5" w14:textId="77777777" w:rsidR="00DF3A1C" w:rsidRPr="00361D83" w:rsidRDefault="00DF3A1C" w:rsidP="00A9227C">
            <w:pPr>
              <w:jc w:val="both"/>
              <w:rPr>
                <w:ins w:id="644" w:author="Mikheil Kapanadze" w:date="2025-04-19T14:44:00Z" w16du:dateUtc="2025-04-19T10:44:00Z"/>
                <w:rFonts w:ascii="Courier New" w:hAnsi="Courier New" w:cs="Courier New"/>
                <w:sz w:val="18"/>
                <w:szCs w:val="18"/>
                <w:lang w:val="ka-GE"/>
              </w:rPr>
            </w:pPr>
            <w:ins w:id="645" w:author="Mikheil Kapanadze" w:date="2025-04-19T14:44:00Z" w16du:dateUtc="2025-04-19T10:44:00Z">
              <w:r w:rsidRPr="00361D83">
                <w:rPr>
                  <w:rFonts w:ascii="Courier New" w:hAnsi="Courier New" w:cs="Courier New"/>
                  <w:sz w:val="18"/>
                  <w:szCs w:val="18"/>
                  <w:lang w:val="ka-GE"/>
                </w:rPr>
                <w:t xml:space="preserve">      }</w:t>
              </w:r>
            </w:ins>
          </w:p>
          <w:p w14:paraId="5EE2A813" w14:textId="77777777" w:rsidR="00DF3A1C" w:rsidRPr="00361D83" w:rsidRDefault="00DF3A1C" w:rsidP="00A9227C">
            <w:pPr>
              <w:jc w:val="both"/>
              <w:rPr>
                <w:ins w:id="646" w:author="Mikheil Kapanadze" w:date="2025-04-19T14:44:00Z" w16du:dateUtc="2025-04-19T10:44:00Z"/>
                <w:rFonts w:ascii="Courier New" w:hAnsi="Courier New" w:cs="Courier New"/>
                <w:sz w:val="18"/>
                <w:szCs w:val="18"/>
                <w:lang w:val="ka-GE"/>
              </w:rPr>
            </w:pPr>
            <w:ins w:id="647" w:author="Mikheil Kapanadze" w:date="2025-04-19T14:44:00Z" w16du:dateUtc="2025-04-19T10:44:00Z">
              <w:r w:rsidRPr="00361D83">
                <w:rPr>
                  <w:rFonts w:ascii="Courier New" w:hAnsi="Courier New" w:cs="Courier New"/>
                  <w:sz w:val="18"/>
                  <w:szCs w:val="18"/>
                  <w:lang w:val="ka-GE"/>
                </w:rPr>
                <w:t xml:space="preserve">    }</w:t>
              </w:r>
            </w:ins>
          </w:p>
          <w:p w14:paraId="3856D079" w14:textId="77777777" w:rsidR="00DF3A1C" w:rsidRDefault="00DF3A1C" w:rsidP="00A9227C">
            <w:pPr>
              <w:jc w:val="both"/>
              <w:rPr>
                <w:ins w:id="648" w:author="Mikheil Kapanadze" w:date="2025-04-19T14:44:00Z" w16du:dateUtc="2025-04-19T10:44:00Z"/>
                <w:rFonts w:cs="Courier New"/>
                <w:sz w:val="18"/>
                <w:szCs w:val="18"/>
                <w:lang w:val="ka-GE"/>
              </w:rPr>
            </w:pPr>
            <w:ins w:id="649" w:author="Mikheil Kapanadze" w:date="2025-04-19T14:44:00Z" w16du:dateUtc="2025-04-19T10:44:00Z">
              <w:r w:rsidRPr="00361D83">
                <w:rPr>
                  <w:rFonts w:ascii="Courier New" w:hAnsi="Courier New" w:cs="Courier New"/>
                  <w:sz w:val="18"/>
                  <w:szCs w:val="18"/>
                  <w:lang w:val="ka-GE"/>
                </w:rPr>
                <w:t xml:space="preserve">  }</w:t>
              </w:r>
            </w:ins>
          </w:p>
          <w:p w14:paraId="75887730" w14:textId="77777777" w:rsidR="00DF3A1C" w:rsidRPr="009B3C82" w:rsidRDefault="00DF3A1C" w:rsidP="00A9227C">
            <w:pPr>
              <w:jc w:val="both"/>
              <w:rPr>
                <w:ins w:id="650" w:author="Mikheil Kapanadze" w:date="2025-04-19T14:44:00Z" w16du:dateUtc="2025-04-19T10:44:00Z"/>
                <w:rFonts w:cs="Courier New"/>
                <w:sz w:val="18"/>
                <w:szCs w:val="18"/>
                <w:lang w:val="ka-GE"/>
              </w:rPr>
            </w:pPr>
            <w:ins w:id="651" w:author="Mikheil Kapanadze" w:date="2025-04-19T14:44:00Z" w16du:dateUtc="2025-04-19T10:44:00Z">
              <w:r w:rsidRPr="00361D83">
                <w:rPr>
                  <w:rFonts w:ascii="Courier New" w:hAnsi="Courier New" w:cs="Courier New"/>
                  <w:sz w:val="18"/>
                  <w:szCs w:val="18"/>
                  <w:lang w:val="ka-GE"/>
                </w:rPr>
                <w:t>}</w:t>
              </w:r>
            </w:ins>
          </w:p>
        </w:tc>
      </w:tr>
    </w:tbl>
    <w:p w14:paraId="5DFD6A7A" w14:textId="77777777" w:rsidR="00DF3A1C" w:rsidRPr="00D82100" w:rsidRDefault="00DF3A1C" w:rsidP="004E0913">
      <w:pPr>
        <w:jc w:val="both"/>
        <w:rPr>
          <w:ins w:id="652" w:author="Mikheil Kapanadze" w:date="2025-03-05T16:41:00Z" w16du:dateUtc="2025-03-05T12:41:00Z"/>
          <w:lang w:val="ka-GE"/>
        </w:rPr>
      </w:pPr>
    </w:p>
    <w:p w14:paraId="620C5C3C" w14:textId="77777777" w:rsidR="00CD05EC" w:rsidRDefault="00CD05EC" w:rsidP="004E0913">
      <w:pPr>
        <w:jc w:val="both"/>
        <w:rPr>
          <w:ins w:id="653" w:author="Mikheil Kapanadze" w:date="2025-03-05T16:38:00Z" w16du:dateUtc="2025-03-05T12:38:00Z"/>
          <w:lang w:val="ka-GE"/>
        </w:rPr>
      </w:pPr>
    </w:p>
    <w:p w14:paraId="7361DF26" w14:textId="118D95A6" w:rsidR="00A473DB" w:rsidRPr="004E0913" w:rsidDel="009D5151" w:rsidRDefault="00A473DB" w:rsidP="004E0913">
      <w:pPr>
        <w:jc w:val="both"/>
        <w:rPr>
          <w:del w:id="654" w:author="Mikheil Kapanadze" w:date="2025-04-17T20:05:00Z" w16du:dateUtc="2025-04-17T16:05:00Z"/>
          <w:lang w:val="ka-GE"/>
        </w:rPr>
      </w:pPr>
    </w:p>
    <w:p w14:paraId="56C1BF6D" w14:textId="15CB8EBA" w:rsidR="004E0913" w:rsidRPr="00FB2603" w:rsidDel="004A7BE4" w:rsidRDefault="00AB0124" w:rsidP="00C54904">
      <w:pPr>
        <w:jc w:val="both"/>
        <w:rPr>
          <w:moveFrom w:id="655" w:author="Mikheil Kapanadze" w:date="2025-04-17T22:46:00Z" w16du:dateUtc="2025-04-17T18:46:00Z"/>
          <w:lang w:val="ka-GE"/>
        </w:rPr>
      </w:pPr>
      <w:moveFromRangeStart w:id="656" w:author="Mikheil Kapanadze" w:date="2025-04-17T22:46:00Z" w:name="move195822391"/>
      <w:moveFrom w:id="657" w:author="Mikheil Kapanadze" w:date="2025-04-17T22:46:00Z" w16du:dateUtc="2025-04-17T18:46:00Z">
        <w:r w:rsidRPr="009B3C82" w:rsidDel="004A7BE4">
          <w:rPr>
            <w:b/>
            <w:bCs/>
            <w:lang w:val="ka-GE"/>
          </w:rPr>
          <w:t>შესაძლოა</w:t>
        </w:r>
        <w:r w:rsidDel="004A7BE4">
          <w:rPr>
            <w:lang w:val="ka-GE"/>
          </w:rPr>
          <w:t xml:space="preserve"> </w:t>
        </w:r>
        <w:r w:rsidR="00086812" w:rsidDel="004A7BE4">
          <w:rPr>
            <w:lang w:val="ka-GE"/>
          </w:rPr>
          <w:t>იდენტობის პროვაიდერმა განახორციელოს ერთფაქტორიანი ავთენტიფიკაცია</w:t>
        </w:r>
        <w:r w:rsidR="007A091A" w:rsidDel="004A7BE4">
          <w:rPr>
            <w:lang w:val="ka-GE"/>
          </w:rPr>
          <w:t xml:space="preserve">, თუ </w:t>
        </w:r>
        <w:r w:rsidR="002337A3" w:rsidDel="004A7BE4">
          <w:rPr>
            <w:lang w:val="ka-GE"/>
          </w:rPr>
          <w:t xml:space="preserve">დაყრდნობილი მხარე </w:t>
        </w:r>
        <w:r w:rsidR="007A091A" w:rsidDel="004A7BE4">
          <w:rPr>
            <w:lang w:val="ka-GE"/>
          </w:rPr>
          <w:t>ინფორმაციის გამოთხოვა</w:t>
        </w:r>
        <w:r w:rsidR="002337A3" w:rsidDel="004A7BE4">
          <w:rPr>
            <w:lang w:val="ka-GE"/>
          </w:rPr>
          <w:t>ს</w:t>
        </w:r>
        <w:r w:rsidR="007A091A" w:rsidDel="004A7BE4">
          <w:rPr>
            <w:lang w:val="ka-GE"/>
          </w:rPr>
          <w:t xml:space="preserve"> მტკიცებულებების გარეშე</w:t>
        </w:r>
        <w:r w:rsidR="002337A3" w:rsidDel="004A7BE4">
          <w:rPr>
            <w:lang w:val="ka-GE"/>
          </w:rPr>
          <w:t xml:space="preserve"> ითხოვს</w:t>
        </w:r>
        <w:r w:rsidR="007A091A" w:rsidDel="004A7BE4">
          <w:rPr>
            <w:lang w:val="ka-GE"/>
          </w:rPr>
          <w:t xml:space="preserve">. </w:t>
        </w:r>
      </w:moveFrom>
    </w:p>
    <w:moveFromRangeEnd w:id="656"/>
    <w:p w14:paraId="0C547E55" w14:textId="77777777" w:rsidR="000D4080" w:rsidRDefault="000D4080" w:rsidP="00027BEA">
      <w:pPr>
        <w:jc w:val="both"/>
        <w:rPr>
          <w:ins w:id="658" w:author="Mikheil Kapanadze" w:date="2025-04-17T20:19:00Z" w16du:dateUtc="2025-04-17T16:19:00Z"/>
        </w:rPr>
      </w:pPr>
    </w:p>
    <w:p w14:paraId="7EA0DD2A" w14:textId="71A1EE63" w:rsidR="00263D07" w:rsidRDefault="00263D07" w:rsidP="00326095">
      <w:pPr>
        <w:pStyle w:val="Heading2"/>
        <w:rPr>
          <w:ins w:id="659" w:author="Mikheil Kapanadze" w:date="2025-04-17T20:20:00Z" w16du:dateUtc="2025-04-17T16:20:00Z"/>
        </w:rPr>
      </w:pPr>
      <w:bookmarkStart w:id="660" w:name="_Ref195819708"/>
      <w:bookmarkStart w:id="661" w:name="_Toc195970412"/>
      <w:ins w:id="662" w:author="Mikheil Kapanadze" w:date="2025-04-17T20:19:00Z" w16du:dateUtc="2025-04-17T16:19:00Z">
        <w:r>
          <w:t xml:space="preserve">ინფორმაციის </w:t>
        </w:r>
      </w:ins>
      <w:ins w:id="663" w:author="Mikheil Kapanadze" w:date="2025-04-17T21:23:00Z" w16du:dateUtc="2025-04-17T17:23:00Z">
        <w:r w:rsidR="00B6676A">
          <w:t xml:space="preserve">ხელახლა </w:t>
        </w:r>
      </w:ins>
      <w:ins w:id="664" w:author="Mikheil Kapanadze" w:date="2025-04-17T20:19:00Z" w16du:dateUtc="2025-04-17T16:19:00Z">
        <w:r>
          <w:t>გამოთხოვა</w:t>
        </w:r>
      </w:ins>
      <w:ins w:id="665" w:author="Mikheil Kapanadze" w:date="2025-04-17T22:00:00Z" w16du:dateUtc="2025-04-17T18:00:00Z">
        <w:r w:rsidR="00AE4434">
          <w:t xml:space="preserve"> სხვა მოცულობით</w:t>
        </w:r>
      </w:ins>
      <w:bookmarkEnd w:id="660"/>
      <w:bookmarkEnd w:id="661"/>
    </w:p>
    <w:p w14:paraId="516CD252" w14:textId="5AE564DA" w:rsidR="001F2B64" w:rsidRDefault="00A75376" w:rsidP="00A75376">
      <w:pPr>
        <w:jc w:val="both"/>
        <w:rPr>
          <w:ins w:id="666" w:author="Mikheil Kapanadze" w:date="2025-04-17T21:56:00Z" w16du:dateUtc="2025-04-17T17:56:00Z"/>
          <w:lang w:val="ka-GE"/>
        </w:rPr>
      </w:pPr>
      <w:moveToRangeStart w:id="667" w:author="Mikheil Kapanadze" w:date="2025-04-17T21:51:00Z" w:name="move195819127"/>
      <w:moveTo w:id="668" w:author="Mikheil Kapanadze" w:date="2025-04-17T21:51:00Z" w16du:dateUtc="2025-04-17T17:51:00Z">
        <w:r>
          <w:rPr>
            <w:lang w:val="ka-GE"/>
          </w:rPr>
          <w:t>იმ შემთხვევაში როდესაც დაყრდნობილ მხარეს თავიდანვე არ მოუთხოვია ანკეტის გამოთხოვა, მას შეუძლია ხელახლა წამოიწყოს ავთენტიფიკაციის პროცესი</w:t>
        </w:r>
      </w:moveTo>
      <w:ins w:id="669" w:author="Mikheil Kapanadze" w:date="2025-04-17T22:02:00Z" w16du:dateUtc="2025-04-17T18:02:00Z">
        <w:r w:rsidR="00DE619F">
          <w:rPr>
            <w:lang w:val="ka-GE"/>
          </w:rPr>
          <w:t xml:space="preserve">, მათ შორის, განსხვავებული </w:t>
        </w:r>
        <w:r w:rsidR="00DE619F" w:rsidRPr="00326095">
          <w:t>claims</w:t>
        </w:r>
        <w:r w:rsidR="00DE619F">
          <w:t xml:space="preserve"> </w:t>
        </w:r>
      </w:ins>
      <w:ins w:id="670" w:author="Mikheil Kapanadze" w:date="2025-04-17T22:03:00Z" w16du:dateUtc="2025-04-17T18:03:00Z">
        <w:r w:rsidR="00DE619F">
          <w:rPr>
            <w:lang w:val="ka-GE"/>
          </w:rPr>
          <w:t>პარამეტრების მითითებით</w:t>
        </w:r>
      </w:ins>
      <w:moveTo w:id="671" w:author="Mikheil Kapanadze" w:date="2025-04-17T21:51:00Z" w16du:dateUtc="2025-04-17T17:51:00Z">
        <w:del w:id="672" w:author="Mikheil Kapanadze" w:date="2025-04-17T21:52:00Z" w16du:dateUtc="2025-04-17T17:52:00Z">
          <w:r w:rsidDel="001F2B64">
            <w:rPr>
              <w:lang w:val="ka-GE"/>
            </w:rPr>
            <w:delText xml:space="preserve"> და  </w:delText>
          </w:r>
          <w:r w:rsidRPr="009B3C82" w:rsidDel="001F2B64">
            <w:rPr>
              <w:lang w:val="ka-GE"/>
            </w:rPr>
            <w:delText>scopes</w:delText>
          </w:r>
          <w:r w:rsidDel="001F2B64">
            <w:rPr>
              <w:lang w:val="ka-GE"/>
            </w:rPr>
            <w:delText xml:space="preserve"> პარამეტრში მიუთითოს</w:delText>
          </w:r>
          <w:r w:rsidRPr="009B3C82" w:rsidDel="001F2B64">
            <w:rPr>
              <w:lang w:val="ka-GE"/>
            </w:rPr>
            <w:delText xml:space="preserve"> </w:delText>
          </w:r>
          <w:r w:rsidDel="001F2B64">
            <w:fldChar w:fldCharType="begin"/>
          </w:r>
          <w:r w:rsidRPr="000B4D31" w:rsidDel="001F2B64">
            <w:rPr>
              <w:lang w:val="ka-GE"/>
            </w:rPr>
            <w:delInstrText>HYPERLINK "https://openfinance.ge/ns/scope/kyc"</w:delInstrText>
          </w:r>
        </w:del>
      </w:moveTo>
      <w:ins w:id="673" w:author="Mikheil Kapanadze" w:date="2025-04-17T21:51:00Z" w16du:dateUtc="2025-04-17T17:51:00Z">
        <w:del w:id="674" w:author="Mikheil Kapanadze" w:date="2025-04-17T21:52:00Z" w16du:dateUtc="2025-04-17T17:52:00Z"/>
      </w:ins>
      <w:moveTo w:id="675" w:author="Mikheil Kapanadze" w:date="2025-04-17T21:51:00Z" w16du:dateUtc="2025-04-17T17:51:00Z">
        <w:del w:id="676" w:author="Mikheil Kapanadze" w:date="2025-04-17T21:52:00Z" w16du:dateUtc="2025-04-17T17:52:00Z">
          <w:r w:rsidDel="001F2B64">
            <w:fldChar w:fldCharType="separate"/>
          </w:r>
          <w:r w:rsidRPr="00824897" w:rsidDel="001F2B64">
            <w:rPr>
              <w:rStyle w:val="Hyperlink"/>
              <w:lang w:val="ka-GE"/>
            </w:rPr>
            <w:delText>https://openfinance.ge/ns/</w:delText>
          </w:r>
          <w:r w:rsidRPr="009B3C82" w:rsidDel="001F2B64">
            <w:rPr>
              <w:rStyle w:val="Hyperlink"/>
              <w:lang w:val="ka-GE"/>
            </w:rPr>
            <w:delText>scope</w:delText>
          </w:r>
          <w:r w:rsidRPr="00824897" w:rsidDel="001F2B64">
            <w:rPr>
              <w:rStyle w:val="Hyperlink"/>
              <w:lang w:val="ka-GE"/>
            </w:rPr>
            <w:delText>/</w:delText>
          </w:r>
          <w:r w:rsidRPr="009B3C82" w:rsidDel="001F2B64">
            <w:rPr>
              <w:rStyle w:val="Hyperlink"/>
              <w:lang w:val="ka-GE"/>
            </w:rPr>
            <w:delText>kyc</w:delText>
          </w:r>
          <w:r w:rsidDel="001F2B64">
            <w:fldChar w:fldCharType="end"/>
          </w:r>
          <w:r w:rsidDel="001F2B64">
            <w:rPr>
              <w:lang w:val="ka-GE"/>
            </w:rPr>
            <w:delText xml:space="preserve"> </w:delText>
          </w:r>
        </w:del>
      </w:moveTo>
      <w:ins w:id="677" w:author="Mikheil Kapanadze" w:date="2025-04-17T21:52:00Z" w16du:dateUtc="2025-04-17T17:52:00Z">
        <w:r w:rsidR="001F2B64">
          <w:rPr>
            <w:lang w:val="ka-GE"/>
          </w:rPr>
          <w:t xml:space="preserve">. </w:t>
        </w:r>
      </w:ins>
      <w:moveTo w:id="678" w:author="Mikheil Kapanadze" w:date="2025-04-17T21:51:00Z" w16du:dateUtc="2025-04-17T17:51:00Z">
        <w:r>
          <w:rPr>
            <w:lang w:val="ka-GE"/>
          </w:rPr>
          <w:t xml:space="preserve">ავთენტიფიკაციის სრული პროცესის თავიდან აცილების მიზნით </w:t>
        </w:r>
        <w:r w:rsidRPr="00326095">
          <w:rPr>
            <w:b/>
            <w:bCs/>
            <w:lang w:val="ka-GE"/>
          </w:rPr>
          <w:t>უმჯობესია</w:t>
        </w:r>
        <w:r>
          <w:rPr>
            <w:lang w:val="ka-GE"/>
          </w:rPr>
          <w:t xml:space="preserve"> მან ასევე მომხმარებლის </w:t>
        </w:r>
        <w:r w:rsidRPr="009B3C82">
          <w:rPr>
            <w:lang w:val="ka-GE"/>
          </w:rPr>
          <w:t>id_token</w:t>
        </w:r>
        <w:r>
          <w:rPr>
            <w:lang w:val="ka-GE"/>
          </w:rPr>
          <w:t xml:space="preserve"> გადაცეს </w:t>
        </w:r>
        <w:r w:rsidRPr="009B3C82">
          <w:rPr>
            <w:lang w:val="ka-GE"/>
          </w:rPr>
          <w:t>id_token_hint</w:t>
        </w:r>
        <w:r>
          <w:rPr>
            <w:lang w:val="ka-GE"/>
          </w:rPr>
          <w:t xml:space="preserve"> პარამეტრად.</w:t>
        </w:r>
      </w:moveTo>
      <w:ins w:id="679" w:author="Mikheil Kapanadze" w:date="2025-04-17T21:53:00Z" w16du:dateUtc="2025-04-17T17:53:00Z">
        <w:r w:rsidR="00790D40">
          <w:rPr>
            <w:lang w:val="ka-GE"/>
          </w:rPr>
          <w:t xml:space="preserve"> დაყრდნობილმა მხარემ </w:t>
        </w:r>
        <w:r w:rsidR="00790D40" w:rsidRPr="00326095">
          <w:rPr>
            <w:b/>
            <w:bCs/>
            <w:lang w:val="ka-GE"/>
          </w:rPr>
          <w:t>არავითარ შემთხვევაში</w:t>
        </w:r>
        <w:r w:rsidR="00790D40">
          <w:rPr>
            <w:lang w:val="ka-GE"/>
          </w:rPr>
          <w:t xml:space="preserve"> არ უნდა გადასცეს </w:t>
        </w:r>
      </w:ins>
      <w:ins w:id="680" w:author="Mikheil Kapanadze" w:date="2025-04-17T21:54:00Z" w16du:dateUtc="2025-04-17T17:54:00Z">
        <w:r w:rsidR="00803453">
          <w:rPr>
            <w:lang w:val="ka-GE"/>
          </w:rPr>
          <w:t xml:space="preserve">შუალედური </w:t>
        </w:r>
        <w:r w:rsidR="00803453" w:rsidRPr="00326095">
          <w:rPr>
            <w:lang w:val="ka-GE"/>
          </w:rPr>
          <w:t>id_token (</w:t>
        </w:r>
        <w:r w:rsidR="00803453">
          <w:rPr>
            <w:lang w:val="ka-GE"/>
          </w:rPr>
          <w:t xml:space="preserve">იხ. </w:t>
        </w:r>
        <w:r w:rsidR="00803453">
          <w:rPr>
            <w:lang w:val="ka-GE"/>
          </w:rPr>
          <w:fldChar w:fldCharType="begin"/>
        </w:r>
        <w:r w:rsidR="00803453">
          <w:rPr>
            <w:lang w:val="ka-GE"/>
          </w:rPr>
          <w:instrText xml:space="preserve"> REF _Ref121310200 \r \h </w:instrText>
        </w:r>
      </w:ins>
      <w:r w:rsidR="00803453">
        <w:rPr>
          <w:lang w:val="ka-GE"/>
        </w:rPr>
      </w:r>
      <w:ins w:id="681" w:author="Mikheil Kapanadze" w:date="2025-04-17T21:54:00Z" w16du:dateUtc="2025-04-17T17:54:00Z">
        <w:r w:rsidR="00803453">
          <w:rPr>
            <w:lang w:val="ka-GE"/>
          </w:rPr>
          <w:fldChar w:fldCharType="separate"/>
        </w:r>
        <w:r w:rsidR="00803453">
          <w:rPr>
            <w:lang w:val="ka-GE"/>
          </w:rPr>
          <w:t>10.2.3</w:t>
        </w:r>
        <w:r w:rsidR="00803453">
          <w:rPr>
            <w:lang w:val="ka-GE"/>
          </w:rPr>
          <w:fldChar w:fldCharType="end"/>
        </w:r>
        <w:r w:rsidR="00803453">
          <w:rPr>
            <w:lang w:val="ka-GE"/>
          </w:rPr>
          <w:t xml:space="preserve"> თავი). </w:t>
        </w:r>
      </w:ins>
      <w:ins w:id="682" w:author="Mikheil Kapanadze" w:date="2025-04-17T21:56:00Z" w16du:dateUtc="2025-04-17T17:56:00Z">
        <w:r w:rsidR="00976C69" w:rsidRPr="00326095">
          <w:rPr>
            <w:b/>
            <w:bCs/>
            <w:lang w:val="ka-GE"/>
          </w:rPr>
          <w:t>შესაძლოა</w:t>
        </w:r>
        <w:r w:rsidR="00976C69">
          <w:rPr>
            <w:lang w:val="ka-GE"/>
          </w:rPr>
          <w:t xml:space="preserve"> </w:t>
        </w:r>
      </w:ins>
      <w:ins w:id="683" w:author="Mikheil Kapanadze" w:date="2025-04-17T21:55:00Z" w16du:dateUtc="2025-04-17T17:55:00Z">
        <w:r w:rsidR="00976C69">
          <w:rPr>
            <w:lang w:val="ka-GE"/>
          </w:rPr>
          <w:t>იდენტობის პროვაიდერ</w:t>
        </w:r>
      </w:ins>
      <w:ins w:id="684" w:author="Mikheil Kapanadze" w:date="2025-04-17T21:56:00Z" w16du:dateUtc="2025-04-17T17:56:00Z">
        <w:r w:rsidR="00976C69">
          <w:rPr>
            <w:lang w:val="ka-GE"/>
          </w:rPr>
          <w:t xml:space="preserve">მა </w:t>
        </w:r>
        <w:r w:rsidR="00976C69" w:rsidRPr="009B3C82">
          <w:rPr>
            <w:lang w:val="ka-GE"/>
          </w:rPr>
          <w:t>id_token_hint</w:t>
        </w:r>
        <w:r w:rsidR="00976C69">
          <w:rPr>
            <w:lang w:val="ka-GE"/>
          </w:rPr>
          <w:t xml:space="preserve"> პარამეტრს ყურადღება არ მიაქციოს.</w:t>
        </w:r>
      </w:ins>
    </w:p>
    <w:p w14:paraId="1C96C092" w14:textId="4ACFCEE1" w:rsidR="00A06DCD" w:rsidRPr="004A43C3" w:rsidRDefault="00A06DCD" w:rsidP="00A75376">
      <w:pPr>
        <w:jc w:val="both"/>
        <w:rPr>
          <w:moveTo w:id="685" w:author="Mikheil Kapanadze" w:date="2025-04-17T21:51:00Z" w16du:dateUtc="2025-04-17T17:51:00Z"/>
          <w:lang w:val="ka-GE"/>
        </w:rPr>
      </w:pPr>
      <w:ins w:id="686" w:author="Mikheil Kapanadze" w:date="2025-04-17T21:57:00Z" w16du:dateUtc="2025-04-17T17:57:00Z">
        <w:r>
          <w:rPr>
            <w:lang w:val="ka-GE"/>
          </w:rPr>
          <w:t xml:space="preserve">თუ </w:t>
        </w:r>
      </w:ins>
      <w:ins w:id="687" w:author="Mikheil Kapanadze" w:date="2025-04-17T21:56:00Z" w16du:dateUtc="2025-04-17T17:56:00Z">
        <w:r>
          <w:rPr>
            <w:lang w:val="ka-GE"/>
          </w:rPr>
          <w:t>იდენტობის პროვაიდერ</w:t>
        </w:r>
      </w:ins>
      <w:ins w:id="688" w:author="Mikheil Kapanadze" w:date="2025-04-17T21:57:00Z" w16du:dateUtc="2025-04-17T17:57:00Z">
        <w:r>
          <w:rPr>
            <w:lang w:val="ka-GE"/>
          </w:rPr>
          <w:t xml:space="preserve">ი მხარს უჭერს </w:t>
        </w:r>
        <w:r w:rsidRPr="00326095">
          <w:rPr>
            <w:lang w:val="ka-GE"/>
          </w:rPr>
          <w:t>id_token_hint</w:t>
        </w:r>
      </w:ins>
      <w:ins w:id="689" w:author="Mikheil Kapanadze" w:date="2025-04-17T21:56:00Z" w16du:dateUtc="2025-04-17T17:56:00Z">
        <w:r>
          <w:rPr>
            <w:lang w:val="ka-GE"/>
          </w:rPr>
          <w:t xml:space="preserve"> </w:t>
        </w:r>
      </w:ins>
      <w:ins w:id="690" w:author="Mikheil Kapanadze" w:date="2025-04-17T21:57:00Z" w16du:dateUtc="2025-04-17T17:57:00Z">
        <w:r>
          <w:rPr>
            <w:lang w:val="ka-GE"/>
          </w:rPr>
          <w:t xml:space="preserve">პარამეტრს, მან </w:t>
        </w:r>
        <w:r w:rsidRPr="00326095">
          <w:rPr>
            <w:b/>
            <w:bCs/>
            <w:lang w:val="ka-GE"/>
          </w:rPr>
          <w:t>არავითარ შემთხვევაში</w:t>
        </w:r>
        <w:r>
          <w:rPr>
            <w:lang w:val="ka-GE"/>
          </w:rPr>
          <w:t xml:space="preserve"> არ უნდა </w:t>
        </w:r>
      </w:ins>
      <w:ins w:id="691" w:author="Mikheil Kapanadze" w:date="2025-04-17T21:59:00Z" w16du:dateUtc="2025-04-17T17:59:00Z">
        <w:r w:rsidR="004A43C3">
          <w:rPr>
            <w:lang w:val="ka-GE"/>
          </w:rPr>
          <w:t>მოითხოვოს</w:t>
        </w:r>
      </w:ins>
      <w:ins w:id="692" w:author="Mikheil Kapanadze" w:date="2025-04-17T21:57:00Z" w16du:dateUtc="2025-04-17T17:57:00Z">
        <w:r>
          <w:rPr>
            <w:lang w:val="ka-GE"/>
          </w:rPr>
          <w:t xml:space="preserve"> რომ ავთენტიფიკაციის მეთოდი</w:t>
        </w:r>
      </w:ins>
      <w:ins w:id="693" w:author="Mikheil Kapanadze" w:date="2025-04-17T21:58:00Z" w16du:dateUtc="2025-04-17T17:58:00Z">
        <w:r w:rsidR="007E32CE">
          <w:rPr>
            <w:lang w:val="ka-GE"/>
          </w:rPr>
          <w:t>, რომელიც მოთხოვნილი იქნება განახლებული ავთენტიფიკაციის დროს (</w:t>
        </w:r>
        <w:r w:rsidR="009F41D7">
          <w:rPr>
            <w:lang w:val="ka-GE"/>
          </w:rPr>
          <w:t>მე-</w:t>
        </w:r>
        <w:r w:rsidR="009F41D7">
          <w:rPr>
            <w:lang w:val="ka-GE"/>
          </w:rPr>
          <w:fldChar w:fldCharType="begin"/>
        </w:r>
        <w:r w:rsidR="009F41D7">
          <w:rPr>
            <w:lang w:val="ka-GE"/>
          </w:rPr>
          <w:instrText xml:space="preserve"> REF _Ref195819531 \r \h </w:instrText>
        </w:r>
      </w:ins>
      <w:r w:rsidR="009F41D7">
        <w:rPr>
          <w:lang w:val="ka-GE"/>
        </w:rPr>
      </w:r>
      <w:ins w:id="694" w:author="Mikheil Kapanadze" w:date="2025-04-17T21:58:00Z" w16du:dateUtc="2025-04-17T17:58:00Z">
        <w:r w:rsidR="009F41D7">
          <w:rPr>
            <w:lang w:val="ka-GE"/>
          </w:rPr>
          <w:fldChar w:fldCharType="separate"/>
        </w:r>
        <w:r w:rsidR="009F41D7">
          <w:rPr>
            <w:lang w:val="ka-GE"/>
          </w:rPr>
          <w:t>10</w:t>
        </w:r>
        <w:r w:rsidR="009F41D7">
          <w:rPr>
            <w:lang w:val="ka-GE"/>
          </w:rPr>
          <w:fldChar w:fldCharType="end"/>
        </w:r>
        <w:r w:rsidR="009F41D7">
          <w:rPr>
            <w:lang w:val="ka-GE"/>
          </w:rPr>
          <w:t xml:space="preserve"> თავის შესაბამისად)</w:t>
        </w:r>
      </w:ins>
      <w:ins w:id="695" w:author="Mikheil Kapanadze" w:date="2025-04-17T22:03:00Z" w16du:dateUtc="2025-04-17T18:03:00Z">
        <w:r w:rsidR="00676793">
          <w:rPr>
            <w:lang w:val="ka-GE"/>
          </w:rPr>
          <w:t xml:space="preserve">, ასევე </w:t>
        </w:r>
        <w:r w:rsidR="00676793" w:rsidRPr="00326095">
          <w:rPr>
            <w:lang w:val="ka-GE"/>
          </w:rPr>
          <w:t>claims</w:t>
        </w:r>
        <w:r w:rsidR="00676793">
          <w:rPr>
            <w:lang w:val="ka-GE"/>
          </w:rPr>
          <w:t xml:space="preserve"> </w:t>
        </w:r>
      </w:ins>
      <w:ins w:id="696" w:author="Mikheil Kapanadze" w:date="2025-04-17T22:04:00Z" w16du:dateUtc="2025-04-17T18:04:00Z">
        <w:r w:rsidR="00EB106D">
          <w:rPr>
            <w:lang w:val="ka-GE"/>
          </w:rPr>
          <w:t>ან/</w:t>
        </w:r>
      </w:ins>
      <w:ins w:id="697" w:author="Mikheil Kapanadze" w:date="2025-04-17T22:03:00Z" w16du:dateUtc="2025-04-17T18:03:00Z">
        <w:r w:rsidR="00676793">
          <w:rPr>
            <w:lang w:val="ka-GE"/>
          </w:rPr>
          <w:t xml:space="preserve">და </w:t>
        </w:r>
      </w:ins>
      <w:ins w:id="698" w:author="Mikheil Kapanadze" w:date="2025-04-17T22:04:00Z" w16du:dateUtc="2025-04-17T18:04:00Z">
        <w:r w:rsidR="00EB106D" w:rsidRPr="00326095">
          <w:rPr>
            <w:lang w:val="ka-GE"/>
          </w:rPr>
          <w:t>scope</w:t>
        </w:r>
      </w:ins>
      <w:ins w:id="699" w:author="Mikheil Kapanadze" w:date="2025-04-17T21:58:00Z" w16du:dateUtc="2025-04-17T17:58:00Z">
        <w:r w:rsidR="009F41D7">
          <w:rPr>
            <w:lang w:val="ka-GE"/>
          </w:rPr>
          <w:t xml:space="preserve"> </w:t>
        </w:r>
      </w:ins>
      <w:ins w:id="700" w:author="Mikheil Kapanadze" w:date="2025-04-17T21:59:00Z" w16du:dateUtc="2025-04-17T17:59:00Z">
        <w:r w:rsidR="004A43C3">
          <w:rPr>
            <w:lang w:val="ka-GE"/>
          </w:rPr>
          <w:t>იგივე იყოს, რაც იყო</w:t>
        </w:r>
      </w:ins>
      <w:ins w:id="701" w:author="Mikheil Kapanadze" w:date="2025-04-17T22:04:00Z" w16du:dateUtc="2025-04-17T18:04:00Z">
        <w:r w:rsidR="006234F8">
          <w:rPr>
            <w:lang w:val="ka-GE"/>
          </w:rPr>
          <w:t xml:space="preserve"> იმ ავთენტიფიკაციაში, რომელსაც მიუთითებს</w:t>
        </w:r>
      </w:ins>
      <w:ins w:id="702" w:author="Mikheil Kapanadze" w:date="2025-04-17T21:59:00Z" w16du:dateUtc="2025-04-17T17:59:00Z">
        <w:r w:rsidR="004A43C3">
          <w:rPr>
            <w:lang w:val="ka-GE"/>
          </w:rPr>
          <w:t xml:space="preserve"> </w:t>
        </w:r>
        <w:r w:rsidR="004A43C3" w:rsidRPr="004A43C3">
          <w:rPr>
            <w:lang w:val="ka-GE"/>
          </w:rPr>
          <w:t>id_token_hint</w:t>
        </w:r>
        <w:r w:rsidR="004A43C3">
          <w:rPr>
            <w:lang w:val="ka-GE"/>
          </w:rPr>
          <w:t>-ში გა</w:t>
        </w:r>
      </w:ins>
      <w:ins w:id="703" w:author="Mikheil Kapanadze" w:date="2025-04-17T22:04:00Z" w16du:dateUtc="2025-04-17T18:04:00Z">
        <w:r w:rsidR="006234F8">
          <w:rPr>
            <w:lang w:val="ka-GE"/>
          </w:rPr>
          <w:t>და</w:t>
        </w:r>
      </w:ins>
      <w:ins w:id="704" w:author="Mikheil Kapanadze" w:date="2025-04-17T21:59:00Z" w16du:dateUtc="2025-04-17T17:59:00Z">
        <w:r w:rsidR="004A43C3">
          <w:rPr>
            <w:lang w:val="ka-GE"/>
          </w:rPr>
          <w:t xml:space="preserve">ცემული </w:t>
        </w:r>
        <w:r w:rsidR="004A43C3" w:rsidRPr="00326095">
          <w:rPr>
            <w:lang w:val="ka-GE"/>
          </w:rPr>
          <w:t>i</w:t>
        </w:r>
        <w:r w:rsidR="004A43C3">
          <w:rPr>
            <w:lang w:val="ka-GE"/>
          </w:rPr>
          <w:t>d</w:t>
        </w:r>
        <w:r w:rsidR="004A43C3" w:rsidRPr="00326095">
          <w:rPr>
            <w:lang w:val="ka-GE"/>
          </w:rPr>
          <w:t>_token</w:t>
        </w:r>
        <w:r w:rsidR="004A43C3">
          <w:rPr>
            <w:lang w:val="ka-GE"/>
          </w:rPr>
          <w:t xml:space="preserve"> -ის </w:t>
        </w:r>
      </w:ins>
      <w:ins w:id="705" w:author="Mikheil Kapanadze" w:date="2025-04-17T22:04:00Z" w16du:dateUtc="2025-04-17T18:04:00Z">
        <w:r w:rsidR="006234F8">
          <w:rPr>
            <w:lang w:val="ka-GE"/>
          </w:rPr>
          <w:t>მნიშვნელობა</w:t>
        </w:r>
      </w:ins>
      <w:ins w:id="706" w:author="Mikheil Kapanadze" w:date="2025-04-17T21:59:00Z" w16du:dateUtc="2025-04-17T17:59:00Z">
        <w:r w:rsidR="004A43C3">
          <w:rPr>
            <w:lang w:val="ka-GE"/>
          </w:rPr>
          <w:t>.</w:t>
        </w:r>
      </w:ins>
    </w:p>
    <w:moveToRangeEnd w:id="667"/>
    <w:p w14:paraId="1BAF5E02" w14:textId="6FA4F682" w:rsidR="00575990" w:rsidRPr="00326095" w:rsidRDefault="00575990" w:rsidP="00027BEA">
      <w:pPr>
        <w:jc w:val="both"/>
        <w:rPr>
          <w:lang w:val="ka-GE"/>
        </w:rPr>
      </w:pPr>
    </w:p>
    <w:p w14:paraId="2F4569FD" w14:textId="6BAD0BA2" w:rsidR="009B5698" w:rsidRDefault="009B5698" w:rsidP="009B3C82">
      <w:pPr>
        <w:pStyle w:val="Heading1"/>
        <w:rPr>
          <w:lang w:val="ka-GE"/>
        </w:rPr>
      </w:pPr>
      <w:bookmarkStart w:id="707" w:name="_Toc195970413"/>
      <w:r>
        <w:rPr>
          <w:lang w:val="ka-GE"/>
        </w:rPr>
        <w:t>მომხმარებლის ანკეტის გამოთხოვა</w:t>
      </w:r>
      <w:bookmarkEnd w:id="707"/>
    </w:p>
    <w:p w14:paraId="5F784D83" w14:textId="446DC0E6" w:rsidR="00A24E32" w:rsidRDefault="00A24E32" w:rsidP="00027BEA">
      <w:pPr>
        <w:jc w:val="both"/>
        <w:rPr>
          <w:lang w:val="ka-GE"/>
        </w:rPr>
      </w:pPr>
      <w:r>
        <w:rPr>
          <w:lang w:val="ka-GE"/>
        </w:rPr>
        <w:t xml:space="preserve">მომხმარებლის ანკეტა არის </w:t>
      </w:r>
      <w:r w:rsidR="00D21DA1">
        <w:rPr>
          <w:lang w:val="ka-GE"/>
        </w:rPr>
        <w:t xml:space="preserve">დოკუმენტი, რომელსაც იდენტობის პროვაიდერი ადგენს </w:t>
      </w:r>
      <w:r w:rsidR="00583135">
        <w:rPr>
          <w:lang w:val="ka-GE"/>
        </w:rPr>
        <w:t xml:space="preserve">ამ მომხმარებლის შესახებ. ფინანსურ ინსტიტუტებში </w:t>
      </w:r>
      <w:r w:rsidR="00E31F74">
        <w:rPr>
          <w:lang w:val="ka-GE"/>
        </w:rPr>
        <w:t xml:space="preserve">მომხმარებლის ანკეტა დგება საქართველოს კანონმდებლობის შესაბამისად, </w:t>
      </w:r>
      <w:r w:rsidR="00BB1561">
        <w:rPr>
          <w:lang w:val="ka-GE"/>
        </w:rPr>
        <w:t>უკანონო შემოსავლების ლეგალიზაციის, ფულის გათეთრების და სხვა ფინანსური დანაშაულის წინააღმდეგ ბრძოლის მიზნით.</w:t>
      </w:r>
    </w:p>
    <w:p w14:paraId="46DBE966" w14:textId="3CC28B56" w:rsidR="00F108D3" w:rsidRDefault="009E09D5" w:rsidP="00027BEA">
      <w:pPr>
        <w:jc w:val="both"/>
        <w:rPr>
          <w:lang w:val="ka-GE"/>
        </w:rPr>
      </w:pPr>
      <w:r>
        <w:rPr>
          <w:lang w:val="ka-GE"/>
        </w:rPr>
        <w:t>მომხმარებლის ანკეტის გამოთხოვა</w:t>
      </w:r>
      <w:r w:rsidR="005101B4">
        <w:rPr>
          <w:lang w:val="ka-GE"/>
        </w:rPr>
        <w:t>ზე უფლების მოპოვება</w:t>
      </w:r>
      <w:r>
        <w:rPr>
          <w:lang w:val="ka-GE"/>
        </w:rPr>
        <w:t xml:space="preserve"> </w:t>
      </w:r>
      <w:r w:rsidR="005101B4">
        <w:rPr>
          <w:lang w:val="ka-GE"/>
        </w:rPr>
        <w:t>შეიძლება მოხდეს:</w:t>
      </w:r>
    </w:p>
    <w:p w14:paraId="7F00C62F" w14:textId="64853C79" w:rsidR="005101B4" w:rsidRDefault="005101B4" w:rsidP="005101B4">
      <w:pPr>
        <w:pStyle w:val="ListParagraph"/>
        <w:numPr>
          <w:ilvl w:val="0"/>
          <w:numId w:val="23"/>
        </w:numPr>
        <w:jc w:val="both"/>
        <w:rPr>
          <w:lang w:val="ka-GE"/>
        </w:rPr>
      </w:pPr>
      <w:r>
        <w:rPr>
          <w:lang w:val="ka-GE"/>
        </w:rPr>
        <w:t xml:space="preserve">უშუალოდ </w:t>
      </w:r>
      <w:r w:rsidR="005D5E88">
        <w:rPr>
          <w:lang w:val="ka-GE"/>
        </w:rPr>
        <w:t xml:space="preserve">პირველადი </w:t>
      </w:r>
      <w:r>
        <w:rPr>
          <w:lang w:val="ka-GE"/>
        </w:rPr>
        <w:t>ავთენტიფიკაციის</w:t>
      </w:r>
      <w:r w:rsidR="005D5E88">
        <w:rPr>
          <w:lang w:val="ka-GE"/>
        </w:rPr>
        <w:t xml:space="preserve"> მოთხოვნასთან</w:t>
      </w:r>
      <w:r>
        <w:rPr>
          <w:lang w:val="ka-GE"/>
        </w:rPr>
        <w:t xml:space="preserve"> </w:t>
      </w:r>
      <w:r w:rsidR="005D5E88">
        <w:rPr>
          <w:lang w:val="ka-GE"/>
        </w:rPr>
        <w:t>ერთად</w:t>
      </w:r>
    </w:p>
    <w:p w14:paraId="26FAC00F" w14:textId="2530AD61" w:rsidR="00D62E3C" w:rsidRDefault="00D62E3C" w:rsidP="005101B4">
      <w:pPr>
        <w:pStyle w:val="ListParagraph"/>
        <w:numPr>
          <w:ilvl w:val="0"/>
          <w:numId w:val="23"/>
        </w:numPr>
        <w:jc w:val="both"/>
        <w:rPr>
          <w:lang w:val="ka-GE"/>
        </w:rPr>
      </w:pPr>
      <w:r>
        <w:rPr>
          <w:lang w:val="ka-GE"/>
        </w:rPr>
        <w:t xml:space="preserve">მოგვიანებით, </w:t>
      </w:r>
      <w:r w:rsidR="003E70EC">
        <w:rPr>
          <w:lang w:val="ka-GE"/>
        </w:rPr>
        <w:t>დამატებითი ავტორიზაციის გზით</w:t>
      </w:r>
    </w:p>
    <w:p w14:paraId="6C014FE3" w14:textId="1FE5B6FE" w:rsidR="00E07534" w:rsidRDefault="000831B3" w:rsidP="009B3C82">
      <w:pPr>
        <w:jc w:val="both"/>
        <w:rPr>
          <w:ins w:id="708" w:author="Mikheil Kapanadze" w:date="2025-04-17T22:00:00Z" w16du:dateUtc="2025-04-17T18:00:00Z"/>
          <w:lang w:val="ka-GE"/>
        </w:rPr>
      </w:pPr>
      <w:r>
        <w:rPr>
          <w:lang w:val="ka-GE"/>
        </w:rPr>
        <w:t xml:space="preserve">როგორც ერთ, ისე მეორე შემთხვევაში, დაყრდნობილი მხარე თავის სურვილს მიიღოს მომხმარებლის ანკეტა გამოხატავს </w:t>
      </w:r>
      <w:r w:rsidRPr="009B3C82">
        <w:rPr>
          <w:lang w:val="ka-GE"/>
        </w:rPr>
        <w:t>scopes</w:t>
      </w:r>
      <w:r>
        <w:rPr>
          <w:lang w:val="ka-GE"/>
        </w:rPr>
        <w:t xml:space="preserve"> პარამეტრში შემდეგი მნიშვნელობის მითითებით:</w:t>
      </w:r>
      <w:r w:rsidR="003322A0" w:rsidRPr="009B3C82">
        <w:rPr>
          <w:lang w:val="ka-GE"/>
        </w:rPr>
        <w:t xml:space="preserve"> </w:t>
      </w:r>
      <w:r w:rsidR="00824897">
        <w:fldChar w:fldCharType="begin"/>
      </w:r>
      <w:r w:rsidR="00824897" w:rsidRPr="00330FF6">
        <w:rPr>
          <w:lang w:val="ka-GE"/>
          <w:rPrChange w:id="709" w:author="Mikheil Kapanadze" w:date="2025-04-19T15:52:00Z" w16du:dateUtc="2025-04-19T11:52:00Z">
            <w:rPr/>
          </w:rPrChange>
        </w:rPr>
        <w:instrText>HYPERLINK "https://openfinance.ge/ns/scope/kyc"</w:instrText>
      </w:r>
      <w:r w:rsidR="00824897">
        <w:fldChar w:fldCharType="separate"/>
      </w:r>
      <w:r w:rsidR="00824897" w:rsidRPr="00824897">
        <w:rPr>
          <w:rStyle w:val="Hyperlink"/>
          <w:lang w:val="ka-GE"/>
        </w:rPr>
        <w:t>https://openfinance.ge/ns/</w:t>
      </w:r>
      <w:r w:rsidR="00824897" w:rsidRPr="009B3C82">
        <w:rPr>
          <w:rStyle w:val="Hyperlink"/>
          <w:lang w:val="ka-GE"/>
        </w:rPr>
        <w:t>scope</w:t>
      </w:r>
      <w:r w:rsidR="00824897" w:rsidRPr="00824897">
        <w:rPr>
          <w:rStyle w:val="Hyperlink"/>
          <w:lang w:val="ka-GE"/>
        </w:rPr>
        <w:t>/</w:t>
      </w:r>
      <w:r w:rsidR="00824897" w:rsidRPr="009B3C82">
        <w:rPr>
          <w:rStyle w:val="Hyperlink"/>
          <w:lang w:val="ka-GE"/>
        </w:rPr>
        <w:t>kyc</w:t>
      </w:r>
      <w:r w:rsidR="00824897">
        <w:fldChar w:fldCharType="end"/>
      </w:r>
      <w:r w:rsidR="00C60B9F" w:rsidRPr="009B3C82">
        <w:rPr>
          <w:lang w:val="ka-GE"/>
        </w:rPr>
        <w:t xml:space="preserve">. </w:t>
      </w:r>
      <w:r w:rsidR="00C60B9F">
        <w:rPr>
          <w:lang w:val="ka-GE"/>
        </w:rPr>
        <w:t xml:space="preserve">ასეთ შემთხვევაში </w:t>
      </w:r>
      <w:r w:rsidR="00C60B9F" w:rsidRPr="009B3C82">
        <w:rPr>
          <w:b/>
          <w:bCs/>
          <w:lang w:val="ka-GE"/>
        </w:rPr>
        <w:t>აუცილებელია</w:t>
      </w:r>
      <w:r w:rsidR="00C60B9F">
        <w:rPr>
          <w:lang w:val="ka-GE"/>
        </w:rPr>
        <w:t xml:space="preserve"> იდენტობის პროვაიდერმა განახორციელოს მომხმარებლის ძლიერი ავთენტიფიკაცია, საქართველოს კანონმდებლობის შესაბამისად.</w:t>
      </w:r>
    </w:p>
    <w:p w14:paraId="17245F5B" w14:textId="73057BF4" w:rsidR="00067EC6" w:rsidRPr="00C60B9F" w:rsidRDefault="00067EC6" w:rsidP="009B3C82">
      <w:pPr>
        <w:jc w:val="both"/>
        <w:rPr>
          <w:lang w:val="ka-GE"/>
        </w:rPr>
      </w:pPr>
      <w:commentRangeStart w:id="710"/>
      <w:ins w:id="711" w:author="Mikheil Kapanadze" w:date="2025-04-17T22:00:00Z" w16du:dateUtc="2025-04-17T18:00:00Z">
        <w:r w:rsidRPr="00067EC6">
          <w:rPr>
            <w:lang w:val="ka-GE"/>
          </w:rPr>
          <w:t>იმ შემთხვევაში როდესაც დაყრდნობილ მხარეს თავიდანვე არ მოუთხოვია ანკეტის გამოთხოვა,</w:t>
        </w:r>
        <w:r>
          <w:rPr>
            <w:lang w:val="ka-GE"/>
          </w:rPr>
          <w:t xml:space="preserve"> მას შეუძლია იმოქმედოს </w:t>
        </w:r>
      </w:ins>
      <w:ins w:id="712" w:author="Mikheil Kapanadze" w:date="2025-04-17T22:01:00Z" w16du:dateUtc="2025-04-17T18:01:00Z">
        <w:r w:rsidR="001D3B68">
          <w:rPr>
            <w:lang w:val="ka-GE"/>
          </w:rPr>
          <w:t xml:space="preserve">თავი </w:t>
        </w:r>
        <w:r w:rsidR="001D3B68">
          <w:rPr>
            <w:lang w:val="ka-GE"/>
          </w:rPr>
          <w:fldChar w:fldCharType="begin"/>
        </w:r>
        <w:r w:rsidR="001D3B68">
          <w:rPr>
            <w:lang w:val="ka-GE"/>
          </w:rPr>
          <w:instrText xml:space="preserve"> REF _Ref195819708 \r \h </w:instrText>
        </w:r>
      </w:ins>
      <w:r w:rsidR="001D3B68">
        <w:rPr>
          <w:lang w:val="ka-GE"/>
        </w:rPr>
      </w:r>
      <w:ins w:id="713" w:author="Mikheil Kapanadze" w:date="2025-04-17T22:01:00Z" w16du:dateUtc="2025-04-17T18:01:00Z">
        <w:r w:rsidR="001D3B68">
          <w:rPr>
            <w:lang w:val="ka-GE"/>
          </w:rPr>
          <w:fldChar w:fldCharType="separate"/>
        </w:r>
        <w:r w:rsidR="001D3B68">
          <w:rPr>
            <w:lang w:val="ka-GE"/>
          </w:rPr>
          <w:t>6.7</w:t>
        </w:r>
        <w:r w:rsidR="001D3B68">
          <w:rPr>
            <w:lang w:val="ka-GE"/>
          </w:rPr>
          <w:fldChar w:fldCharType="end"/>
        </w:r>
        <w:r w:rsidR="001D3B68">
          <w:rPr>
            <w:lang w:val="ka-GE"/>
          </w:rPr>
          <w:t>-ის შესაბამისად.</w:t>
        </w:r>
      </w:ins>
    </w:p>
    <w:p w14:paraId="3DE814DE" w14:textId="7B72245A" w:rsidR="00875CCA" w:rsidRPr="009B3C82" w:rsidDel="00A75376" w:rsidRDefault="009540F6" w:rsidP="00875CCA">
      <w:pPr>
        <w:jc w:val="both"/>
        <w:rPr>
          <w:moveFrom w:id="714" w:author="Mikheil Kapanadze" w:date="2025-04-17T21:51:00Z" w16du:dateUtc="2025-04-17T17:51:00Z"/>
          <w:lang w:val="ka-GE"/>
        </w:rPr>
      </w:pPr>
      <w:moveFromRangeStart w:id="715" w:author="Mikheil Kapanadze" w:date="2025-04-17T21:51:00Z" w:name="move195819127"/>
      <w:moveFrom w:id="716" w:author="Mikheil Kapanadze" w:date="2025-04-17T21:51:00Z" w16du:dateUtc="2025-04-17T17:51:00Z">
        <w:r w:rsidDel="00A75376">
          <w:rPr>
            <w:lang w:val="ka-GE"/>
          </w:rPr>
          <w:t xml:space="preserve">იმ შემთხვევაში როდესაც </w:t>
        </w:r>
        <w:r w:rsidR="000D6C20" w:rsidDel="00A75376">
          <w:rPr>
            <w:lang w:val="ka-GE"/>
          </w:rPr>
          <w:t>დაყრდნობილ მხარეს</w:t>
        </w:r>
        <w:r w:rsidDel="00A75376">
          <w:rPr>
            <w:lang w:val="ka-GE"/>
          </w:rPr>
          <w:t xml:space="preserve"> თავიდან</w:t>
        </w:r>
        <w:r w:rsidR="000D6C20" w:rsidDel="00A75376">
          <w:rPr>
            <w:lang w:val="ka-GE"/>
          </w:rPr>
          <w:t>ვე</w:t>
        </w:r>
        <w:r w:rsidDel="00A75376">
          <w:rPr>
            <w:lang w:val="ka-GE"/>
          </w:rPr>
          <w:t xml:space="preserve"> არ მოუთხოვია ანკეტის გამოთხოვა</w:t>
        </w:r>
        <w:r w:rsidR="000D6C20" w:rsidDel="00A75376">
          <w:rPr>
            <w:lang w:val="ka-GE"/>
          </w:rPr>
          <w:t>, მას შეუძლია ხელახლა წამოიწყოს ავთენტიფიკაციის პროცეს</w:t>
        </w:r>
        <w:r w:rsidR="00875CCA" w:rsidDel="00A75376">
          <w:rPr>
            <w:lang w:val="ka-GE"/>
          </w:rPr>
          <w:t xml:space="preserve">ი და  </w:t>
        </w:r>
        <w:r w:rsidR="00875CCA" w:rsidRPr="009B3C82" w:rsidDel="00A75376">
          <w:rPr>
            <w:lang w:val="ka-GE"/>
          </w:rPr>
          <w:t>scopes</w:t>
        </w:r>
        <w:r w:rsidR="00875CCA" w:rsidDel="00A75376">
          <w:rPr>
            <w:lang w:val="ka-GE"/>
          </w:rPr>
          <w:t xml:space="preserve"> პარამეტრში მიუთითოს</w:t>
        </w:r>
        <w:r w:rsidR="00875CCA" w:rsidRPr="009B3C82" w:rsidDel="00A75376">
          <w:rPr>
            <w:lang w:val="ka-GE"/>
          </w:rPr>
          <w:t xml:space="preserve"> </w:t>
        </w:r>
        <w:r w:rsidR="00824897" w:rsidDel="00A75376">
          <w:fldChar w:fldCharType="begin"/>
        </w:r>
        <w:r w:rsidR="00824897" w:rsidRPr="00326095" w:rsidDel="00A75376">
          <w:rPr>
            <w:lang w:val="ka-GE"/>
          </w:rPr>
          <w:instrText>HYPERLINK "https://openfinance.ge/ns/scope/kyc"</w:instrText>
        </w:r>
      </w:moveFrom>
      <w:del w:id="717" w:author="Mikheil Kapanadze" w:date="2025-04-17T21:51:00Z" w16du:dateUtc="2025-04-17T17:51:00Z"/>
      <w:moveFrom w:id="718" w:author="Mikheil Kapanadze" w:date="2025-04-17T21:51:00Z" w16du:dateUtc="2025-04-17T17:51:00Z">
        <w:r w:rsidR="00824897" w:rsidDel="00A75376">
          <w:fldChar w:fldCharType="separate"/>
        </w:r>
        <w:r w:rsidR="00824897" w:rsidRPr="00824897" w:rsidDel="00A75376">
          <w:rPr>
            <w:rStyle w:val="Hyperlink"/>
            <w:lang w:val="ka-GE"/>
          </w:rPr>
          <w:t>https://openfinance.ge/ns/</w:t>
        </w:r>
        <w:r w:rsidR="00824897" w:rsidRPr="009B3C82" w:rsidDel="00A75376">
          <w:rPr>
            <w:rStyle w:val="Hyperlink"/>
            <w:lang w:val="ka-GE"/>
          </w:rPr>
          <w:t>scope</w:t>
        </w:r>
        <w:r w:rsidR="00824897" w:rsidRPr="00824897" w:rsidDel="00A75376">
          <w:rPr>
            <w:rStyle w:val="Hyperlink"/>
            <w:lang w:val="ka-GE"/>
          </w:rPr>
          <w:t>/</w:t>
        </w:r>
        <w:r w:rsidR="00824897" w:rsidRPr="009B3C82" w:rsidDel="00A75376">
          <w:rPr>
            <w:rStyle w:val="Hyperlink"/>
            <w:lang w:val="ka-GE"/>
          </w:rPr>
          <w:t>kyc</w:t>
        </w:r>
        <w:r w:rsidR="00824897" w:rsidDel="00A75376">
          <w:fldChar w:fldCharType="end"/>
        </w:r>
        <w:r w:rsidR="00875CCA" w:rsidDel="00A75376">
          <w:rPr>
            <w:lang w:val="ka-GE"/>
          </w:rPr>
          <w:t xml:space="preserve"> ავთენტიფიკაციის სრული პროცესის თავიდან აცილების მიზნით უმჯობესია მან ასევე მომხმარებლის </w:t>
        </w:r>
        <w:r w:rsidR="00875CCA" w:rsidRPr="009B3C82" w:rsidDel="00A75376">
          <w:rPr>
            <w:lang w:val="ka-GE"/>
          </w:rPr>
          <w:t>id_token</w:t>
        </w:r>
        <w:r w:rsidR="00875CCA" w:rsidDel="00A75376">
          <w:rPr>
            <w:lang w:val="ka-GE"/>
          </w:rPr>
          <w:t xml:space="preserve"> გადაცეს </w:t>
        </w:r>
        <w:r w:rsidR="00875CCA" w:rsidRPr="009B3C82" w:rsidDel="00A75376">
          <w:rPr>
            <w:lang w:val="ka-GE"/>
          </w:rPr>
          <w:t>id_token_hint</w:t>
        </w:r>
        <w:r w:rsidR="00875CCA" w:rsidDel="00A75376">
          <w:rPr>
            <w:lang w:val="ka-GE"/>
          </w:rPr>
          <w:t xml:space="preserve"> პარამეტრად.</w:t>
        </w:r>
      </w:moveFrom>
      <w:bookmarkStart w:id="719" w:name="_Toc195821582"/>
      <w:bookmarkStart w:id="720" w:name="_Toc195822871"/>
      <w:bookmarkStart w:id="721" w:name="_Toc195968624"/>
      <w:commentRangeEnd w:id="710"/>
      <w:r w:rsidR="008B10F9">
        <w:rPr>
          <w:rStyle w:val="CommentReference"/>
        </w:rPr>
        <w:commentReference w:id="710"/>
      </w:r>
      <w:bookmarkEnd w:id="719"/>
      <w:bookmarkEnd w:id="720"/>
      <w:bookmarkEnd w:id="721"/>
    </w:p>
    <w:p w14:paraId="3812E042" w14:textId="740D59CA" w:rsidR="00F2038C" w:rsidRDefault="00BD7990" w:rsidP="00D15CD6">
      <w:pPr>
        <w:pStyle w:val="Heading1"/>
        <w:rPr>
          <w:lang w:val="ka-GE"/>
        </w:rPr>
      </w:pPr>
      <w:bookmarkStart w:id="722" w:name="_Toc195970414"/>
      <w:moveFromRangeEnd w:id="715"/>
      <w:r>
        <w:rPr>
          <w:lang w:val="ka-GE"/>
        </w:rPr>
        <w:lastRenderedPageBreak/>
        <w:t xml:space="preserve">დაყრდნობილი მხარის </w:t>
      </w:r>
      <w:r w:rsidR="00B716C5">
        <w:rPr>
          <w:lang w:val="ka-GE"/>
        </w:rPr>
        <w:t xml:space="preserve">რეგისტრაცია და </w:t>
      </w:r>
      <w:r>
        <w:rPr>
          <w:lang w:val="ka-GE"/>
        </w:rPr>
        <w:t>ავთენტიფიკაცია</w:t>
      </w:r>
      <w:bookmarkEnd w:id="722"/>
    </w:p>
    <w:p w14:paraId="2C7240E9" w14:textId="1C86BB2E" w:rsidR="00F83EBA" w:rsidRPr="00F83EBA" w:rsidRDefault="00F83EBA" w:rsidP="006E068E">
      <w:pPr>
        <w:pStyle w:val="Heading2"/>
        <w:rPr>
          <w:lang w:val="ka-GE"/>
        </w:rPr>
      </w:pPr>
      <w:bookmarkStart w:id="723" w:name="_Toc195970415"/>
      <w:r>
        <w:rPr>
          <w:lang w:val="ka-GE"/>
        </w:rPr>
        <w:t>დაყრდნობილი მხარის ავთენტიფიკაცია</w:t>
      </w:r>
      <w:bookmarkEnd w:id="723"/>
    </w:p>
    <w:p w14:paraId="13BF0E6C" w14:textId="1FC8AE54" w:rsidR="00A26334" w:rsidRPr="006E068E" w:rsidRDefault="001917D0" w:rsidP="00027BEA">
      <w:pPr>
        <w:jc w:val="both"/>
        <w:rPr>
          <w:lang w:val="ka-GE"/>
        </w:rPr>
      </w:pPr>
      <w:r>
        <w:rPr>
          <w:lang w:val="ka-GE"/>
        </w:rPr>
        <w:t xml:space="preserve">ამ დოკუმენტის ამ ვერსიასთან თავსებადობისათვის აუცილებელია, დაყრდნობილი მხარე მოქმედებდეს როგორც „კონფიდენციალური კლიენტი“ </w:t>
      </w:r>
      <w:sdt>
        <w:sdtPr>
          <w:rPr>
            <w:lang w:val="ka-GE"/>
          </w:rPr>
          <w:id w:val="-1740470348"/>
          <w:citation/>
        </w:sdtPr>
        <w:sdtEndPr/>
        <w:sdtContent>
          <w:r>
            <w:rPr>
              <w:lang w:val="ka-GE"/>
            </w:rPr>
            <w:fldChar w:fldCharType="begin"/>
          </w:r>
          <w:r>
            <w:rPr>
              <w:lang w:val="ka-GE"/>
            </w:rPr>
            <w:instrText xml:space="preserve"> CITATION FAPIp2 \l 1079 </w:instrText>
          </w:r>
          <w:r>
            <w:rPr>
              <w:lang w:val="ka-GE"/>
            </w:rPr>
            <w:fldChar w:fldCharType="separate"/>
          </w:r>
          <w:r w:rsidR="008A7DCD">
            <w:rPr>
              <w:noProof/>
              <w:lang w:val="ka-GE"/>
            </w:rPr>
            <w:t>(6)</w:t>
          </w:r>
          <w:r>
            <w:rPr>
              <w:lang w:val="ka-GE"/>
            </w:rPr>
            <w:fldChar w:fldCharType="end"/>
          </w:r>
        </w:sdtContent>
      </w:sdt>
      <w:r>
        <w:rPr>
          <w:lang w:val="ka-GE"/>
        </w:rPr>
        <w:t xml:space="preserve">-ის მიხედვით. </w:t>
      </w:r>
    </w:p>
    <w:p w14:paraId="128AC174" w14:textId="4F4EA35A" w:rsidR="000B5B56" w:rsidRDefault="00A26334" w:rsidP="000D60EB">
      <w:pPr>
        <w:jc w:val="both"/>
        <w:rPr>
          <w:ins w:id="724" w:author="Mikheil Kapanadze" w:date="2025-04-19T14:23:00Z" w16du:dateUtc="2025-04-19T10:23:00Z"/>
          <w:lang w:val="ka-GE"/>
        </w:rPr>
      </w:pPr>
      <w:r w:rsidRPr="006E068E">
        <w:rPr>
          <w:b/>
          <w:bCs/>
          <w:lang w:val="ka-GE"/>
        </w:rPr>
        <w:t>აუცილებელია</w:t>
      </w:r>
      <w:r w:rsidRPr="000D60EB">
        <w:rPr>
          <w:lang w:val="ka-GE"/>
        </w:rPr>
        <w:t xml:space="preserve">, </w:t>
      </w:r>
      <w:ins w:id="725" w:author="Mikheil Kapanadze" w:date="2025-04-19T14:17:00Z" w16du:dateUtc="2025-04-19T10:17:00Z">
        <w:r w:rsidR="00936BA8">
          <w:rPr>
            <w:lang w:val="ka-GE"/>
          </w:rPr>
          <w:t>იდენტობ</w:t>
        </w:r>
      </w:ins>
      <w:ins w:id="726" w:author="Mikheil Kapanadze" w:date="2025-04-19T14:18:00Z" w16du:dateUtc="2025-04-19T10:18:00Z">
        <w:r w:rsidR="00936BA8">
          <w:rPr>
            <w:lang w:val="ka-GE"/>
          </w:rPr>
          <w:t xml:space="preserve">ის პროვაიდერმა </w:t>
        </w:r>
      </w:ins>
      <w:customXmlInsRangeStart w:id="727" w:author="Mikheil Kapanadze" w:date="2025-04-19T14:18:00Z"/>
      <w:sdt>
        <w:sdtPr>
          <w:rPr>
            <w:lang w:val="ka-GE"/>
          </w:rPr>
          <w:id w:val="925615492"/>
          <w:citation/>
        </w:sdtPr>
        <w:sdtEndPr/>
        <w:sdtContent>
          <w:customXmlInsRangeEnd w:id="727"/>
          <w:ins w:id="728" w:author="Mikheil Kapanadze" w:date="2025-04-19T14:18:00Z" w16du:dateUtc="2025-04-19T10:18:00Z">
            <w:r w:rsidR="00CC1035" w:rsidRPr="000D60EB">
              <w:rPr>
                <w:lang w:val="ka-GE"/>
              </w:rPr>
              <w:fldChar w:fldCharType="begin"/>
            </w:r>
            <w:r w:rsidR="00CC1035">
              <w:instrText xml:space="preserve"> CITATION RFC8705 \l 1033 </w:instrText>
            </w:r>
            <w:r w:rsidR="00CC1035" w:rsidRPr="000D60EB">
              <w:rPr>
                <w:lang w:val="ka-GE"/>
              </w:rPr>
              <w:fldChar w:fldCharType="separate"/>
            </w:r>
          </w:ins>
          <w:r w:rsidR="008A7DCD">
            <w:rPr>
              <w:noProof/>
            </w:rPr>
            <w:t>(12)</w:t>
          </w:r>
          <w:ins w:id="729" w:author="Mikheil Kapanadze" w:date="2025-04-19T14:18:00Z" w16du:dateUtc="2025-04-19T10:18:00Z">
            <w:r w:rsidR="00CC1035" w:rsidRPr="000D60EB">
              <w:rPr>
                <w:lang w:val="ka-GE"/>
              </w:rPr>
              <w:fldChar w:fldCharType="end"/>
            </w:r>
          </w:ins>
          <w:customXmlInsRangeStart w:id="730" w:author="Mikheil Kapanadze" w:date="2025-04-19T14:18:00Z"/>
        </w:sdtContent>
      </w:sdt>
      <w:customXmlInsRangeEnd w:id="730"/>
      <w:ins w:id="731" w:author="Mikheil Kapanadze" w:date="2025-04-19T14:18:00Z" w16du:dateUtc="2025-04-19T10:18:00Z">
        <w:r w:rsidR="00CC1035">
          <w:t>-</w:t>
        </w:r>
        <w:r w:rsidR="00CC1035" w:rsidRPr="000D60EB">
          <w:rPr>
            <w:lang w:val="ka-GE"/>
          </w:rPr>
          <w:t>ის მიხედვით</w:t>
        </w:r>
      </w:ins>
      <w:ins w:id="732" w:author="Mikheil Kapanadze" w:date="2025-04-19T14:24:00Z" w16du:dateUtc="2025-04-19T10:24:00Z">
        <w:r w:rsidR="00CD16B3">
          <w:rPr>
            <w:lang w:val="ka-GE"/>
          </w:rPr>
          <w:t xml:space="preserve"> და სხვა რაიმე </w:t>
        </w:r>
        <w:r w:rsidR="00F771CA">
          <w:rPr>
            <w:lang w:val="ka-GE"/>
          </w:rPr>
          <w:t xml:space="preserve">(მათ შორის </w:t>
        </w:r>
        <w:r w:rsidR="00CD16B3" w:rsidRPr="000B5B56">
          <w:rPr>
            <w:lang w:val="ka-GE"/>
          </w:rPr>
          <w:t>დამატებითი</w:t>
        </w:r>
        <w:r w:rsidR="00F771CA">
          <w:rPr>
            <w:lang w:val="ka-GE"/>
          </w:rPr>
          <w:t>)</w:t>
        </w:r>
        <w:r w:rsidR="00CD16B3" w:rsidRPr="000B5B56">
          <w:rPr>
            <w:lang w:val="ka-GE"/>
          </w:rPr>
          <w:t xml:space="preserve"> ავთენტიფიკაციის ფაქტორი</w:t>
        </w:r>
        <w:r w:rsidR="00F771CA">
          <w:rPr>
            <w:lang w:val="ka-GE"/>
          </w:rPr>
          <w:t>ს</w:t>
        </w:r>
        <w:r w:rsidR="00CD16B3" w:rsidRPr="000B5B56">
          <w:rPr>
            <w:lang w:val="ka-GE"/>
          </w:rPr>
          <w:t xml:space="preserve"> (მაგ. პაროლი, რაიმე სხვა კრიპტოგრაფიული გასაღები და ა.შ.)</w:t>
        </w:r>
      </w:ins>
      <w:ins w:id="733" w:author="Mikheil Kapanadze" w:date="2025-04-19T14:18:00Z" w16du:dateUtc="2025-04-19T10:18:00Z">
        <w:r w:rsidR="00CC1035">
          <w:rPr>
            <w:lang w:val="ka-GE"/>
          </w:rPr>
          <w:t xml:space="preserve"> </w:t>
        </w:r>
      </w:ins>
      <w:ins w:id="734" w:author="Mikheil Kapanadze" w:date="2025-04-19T14:24:00Z" w16du:dateUtc="2025-04-19T10:24:00Z">
        <w:r w:rsidR="00F771CA">
          <w:rPr>
            <w:lang w:val="ka-GE"/>
          </w:rPr>
          <w:t xml:space="preserve">მინიჭების გარეშე </w:t>
        </w:r>
      </w:ins>
      <w:ins w:id="735" w:author="Mikheil Kapanadze" w:date="2025-04-19T14:18:00Z" w16du:dateUtc="2025-04-19T10:18:00Z">
        <w:r w:rsidR="00CC1035">
          <w:rPr>
            <w:lang w:val="ka-GE"/>
          </w:rPr>
          <w:t xml:space="preserve">განახორციელოს </w:t>
        </w:r>
      </w:ins>
      <w:ins w:id="736" w:author="Mikheil Kapanadze" w:date="2025-04-19T14:25:00Z" w16du:dateUtc="2025-04-19T10:25:00Z">
        <w:r w:rsidR="00F771CA" w:rsidRPr="000B5B56">
          <w:rPr>
            <w:lang w:val="ka-GE"/>
          </w:rPr>
          <w:t>იმ დაყრდნობილი მხარეების ავთენტიფიკაცია, რომლებიც</w:t>
        </w:r>
      </w:ins>
      <w:ins w:id="737" w:author="Mikheil Kapanadze" w:date="2025-04-19T14:24:00Z" w16du:dateUtc="2025-04-19T10:24:00Z">
        <w:r w:rsidR="00F771CA">
          <w:rPr>
            <w:lang w:val="ka-GE"/>
          </w:rPr>
          <w:t>:</w:t>
        </w:r>
      </w:ins>
    </w:p>
    <w:p w14:paraId="2024462A" w14:textId="1BE9580E" w:rsidR="00F771CA" w:rsidRDefault="00A26334" w:rsidP="00F771CA">
      <w:pPr>
        <w:pStyle w:val="ListParagraph"/>
        <w:numPr>
          <w:ilvl w:val="0"/>
          <w:numId w:val="37"/>
        </w:numPr>
        <w:jc w:val="both"/>
        <w:rPr>
          <w:ins w:id="738" w:author="Mikheil Kapanadze" w:date="2025-04-19T14:25:00Z" w16du:dateUtc="2025-04-19T10:25:00Z"/>
          <w:lang w:val="ka-GE"/>
        </w:rPr>
      </w:pPr>
      <w:del w:id="739" w:author="Mikheil Kapanadze" w:date="2025-04-19T14:25:00Z" w16du:dateUtc="2025-04-19T10:25:00Z">
        <w:r w:rsidRPr="000B5B56" w:rsidDel="00F771CA">
          <w:rPr>
            <w:lang w:val="ka-GE"/>
          </w:rPr>
          <w:delText xml:space="preserve">იმ დაყრდნობილი მხარეების ავთენტიფიკაცია რომლებიც </w:delText>
        </w:r>
      </w:del>
      <w:r w:rsidRPr="000B5B56">
        <w:rPr>
          <w:lang w:val="ka-GE"/>
        </w:rPr>
        <w:t xml:space="preserve">ფლობენ </w:t>
      </w:r>
      <w:bookmarkStart w:id="740" w:name="_Hlk121511639"/>
      <w:r w:rsidRPr="000B5B56">
        <w:rPr>
          <w:lang w:val="ka-GE"/>
        </w:rPr>
        <w:t>ელექტრონულ სერტიფიკატებს</w:t>
      </w:r>
      <w:r w:rsidR="006D55AB" w:rsidRPr="000B5B56">
        <w:rPr>
          <w:lang w:val="ka-GE"/>
        </w:rPr>
        <w:t xml:space="preserve"> </w:t>
      </w:r>
      <w:sdt>
        <w:sdtPr>
          <w:rPr>
            <w:lang w:val="ka-GE"/>
          </w:rPr>
          <w:id w:val="2009561042"/>
          <w:citation/>
        </w:sdtPr>
        <w:sdtEndPr/>
        <w:sdtContent>
          <w:r w:rsidR="000D60EB" w:rsidRPr="000B5B56">
            <w:rPr>
              <w:lang w:val="ka-GE"/>
            </w:rPr>
            <w:fldChar w:fldCharType="begin"/>
          </w:r>
          <w:r w:rsidR="000D60EB" w:rsidRPr="000B5B56">
            <w:rPr>
              <w:lang w:val="ka-GE"/>
            </w:rPr>
            <w:instrText xml:space="preserve"> CITATION XS2AGEO \l 1079 </w:instrText>
          </w:r>
          <w:r w:rsidR="000D60EB" w:rsidRPr="000B5B56">
            <w:rPr>
              <w:lang w:val="ka-GE"/>
            </w:rPr>
            <w:fldChar w:fldCharType="separate"/>
          </w:r>
          <w:r w:rsidR="008A7DCD">
            <w:rPr>
              <w:noProof/>
              <w:lang w:val="ka-GE"/>
            </w:rPr>
            <w:t>(9)</w:t>
          </w:r>
          <w:r w:rsidR="000D60EB" w:rsidRPr="000B5B56">
            <w:rPr>
              <w:lang w:val="ka-GE"/>
            </w:rPr>
            <w:fldChar w:fldCharType="end"/>
          </w:r>
        </w:sdtContent>
      </w:sdt>
      <w:r w:rsidR="000D60EB" w:rsidRPr="000B5B56">
        <w:rPr>
          <w:lang w:val="ka-GE"/>
        </w:rPr>
        <w:t xml:space="preserve"> და </w:t>
      </w:r>
      <w:sdt>
        <w:sdtPr>
          <w:rPr>
            <w:lang w:val="ka-GE"/>
          </w:rPr>
          <w:id w:val="-748038987"/>
          <w:citation/>
        </w:sdtPr>
        <w:sdtEndPr/>
        <w:sdtContent>
          <w:r w:rsidR="000D60EB" w:rsidRPr="000B5B56">
            <w:rPr>
              <w:lang w:val="ka-GE"/>
            </w:rPr>
            <w:fldChar w:fldCharType="begin"/>
          </w:r>
          <w:r w:rsidR="000D60EB" w:rsidRPr="000B5B56">
            <w:rPr>
              <w:lang w:val="ka-GE"/>
            </w:rPr>
            <w:instrText xml:space="preserve"> CITATION OFGEIAA \l 1079 </w:instrText>
          </w:r>
          <w:r w:rsidR="000D60EB" w:rsidRPr="000B5B56">
            <w:rPr>
              <w:lang w:val="ka-GE"/>
            </w:rPr>
            <w:fldChar w:fldCharType="separate"/>
          </w:r>
          <w:r w:rsidR="008A7DCD">
            <w:rPr>
              <w:noProof/>
              <w:lang w:val="ka-GE"/>
            </w:rPr>
            <w:t>(10)</w:t>
          </w:r>
          <w:r w:rsidR="000D60EB" w:rsidRPr="000B5B56">
            <w:rPr>
              <w:lang w:val="ka-GE"/>
            </w:rPr>
            <w:fldChar w:fldCharType="end"/>
          </w:r>
        </w:sdtContent>
      </w:sdt>
      <w:r w:rsidR="000D60EB" w:rsidRPr="000B5B56">
        <w:rPr>
          <w:lang w:val="ka-GE"/>
        </w:rPr>
        <w:t xml:space="preserve"> დოკუმენტებთან თავსებადობის მიზნებისათვის</w:t>
      </w:r>
      <w:ins w:id="741" w:author="Mikheil Kapanadze" w:date="2025-04-19T14:20:00Z" w16du:dateUtc="2025-04-19T10:20:00Z">
        <w:r w:rsidR="00856E14" w:rsidRPr="000B5B56">
          <w:rPr>
            <w:lang w:val="ka-GE"/>
          </w:rPr>
          <w:t xml:space="preserve">. </w:t>
        </w:r>
      </w:ins>
      <w:del w:id="742" w:author="Mikheil Kapanadze" w:date="2025-04-19T14:19:00Z" w16du:dateUtc="2025-04-19T10:19:00Z">
        <w:r w:rsidR="000D60EB" w:rsidRPr="000B5B56" w:rsidDel="00CC1035">
          <w:rPr>
            <w:lang w:val="ka-GE"/>
          </w:rPr>
          <w:delText xml:space="preserve">, </w:delText>
        </w:r>
        <w:bookmarkEnd w:id="740"/>
        <w:r w:rsidR="000D60EB" w:rsidRPr="000B5B56" w:rsidDel="00CC1035">
          <w:rPr>
            <w:lang w:val="ka-GE"/>
          </w:rPr>
          <w:delText>განხორციელდეს აღნიშნული სერტიფიკატებით,</w:delText>
        </w:r>
      </w:del>
      <w:del w:id="743" w:author="Mikheil Kapanadze" w:date="2025-04-19T14:18:00Z" w16du:dateUtc="2025-04-19T10:18:00Z">
        <w:r w:rsidR="000D60EB" w:rsidRPr="000B5B56" w:rsidDel="00CC1035">
          <w:rPr>
            <w:lang w:val="ka-GE"/>
          </w:rPr>
          <w:delText xml:space="preserve"> </w:delText>
        </w:r>
      </w:del>
      <w:customXmlDelRangeStart w:id="744" w:author="Mikheil Kapanadze" w:date="2025-04-19T14:18:00Z"/>
      <w:sdt>
        <w:sdtPr>
          <w:rPr>
            <w:lang w:val="ka-GE"/>
          </w:rPr>
          <w:id w:val="1218236277"/>
          <w:citation/>
        </w:sdtPr>
        <w:sdtEndPr/>
        <w:sdtContent>
          <w:customXmlDelRangeEnd w:id="744"/>
          <w:del w:id="745" w:author="Mikheil Kapanadze" w:date="2025-04-19T14:18:00Z" w16du:dateUtc="2025-04-19T10:18:00Z">
            <w:r w:rsidR="000D60EB" w:rsidRPr="000B5B56" w:rsidDel="00CC1035">
              <w:rPr>
                <w:lang w:val="ka-GE"/>
              </w:rPr>
              <w:fldChar w:fldCharType="begin"/>
            </w:r>
            <w:r w:rsidR="000D60EB" w:rsidDel="00CC1035">
              <w:delInstrText xml:space="preserve"> CITATION RFC8705 \l 1033 </w:delInstrText>
            </w:r>
            <w:r w:rsidR="000D60EB" w:rsidRPr="000B5B56" w:rsidDel="00CC1035">
              <w:rPr>
                <w:lang w:val="ka-GE"/>
              </w:rPr>
              <w:fldChar w:fldCharType="separate"/>
            </w:r>
            <w:r w:rsidR="00C6051D" w:rsidDel="00CC1035">
              <w:rPr>
                <w:noProof/>
              </w:rPr>
              <w:delText>(9)</w:delText>
            </w:r>
            <w:r w:rsidR="000D60EB" w:rsidRPr="000B5B56" w:rsidDel="00CC1035">
              <w:rPr>
                <w:lang w:val="ka-GE"/>
              </w:rPr>
              <w:fldChar w:fldCharType="end"/>
            </w:r>
          </w:del>
          <w:customXmlDelRangeStart w:id="746" w:author="Mikheil Kapanadze" w:date="2025-04-19T14:18:00Z"/>
        </w:sdtContent>
      </w:sdt>
      <w:customXmlDelRangeEnd w:id="746"/>
      <w:del w:id="747" w:author="Mikheil Kapanadze" w:date="2025-04-19T14:18:00Z" w16du:dateUtc="2025-04-19T10:18:00Z">
        <w:r w:rsidR="000D60EB" w:rsidDel="00CC1035">
          <w:delText>-</w:delText>
        </w:r>
        <w:r w:rsidR="000D60EB" w:rsidRPr="000B5B56" w:rsidDel="00CC1035">
          <w:rPr>
            <w:lang w:val="ka-GE"/>
          </w:rPr>
          <w:delText>ის მიხედვით</w:delText>
        </w:r>
      </w:del>
      <w:del w:id="748" w:author="Mikheil Kapanadze" w:date="2025-04-19T14:24:00Z" w16du:dateUtc="2025-04-19T10:24:00Z">
        <w:r w:rsidR="000D60EB" w:rsidRPr="000B5B56" w:rsidDel="00F771CA">
          <w:rPr>
            <w:lang w:val="ka-GE"/>
          </w:rPr>
          <w:delText xml:space="preserve">. </w:delText>
        </w:r>
      </w:del>
    </w:p>
    <w:p w14:paraId="4E5C2DEF" w14:textId="52C74726" w:rsidR="001839EF" w:rsidRDefault="004A0496" w:rsidP="00DB32AE">
      <w:pPr>
        <w:pStyle w:val="ListParagraph"/>
        <w:numPr>
          <w:ilvl w:val="0"/>
          <w:numId w:val="37"/>
        </w:numPr>
        <w:jc w:val="both"/>
        <w:rPr>
          <w:ins w:id="749" w:author="Mikheil Kapanadze" w:date="2025-04-19T14:17:00Z" w16du:dateUtc="2025-04-19T10:17:00Z"/>
          <w:lang w:val="ka-GE"/>
        </w:rPr>
      </w:pPr>
      <w:ins w:id="750" w:author="Mikheil Kapanadze" w:date="2025-04-19T14:22:00Z" w16du:dateUtc="2025-04-19T10:22:00Z">
        <w:r>
          <w:rPr>
            <w:lang w:val="ka-GE"/>
          </w:rPr>
          <w:t xml:space="preserve">არ </w:t>
        </w:r>
      </w:ins>
      <w:ins w:id="751" w:author="Mikheil Kapanadze" w:date="2025-04-19T14:21:00Z" w16du:dateUtc="2025-04-19T10:21:00Z">
        <w:r w:rsidR="00BA1423" w:rsidRPr="000D60EB">
          <w:rPr>
            <w:lang w:val="ka-GE"/>
          </w:rPr>
          <w:t xml:space="preserve">ფლობენ ელექტრონულ სერტიფიკატებს </w:t>
        </w:r>
      </w:ins>
      <w:customXmlInsRangeStart w:id="752" w:author="Mikheil Kapanadze" w:date="2025-04-19T14:21:00Z"/>
      <w:sdt>
        <w:sdtPr>
          <w:rPr>
            <w:lang w:val="ka-GE"/>
          </w:rPr>
          <w:id w:val="1893151581"/>
          <w:citation/>
        </w:sdtPr>
        <w:sdtEndPr/>
        <w:sdtContent>
          <w:customXmlInsRangeEnd w:id="752"/>
          <w:ins w:id="753" w:author="Mikheil Kapanadze" w:date="2025-04-19T14:21:00Z" w16du:dateUtc="2025-04-19T10:21:00Z">
            <w:r w:rsidR="00BA1423" w:rsidRPr="000D60EB">
              <w:rPr>
                <w:lang w:val="ka-GE"/>
              </w:rPr>
              <w:fldChar w:fldCharType="begin"/>
            </w:r>
            <w:r w:rsidR="00BA1423" w:rsidRPr="000D60EB">
              <w:rPr>
                <w:lang w:val="ka-GE"/>
              </w:rPr>
              <w:instrText xml:space="preserve"> CITATION XS2AGEO \l 1079 </w:instrText>
            </w:r>
            <w:r w:rsidR="00BA1423" w:rsidRPr="000D60EB">
              <w:rPr>
                <w:lang w:val="ka-GE"/>
              </w:rPr>
              <w:fldChar w:fldCharType="separate"/>
            </w:r>
          </w:ins>
          <w:r w:rsidR="008A7DCD">
            <w:rPr>
              <w:noProof/>
              <w:lang w:val="ka-GE"/>
            </w:rPr>
            <w:t>(9)</w:t>
          </w:r>
          <w:ins w:id="754" w:author="Mikheil Kapanadze" w:date="2025-04-19T14:21:00Z" w16du:dateUtc="2025-04-19T10:21:00Z">
            <w:r w:rsidR="00BA1423" w:rsidRPr="000D60EB">
              <w:rPr>
                <w:lang w:val="ka-GE"/>
              </w:rPr>
              <w:fldChar w:fldCharType="end"/>
            </w:r>
          </w:ins>
          <w:customXmlInsRangeStart w:id="755" w:author="Mikheil Kapanadze" w:date="2025-04-19T14:21:00Z"/>
        </w:sdtContent>
      </w:sdt>
      <w:customXmlInsRangeEnd w:id="755"/>
      <w:ins w:id="756" w:author="Mikheil Kapanadze" w:date="2025-04-19T14:21:00Z" w16du:dateUtc="2025-04-19T10:21:00Z">
        <w:r w:rsidR="00BA1423" w:rsidRPr="000D60EB">
          <w:rPr>
            <w:lang w:val="ka-GE"/>
          </w:rPr>
          <w:t xml:space="preserve"> და </w:t>
        </w:r>
      </w:ins>
      <w:customXmlInsRangeStart w:id="757" w:author="Mikheil Kapanadze" w:date="2025-04-19T14:21:00Z"/>
      <w:sdt>
        <w:sdtPr>
          <w:rPr>
            <w:lang w:val="ka-GE"/>
          </w:rPr>
          <w:id w:val="-1162071493"/>
          <w:citation/>
        </w:sdtPr>
        <w:sdtEndPr/>
        <w:sdtContent>
          <w:customXmlInsRangeEnd w:id="757"/>
          <w:ins w:id="758" w:author="Mikheil Kapanadze" w:date="2025-04-19T14:21:00Z" w16du:dateUtc="2025-04-19T10:21:00Z">
            <w:r w:rsidR="00BA1423" w:rsidRPr="000D60EB">
              <w:rPr>
                <w:lang w:val="ka-GE"/>
              </w:rPr>
              <w:fldChar w:fldCharType="begin"/>
            </w:r>
            <w:r w:rsidR="00BA1423" w:rsidRPr="000D60EB">
              <w:rPr>
                <w:lang w:val="ka-GE"/>
              </w:rPr>
              <w:instrText xml:space="preserve"> CITATION OFGEIAA \l 1079 </w:instrText>
            </w:r>
            <w:r w:rsidR="00BA1423" w:rsidRPr="000D60EB">
              <w:rPr>
                <w:lang w:val="ka-GE"/>
              </w:rPr>
              <w:fldChar w:fldCharType="separate"/>
            </w:r>
          </w:ins>
          <w:r w:rsidR="008A7DCD">
            <w:rPr>
              <w:noProof/>
              <w:lang w:val="ka-GE"/>
            </w:rPr>
            <w:t>(10)</w:t>
          </w:r>
          <w:ins w:id="759" w:author="Mikheil Kapanadze" w:date="2025-04-19T14:21:00Z" w16du:dateUtc="2025-04-19T10:21:00Z">
            <w:r w:rsidR="00BA1423" w:rsidRPr="000D60EB">
              <w:rPr>
                <w:lang w:val="ka-GE"/>
              </w:rPr>
              <w:fldChar w:fldCharType="end"/>
            </w:r>
          </w:ins>
          <w:customXmlInsRangeStart w:id="760" w:author="Mikheil Kapanadze" w:date="2025-04-19T14:21:00Z"/>
        </w:sdtContent>
      </w:sdt>
      <w:customXmlInsRangeEnd w:id="760"/>
      <w:ins w:id="761" w:author="Mikheil Kapanadze" w:date="2025-04-19T14:21:00Z" w16du:dateUtc="2025-04-19T10:21:00Z">
        <w:r w:rsidR="00BA1423" w:rsidRPr="000D60EB">
          <w:rPr>
            <w:lang w:val="ka-GE"/>
          </w:rPr>
          <w:t xml:space="preserve"> დოკუმენტებთან თავსებადობის მიზნებისათვის</w:t>
        </w:r>
      </w:ins>
      <w:ins w:id="762" w:author="Mikheil Kapanadze" w:date="2025-04-19T14:22:00Z" w16du:dateUtc="2025-04-19T10:22:00Z">
        <w:r>
          <w:rPr>
            <w:lang w:val="ka-GE"/>
          </w:rPr>
          <w:t>, თუმცა ფლობენ</w:t>
        </w:r>
      </w:ins>
      <w:ins w:id="763" w:author="Mikheil Kapanadze" w:date="2025-04-19T14:23:00Z" w16du:dateUtc="2025-04-19T10:23:00Z">
        <w:r>
          <w:rPr>
            <w:lang w:val="ka-GE"/>
          </w:rPr>
          <w:t xml:space="preserve"> საქართველოს ან ევროპის კავშირის კანონმდებლობის შესაბამისად გაცემულ კვალიფიციურ სერტიფიკატს ვებსაიტის ავთენტიფიკაციისათვის</w:t>
        </w:r>
      </w:ins>
      <w:ins w:id="764" w:author="Mikheil Kapanadze" w:date="2025-04-19T14:25:00Z" w16du:dateUtc="2025-04-19T10:25:00Z">
        <w:r w:rsidR="00520A5B">
          <w:rPr>
            <w:lang w:val="ka-GE"/>
          </w:rPr>
          <w:t xml:space="preserve">, </w:t>
        </w:r>
      </w:ins>
      <w:ins w:id="765" w:author="Mikheil Kapanadze" w:date="2025-04-19T14:36:00Z" w16du:dateUtc="2025-04-19T10:36:00Z">
        <w:r w:rsidR="00634172">
          <w:rPr>
            <w:lang w:val="ka-GE"/>
          </w:rPr>
          <w:t xml:space="preserve">რომელიც </w:t>
        </w:r>
        <w:r w:rsidR="00AE147E">
          <w:rPr>
            <w:lang w:val="ka-GE"/>
          </w:rPr>
          <w:t xml:space="preserve">გაცემულია იმ გამცემი ორგანოს მიერ, რომელიც ასევე გასცემს ელექტრონულ </w:t>
        </w:r>
        <w:r w:rsidR="00AE147E" w:rsidRPr="000D60EB">
          <w:rPr>
            <w:lang w:val="ka-GE"/>
          </w:rPr>
          <w:t xml:space="preserve">სერტიფიკატებს </w:t>
        </w:r>
      </w:ins>
      <w:customXmlInsRangeStart w:id="766" w:author="Mikheil Kapanadze" w:date="2025-04-19T14:36:00Z"/>
      <w:sdt>
        <w:sdtPr>
          <w:rPr>
            <w:lang w:val="ka-GE"/>
          </w:rPr>
          <w:id w:val="-1036275590"/>
          <w:citation/>
        </w:sdtPr>
        <w:sdtEndPr/>
        <w:sdtContent>
          <w:customXmlInsRangeEnd w:id="766"/>
          <w:ins w:id="767" w:author="Mikheil Kapanadze" w:date="2025-04-19T14:36:00Z" w16du:dateUtc="2025-04-19T10:36:00Z">
            <w:r w:rsidR="00AE147E" w:rsidRPr="000D60EB">
              <w:rPr>
                <w:lang w:val="ka-GE"/>
              </w:rPr>
              <w:fldChar w:fldCharType="begin"/>
            </w:r>
            <w:r w:rsidR="00AE147E" w:rsidRPr="000D60EB">
              <w:rPr>
                <w:lang w:val="ka-GE"/>
              </w:rPr>
              <w:instrText xml:space="preserve"> CITATION XS2AGEO \l 1079 </w:instrText>
            </w:r>
            <w:r w:rsidR="00AE147E" w:rsidRPr="000D60EB">
              <w:rPr>
                <w:lang w:val="ka-GE"/>
              </w:rPr>
              <w:fldChar w:fldCharType="separate"/>
            </w:r>
          </w:ins>
          <w:r w:rsidR="008A7DCD">
            <w:rPr>
              <w:noProof/>
              <w:lang w:val="ka-GE"/>
            </w:rPr>
            <w:t>(9)</w:t>
          </w:r>
          <w:ins w:id="768" w:author="Mikheil Kapanadze" w:date="2025-04-19T14:36:00Z" w16du:dateUtc="2025-04-19T10:36:00Z">
            <w:r w:rsidR="00AE147E" w:rsidRPr="000D60EB">
              <w:rPr>
                <w:lang w:val="ka-GE"/>
              </w:rPr>
              <w:fldChar w:fldCharType="end"/>
            </w:r>
          </w:ins>
          <w:customXmlInsRangeStart w:id="769" w:author="Mikheil Kapanadze" w:date="2025-04-19T14:36:00Z"/>
        </w:sdtContent>
      </w:sdt>
      <w:customXmlInsRangeEnd w:id="769"/>
      <w:ins w:id="770" w:author="Mikheil Kapanadze" w:date="2025-04-19T14:36:00Z" w16du:dateUtc="2025-04-19T10:36:00Z">
        <w:r w:rsidR="00AE147E" w:rsidRPr="000D60EB">
          <w:rPr>
            <w:lang w:val="ka-GE"/>
          </w:rPr>
          <w:t xml:space="preserve"> და </w:t>
        </w:r>
      </w:ins>
      <w:customXmlInsRangeStart w:id="771" w:author="Mikheil Kapanadze" w:date="2025-04-19T14:36:00Z"/>
      <w:sdt>
        <w:sdtPr>
          <w:rPr>
            <w:lang w:val="ka-GE"/>
          </w:rPr>
          <w:id w:val="-1719584730"/>
          <w:citation/>
        </w:sdtPr>
        <w:sdtEndPr/>
        <w:sdtContent>
          <w:customXmlInsRangeEnd w:id="771"/>
          <w:ins w:id="772" w:author="Mikheil Kapanadze" w:date="2025-04-19T14:36:00Z" w16du:dateUtc="2025-04-19T10:36:00Z">
            <w:r w:rsidR="00AE147E" w:rsidRPr="000D60EB">
              <w:rPr>
                <w:lang w:val="ka-GE"/>
              </w:rPr>
              <w:fldChar w:fldCharType="begin"/>
            </w:r>
            <w:r w:rsidR="00AE147E" w:rsidRPr="000D60EB">
              <w:rPr>
                <w:lang w:val="ka-GE"/>
              </w:rPr>
              <w:instrText xml:space="preserve"> CITATION OFGEIAA \l 1079 </w:instrText>
            </w:r>
            <w:r w:rsidR="00AE147E" w:rsidRPr="000D60EB">
              <w:rPr>
                <w:lang w:val="ka-GE"/>
              </w:rPr>
              <w:fldChar w:fldCharType="separate"/>
            </w:r>
          </w:ins>
          <w:r w:rsidR="008A7DCD">
            <w:rPr>
              <w:noProof/>
              <w:lang w:val="ka-GE"/>
            </w:rPr>
            <w:t>(10)</w:t>
          </w:r>
          <w:ins w:id="773" w:author="Mikheil Kapanadze" w:date="2025-04-19T14:36:00Z" w16du:dateUtc="2025-04-19T10:36:00Z">
            <w:r w:rsidR="00AE147E" w:rsidRPr="000D60EB">
              <w:rPr>
                <w:lang w:val="ka-GE"/>
              </w:rPr>
              <w:fldChar w:fldCharType="end"/>
            </w:r>
          </w:ins>
          <w:customXmlInsRangeStart w:id="774" w:author="Mikheil Kapanadze" w:date="2025-04-19T14:36:00Z"/>
        </w:sdtContent>
      </w:sdt>
      <w:customXmlInsRangeEnd w:id="774"/>
      <w:ins w:id="775" w:author="Mikheil Kapanadze" w:date="2025-04-19T14:36:00Z" w16du:dateUtc="2025-04-19T10:36:00Z">
        <w:r w:rsidR="00AE147E" w:rsidRPr="000D60EB">
          <w:rPr>
            <w:lang w:val="ka-GE"/>
          </w:rPr>
          <w:t xml:space="preserve"> დოკუმენტებთან თავსებადობის მიზნებისათვის</w:t>
        </w:r>
        <w:r w:rsidR="00634172">
          <w:rPr>
            <w:lang w:val="ka-GE"/>
          </w:rPr>
          <w:t>, ხოლო</w:t>
        </w:r>
        <w:r w:rsidR="00AE147E">
          <w:rPr>
            <w:lang w:val="ka-GE"/>
          </w:rPr>
          <w:t xml:space="preserve">   </w:t>
        </w:r>
      </w:ins>
      <w:ins w:id="776" w:author="Mikheil Kapanadze" w:date="2025-04-19T14:25:00Z" w16du:dateUtc="2025-04-19T10:25:00Z">
        <w:r w:rsidR="00520A5B">
          <w:rPr>
            <w:lang w:val="ka-GE"/>
          </w:rPr>
          <w:t>სერტიფიკატ</w:t>
        </w:r>
      </w:ins>
      <w:ins w:id="777" w:author="Mikheil Kapanadze" w:date="2025-04-19T14:27:00Z" w16du:dateUtc="2025-04-19T10:27:00Z">
        <w:r w:rsidR="004201D2">
          <w:rPr>
            <w:lang w:val="ka-GE"/>
          </w:rPr>
          <w:t>ის სუბიექტის</w:t>
        </w:r>
        <w:r w:rsidR="00CA77AA">
          <w:rPr>
            <w:lang w:val="ka-GE"/>
          </w:rPr>
          <w:t xml:space="preserve"> სახელის (</w:t>
        </w:r>
        <w:r w:rsidR="00CA77AA">
          <w:rPr>
            <w:lang w:val="de-DE"/>
          </w:rPr>
          <w:t>Subject DN</w:t>
        </w:r>
        <w:r w:rsidR="00CA77AA">
          <w:t xml:space="preserve">) </w:t>
        </w:r>
      </w:ins>
      <w:ins w:id="778" w:author="Mikheil Kapanadze" w:date="2025-04-19T14:28:00Z" w16du:dateUtc="2025-04-19T10:28:00Z">
        <w:r w:rsidR="00CA77AA">
          <w:rPr>
            <w:lang w:val="ka-GE"/>
          </w:rPr>
          <w:t>ველში</w:t>
        </w:r>
      </w:ins>
      <w:ins w:id="779" w:author="Mikheil Kapanadze" w:date="2025-04-19T14:25:00Z" w16du:dateUtc="2025-04-19T10:25:00Z">
        <w:r w:rsidR="00520A5B">
          <w:rPr>
            <w:lang w:val="ka-GE"/>
          </w:rPr>
          <w:t xml:space="preserve"> </w:t>
        </w:r>
      </w:ins>
      <w:ins w:id="780" w:author="Mikheil Kapanadze" w:date="2025-04-19T14:27:00Z" w16du:dateUtc="2025-04-19T10:27:00Z">
        <w:r w:rsidR="004201D2">
          <w:rPr>
            <w:lang w:val="ka-GE"/>
          </w:rPr>
          <w:t>ფიზიკური ან იურიდიული პირის იდენტიფიკატორი</w:t>
        </w:r>
      </w:ins>
      <w:ins w:id="781" w:author="Mikheil Kapanadze" w:date="2025-04-19T14:26:00Z" w16du:dateUtc="2025-04-19T10:26:00Z">
        <w:r w:rsidR="00520A5B">
          <w:rPr>
            <w:lang w:val="ka-GE"/>
          </w:rPr>
          <w:t xml:space="preserve"> კოდირებულია </w:t>
        </w:r>
      </w:ins>
      <w:customXmlInsRangeStart w:id="782" w:author="Mikheil Kapanadze" w:date="2025-04-19T14:27:00Z"/>
      <w:sdt>
        <w:sdtPr>
          <w:rPr>
            <w:lang w:val="ka-GE"/>
          </w:rPr>
          <w:id w:val="-2094470428"/>
          <w:citation/>
        </w:sdtPr>
        <w:sdtEndPr/>
        <w:sdtContent>
          <w:customXmlInsRangeEnd w:id="782"/>
          <w:ins w:id="783" w:author="Mikheil Kapanadze" w:date="2025-04-19T14:27:00Z" w16du:dateUtc="2025-04-19T10:27:00Z">
            <w:r w:rsidR="00520A5B">
              <w:rPr>
                <w:lang w:val="ka-GE"/>
              </w:rPr>
              <w:fldChar w:fldCharType="begin"/>
            </w:r>
          </w:ins>
          <w:ins w:id="784" w:author="Mikheil Kapanadze" w:date="2025-04-19T15:46:00Z" w16du:dateUtc="2025-04-19T11:46:00Z">
            <w:r w:rsidR="008A7DCD">
              <w:rPr>
                <w:lang w:val="ka-GE"/>
              </w:rPr>
              <w:instrText xml:space="preserve">CITATION ETSIEN3194121a \l 1079 </w:instrText>
            </w:r>
          </w:ins>
          <w:r w:rsidR="00520A5B">
            <w:rPr>
              <w:lang w:val="ka-GE"/>
            </w:rPr>
            <w:fldChar w:fldCharType="separate"/>
          </w:r>
          <w:r w:rsidR="008A7DCD">
            <w:rPr>
              <w:noProof/>
              <w:lang w:val="ka-GE"/>
            </w:rPr>
            <w:t>(13)</w:t>
          </w:r>
          <w:ins w:id="785" w:author="Mikheil Kapanadze" w:date="2025-04-19T14:27:00Z" w16du:dateUtc="2025-04-19T10:27:00Z">
            <w:r w:rsidR="00520A5B">
              <w:rPr>
                <w:lang w:val="ka-GE"/>
              </w:rPr>
              <w:fldChar w:fldCharType="end"/>
            </w:r>
          </w:ins>
          <w:customXmlInsRangeStart w:id="786" w:author="Mikheil Kapanadze" w:date="2025-04-19T14:27:00Z"/>
        </w:sdtContent>
      </w:sdt>
      <w:customXmlInsRangeEnd w:id="786"/>
      <w:ins w:id="787" w:author="Mikheil Kapanadze" w:date="2025-04-19T14:27:00Z" w16du:dateUtc="2025-04-19T10:27:00Z">
        <w:r w:rsidR="004201D2">
          <w:rPr>
            <w:lang w:val="ka-GE"/>
          </w:rPr>
          <w:t>-</w:t>
        </w:r>
      </w:ins>
      <w:ins w:id="788" w:author="Mikheil Kapanadze" w:date="2025-04-19T14:28:00Z" w16du:dateUtc="2025-04-19T10:28:00Z">
        <w:r w:rsidR="00CA77AA">
          <w:rPr>
            <w:lang w:val="ka-GE"/>
          </w:rPr>
          <w:t>ის მიხედვით</w:t>
        </w:r>
      </w:ins>
      <w:ins w:id="789" w:author="Mikheil Kapanadze" w:date="2025-04-19T14:36:00Z" w16du:dateUtc="2025-04-19T10:36:00Z">
        <w:r w:rsidR="00634172">
          <w:rPr>
            <w:lang w:val="ka-GE"/>
          </w:rPr>
          <w:t>.</w:t>
        </w:r>
      </w:ins>
      <w:ins w:id="790" w:author="Mikheil Kapanadze" w:date="2025-04-19T14:28:00Z" w16du:dateUtc="2025-04-19T10:28:00Z">
        <w:r w:rsidR="00CA77AA">
          <w:rPr>
            <w:lang w:val="ka-GE"/>
          </w:rPr>
          <w:t xml:space="preserve"> </w:t>
        </w:r>
      </w:ins>
    </w:p>
    <w:p w14:paraId="3EE825BE" w14:textId="584C04C8" w:rsidR="00A26334" w:rsidRPr="00292365" w:rsidDel="00292365" w:rsidRDefault="000D60EB" w:rsidP="000D60EB">
      <w:pPr>
        <w:jc w:val="both"/>
        <w:rPr>
          <w:del w:id="791" w:author="Mikheil Kapanadze" w:date="2025-04-19T14:30:00Z" w16du:dateUtc="2025-04-19T10:30:00Z"/>
          <w:b/>
          <w:bCs/>
          <w:lang w:val="ka-GE"/>
          <w:rPrChange w:id="792" w:author="Mikheil Kapanadze" w:date="2025-04-19T14:30:00Z" w16du:dateUtc="2025-04-19T10:30:00Z">
            <w:rPr>
              <w:del w:id="793" w:author="Mikheil Kapanadze" w:date="2025-04-19T14:30:00Z" w16du:dateUtc="2025-04-19T10:30:00Z"/>
              <w:lang w:val="ka-GE"/>
            </w:rPr>
          </w:rPrChange>
        </w:rPr>
      </w:pPr>
      <w:del w:id="794" w:author="Mikheil Kapanadze" w:date="2025-04-19T14:30:00Z" w16du:dateUtc="2025-04-19T10:30:00Z">
        <w:r w:rsidRPr="00DB32AE" w:rsidDel="00292365">
          <w:rPr>
            <w:b/>
            <w:bCs/>
            <w:lang w:val="ka-GE"/>
          </w:rPr>
          <w:delText xml:space="preserve">ამგვარი სერტიფიკატების არ ფლობის შემთხვევაში </w:delText>
        </w:r>
        <w:r w:rsidRPr="00292365" w:rsidDel="00292365">
          <w:rPr>
            <w:b/>
            <w:bCs/>
            <w:lang w:val="ka-GE"/>
          </w:rPr>
          <w:delText>აუცილებელია</w:delText>
        </w:r>
        <w:r w:rsidRPr="00292365" w:rsidDel="00292365">
          <w:rPr>
            <w:b/>
            <w:bCs/>
            <w:lang w:val="ka-GE"/>
            <w:rPrChange w:id="795" w:author="Mikheil Kapanadze" w:date="2025-04-19T14:30:00Z" w16du:dateUtc="2025-04-19T10:30:00Z">
              <w:rPr>
                <w:lang w:val="ka-GE"/>
              </w:rPr>
            </w:rPrChange>
          </w:rPr>
          <w:delText xml:space="preserve"> ავთენტიფიკაცია განხორციელდეს</w:delText>
        </w:r>
        <w:r w:rsidR="00F66203" w:rsidRPr="00292365" w:rsidDel="00292365">
          <w:rPr>
            <w:b/>
            <w:bCs/>
            <w:lang w:val="ka-GE"/>
            <w:rPrChange w:id="796" w:author="Mikheil Kapanadze" w:date="2025-04-19T14:30:00Z" w16du:dateUtc="2025-04-19T10:30:00Z">
              <w:rPr>
                <w:lang w:val="ka-GE"/>
              </w:rPr>
            </w:rPrChange>
          </w:rPr>
          <w:delText xml:space="preserve"> </w:delText>
        </w:r>
        <w:r w:rsidR="00EE5CBA" w:rsidRPr="00292365" w:rsidDel="00292365">
          <w:rPr>
            <w:b/>
            <w:bCs/>
            <w:lang w:val="ka-GE"/>
            <w:rPrChange w:id="797" w:author="Mikheil Kapanadze" w:date="2025-04-19T14:30:00Z" w16du:dateUtc="2025-04-19T10:30:00Z">
              <w:rPr>
                <w:lang w:val="ka-GE"/>
              </w:rPr>
            </w:rPrChange>
          </w:rPr>
          <w:delText xml:space="preserve">ერთ-ერთი </w:delText>
        </w:r>
        <w:r w:rsidR="00F66203" w:rsidRPr="00292365" w:rsidDel="00292365">
          <w:rPr>
            <w:b/>
            <w:bCs/>
            <w:lang w:val="ka-GE"/>
            <w:rPrChange w:id="798" w:author="Mikheil Kapanadze" w:date="2025-04-19T14:30:00Z" w16du:dateUtc="2025-04-19T10:30:00Z">
              <w:rPr>
                <w:lang w:val="ka-GE"/>
              </w:rPr>
            </w:rPrChange>
          </w:rPr>
          <w:delText>შემდეგი წესით:</w:delText>
        </w:r>
      </w:del>
    </w:p>
    <w:p w14:paraId="5E845A4F" w14:textId="43307509" w:rsidR="00F66203" w:rsidRPr="00292365" w:rsidDel="00292365" w:rsidRDefault="00F66203" w:rsidP="00F66203">
      <w:pPr>
        <w:pStyle w:val="ListParagraph"/>
        <w:numPr>
          <w:ilvl w:val="0"/>
          <w:numId w:val="16"/>
        </w:numPr>
        <w:jc w:val="both"/>
        <w:rPr>
          <w:del w:id="799" w:author="Mikheil Kapanadze" w:date="2025-04-19T14:30:00Z" w16du:dateUtc="2025-04-19T10:30:00Z"/>
          <w:b/>
          <w:bCs/>
          <w:lang w:val="ka-GE"/>
          <w:rPrChange w:id="800" w:author="Mikheil Kapanadze" w:date="2025-04-19T14:30:00Z" w16du:dateUtc="2025-04-19T10:30:00Z">
            <w:rPr>
              <w:del w:id="801" w:author="Mikheil Kapanadze" w:date="2025-04-19T14:30:00Z" w16du:dateUtc="2025-04-19T10:30:00Z"/>
              <w:lang w:val="ka-GE"/>
            </w:rPr>
          </w:rPrChange>
        </w:rPr>
      </w:pPr>
      <w:del w:id="802" w:author="Mikheil Kapanadze" w:date="2025-04-19T14:30:00Z" w16du:dateUtc="2025-04-19T10:30:00Z">
        <w:r w:rsidRPr="00292365" w:rsidDel="00292365">
          <w:rPr>
            <w:b/>
            <w:bCs/>
            <w:lang w:val="ka-GE"/>
            <w:rPrChange w:id="803" w:author="Mikheil Kapanadze" w:date="2025-04-19T14:30:00Z" w16du:dateUtc="2025-04-19T10:30:00Z">
              <w:rPr>
                <w:lang w:val="ka-GE"/>
              </w:rPr>
            </w:rPrChange>
          </w:rPr>
          <w:delText xml:space="preserve">თუ დაყრდნობილი მხარე უკვე ფლობს საქართველოს ან ევროპის კავშირის კანონმდებლობის შესაბამისად გაცემულ კვალიფიციურ სერტიფიკატს ვებსაიტის ავთენტიფიკაციისათვის,  </w:delText>
        </w:r>
        <w:r w:rsidR="003C182F" w:rsidRPr="00292365" w:rsidDel="00292365">
          <w:rPr>
            <w:b/>
            <w:bCs/>
            <w:lang w:val="ka-GE"/>
            <w:rPrChange w:id="804" w:author="Mikheil Kapanadze" w:date="2025-04-19T14:30:00Z" w16du:dateUtc="2025-04-19T10:30:00Z">
              <w:rPr>
                <w:lang w:val="ka-GE"/>
              </w:rPr>
            </w:rPrChange>
          </w:rPr>
          <w:delText xml:space="preserve">მათ შორის ისეთ შემთხვევაშიც კი როდესაც აღნიშნული სერტიფიკატები არ არის გაცემული </w:delText>
        </w:r>
      </w:del>
      <w:customXmlDelRangeStart w:id="805" w:author="Mikheil Kapanadze" w:date="2025-04-19T14:30:00Z"/>
      <w:sdt>
        <w:sdtPr>
          <w:rPr>
            <w:b/>
            <w:bCs/>
            <w:lang w:val="ka-GE"/>
          </w:rPr>
          <w:id w:val="-1610504796"/>
          <w:citation/>
        </w:sdtPr>
        <w:sdtEndPr/>
        <w:sdtContent>
          <w:customXmlDelRangeEnd w:id="805"/>
          <w:del w:id="806" w:author="Mikheil Kapanadze" w:date="2025-04-19T14:30:00Z" w16du:dateUtc="2025-04-19T10:30:00Z">
            <w:r w:rsidR="003C182F" w:rsidRPr="00292365" w:rsidDel="00292365">
              <w:rPr>
                <w:b/>
                <w:bCs/>
                <w:lang w:val="ka-GE"/>
                <w:rPrChange w:id="807" w:author="Mikheil Kapanadze" w:date="2025-04-19T14:30:00Z" w16du:dateUtc="2025-04-19T10:30:00Z">
                  <w:rPr>
                    <w:lang w:val="ka-GE"/>
                  </w:rPr>
                </w:rPrChange>
              </w:rPr>
              <w:fldChar w:fldCharType="begin"/>
            </w:r>
            <w:r w:rsidR="003C182F" w:rsidRPr="00292365" w:rsidDel="00292365">
              <w:rPr>
                <w:b/>
                <w:bCs/>
                <w:lang w:val="ka-GE"/>
                <w:rPrChange w:id="808" w:author="Mikheil Kapanadze" w:date="2025-04-19T14:30:00Z" w16du:dateUtc="2025-04-19T10:30:00Z">
                  <w:rPr>
                    <w:lang w:val="ka-GE"/>
                  </w:rPr>
                </w:rPrChange>
              </w:rPr>
              <w:delInstrText xml:space="preserve"> CITATION XS2AGEO \l 1079 </w:delInstrText>
            </w:r>
            <w:r w:rsidR="003C182F" w:rsidRPr="00292365" w:rsidDel="00292365">
              <w:rPr>
                <w:b/>
                <w:bCs/>
                <w:lang w:val="ka-GE"/>
                <w:rPrChange w:id="809" w:author="Mikheil Kapanadze" w:date="2025-04-19T14:30:00Z" w16du:dateUtc="2025-04-19T10:30:00Z">
                  <w:rPr>
                    <w:lang w:val="ka-GE"/>
                  </w:rPr>
                </w:rPrChange>
              </w:rPr>
              <w:fldChar w:fldCharType="separate"/>
            </w:r>
            <w:r w:rsidR="00C6051D" w:rsidRPr="00292365" w:rsidDel="00292365">
              <w:rPr>
                <w:b/>
                <w:bCs/>
                <w:noProof/>
                <w:lang w:val="ka-GE"/>
                <w:rPrChange w:id="810" w:author="Mikheil Kapanadze" w:date="2025-04-19T14:30:00Z" w16du:dateUtc="2025-04-19T10:30:00Z">
                  <w:rPr>
                    <w:noProof/>
                    <w:lang w:val="ka-GE"/>
                  </w:rPr>
                </w:rPrChange>
              </w:rPr>
              <w:delText>(10)</w:delText>
            </w:r>
            <w:r w:rsidR="003C182F" w:rsidRPr="00292365" w:rsidDel="00292365">
              <w:rPr>
                <w:b/>
                <w:bCs/>
                <w:lang w:val="ka-GE"/>
                <w:rPrChange w:id="811" w:author="Mikheil Kapanadze" w:date="2025-04-19T14:30:00Z" w16du:dateUtc="2025-04-19T10:30:00Z">
                  <w:rPr>
                    <w:lang w:val="ka-GE"/>
                  </w:rPr>
                </w:rPrChange>
              </w:rPr>
              <w:fldChar w:fldCharType="end"/>
            </w:r>
          </w:del>
          <w:customXmlDelRangeStart w:id="812" w:author="Mikheil Kapanadze" w:date="2025-04-19T14:30:00Z"/>
        </w:sdtContent>
      </w:sdt>
      <w:customXmlDelRangeEnd w:id="812"/>
      <w:del w:id="813" w:author="Mikheil Kapanadze" w:date="2025-04-19T14:30:00Z" w16du:dateUtc="2025-04-19T10:30:00Z">
        <w:r w:rsidR="003C182F" w:rsidRPr="00292365" w:rsidDel="00292365">
          <w:rPr>
            <w:b/>
            <w:bCs/>
            <w:lang w:val="ka-GE"/>
            <w:rPrChange w:id="814" w:author="Mikheil Kapanadze" w:date="2025-04-19T14:30:00Z" w16du:dateUtc="2025-04-19T10:30:00Z">
              <w:rPr>
                <w:lang w:val="ka-GE"/>
              </w:rPr>
            </w:rPrChange>
          </w:rPr>
          <w:delText xml:space="preserve"> და </w:delText>
        </w:r>
      </w:del>
      <w:customXmlDelRangeStart w:id="815" w:author="Mikheil Kapanadze" w:date="2025-04-19T14:30:00Z"/>
      <w:sdt>
        <w:sdtPr>
          <w:rPr>
            <w:b/>
            <w:bCs/>
            <w:lang w:val="ka-GE"/>
          </w:rPr>
          <w:id w:val="-373541212"/>
          <w:citation/>
        </w:sdtPr>
        <w:sdtEndPr/>
        <w:sdtContent>
          <w:customXmlDelRangeEnd w:id="815"/>
          <w:del w:id="816" w:author="Mikheil Kapanadze" w:date="2025-04-19T14:30:00Z" w16du:dateUtc="2025-04-19T10:30:00Z">
            <w:r w:rsidR="003C182F" w:rsidRPr="00292365" w:rsidDel="00292365">
              <w:rPr>
                <w:b/>
                <w:bCs/>
                <w:lang w:val="ka-GE"/>
                <w:rPrChange w:id="817" w:author="Mikheil Kapanadze" w:date="2025-04-19T14:30:00Z" w16du:dateUtc="2025-04-19T10:30:00Z">
                  <w:rPr>
                    <w:lang w:val="ka-GE"/>
                  </w:rPr>
                </w:rPrChange>
              </w:rPr>
              <w:fldChar w:fldCharType="begin"/>
            </w:r>
            <w:r w:rsidR="003C182F" w:rsidRPr="00292365" w:rsidDel="00292365">
              <w:rPr>
                <w:b/>
                <w:bCs/>
                <w:lang w:val="ka-GE"/>
                <w:rPrChange w:id="818" w:author="Mikheil Kapanadze" w:date="2025-04-19T14:30:00Z" w16du:dateUtc="2025-04-19T10:30:00Z">
                  <w:rPr>
                    <w:lang w:val="ka-GE"/>
                  </w:rPr>
                </w:rPrChange>
              </w:rPr>
              <w:delInstrText xml:space="preserve"> CITATION OFGEIAA \l 1079 </w:delInstrText>
            </w:r>
            <w:r w:rsidR="003C182F" w:rsidRPr="00292365" w:rsidDel="00292365">
              <w:rPr>
                <w:b/>
                <w:bCs/>
                <w:lang w:val="ka-GE"/>
                <w:rPrChange w:id="819" w:author="Mikheil Kapanadze" w:date="2025-04-19T14:30:00Z" w16du:dateUtc="2025-04-19T10:30:00Z">
                  <w:rPr>
                    <w:lang w:val="ka-GE"/>
                  </w:rPr>
                </w:rPrChange>
              </w:rPr>
              <w:fldChar w:fldCharType="separate"/>
            </w:r>
            <w:r w:rsidR="00C6051D" w:rsidRPr="00292365" w:rsidDel="00292365">
              <w:rPr>
                <w:b/>
                <w:bCs/>
                <w:noProof/>
                <w:lang w:val="ka-GE"/>
                <w:rPrChange w:id="820" w:author="Mikheil Kapanadze" w:date="2025-04-19T14:30:00Z" w16du:dateUtc="2025-04-19T10:30:00Z">
                  <w:rPr>
                    <w:noProof/>
                    <w:lang w:val="ka-GE"/>
                  </w:rPr>
                </w:rPrChange>
              </w:rPr>
              <w:delText>(11)</w:delText>
            </w:r>
            <w:r w:rsidR="003C182F" w:rsidRPr="00292365" w:rsidDel="00292365">
              <w:rPr>
                <w:b/>
                <w:bCs/>
                <w:lang w:val="ka-GE"/>
                <w:rPrChange w:id="821" w:author="Mikheil Kapanadze" w:date="2025-04-19T14:30:00Z" w16du:dateUtc="2025-04-19T10:30:00Z">
                  <w:rPr>
                    <w:lang w:val="ka-GE"/>
                  </w:rPr>
                </w:rPrChange>
              </w:rPr>
              <w:fldChar w:fldCharType="end"/>
            </w:r>
          </w:del>
          <w:customXmlDelRangeStart w:id="822" w:author="Mikheil Kapanadze" w:date="2025-04-19T14:30:00Z"/>
        </w:sdtContent>
      </w:sdt>
      <w:customXmlDelRangeEnd w:id="822"/>
      <w:del w:id="823" w:author="Mikheil Kapanadze" w:date="2025-04-19T14:30:00Z" w16du:dateUtc="2025-04-19T10:30:00Z">
        <w:r w:rsidR="003C182F" w:rsidRPr="00292365" w:rsidDel="00292365">
          <w:rPr>
            <w:b/>
            <w:bCs/>
            <w:lang w:val="ka-GE"/>
            <w:rPrChange w:id="824" w:author="Mikheil Kapanadze" w:date="2025-04-19T14:30:00Z" w16du:dateUtc="2025-04-19T10:30:00Z">
              <w:rPr>
                <w:lang w:val="ka-GE"/>
              </w:rPr>
            </w:rPrChange>
          </w:rPr>
          <w:delText xml:space="preserve"> დოკუმენტებთან თავსებადობის მიზნებისათვის,  </w:delText>
        </w:r>
        <w:r w:rsidRPr="00292365" w:rsidDel="00292365">
          <w:rPr>
            <w:b/>
            <w:bCs/>
            <w:lang w:val="ka-GE"/>
            <w:rPrChange w:id="825" w:author="Mikheil Kapanadze" w:date="2025-04-19T14:30:00Z" w16du:dateUtc="2025-04-19T10:30:00Z">
              <w:rPr>
                <w:lang w:val="ka-GE"/>
              </w:rPr>
            </w:rPrChange>
          </w:rPr>
          <w:delText>იდენტობის პროვაიდერ</w:delText>
        </w:r>
        <w:r w:rsidR="00EE5CBA" w:rsidRPr="00292365" w:rsidDel="00292365">
          <w:rPr>
            <w:b/>
            <w:bCs/>
            <w:lang w:val="ka-GE"/>
            <w:rPrChange w:id="826" w:author="Mikheil Kapanadze" w:date="2025-04-19T14:30:00Z" w16du:dateUtc="2025-04-19T10:30:00Z">
              <w:rPr>
                <w:lang w:val="ka-GE"/>
              </w:rPr>
            </w:rPrChange>
          </w:rPr>
          <w:delText>ს უფლება აქვს</w:delText>
        </w:r>
        <w:r w:rsidRPr="00292365" w:rsidDel="00292365">
          <w:rPr>
            <w:b/>
            <w:bCs/>
            <w:lang w:val="ka-GE"/>
            <w:rPrChange w:id="827" w:author="Mikheil Kapanadze" w:date="2025-04-19T14:30:00Z" w16du:dateUtc="2025-04-19T10:30:00Z">
              <w:rPr>
                <w:lang w:val="ka-GE"/>
              </w:rPr>
            </w:rPrChange>
          </w:rPr>
          <w:delText xml:space="preserve"> გამოიყენოს აღნიშნული სერტიფიკატი დაყრდნობილი მხარის ავთენტიფიკაციისათვის</w:delText>
        </w:r>
        <w:r w:rsidR="003C182F" w:rsidRPr="00292365" w:rsidDel="00292365">
          <w:rPr>
            <w:b/>
            <w:bCs/>
            <w:lang w:val="ka-GE"/>
            <w:rPrChange w:id="828" w:author="Mikheil Kapanadze" w:date="2025-04-19T14:30:00Z" w16du:dateUtc="2025-04-19T10:30:00Z">
              <w:rPr>
                <w:lang w:val="ka-GE"/>
              </w:rPr>
            </w:rPrChange>
          </w:rPr>
          <w:delText xml:space="preserve">. </w:delText>
        </w:r>
        <w:r w:rsidR="00EE5CBA" w:rsidRPr="00292365" w:rsidDel="00292365">
          <w:rPr>
            <w:b/>
            <w:bCs/>
            <w:lang w:val="ka-GE"/>
          </w:rPr>
          <w:delText>უმჯობესია</w:delText>
        </w:r>
        <w:r w:rsidR="00EE5CBA" w:rsidRPr="00292365" w:rsidDel="00292365">
          <w:rPr>
            <w:b/>
            <w:bCs/>
            <w:lang w:val="ka-GE"/>
            <w:rPrChange w:id="829" w:author="Mikheil Kapanadze" w:date="2025-04-19T14:30:00Z" w16du:dateUtc="2025-04-19T10:30:00Z">
              <w:rPr>
                <w:lang w:val="ka-GE"/>
              </w:rPr>
            </w:rPrChange>
          </w:rPr>
          <w:delText xml:space="preserve"> იდენტობის პროვაიდერმა ისარგებლოს ამ მეთოდით</w:delText>
        </w:r>
      </w:del>
    </w:p>
    <w:p w14:paraId="614FA0C6" w14:textId="108BF45D" w:rsidR="000D60EB" w:rsidRPr="00292365" w:rsidRDefault="00292365" w:rsidP="00DB32AE">
      <w:pPr>
        <w:jc w:val="both"/>
        <w:rPr>
          <w:lang w:val="ka-GE"/>
        </w:rPr>
      </w:pPr>
      <w:ins w:id="830" w:author="Mikheil Kapanadze" w:date="2025-04-19T14:30:00Z" w16du:dateUtc="2025-04-19T10:30:00Z">
        <w:r w:rsidRPr="00292365">
          <w:rPr>
            <w:b/>
            <w:bCs/>
            <w:lang w:val="ka-GE"/>
            <w:rPrChange w:id="831" w:author="Mikheil Kapanadze" w:date="2025-04-19T14:30:00Z" w16du:dateUtc="2025-04-19T10:30:00Z">
              <w:rPr>
                <w:lang w:val="ka-GE"/>
              </w:rPr>
            </w:rPrChange>
          </w:rPr>
          <w:t>შესაძლოა</w:t>
        </w:r>
        <w:r>
          <w:rPr>
            <w:lang w:val="ka-GE"/>
          </w:rPr>
          <w:t xml:space="preserve"> იდენტობის პროვაიდერი დამატებით მხარს უჭერდეს დაყრდნობილი მხარის </w:t>
        </w:r>
      </w:ins>
      <w:r w:rsidR="00F66203" w:rsidRPr="00292365">
        <w:rPr>
          <w:lang w:val="ka-GE"/>
        </w:rPr>
        <w:t>ავთენტიფიკაცი</w:t>
      </w:r>
      <w:ins w:id="832" w:author="Mikheil Kapanadze" w:date="2025-04-19T14:30:00Z" w16du:dateUtc="2025-04-19T10:30:00Z">
        <w:r>
          <w:rPr>
            <w:lang w:val="ka-GE"/>
          </w:rPr>
          <w:t>ს</w:t>
        </w:r>
      </w:ins>
      <w:del w:id="833" w:author="Mikheil Kapanadze" w:date="2025-04-19T14:30:00Z" w16du:dateUtc="2025-04-19T10:30:00Z">
        <w:r w:rsidR="00F66203" w:rsidRPr="00292365" w:rsidDel="00292365">
          <w:rPr>
            <w:lang w:val="ka-GE"/>
          </w:rPr>
          <w:delText>ა განხორციელდეს</w:delText>
        </w:r>
      </w:del>
      <w:r w:rsidR="00F66203" w:rsidRPr="00292365">
        <w:rPr>
          <w:lang w:val="ka-GE"/>
        </w:rPr>
        <w:t xml:space="preserve"> </w:t>
      </w:r>
      <w:sdt>
        <w:sdtPr>
          <w:rPr>
            <w:lang w:val="ka-GE"/>
          </w:rPr>
          <w:id w:val="-909460832"/>
          <w:citation/>
        </w:sdtPr>
        <w:sdtEndPr/>
        <w:sdtContent>
          <w:r w:rsidR="00F66203" w:rsidRPr="00292365">
            <w:rPr>
              <w:lang w:val="ka-GE"/>
            </w:rPr>
            <w:fldChar w:fldCharType="begin"/>
          </w:r>
          <w:r w:rsidR="00F66203" w:rsidRPr="00292365">
            <w:rPr>
              <w:lang w:val="ka-GE"/>
            </w:rPr>
            <w:instrText xml:space="preserve"> CITATION FAPIp2 \l 1079 </w:instrText>
          </w:r>
          <w:r w:rsidR="00F66203" w:rsidRPr="00292365">
            <w:rPr>
              <w:lang w:val="ka-GE"/>
            </w:rPr>
            <w:fldChar w:fldCharType="separate"/>
          </w:r>
          <w:r w:rsidR="008A7DCD">
            <w:rPr>
              <w:noProof/>
              <w:lang w:val="ka-GE"/>
            </w:rPr>
            <w:t>(6)</w:t>
          </w:r>
          <w:r w:rsidR="00F66203" w:rsidRPr="00292365">
            <w:rPr>
              <w:lang w:val="ka-GE"/>
            </w:rPr>
            <w:fldChar w:fldCharType="end"/>
          </w:r>
        </w:sdtContent>
      </w:sdt>
      <w:r w:rsidR="00F66203" w:rsidRPr="00292365">
        <w:rPr>
          <w:lang w:val="ka-GE"/>
        </w:rPr>
        <w:t xml:space="preserve">-ით დადგენილი </w:t>
      </w:r>
      <w:del w:id="834" w:author="Mikheil Kapanadze" w:date="2025-04-19T14:31:00Z" w16du:dateUtc="2025-04-19T10:31:00Z">
        <w:r w:rsidR="00F66203" w:rsidRPr="00292365" w:rsidDel="00BD2239">
          <w:rPr>
            <w:lang w:val="ka-GE"/>
          </w:rPr>
          <w:delText xml:space="preserve">რომელიმე </w:delText>
        </w:r>
      </w:del>
      <w:ins w:id="835" w:author="Mikheil Kapanadze" w:date="2025-04-19T14:31:00Z" w16du:dateUtc="2025-04-19T10:31:00Z">
        <w:r w:rsidR="00BD2239">
          <w:rPr>
            <w:lang w:val="ka-GE"/>
          </w:rPr>
          <w:t>ნებისმიერი</w:t>
        </w:r>
        <w:r w:rsidR="00BD2239" w:rsidRPr="00292365">
          <w:rPr>
            <w:lang w:val="ka-GE"/>
          </w:rPr>
          <w:t xml:space="preserve"> </w:t>
        </w:r>
      </w:ins>
      <w:del w:id="836" w:author="Mikheil Kapanadze" w:date="2025-04-19T14:30:00Z" w16du:dateUtc="2025-04-19T10:30:00Z">
        <w:r w:rsidR="00F66203" w:rsidRPr="00292365" w:rsidDel="00292365">
          <w:rPr>
            <w:lang w:val="ka-GE"/>
          </w:rPr>
          <w:delText xml:space="preserve">სხვა </w:delText>
        </w:r>
      </w:del>
      <w:r w:rsidR="00F66203" w:rsidRPr="00292365">
        <w:rPr>
          <w:lang w:val="ka-GE"/>
        </w:rPr>
        <w:t>წესით</w:t>
      </w:r>
      <w:ins w:id="837" w:author="Mikheil Kapanadze" w:date="2025-04-19T14:30:00Z" w16du:dateUtc="2025-04-19T10:30:00Z">
        <w:r>
          <w:rPr>
            <w:lang w:val="ka-GE"/>
          </w:rPr>
          <w:t>, რომელიც ამ თავში</w:t>
        </w:r>
      </w:ins>
      <w:ins w:id="838" w:author="Mikheil Kapanadze" w:date="2025-04-19T14:31:00Z" w16du:dateUtc="2025-04-19T10:31:00Z">
        <w:r w:rsidR="00BD2239">
          <w:rPr>
            <w:lang w:val="ka-GE"/>
          </w:rPr>
          <w:t xml:space="preserve"> ცხადად არ არის მოთხოვნილი</w:t>
        </w:r>
      </w:ins>
      <w:r w:rsidR="003C182F" w:rsidRPr="00292365">
        <w:rPr>
          <w:lang w:val="ka-GE"/>
        </w:rPr>
        <w:t xml:space="preserve">. </w:t>
      </w:r>
      <w:ins w:id="839" w:author="Mikheil Kapanadze" w:date="2025-04-19T14:31:00Z" w16du:dateUtc="2025-04-19T10:31:00Z">
        <w:r w:rsidR="00BD2239">
          <w:rPr>
            <w:lang w:val="ka-GE"/>
          </w:rPr>
          <w:t xml:space="preserve">თუმცა </w:t>
        </w:r>
      </w:ins>
      <w:r w:rsidR="003C182F" w:rsidRPr="00292365">
        <w:rPr>
          <w:lang w:val="ka-GE"/>
        </w:rPr>
        <w:t xml:space="preserve">ამ შემთხვევაში </w:t>
      </w:r>
      <w:r w:rsidR="003C182F" w:rsidRPr="00292365">
        <w:rPr>
          <w:b/>
          <w:bCs/>
          <w:lang w:val="ka-GE"/>
        </w:rPr>
        <w:t>აუცილებელია</w:t>
      </w:r>
      <w:r w:rsidR="003C182F" w:rsidRPr="00292365">
        <w:rPr>
          <w:lang w:val="ka-GE"/>
        </w:rPr>
        <w:t xml:space="preserve"> იდენტობის პროვაიდერს დანერგილი ჰქონდეს პროცესი რომელიც გაითვალისწინებს კომპრომეტირებული საიდენტიფიკაციო მონაცემების გაუქმებას დაუსაბუთებელი შეფერხების გარეშე, დაყრდნობილი მხარის ან საქართველოს კანონმდებლობით განსაზღვრული სხვა უფლებამოსილი პირის (ასეთის არსებობის შემთხვევაში) მიმართვის საფუძველზე.</w:t>
      </w:r>
    </w:p>
    <w:p w14:paraId="4CB6AD78" w14:textId="6AAD8F1A" w:rsidR="00701A0A" w:rsidRPr="006E068E" w:rsidRDefault="00701A0A" w:rsidP="00DB32AE">
      <w:pPr>
        <w:jc w:val="both"/>
        <w:rPr>
          <w:lang w:val="ka-GE"/>
        </w:rPr>
      </w:pPr>
      <w:r>
        <w:rPr>
          <w:lang w:val="ka-GE"/>
        </w:rPr>
        <w:t xml:space="preserve">იდენტობის პროვაიდერების მხრიდან დაყრდნობილი მხარეების ავტომატური დაშვების უზრუნველყოფა </w:t>
      </w:r>
      <w:r w:rsidRPr="006E068E">
        <w:rPr>
          <w:b/>
          <w:bCs/>
          <w:lang w:val="ka-GE"/>
        </w:rPr>
        <w:t>არააუცილებელია</w:t>
      </w:r>
      <w:r>
        <w:rPr>
          <w:lang w:val="ka-GE"/>
        </w:rPr>
        <w:t xml:space="preserve"> (ვინაიდან აღნიშნულ დაშვებას შესაძლოა ესაჭიროებოდეს რეგისტრაცია, სახელშეკრულებო ურთიერთობაში შესვლა და სხვა, რაც ამ დოკუმენტის ამ ვერსიის მიზნებს სცდება).</w:t>
      </w:r>
      <w:ins w:id="840" w:author="Mikheil Kapanadze" w:date="2025-04-19T14:31:00Z" w16du:dateUtc="2025-04-19T10:31:00Z">
        <w:r w:rsidR="00684DDE">
          <w:rPr>
            <w:lang w:val="ka-GE"/>
          </w:rPr>
          <w:t xml:space="preserve"> თუმცა </w:t>
        </w:r>
        <w:r w:rsidR="00684DDE" w:rsidRPr="00DB32AE">
          <w:rPr>
            <w:b/>
            <w:bCs/>
            <w:lang w:val="ka-GE"/>
          </w:rPr>
          <w:t>აუცილებელია</w:t>
        </w:r>
        <w:r w:rsidR="00684DDE">
          <w:rPr>
            <w:lang w:val="ka-GE"/>
          </w:rPr>
          <w:t xml:space="preserve"> იდენტობის პროვაიდერმა </w:t>
        </w:r>
      </w:ins>
      <w:ins w:id="841" w:author="Mikheil Kapanadze" w:date="2025-04-19T14:32:00Z" w16du:dateUtc="2025-04-19T10:32:00Z">
        <w:r w:rsidR="00684DDE">
          <w:rPr>
            <w:lang w:val="ka-GE"/>
          </w:rPr>
          <w:t xml:space="preserve">მიიღოს </w:t>
        </w:r>
        <w:r w:rsidR="0065250F">
          <w:rPr>
            <w:lang w:val="ka-GE"/>
          </w:rPr>
          <w:t xml:space="preserve">ყველა საჭირო ზომა რათა </w:t>
        </w:r>
      </w:ins>
      <w:ins w:id="842" w:author="Mikheil Kapanadze" w:date="2025-04-19T14:31:00Z" w16du:dateUtc="2025-04-19T10:31:00Z">
        <w:r w:rsidR="00684DDE">
          <w:rPr>
            <w:lang w:val="ka-GE"/>
          </w:rPr>
          <w:t>უზრუნველ</w:t>
        </w:r>
      </w:ins>
      <w:ins w:id="843" w:author="Mikheil Kapanadze" w:date="2025-04-19T14:32:00Z" w16du:dateUtc="2025-04-19T10:32:00Z">
        <w:r w:rsidR="00684DDE">
          <w:rPr>
            <w:lang w:val="ka-GE"/>
          </w:rPr>
          <w:t xml:space="preserve">ყოს უფლებამოსილი </w:t>
        </w:r>
        <w:r w:rsidR="0065250F">
          <w:rPr>
            <w:lang w:val="ka-GE"/>
          </w:rPr>
          <w:t>დაყრდნობილი მხარეებისთვის წვდომის მინიჭება დაუსაბუთებელი დაყოვნების გარეშე.</w:t>
        </w:r>
      </w:ins>
    </w:p>
    <w:p w14:paraId="1C6D7C98" w14:textId="01F6EDEE" w:rsidR="003F2AC9" w:rsidRDefault="003F2AC9" w:rsidP="000E084F"/>
    <w:p w14:paraId="79127715" w14:textId="55E70137" w:rsidR="00B376B6" w:rsidRDefault="00FB01DF" w:rsidP="00FB01DF">
      <w:pPr>
        <w:pStyle w:val="Heading1"/>
        <w:rPr>
          <w:lang w:val="ka-GE"/>
        </w:rPr>
      </w:pPr>
      <w:bookmarkStart w:id="844" w:name="_Toc195970416"/>
      <w:r>
        <w:rPr>
          <w:lang w:val="ka-GE"/>
        </w:rPr>
        <w:t>ავთენტიფიკაციის სიძლიერის მოთხოვნა</w:t>
      </w:r>
      <w:bookmarkEnd w:id="844"/>
    </w:p>
    <w:p w14:paraId="00BF8DD9" w14:textId="1C1EB672" w:rsidR="00FB01DF" w:rsidRDefault="00FB01DF" w:rsidP="000E084F">
      <w:pPr>
        <w:rPr>
          <w:lang w:val="ka-GE"/>
        </w:rPr>
      </w:pPr>
      <w:r w:rsidRPr="00FB01DF">
        <w:rPr>
          <w:b/>
          <w:bCs/>
          <w:lang w:val="ka-GE"/>
        </w:rPr>
        <w:t>აუცილებელია,</w:t>
      </w:r>
      <w:r>
        <w:rPr>
          <w:lang w:val="ka-GE"/>
        </w:rPr>
        <w:t xml:space="preserve"> იდენტობის პროვაიდერმა მხარი დაუჭიროს </w:t>
      </w:r>
      <w:r w:rsidR="00791453" w:rsidRPr="00791453">
        <w:rPr>
          <w:lang w:val="ka-GE"/>
        </w:rPr>
        <w:t>acr_values</w:t>
      </w:r>
      <w:r w:rsidR="00791453">
        <w:rPr>
          <w:lang w:val="ka-GE"/>
        </w:rPr>
        <w:t xml:space="preserve"> პარამეტრს</w:t>
      </w:r>
      <w:r w:rsidR="003D0B73">
        <w:rPr>
          <w:lang w:val="ka-GE"/>
        </w:rPr>
        <w:t xml:space="preserve"> </w:t>
      </w:r>
      <w:sdt>
        <w:sdtPr>
          <w:rPr>
            <w:lang w:val="ka-GE"/>
          </w:rPr>
          <w:id w:val="-1396587900"/>
          <w:citation/>
        </w:sdtPr>
        <w:sdtEndPr/>
        <w:sdtContent>
          <w:r w:rsidR="003D0B73">
            <w:rPr>
              <w:lang w:val="ka-GE"/>
            </w:rPr>
            <w:fldChar w:fldCharType="begin"/>
          </w:r>
          <w:r w:rsidR="003D0B73">
            <w:rPr>
              <w:lang w:val="ka-GE"/>
            </w:rPr>
            <w:instrText xml:space="preserve"> CITATION OIDCCORE \l 1079 </w:instrText>
          </w:r>
          <w:r w:rsidR="003D0B73">
            <w:rPr>
              <w:lang w:val="ka-GE"/>
            </w:rPr>
            <w:fldChar w:fldCharType="separate"/>
          </w:r>
          <w:r w:rsidR="008A7DCD">
            <w:rPr>
              <w:noProof/>
              <w:lang w:val="ka-GE"/>
            </w:rPr>
            <w:t>(4)</w:t>
          </w:r>
          <w:r w:rsidR="003D0B73">
            <w:rPr>
              <w:lang w:val="ka-GE"/>
            </w:rPr>
            <w:fldChar w:fldCharType="end"/>
          </w:r>
        </w:sdtContent>
      </w:sdt>
      <w:r w:rsidR="003D0B73">
        <w:rPr>
          <w:lang w:val="ka-GE"/>
        </w:rPr>
        <w:t>-ის მიხედვით</w:t>
      </w:r>
      <w:r w:rsidR="005C731D">
        <w:rPr>
          <w:lang w:val="ka-GE"/>
        </w:rPr>
        <w:t xml:space="preserve">. ასევე აუცილებელია, მხარდაჭერილი </w:t>
      </w:r>
      <w:r w:rsidR="00E56FB0">
        <w:rPr>
          <w:lang w:val="ka-GE"/>
        </w:rPr>
        <w:t xml:space="preserve">ავთენტიფიკაციის კონტექსტის კლასები ჩამოთვლილი იყოს იდენტობის პროვაიდერის მეტაინფორმაციაში </w:t>
      </w:r>
      <w:sdt>
        <w:sdtPr>
          <w:rPr>
            <w:lang w:val="ka-GE"/>
          </w:rPr>
          <w:id w:val="-1867355958"/>
          <w:citation/>
        </w:sdtPr>
        <w:sdtEndPr/>
        <w:sdtContent>
          <w:r w:rsidR="00E56FB0">
            <w:rPr>
              <w:lang w:val="ka-GE"/>
            </w:rPr>
            <w:fldChar w:fldCharType="begin"/>
          </w:r>
          <w:r w:rsidR="00E56FB0">
            <w:rPr>
              <w:lang w:val="ka-GE"/>
            </w:rPr>
            <w:instrText xml:space="preserve"> CITATION OIDCDisco \l 1079 </w:instrText>
          </w:r>
          <w:r w:rsidR="00E56FB0">
            <w:rPr>
              <w:lang w:val="ka-GE"/>
            </w:rPr>
            <w:fldChar w:fldCharType="separate"/>
          </w:r>
          <w:r w:rsidR="008A7DCD">
            <w:rPr>
              <w:noProof/>
              <w:lang w:val="ka-GE"/>
            </w:rPr>
            <w:t>(8)</w:t>
          </w:r>
          <w:r w:rsidR="00E56FB0">
            <w:rPr>
              <w:lang w:val="ka-GE"/>
            </w:rPr>
            <w:fldChar w:fldCharType="end"/>
          </w:r>
        </w:sdtContent>
      </w:sdt>
      <w:r w:rsidR="00E56FB0">
        <w:rPr>
          <w:lang w:val="ka-GE"/>
        </w:rPr>
        <w:t>-ის მიხედვით (</w:t>
      </w:r>
      <w:r w:rsidR="00AA5D10" w:rsidRPr="00AA5D10">
        <w:rPr>
          <w:lang w:val="ka-GE"/>
        </w:rPr>
        <w:t>acr_values_supported</w:t>
      </w:r>
      <w:r w:rsidR="00AA5D10">
        <w:rPr>
          <w:lang w:val="ka-GE"/>
        </w:rPr>
        <w:t>).</w:t>
      </w:r>
    </w:p>
    <w:p w14:paraId="13F30EDD" w14:textId="4B2A8CC8" w:rsidR="00AA5D10" w:rsidRDefault="00AA5D10" w:rsidP="000E084F">
      <w:pPr>
        <w:rPr>
          <w:lang w:val="ka-GE"/>
        </w:rPr>
      </w:pPr>
      <w:r w:rsidRPr="00AA5D10">
        <w:rPr>
          <w:b/>
          <w:bCs/>
          <w:lang w:val="ka-GE"/>
        </w:rPr>
        <w:t>აუცილებელია</w:t>
      </w:r>
      <w:r>
        <w:rPr>
          <w:lang w:val="ka-GE"/>
        </w:rPr>
        <w:t>, მხარდაჭერილი იყოს, სულ მცირე, შემდეგი კლასები:</w:t>
      </w:r>
    </w:p>
    <w:bookmarkStart w:id="845" w:name="_Hlk121120052"/>
    <w:bookmarkStart w:id="846" w:name="_Hlk121496478"/>
    <w:p w14:paraId="3A67B324" w14:textId="5D211A4A" w:rsidR="00AA5D10" w:rsidRPr="00A77789" w:rsidRDefault="005119B3" w:rsidP="00AA5D10">
      <w:pPr>
        <w:pStyle w:val="ListParagraph"/>
        <w:numPr>
          <w:ilvl w:val="0"/>
          <w:numId w:val="14"/>
        </w:numPr>
        <w:rPr>
          <w:lang w:val="ka-GE"/>
        </w:rPr>
      </w:pPr>
      <w:r>
        <w:fldChar w:fldCharType="begin"/>
      </w:r>
      <w:r w:rsidRPr="009B3C82">
        <w:rPr>
          <w:lang w:val="ka-GE"/>
        </w:rPr>
        <w:instrText>HYPERLINK "https://openfinance.ge/ns/assurance/basic"</w:instrText>
      </w:r>
      <w:r>
        <w:fldChar w:fldCharType="separate"/>
      </w:r>
      <w:r w:rsidR="00A77789" w:rsidRPr="009B3C82">
        <w:rPr>
          <w:rStyle w:val="Hyperlink"/>
          <w:lang w:val="ka-GE"/>
        </w:rPr>
        <w:t>https://openfinance.ge/ns/assurance/basic</w:t>
      </w:r>
      <w:r>
        <w:rPr>
          <w:rStyle w:val="Hyperlink"/>
        </w:rPr>
        <w:fldChar w:fldCharType="end"/>
      </w:r>
      <w:bookmarkEnd w:id="845"/>
      <w:r w:rsidR="00FA1237" w:rsidRPr="009B3C82">
        <w:rPr>
          <w:lang w:val="ka-GE"/>
        </w:rPr>
        <w:t xml:space="preserve"> - </w:t>
      </w:r>
      <w:r w:rsidR="00FA1237">
        <w:rPr>
          <w:lang w:val="ka-GE"/>
        </w:rPr>
        <w:t>საბაზისო ავთენტიფიკაცია</w:t>
      </w:r>
    </w:p>
    <w:p w14:paraId="78E9B3B4" w14:textId="0478BA52" w:rsidR="00A77789" w:rsidRDefault="00FA1237" w:rsidP="00AA5D10">
      <w:pPr>
        <w:pStyle w:val="ListParagraph"/>
        <w:numPr>
          <w:ilvl w:val="0"/>
          <w:numId w:val="14"/>
        </w:numPr>
        <w:rPr>
          <w:lang w:val="ka-GE"/>
        </w:rPr>
      </w:pPr>
      <w:r>
        <w:fldChar w:fldCharType="begin"/>
      </w:r>
      <w:r w:rsidRPr="00330FF6">
        <w:rPr>
          <w:lang w:val="ka-GE"/>
          <w:rPrChange w:id="847" w:author="Mikheil Kapanadze" w:date="2025-04-19T15:52:00Z" w16du:dateUtc="2025-04-19T11:52:00Z">
            <w:rPr/>
          </w:rPrChange>
        </w:rPr>
        <w:instrText>HYPERLINK "https://openfinance.ge/ns/assurance/sca"</w:instrText>
      </w:r>
      <w:r>
        <w:fldChar w:fldCharType="separate"/>
      </w:r>
      <w:r w:rsidRPr="002823A5">
        <w:rPr>
          <w:rStyle w:val="Hyperlink"/>
          <w:lang w:val="ka-GE"/>
        </w:rPr>
        <w:t>https://openfinance.ge/ns/assurance/</w:t>
      </w:r>
      <w:r w:rsidRPr="009B3C82">
        <w:rPr>
          <w:rStyle w:val="Hyperlink"/>
          <w:lang w:val="ka-GE"/>
        </w:rPr>
        <w:t>sca</w:t>
      </w:r>
      <w:r>
        <w:fldChar w:fldCharType="end"/>
      </w:r>
      <w:r w:rsidRPr="009B3C82">
        <w:rPr>
          <w:lang w:val="ka-GE"/>
        </w:rPr>
        <w:t xml:space="preserve"> </w:t>
      </w:r>
      <w:r>
        <w:rPr>
          <w:lang w:val="ka-GE"/>
        </w:rPr>
        <w:t>- მომხმარებლის ძლიერი ავთენტიფიკაცია</w:t>
      </w:r>
    </w:p>
    <w:bookmarkEnd w:id="846"/>
    <w:p w14:paraId="2690806E" w14:textId="6D5D0F2E" w:rsidR="0017416E" w:rsidRPr="00D0756A" w:rsidRDefault="00ED0FF1" w:rsidP="008021F6">
      <w:pPr>
        <w:jc w:val="both"/>
        <w:rPr>
          <w:lang w:val="ka-GE"/>
        </w:rPr>
      </w:pPr>
      <w:r w:rsidRPr="00ED0FF1">
        <w:rPr>
          <w:lang w:val="ka-GE"/>
        </w:rPr>
        <w:t>თუ</w:t>
      </w:r>
      <w:r>
        <w:rPr>
          <w:lang w:val="ka-GE"/>
        </w:rPr>
        <w:t xml:space="preserve"> გადმოცემულია </w:t>
      </w:r>
      <w:r w:rsidRPr="009B3C82">
        <w:rPr>
          <w:lang w:val="ka-GE"/>
        </w:rPr>
        <w:t>acr</w:t>
      </w:r>
      <w:r w:rsidR="008B0B9D" w:rsidRPr="009B3C82">
        <w:rPr>
          <w:lang w:val="ka-GE"/>
        </w:rPr>
        <w:t>_values</w:t>
      </w:r>
      <w:r>
        <w:rPr>
          <w:lang w:val="ka-GE"/>
        </w:rPr>
        <w:t xml:space="preserve"> პარამეტრი ავთენტიფიკაციისას,</w:t>
      </w:r>
      <w:r>
        <w:rPr>
          <w:b/>
          <w:bCs/>
          <w:lang w:val="ka-GE"/>
        </w:rPr>
        <w:t xml:space="preserve">  </w:t>
      </w:r>
      <w:r w:rsidR="0017416E" w:rsidRPr="0017416E">
        <w:rPr>
          <w:b/>
          <w:bCs/>
          <w:lang w:val="ka-GE"/>
        </w:rPr>
        <w:t>აუცილებელია</w:t>
      </w:r>
      <w:r w:rsidR="0017416E">
        <w:rPr>
          <w:lang w:val="ka-GE"/>
        </w:rPr>
        <w:t>, იდენტობის პროვაიდერმა</w:t>
      </w:r>
      <w:r>
        <w:rPr>
          <w:lang w:val="ka-GE"/>
        </w:rPr>
        <w:t xml:space="preserve"> მომხმარებელს </w:t>
      </w:r>
      <w:r w:rsidR="008B0B9D">
        <w:rPr>
          <w:lang w:val="ka-GE"/>
        </w:rPr>
        <w:t xml:space="preserve">ავთენტიფიკაცია გაატაროს გადმოცემული კლასის </w:t>
      </w:r>
      <w:r w:rsidR="006045D9">
        <w:rPr>
          <w:lang w:val="ka-GE"/>
        </w:rPr>
        <w:t xml:space="preserve">(ან უფრო ძლიერი კლასის) </w:t>
      </w:r>
      <w:r w:rsidR="008B0B9D">
        <w:rPr>
          <w:lang w:val="ka-GE"/>
        </w:rPr>
        <w:t xml:space="preserve">შესაბამისად. თუ გადამოცემულია რამდენიმე კლასი და </w:t>
      </w:r>
      <w:r w:rsidR="00641D82">
        <w:rPr>
          <w:lang w:val="ka-GE"/>
        </w:rPr>
        <w:t xml:space="preserve">ერთ-ერთი კლასი უფრო ძლიერ (უსაფრთხო) ავთენტიფიკაციას ითვალისწინებს, </w:t>
      </w:r>
      <w:r w:rsidR="00641D82" w:rsidRPr="00641D82">
        <w:rPr>
          <w:b/>
          <w:bCs/>
          <w:lang w:val="ka-GE"/>
        </w:rPr>
        <w:t>აუცილებელია</w:t>
      </w:r>
      <w:r w:rsidR="00641D82">
        <w:rPr>
          <w:lang w:val="ka-GE"/>
        </w:rPr>
        <w:t xml:space="preserve"> იდენტობის პროვაიდერმა </w:t>
      </w:r>
      <w:r w:rsidR="003D585F">
        <w:rPr>
          <w:lang w:val="ka-GE"/>
        </w:rPr>
        <w:t>აირჩიოს ყველაზე უფრო უსაფრთხო კონფიგურაცია.</w:t>
      </w:r>
      <w:r w:rsidR="00D0756A">
        <w:rPr>
          <w:lang w:val="ka-GE"/>
        </w:rPr>
        <w:t xml:space="preserve"> </w:t>
      </w:r>
      <w:r w:rsidR="00D0756A" w:rsidRPr="009B3C82">
        <w:rPr>
          <w:b/>
          <w:bCs/>
          <w:lang w:val="ka-GE"/>
        </w:rPr>
        <w:t>აუცილებელია</w:t>
      </w:r>
      <w:r w:rsidR="00D0756A">
        <w:rPr>
          <w:lang w:val="ka-GE"/>
        </w:rPr>
        <w:t xml:space="preserve"> იდენტობის პროვაიდერმა </w:t>
      </w:r>
      <w:r w:rsidR="00D0756A" w:rsidRPr="009B3C82">
        <w:rPr>
          <w:lang w:val="ka-GE"/>
        </w:rPr>
        <w:t>id_token</w:t>
      </w:r>
      <w:r w:rsidR="003D2F0D">
        <w:rPr>
          <w:lang w:val="ka-GE"/>
        </w:rPr>
        <w:t xml:space="preserve">-ში, </w:t>
      </w:r>
      <w:r w:rsidR="003D2F0D" w:rsidRPr="009B3C82">
        <w:rPr>
          <w:lang w:val="ka-GE"/>
        </w:rPr>
        <w:t>acr</w:t>
      </w:r>
      <w:r w:rsidR="003D2F0D">
        <w:rPr>
          <w:lang w:val="ka-GE"/>
        </w:rPr>
        <w:t xml:space="preserve"> ველში</w:t>
      </w:r>
      <w:r w:rsidR="00D0756A">
        <w:rPr>
          <w:lang w:val="ka-GE"/>
        </w:rPr>
        <w:t xml:space="preserve"> დააბრუნოს </w:t>
      </w:r>
      <w:r w:rsidR="003D2F0D">
        <w:rPr>
          <w:lang w:val="ka-GE"/>
        </w:rPr>
        <w:t>ის კლასი რომელიც შეესაბამება ფაქტობრივად განხორციელებულ ავთენტიფკაციის დონეს.</w:t>
      </w:r>
    </w:p>
    <w:p w14:paraId="4A253E12" w14:textId="57C87204" w:rsidR="00222A38" w:rsidRPr="009B3C82" w:rsidRDefault="00E44DC0" w:rsidP="00AE29A9">
      <w:pPr>
        <w:jc w:val="both"/>
        <w:rPr>
          <w:lang w:val="ka-GE"/>
        </w:rPr>
      </w:pPr>
      <w:r>
        <w:rPr>
          <w:lang w:val="ka-GE"/>
        </w:rPr>
        <w:t xml:space="preserve">თუ </w:t>
      </w:r>
      <w:r w:rsidR="003B5E9E">
        <w:rPr>
          <w:lang w:val="ka-GE"/>
        </w:rPr>
        <w:t xml:space="preserve">ავთენტიფიკაციის </w:t>
      </w:r>
      <w:r w:rsidR="003D2F0D">
        <w:rPr>
          <w:lang w:val="ka-GE"/>
        </w:rPr>
        <w:t xml:space="preserve">კლასი ცალსახად არ არის </w:t>
      </w:r>
      <w:r w:rsidR="00A2003D">
        <w:rPr>
          <w:lang w:val="ka-GE"/>
        </w:rPr>
        <w:t>მოთხოვნილი დაყრდნობილი მხარეს</w:t>
      </w:r>
      <w:r w:rsidR="003B5A57">
        <w:rPr>
          <w:lang w:val="ka-GE"/>
        </w:rPr>
        <w:t xml:space="preserve">, მაგრამ დაყრდნობილი მხარე </w:t>
      </w:r>
      <w:r w:rsidR="0042530C">
        <w:rPr>
          <w:lang w:val="ka-GE"/>
        </w:rPr>
        <w:t xml:space="preserve">ავთენტიფიკაციას გადის </w:t>
      </w:r>
      <w:r w:rsidR="00B4308A">
        <w:rPr>
          <w:lang w:val="ka-GE"/>
        </w:rPr>
        <w:t>სერტიფიკატით რომელიც</w:t>
      </w:r>
      <w:r w:rsidR="0027096B">
        <w:rPr>
          <w:lang w:val="ka-GE"/>
        </w:rPr>
        <w:t xml:space="preserve"> გაცემულია</w:t>
      </w:r>
      <w:r w:rsidR="00B4308A">
        <w:rPr>
          <w:lang w:val="ka-GE"/>
        </w:rPr>
        <w:t xml:space="preserve"> </w:t>
      </w:r>
      <w:sdt>
        <w:sdtPr>
          <w:rPr>
            <w:lang w:val="ka-GE"/>
          </w:rPr>
          <w:id w:val="-2008199322"/>
          <w:citation/>
        </w:sdtPr>
        <w:sdtEndPr/>
        <w:sdtContent>
          <w:r w:rsidR="003B5A57">
            <w:rPr>
              <w:lang w:val="ka-GE"/>
            </w:rPr>
            <w:fldChar w:fldCharType="begin"/>
          </w:r>
          <w:r w:rsidR="003B5A57">
            <w:rPr>
              <w:lang w:val="ka-GE"/>
            </w:rPr>
            <w:instrText xml:space="preserve"> CITATION XS2AGEO \l 1079 </w:instrText>
          </w:r>
          <w:r w:rsidR="003B5A57">
            <w:rPr>
              <w:lang w:val="ka-GE"/>
            </w:rPr>
            <w:fldChar w:fldCharType="separate"/>
          </w:r>
          <w:r w:rsidR="008A7DCD">
            <w:rPr>
              <w:noProof/>
              <w:lang w:val="ka-GE"/>
            </w:rPr>
            <w:t>(9)</w:t>
          </w:r>
          <w:r w:rsidR="003B5A57">
            <w:rPr>
              <w:lang w:val="ka-GE"/>
            </w:rPr>
            <w:fldChar w:fldCharType="end"/>
          </w:r>
        </w:sdtContent>
      </w:sdt>
      <w:r w:rsidR="003B5A57">
        <w:rPr>
          <w:lang w:val="ka-GE"/>
        </w:rPr>
        <w:t xml:space="preserve"> და </w:t>
      </w:r>
      <w:sdt>
        <w:sdtPr>
          <w:rPr>
            <w:lang w:val="ka-GE"/>
          </w:rPr>
          <w:id w:val="-36593677"/>
          <w:citation/>
        </w:sdtPr>
        <w:sdtEndPr/>
        <w:sdtContent>
          <w:r w:rsidR="003B5A57">
            <w:rPr>
              <w:lang w:val="ka-GE"/>
            </w:rPr>
            <w:fldChar w:fldCharType="begin"/>
          </w:r>
          <w:r w:rsidR="003B5A57">
            <w:rPr>
              <w:lang w:val="ka-GE"/>
            </w:rPr>
            <w:instrText xml:space="preserve"> CITATION OFGEIAA \l 1079 </w:instrText>
          </w:r>
          <w:r w:rsidR="003B5A57">
            <w:rPr>
              <w:lang w:val="ka-GE"/>
            </w:rPr>
            <w:fldChar w:fldCharType="separate"/>
          </w:r>
          <w:r w:rsidR="008A7DCD">
            <w:rPr>
              <w:noProof/>
              <w:lang w:val="ka-GE"/>
            </w:rPr>
            <w:t>(10)</w:t>
          </w:r>
          <w:r w:rsidR="003B5A57">
            <w:rPr>
              <w:lang w:val="ka-GE"/>
            </w:rPr>
            <w:fldChar w:fldCharType="end"/>
          </w:r>
        </w:sdtContent>
      </w:sdt>
      <w:r w:rsidR="003B5A57">
        <w:rPr>
          <w:lang w:val="ka-GE"/>
        </w:rPr>
        <w:t xml:space="preserve">-ის </w:t>
      </w:r>
      <w:r w:rsidR="00B4308A">
        <w:rPr>
          <w:lang w:val="ka-GE"/>
        </w:rPr>
        <w:t xml:space="preserve">მიმართ თავსებადობის </w:t>
      </w:r>
      <w:r w:rsidR="0027096B">
        <w:rPr>
          <w:lang w:val="ka-GE"/>
        </w:rPr>
        <w:t xml:space="preserve">მიზნით, </w:t>
      </w:r>
      <w:r w:rsidR="0027096B" w:rsidRPr="009B3C82">
        <w:rPr>
          <w:b/>
          <w:bCs/>
          <w:lang w:val="ka-GE"/>
        </w:rPr>
        <w:t>აუცილებელია</w:t>
      </w:r>
      <w:r w:rsidR="0027096B">
        <w:rPr>
          <w:lang w:val="ka-GE"/>
        </w:rPr>
        <w:t xml:space="preserve"> </w:t>
      </w:r>
      <w:r w:rsidR="00AE29A9">
        <w:rPr>
          <w:lang w:val="ka-GE"/>
        </w:rPr>
        <w:t xml:space="preserve">იდენტობის პროვაიდერმა </w:t>
      </w:r>
      <w:r w:rsidR="00AE29A9" w:rsidRPr="009B3C82">
        <w:rPr>
          <w:lang w:val="ka-GE"/>
        </w:rPr>
        <w:t>id_token</w:t>
      </w:r>
      <w:r w:rsidR="00AE29A9">
        <w:rPr>
          <w:lang w:val="ka-GE"/>
        </w:rPr>
        <w:t xml:space="preserve">-ში </w:t>
      </w:r>
      <w:r w:rsidR="00AE29A9" w:rsidRPr="009B3C82">
        <w:rPr>
          <w:lang w:val="ka-GE"/>
        </w:rPr>
        <w:t>acr</w:t>
      </w:r>
      <w:r w:rsidR="00AE29A9">
        <w:rPr>
          <w:lang w:val="ka-GE"/>
        </w:rPr>
        <w:t xml:space="preserve"> ველში დააბრუნოს </w:t>
      </w:r>
      <w:r w:rsidR="00AE29A9">
        <w:fldChar w:fldCharType="begin"/>
      </w:r>
      <w:r w:rsidR="00AE29A9" w:rsidRPr="00330FF6">
        <w:rPr>
          <w:lang w:val="ka-GE"/>
          <w:rPrChange w:id="848" w:author="Mikheil Kapanadze" w:date="2025-04-19T15:52:00Z" w16du:dateUtc="2025-04-19T11:52:00Z">
            <w:rPr/>
          </w:rPrChange>
        </w:rPr>
        <w:instrText>HYPERLINK "https://openfinance.ge/ns/assurance/basic"</w:instrText>
      </w:r>
      <w:r w:rsidR="00AE29A9">
        <w:fldChar w:fldCharType="separate"/>
      </w:r>
      <w:r w:rsidR="00AE29A9" w:rsidRPr="000460E6">
        <w:rPr>
          <w:rStyle w:val="Hyperlink"/>
          <w:lang w:val="ka-GE"/>
        </w:rPr>
        <w:t>https://openfinance.ge/ns/assurance/basic</w:t>
      </w:r>
      <w:r w:rsidR="00AE29A9">
        <w:fldChar w:fldCharType="end"/>
      </w:r>
      <w:r w:rsidR="00AE29A9">
        <w:rPr>
          <w:lang w:val="ka-GE"/>
        </w:rPr>
        <w:t xml:space="preserve"> ან </w:t>
      </w:r>
      <w:r w:rsidR="00AE29A9">
        <w:fldChar w:fldCharType="begin"/>
      </w:r>
      <w:r w:rsidR="00AE29A9" w:rsidRPr="00330FF6">
        <w:rPr>
          <w:lang w:val="ka-GE"/>
          <w:rPrChange w:id="849" w:author="Mikheil Kapanadze" w:date="2025-04-19T15:52:00Z" w16du:dateUtc="2025-04-19T11:52:00Z">
            <w:rPr/>
          </w:rPrChange>
        </w:rPr>
        <w:instrText>HYPERLINK "https://openfinance.ge/ns/assurance/sca"</w:instrText>
      </w:r>
      <w:r w:rsidR="00AE29A9">
        <w:fldChar w:fldCharType="separate"/>
      </w:r>
      <w:r w:rsidR="00AE29A9" w:rsidRPr="000460E6">
        <w:rPr>
          <w:rStyle w:val="Hyperlink"/>
          <w:lang w:val="ka-GE"/>
        </w:rPr>
        <w:t>https://openfinance.ge/ns/assurance/sca</w:t>
      </w:r>
      <w:r w:rsidR="00AE29A9">
        <w:fldChar w:fldCharType="end"/>
      </w:r>
      <w:r w:rsidR="005949BD">
        <w:rPr>
          <w:lang w:val="ka-GE"/>
        </w:rPr>
        <w:t xml:space="preserve"> იმის მიხედვით თუ რომელი შეესაბამება ფაქტობრივად განხორციელებული იდენტიფიკაციის დონეს</w:t>
      </w:r>
      <w:r w:rsidR="00AE29A9">
        <w:rPr>
          <w:lang w:val="ka-GE"/>
        </w:rPr>
        <w:t>.</w:t>
      </w:r>
    </w:p>
    <w:p w14:paraId="18540046" w14:textId="77777777" w:rsidR="007968EC" w:rsidRDefault="007968EC" w:rsidP="008021F6">
      <w:pPr>
        <w:jc w:val="both"/>
        <w:rPr>
          <w:lang w:val="ka-GE"/>
        </w:rPr>
      </w:pPr>
    </w:p>
    <w:p w14:paraId="2FDCB3B0" w14:textId="2D439BC8" w:rsidR="007968EC" w:rsidRDefault="007968EC" w:rsidP="007968EC">
      <w:pPr>
        <w:pStyle w:val="Heading1"/>
        <w:rPr>
          <w:lang w:val="ka-GE"/>
        </w:rPr>
      </w:pPr>
      <w:bookmarkStart w:id="850" w:name="_Ref195819531"/>
      <w:bookmarkStart w:id="851" w:name="_Toc195970417"/>
      <w:r>
        <w:rPr>
          <w:lang w:val="ka-GE"/>
        </w:rPr>
        <w:t xml:space="preserve">ავთენტიფიკაციის და ავტორიზაციის </w:t>
      </w:r>
      <w:r w:rsidR="00B76D1C">
        <w:rPr>
          <w:lang w:val="ka-GE"/>
        </w:rPr>
        <w:t>მეთოდების მხარდაჭერა</w:t>
      </w:r>
      <w:bookmarkEnd w:id="850"/>
      <w:bookmarkEnd w:id="851"/>
    </w:p>
    <w:p w14:paraId="57A8E877" w14:textId="0727FF12" w:rsidR="00211C78" w:rsidRDefault="00211C78" w:rsidP="001007CC">
      <w:pPr>
        <w:pStyle w:val="Heading2"/>
        <w:rPr>
          <w:lang w:val="ka-GE"/>
        </w:rPr>
      </w:pPr>
      <w:bookmarkStart w:id="852" w:name="_Ref121308863"/>
      <w:bookmarkStart w:id="853" w:name="_Toc195970418"/>
      <w:r>
        <w:rPr>
          <w:lang w:val="ka-GE"/>
        </w:rPr>
        <w:t xml:space="preserve">ავთენტიფიკაცია </w:t>
      </w:r>
      <w:r w:rsidR="00612EAB">
        <w:rPr>
          <w:lang w:val="ka-GE"/>
        </w:rPr>
        <w:t>„ავტორიზაციის კოდის</w:t>
      </w:r>
      <w:r w:rsidR="000C6B76">
        <w:t xml:space="preserve"> </w:t>
      </w:r>
      <w:ins w:id="854" w:author="Mikheil Kapanadze" w:date="2025-04-17T20:49:00Z" w16du:dateUtc="2025-04-17T16:49:00Z">
        <w:r w:rsidR="00B159BE">
          <w:t>თან</w:t>
        </w:r>
      </w:ins>
      <w:r w:rsidR="000C6B76">
        <w:rPr>
          <w:lang w:val="ka-GE"/>
        </w:rPr>
        <w:t>მიმდევრობის</w:t>
      </w:r>
      <w:r w:rsidR="00612EAB">
        <w:rPr>
          <w:lang w:val="ka-GE"/>
        </w:rPr>
        <w:t>“ მეშვეობით</w:t>
      </w:r>
      <w:bookmarkEnd w:id="852"/>
      <w:bookmarkEnd w:id="853"/>
    </w:p>
    <w:p w14:paraId="10C7350A" w14:textId="0FA0FA1F" w:rsidR="00211C78" w:rsidRDefault="009327E5" w:rsidP="00412396">
      <w:pPr>
        <w:jc w:val="both"/>
        <w:rPr>
          <w:lang w:val="ka-GE"/>
        </w:rPr>
      </w:pPr>
      <w:r w:rsidRPr="009B3C82">
        <w:rPr>
          <w:b/>
          <w:bCs/>
          <w:lang w:val="ka-GE"/>
        </w:rPr>
        <w:t>აუცილებელია</w:t>
      </w:r>
      <w:r>
        <w:rPr>
          <w:lang w:val="ka-GE"/>
        </w:rPr>
        <w:t xml:space="preserve"> იდენტობის პროვაიდერი მხარს უჭერდეს ავთენტიფიკაციას</w:t>
      </w:r>
      <w:r w:rsidR="00612EAB">
        <w:rPr>
          <w:lang w:val="ka-GE"/>
        </w:rPr>
        <w:t xml:space="preserve"> „ავტორი</w:t>
      </w:r>
      <w:r w:rsidR="000C6B76">
        <w:rPr>
          <w:lang w:val="ka-GE"/>
        </w:rPr>
        <w:t xml:space="preserve">ზაციის </w:t>
      </w:r>
      <w:del w:id="855" w:author="Mikheil Kapanadze" w:date="2025-04-17T20:50:00Z" w16du:dateUtc="2025-04-17T16:50:00Z">
        <w:r w:rsidR="000C6B76" w:rsidDel="00B159BE">
          <w:rPr>
            <w:lang w:val="ka-GE"/>
          </w:rPr>
          <w:delText>კოდის მიმდ</w:delText>
        </w:r>
      </w:del>
      <w:ins w:id="856" w:author="Mikheil Kapanadze" w:date="2025-04-17T20:50:00Z" w16du:dateUtc="2025-04-17T16:50:00Z">
        <w:r w:rsidR="00B159BE">
          <w:rPr>
            <w:lang w:val="ka-GE"/>
          </w:rPr>
          <w:t>კოდის თანმიმდ</w:t>
        </w:r>
      </w:ins>
      <w:r w:rsidR="000C6B76">
        <w:rPr>
          <w:lang w:val="ka-GE"/>
        </w:rPr>
        <w:t xml:space="preserve">ევრობის“ </w:t>
      </w:r>
      <w:r w:rsidR="000C6B76" w:rsidRPr="009B3C82">
        <w:rPr>
          <w:lang w:val="ka-GE"/>
        </w:rPr>
        <w:t>(Authorization Code Flow</w:t>
      </w:r>
      <w:r w:rsidR="000C6B76">
        <w:rPr>
          <w:lang w:val="ka-GE"/>
        </w:rPr>
        <w:t>) მეშვეობით.</w:t>
      </w:r>
      <w:r w:rsidR="00894AB1" w:rsidRPr="009B3C82">
        <w:rPr>
          <w:lang w:val="ka-GE"/>
        </w:rPr>
        <w:t xml:space="preserve"> </w:t>
      </w:r>
      <w:r w:rsidR="00894AB1" w:rsidRPr="009B3C82">
        <w:rPr>
          <w:b/>
          <w:bCs/>
          <w:lang w:val="ka-GE"/>
        </w:rPr>
        <w:t>აუცილებელია</w:t>
      </w:r>
      <w:r w:rsidR="00894AB1">
        <w:rPr>
          <w:lang w:val="ka-GE"/>
        </w:rPr>
        <w:t xml:space="preserve"> აღნიშნული</w:t>
      </w:r>
      <w:r w:rsidR="004C4673">
        <w:rPr>
          <w:lang w:val="ka-GE"/>
        </w:rPr>
        <w:t>ს შესახებ</w:t>
      </w:r>
      <w:r w:rsidR="00894AB1">
        <w:rPr>
          <w:lang w:val="ka-GE"/>
        </w:rPr>
        <w:t xml:space="preserve"> მითითებული იყოს </w:t>
      </w:r>
      <w:r w:rsidR="00EB1C31">
        <w:rPr>
          <w:lang w:val="ka-GE"/>
        </w:rPr>
        <w:t>პროვაიდერის მეტაინფორმაციაში (</w:t>
      </w:r>
      <w:r w:rsidR="00EB1C31" w:rsidRPr="00EB1C31">
        <w:rPr>
          <w:lang w:val="ka-GE"/>
        </w:rPr>
        <w:t>response_types_supported</w:t>
      </w:r>
      <w:r w:rsidR="00EB1C31">
        <w:rPr>
          <w:lang w:val="ka-GE"/>
        </w:rPr>
        <w:t xml:space="preserve"> და </w:t>
      </w:r>
      <w:r w:rsidR="00412396" w:rsidRPr="00412396">
        <w:rPr>
          <w:lang w:val="ka-GE"/>
        </w:rPr>
        <w:t>grant_types_supported</w:t>
      </w:r>
      <w:r w:rsidR="00412396">
        <w:rPr>
          <w:lang w:val="ka-GE"/>
        </w:rPr>
        <w:t xml:space="preserve"> მნიშვნელობებ</w:t>
      </w:r>
      <w:r w:rsidR="00374EA1">
        <w:rPr>
          <w:lang w:val="ka-GE"/>
        </w:rPr>
        <w:t xml:space="preserve">ში </w:t>
      </w:r>
      <w:r w:rsidR="00412396">
        <w:rPr>
          <w:lang w:val="ka-GE"/>
        </w:rPr>
        <w:t>)</w:t>
      </w:r>
    </w:p>
    <w:p w14:paraId="589F0B2D" w14:textId="77777777" w:rsidR="00412396" w:rsidRDefault="00412396" w:rsidP="00412396">
      <w:pPr>
        <w:jc w:val="both"/>
        <w:rPr>
          <w:lang w:val="ka-GE"/>
        </w:rPr>
      </w:pPr>
    </w:p>
    <w:p w14:paraId="79FE63B8" w14:textId="18B115C1" w:rsidR="000A5DA6" w:rsidRDefault="00216647" w:rsidP="001007CC">
      <w:pPr>
        <w:pStyle w:val="Heading2"/>
        <w:rPr>
          <w:lang w:val="ka-GE"/>
        </w:rPr>
      </w:pPr>
      <w:bookmarkStart w:id="857" w:name="_Ref121309841"/>
      <w:bookmarkStart w:id="858" w:name="_Toc195970419"/>
      <w:r>
        <w:rPr>
          <w:lang w:val="ka-GE"/>
        </w:rPr>
        <w:t xml:space="preserve">კლიენტის ინიციირებული </w:t>
      </w:r>
      <w:r w:rsidR="00416759">
        <w:rPr>
          <w:lang w:val="ka-GE"/>
        </w:rPr>
        <w:t xml:space="preserve">შემოვლითი </w:t>
      </w:r>
      <w:r w:rsidR="001007CC">
        <w:rPr>
          <w:lang w:val="ka-GE"/>
        </w:rPr>
        <w:t>ავთენტიფიკაცია</w:t>
      </w:r>
      <w:bookmarkEnd w:id="857"/>
      <w:bookmarkEnd w:id="858"/>
    </w:p>
    <w:p w14:paraId="069ED6DD" w14:textId="4AE2D255" w:rsidR="00372021" w:rsidRDefault="002E0B20" w:rsidP="000A5DA6">
      <w:pPr>
        <w:rPr>
          <w:lang w:val="ka-GE"/>
        </w:rPr>
      </w:pPr>
      <w:r w:rsidRPr="009B3C82">
        <w:rPr>
          <w:b/>
          <w:bCs/>
          <w:lang w:val="ka-GE"/>
        </w:rPr>
        <w:t>აუცილებელია</w:t>
      </w:r>
      <w:r>
        <w:rPr>
          <w:lang w:val="ka-GE"/>
        </w:rPr>
        <w:t xml:space="preserve"> იდენტობის პროვაიდერი მხარს უჭერდეს </w:t>
      </w:r>
      <w:r w:rsidR="00216647">
        <w:rPr>
          <w:lang w:val="ka-GE"/>
        </w:rPr>
        <w:t xml:space="preserve">კლიენტის ინიციირებულ </w:t>
      </w:r>
      <w:r w:rsidR="000A5DA6">
        <w:rPr>
          <w:lang w:val="ka-GE"/>
        </w:rPr>
        <w:t>შემოვლით ავთენტიფიკაცი</w:t>
      </w:r>
      <w:r>
        <w:rPr>
          <w:lang w:val="ka-GE"/>
        </w:rPr>
        <w:t>ს</w:t>
      </w:r>
      <w:r w:rsidR="000A5DA6">
        <w:rPr>
          <w:lang w:val="ka-GE"/>
        </w:rPr>
        <w:t xml:space="preserve"> (</w:t>
      </w:r>
      <w:r w:rsidR="00216647" w:rsidRPr="009B3C82">
        <w:rPr>
          <w:lang w:val="ka-GE"/>
        </w:rPr>
        <w:t xml:space="preserve">Client Initiated </w:t>
      </w:r>
      <w:r w:rsidR="000A5DA6" w:rsidRPr="009B3C82">
        <w:rPr>
          <w:lang w:val="ka-GE"/>
        </w:rPr>
        <w:t>Back</w:t>
      </w:r>
      <w:r w:rsidR="00216647" w:rsidRPr="009B3C82">
        <w:rPr>
          <w:lang w:val="ka-GE"/>
        </w:rPr>
        <w:t>c</w:t>
      </w:r>
      <w:r w:rsidR="000A5DA6" w:rsidRPr="009B3C82">
        <w:rPr>
          <w:lang w:val="ka-GE"/>
        </w:rPr>
        <w:t>hannel Authentication</w:t>
      </w:r>
      <w:r w:rsidR="00216647" w:rsidRPr="009B3C82">
        <w:rPr>
          <w:lang w:val="ka-GE"/>
        </w:rPr>
        <w:t>, CIBA</w:t>
      </w:r>
      <w:r w:rsidR="000A5DA6" w:rsidRPr="009B3C82">
        <w:rPr>
          <w:lang w:val="ka-GE"/>
        </w:rPr>
        <w:t>)</w:t>
      </w:r>
      <w:r w:rsidR="00CD1CCC">
        <w:rPr>
          <w:lang w:val="ka-GE"/>
        </w:rPr>
        <w:t xml:space="preserve"> რომელიც განსაზღვრულია</w:t>
      </w:r>
      <w:r>
        <w:rPr>
          <w:lang w:val="ka-GE"/>
        </w:rPr>
        <w:t xml:space="preserve"> </w:t>
      </w:r>
      <w:sdt>
        <w:sdtPr>
          <w:rPr>
            <w:lang w:val="ka-GE"/>
          </w:rPr>
          <w:id w:val="483280721"/>
          <w:citation/>
        </w:sdtPr>
        <w:sdtEndPr/>
        <w:sdtContent>
          <w:r w:rsidR="00CD1CCC">
            <w:rPr>
              <w:lang w:val="ka-GE"/>
            </w:rPr>
            <w:fldChar w:fldCharType="begin"/>
          </w:r>
          <w:r w:rsidR="00CD1CCC" w:rsidRPr="009B3C82">
            <w:rPr>
              <w:lang w:val="ka-GE"/>
            </w:rPr>
            <w:instrText xml:space="preserve"> CITATION OIDCCIBA \l 1033 </w:instrText>
          </w:r>
          <w:r w:rsidR="00CD1CCC">
            <w:rPr>
              <w:lang w:val="ka-GE"/>
            </w:rPr>
            <w:fldChar w:fldCharType="separate"/>
          </w:r>
          <w:r w:rsidR="008A7DCD" w:rsidRPr="008A7DCD">
            <w:rPr>
              <w:noProof/>
              <w:lang w:val="ka-GE"/>
            </w:rPr>
            <w:t>(14)</w:t>
          </w:r>
          <w:r w:rsidR="00CD1CCC">
            <w:rPr>
              <w:lang w:val="ka-GE"/>
            </w:rPr>
            <w:fldChar w:fldCharType="end"/>
          </w:r>
        </w:sdtContent>
      </w:sdt>
      <w:r w:rsidR="00CD1CCC">
        <w:rPr>
          <w:lang w:val="ka-GE"/>
        </w:rPr>
        <w:t xml:space="preserve">-ის მიხედვით. </w:t>
      </w:r>
    </w:p>
    <w:p w14:paraId="2AA6049F" w14:textId="34FD9F30" w:rsidR="00372021" w:rsidRPr="004661E5" w:rsidRDefault="004661E5" w:rsidP="009B3C82">
      <w:pPr>
        <w:jc w:val="both"/>
        <w:rPr>
          <w:lang w:val="ka-GE"/>
        </w:rPr>
      </w:pPr>
      <w:r w:rsidRPr="009B3C82">
        <w:rPr>
          <w:b/>
          <w:bCs/>
          <w:i/>
          <w:iCs/>
          <w:u w:val="single"/>
          <w:lang w:val="ka-GE"/>
        </w:rPr>
        <w:t>შენიშვნა:</w:t>
      </w:r>
      <w:r>
        <w:t xml:space="preserve"> CIBA</w:t>
      </w:r>
      <w:r w:rsidR="004456F8">
        <w:rPr>
          <w:lang w:val="ka-GE"/>
        </w:rPr>
        <w:t>-</w:t>
      </w:r>
      <w:r w:rsidR="002E600E">
        <w:rPr>
          <w:lang w:val="ka-GE"/>
        </w:rPr>
        <w:t xml:space="preserve">ში იგულისხმება რომ მომხმარებელი </w:t>
      </w:r>
      <w:r w:rsidR="00890A2E">
        <w:rPr>
          <w:lang w:val="ka-GE"/>
        </w:rPr>
        <w:t xml:space="preserve">მუშაობს ერთ მოწყობილობაზე (მაგ. კომპიუტერზე ან თვითმომსახურების ტერმინალზე), ხოლო </w:t>
      </w:r>
      <w:r w:rsidR="002E600E">
        <w:rPr>
          <w:lang w:val="ka-GE"/>
        </w:rPr>
        <w:t xml:space="preserve">ავთენტიფიკაციას გადის </w:t>
      </w:r>
      <w:r w:rsidR="00890A2E">
        <w:rPr>
          <w:lang w:val="ka-GE"/>
        </w:rPr>
        <w:t xml:space="preserve">სხვა </w:t>
      </w:r>
      <w:r w:rsidR="00890A2E">
        <w:rPr>
          <w:lang w:val="ka-GE"/>
        </w:rPr>
        <w:lastRenderedPageBreak/>
        <w:t xml:space="preserve">მოწყობილობაზე (მაგ. სმარტფონზე). თუმცა ამ დოკუმენტის მიზნებისათვის ეს ვალდებულება მკაცრი არაა. </w:t>
      </w:r>
    </w:p>
    <w:p w14:paraId="50922A1B" w14:textId="633E3D9C" w:rsidR="00B32511" w:rsidRDefault="00824ABD" w:rsidP="000A5DA6">
      <w:pPr>
        <w:rPr>
          <w:lang w:val="ka-GE"/>
        </w:rPr>
      </w:pPr>
      <w:r>
        <w:rPr>
          <w:lang w:val="ka-GE"/>
        </w:rPr>
        <w:t>შემოვლითი ტოკენის მიწოდების მეთოდები</w:t>
      </w:r>
      <w:r w:rsidR="004661E5">
        <w:rPr>
          <w:lang w:val="ka-GE"/>
        </w:rPr>
        <w:t>ს მხარდაჭერ</w:t>
      </w:r>
      <w:r w:rsidR="004456F8">
        <w:rPr>
          <w:lang w:val="ka-GE"/>
        </w:rPr>
        <w:t>ის ვალდებულება</w:t>
      </w:r>
      <w:r w:rsidR="004661E5">
        <w:rPr>
          <w:lang w:val="ka-GE"/>
        </w:rPr>
        <w:t>, ამ დოკუმენტთან თავსებადობის მიზნით, შემდეგ</w:t>
      </w:r>
      <w:r w:rsidR="004456F8">
        <w:rPr>
          <w:lang w:val="ka-GE"/>
        </w:rPr>
        <w:t>ია</w:t>
      </w:r>
      <w:r w:rsidR="00B32511">
        <w:rPr>
          <w:lang w:val="ka-GE"/>
        </w:rPr>
        <w:t>:</w:t>
      </w:r>
    </w:p>
    <w:p w14:paraId="772A0AF0" w14:textId="77777777" w:rsidR="00B32511" w:rsidRDefault="00B32511" w:rsidP="00B32511">
      <w:pPr>
        <w:pStyle w:val="ListParagraph"/>
        <w:numPr>
          <w:ilvl w:val="0"/>
          <w:numId w:val="25"/>
        </w:numPr>
      </w:pPr>
      <w:r w:rsidRPr="009B3C82">
        <w:rPr>
          <w:b/>
          <w:bCs/>
          <w:lang w:val="ka-GE"/>
        </w:rPr>
        <w:t>აუცილებელია</w:t>
      </w:r>
      <w:r>
        <w:rPr>
          <w:lang w:val="ka-GE"/>
        </w:rPr>
        <w:t xml:space="preserve"> მხარდაჭერილი იყოს </w:t>
      </w:r>
      <w:r>
        <w:t>poll</w:t>
      </w:r>
      <w:r w:rsidR="002E0B20">
        <w:t xml:space="preserve"> </w:t>
      </w:r>
    </w:p>
    <w:p w14:paraId="7E928E8B" w14:textId="77777777" w:rsidR="00B32511" w:rsidRDefault="00B32511" w:rsidP="00B32511">
      <w:pPr>
        <w:pStyle w:val="ListParagraph"/>
        <w:numPr>
          <w:ilvl w:val="0"/>
          <w:numId w:val="25"/>
        </w:numPr>
      </w:pPr>
      <w:r>
        <w:rPr>
          <w:b/>
          <w:bCs/>
          <w:lang w:val="ka-GE"/>
        </w:rPr>
        <w:t>შესაძლოა</w:t>
      </w:r>
      <w:r>
        <w:rPr>
          <w:lang w:val="ka-GE"/>
        </w:rPr>
        <w:t xml:space="preserve"> მხარდაჭერილი იყოს </w:t>
      </w:r>
      <w:r>
        <w:t>ping</w:t>
      </w:r>
    </w:p>
    <w:p w14:paraId="08157EEF" w14:textId="77777777" w:rsidR="0090467B" w:rsidRDefault="00A95E10" w:rsidP="00B32511">
      <w:pPr>
        <w:pStyle w:val="ListParagraph"/>
        <w:numPr>
          <w:ilvl w:val="0"/>
          <w:numId w:val="25"/>
        </w:numPr>
      </w:pPr>
      <w:r>
        <w:rPr>
          <w:b/>
          <w:bCs/>
          <w:lang w:val="ka-GE"/>
        </w:rPr>
        <w:t xml:space="preserve">არავითარ შემთხვევაში </w:t>
      </w:r>
      <w:r>
        <w:rPr>
          <w:lang w:val="ka-GE"/>
        </w:rPr>
        <w:t xml:space="preserve">არ უნდა იყოს მხარდაჭერილი </w:t>
      </w:r>
      <w:r w:rsidR="0090467B">
        <w:t>push</w:t>
      </w:r>
    </w:p>
    <w:p w14:paraId="285A4369" w14:textId="77777777" w:rsidR="00013A9E" w:rsidRDefault="000A5DA6" w:rsidP="0090467B">
      <w:pPr>
        <w:rPr>
          <w:lang w:val="ka-GE"/>
        </w:rPr>
      </w:pPr>
      <w:r>
        <w:t xml:space="preserve"> </w:t>
      </w:r>
      <w:r w:rsidR="00D13669" w:rsidRPr="009B3C82">
        <w:rPr>
          <w:b/>
          <w:bCs/>
          <w:lang w:val="ka-GE"/>
        </w:rPr>
        <w:t>აუცილებელია</w:t>
      </w:r>
      <w:r w:rsidR="00D13669">
        <w:rPr>
          <w:lang w:val="ka-GE"/>
        </w:rPr>
        <w:t xml:space="preserve"> იდენტობის პროვაიდერი </w:t>
      </w:r>
      <w:r w:rsidR="00013A9E">
        <w:rPr>
          <w:lang w:val="ka-GE"/>
        </w:rPr>
        <w:t xml:space="preserve">ავთენტიფიკაციის მოთხოვნაში მხარს უჭერდეს </w:t>
      </w:r>
      <w:r w:rsidR="00013A9E">
        <w:t>login_hint</w:t>
      </w:r>
      <w:r w:rsidR="00013A9E">
        <w:rPr>
          <w:lang w:val="ka-GE"/>
        </w:rPr>
        <w:t xml:space="preserve"> პარამეტრს.</w:t>
      </w:r>
    </w:p>
    <w:p w14:paraId="513DF44E" w14:textId="03BD970B" w:rsidR="000A5DA6" w:rsidRDefault="00013A9E" w:rsidP="009B3C82">
      <w:pPr>
        <w:jc w:val="both"/>
        <w:rPr>
          <w:lang w:val="ka-GE"/>
        </w:rPr>
      </w:pPr>
      <w:r>
        <w:rPr>
          <w:lang w:val="ka-GE"/>
        </w:rPr>
        <w:t xml:space="preserve">ამ დოკუმენტთან თავსებადობის მიზნებისათვის </w:t>
      </w:r>
      <w:r w:rsidRPr="009B3C82">
        <w:rPr>
          <w:b/>
          <w:bCs/>
          <w:lang w:val="ka-GE"/>
        </w:rPr>
        <w:t>აუცილებელია</w:t>
      </w:r>
      <w:r>
        <w:rPr>
          <w:lang w:val="ka-GE"/>
        </w:rPr>
        <w:t xml:space="preserve"> მხარდაჭერილი იყოს </w:t>
      </w:r>
      <w:r>
        <w:t>login_hint</w:t>
      </w:r>
      <w:r>
        <w:rPr>
          <w:lang w:val="ka-GE"/>
        </w:rPr>
        <w:t xml:space="preserve"> პარამეტრ</w:t>
      </w:r>
      <w:r w:rsidR="0033742A">
        <w:rPr>
          <w:lang w:val="ka-GE"/>
        </w:rPr>
        <w:t>ა</w:t>
      </w:r>
      <w:r>
        <w:rPr>
          <w:lang w:val="ka-GE"/>
        </w:rPr>
        <w:t xml:space="preserve">დ შემდეგი </w:t>
      </w:r>
      <w:r w:rsidR="00D13669">
        <w:rPr>
          <w:lang w:val="ka-GE"/>
        </w:rPr>
        <w:t xml:space="preserve"> </w:t>
      </w:r>
      <w:r w:rsidR="009D0E3C">
        <w:rPr>
          <w:lang w:val="ka-GE"/>
        </w:rPr>
        <w:t>სახის დოკუმენტ</w:t>
      </w:r>
      <w:r w:rsidR="0033742A">
        <w:rPr>
          <w:lang w:val="ka-GE"/>
        </w:rPr>
        <w:t>ების</w:t>
      </w:r>
      <w:r w:rsidR="009D0E3C">
        <w:rPr>
          <w:lang w:val="ka-GE"/>
        </w:rPr>
        <w:t xml:space="preserve"> გადაცემა:</w:t>
      </w:r>
    </w:p>
    <w:p w14:paraId="4E9E717D" w14:textId="71E44232" w:rsidR="0033742A" w:rsidRDefault="0092400D" w:rsidP="009B3C82">
      <w:pPr>
        <w:pStyle w:val="ListParagraph"/>
        <w:numPr>
          <w:ilvl w:val="0"/>
          <w:numId w:val="26"/>
        </w:numPr>
        <w:jc w:val="both"/>
      </w:pPr>
      <w:r w:rsidRPr="0092400D">
        <w:rPr>
          <w:lang w:val="ka-GE"/>
        </w:rPr>
        <w:t xml:space="preserve">პირადი ნომერი: </w:t>
      </w:r>
      <w:r w:rsidR="0033742A" w:rsidRPr="0092400D">
        <w:rPr>
          <w:lang w:val="ka-GE"/>
        </w:rPr>
        <w:t xml:space="preserve">{ </w:t>
      </w:r>
      <w:r w:rsidR="002822F8" w:rsidRPr="0092400D">
        <w:rPr>
          <w:lang w:val="ka-GE"/>
        </w:rPr>
        <w:t>"personal_number":"</w:t>
      </w:r>
      <w:r w:rsidR="002A0321">
        <w:t>PNOGE-</w:t>
      </w:r>
      <w:r w:rsidR="002822F8" w:rsidRPr="0092400D">
        <w:rPr>
          <w:lang w:val="ka-GE"/>
        </w:rPr>
        <w:t>987654321098"</w:t>
      </w:r>
      <w:r w:rsidR="002822F8">
        <w:t xml:space="preserve"> }</w:t>
      </w:r>
    </w:p>
    <w:p w14:paraId="553A9A06" w14:textId="35A35DC3" w:rsidR="004E7253" w:rsidRDefault="0092400D" w:rsidP="009B3C82">
      <w:pPr>
        <w:pStyle w:val="ListParagraph"/>
        <w:numPr>
          <w:ilvl w:val="0"/>
          <w:numId w:val="26"/>
        </w:numPr>
        <w:jc w:val="both"/>
      </w:pPr>
      <w:r>
        <w:rPr>
          <w:lang w:val="ka-GE"/>
        </w:rPr>
        <w:t xml:space="preserve">ტელეფონის ნომერი: </w:t>
      </w:r>
      <w:r w:rsidRPr="0092400D">
        <w:rPr>
          <w:lang w:val="ka-GE"/>
        </w:rPr>
        <w:t>{ "</w:t>
      </w:r>
      <w:r>
        <w:t>msisdn</w:t>
      </w:r>
      <w:r w:rsidR="00EE52CD" w:rsidRPr="0092400D">
        <w:rPr>
          <w:lang w:val="ka-GE"/>
        </w:rPr>
        <w:t>"</w:t>
      </w:r>
      <w:r w:rsidRPr="0092400D">
        <w:rPr>
          <w:lang w:val="ka-GE"/>
        </w:rPr>
        <w:t>:</w:t>
      </w:r>
      <w:r w:rsidR="00EE52CD" w:rsidRPr="00EE52CD">
        <w:rPr>
          <w:lang w:val="ka-GE"/>
        </w:rPr>
        <w:t xml:space="preserve"> </w:t>
      </w:r>
      <w:r w:rsidR="00EE52CD" w:rsidRPr="0092400D">
        <w:rPr>
          <w:lang w:val="ka-GE"/>
        </w:rPr>
        <w:t>"</w:t>
      </w:r>
      <w:r>
        <w:t>+9955</w:t>
      </w:r>
      <w:r w:rsidR="00EE52CD">
        <w:t>43123321</w:t>
      </w:r>
      <w:r w:rsidRPr="0092400D">
        <w:rPr>
          <w:lang w:val="ka-GE"/>
        </w:rPr>
        <w:t>"</w:t>
      </w:r>
      <w:r>
        <w:t xml:space="preserve"> }</w:t>
      </w:r>
    </w:p>
    <w:p w14:paraId="7941EFB5" w14:textId="23A0957A" w:rsidR="002A0321" w:rsidRDefault="00EE52CD" w:rsidP="0017590B">
      <w:pPr>
        <w:jc w:val="both"/>
        <w:rPr>
          <w:lang w:val="ka-GE"/>
        </w:rPr>
      </w:pPr>
      <w:r w:rsidRPr="009B3C82">
        <w:rPr>
          <w:b/>
          <w:bCs/>
          <w:lang w:val="ka-GE"/>
        </w:rPr>
        <w:t>შესაძლოა</w:t>
      </w:r>
      <w:r>
        <w:rPr>
          <w:lang w:val="ka-GE"/>
        </w:rPr>
        <w:t xml:space="preserve"> იდენტობის პროვაიდერი მხარს უჭერდეს </w:t>
      </w:r>
      <w:r w:rsidR="0017590B">
        <w:rPr>
          <w:lang w:val="ka-GE"/>
        </w:rPr>
        <w:t xml:space="preserve">სხვა ტიპის ჩანაწერებსაც </w:t>
      </w:r>
      <w:r w:rsidR="0017590B">
        <w:t>login_hint</w:t>
      </w:r>
      <w:r w:rsidR="0017590B">
        <w:rPr>
          <w:lang w:val="ka-GE"/>
        </w:rPr>
        <w:t xml:space="preserve"> -ში.</w:t>
      </w:r>
      <w:r w:rsidR="005E7D3F">
        <w:rPr>
          <w:lang w:val="ka-GE"/>
        </w:rPr>
        <w:t xml:space="preserve"> </w:t>
      </w:r>
      <w:r w:rsidR="005E7D3F" w:rsidRPr="009B3C82">
        <w:rPr>
          <w:b/>
          <w:bCs/>
          <w:lang w:val="ka-GE"/>
        </w:rPr>
        <w:t>აუცილებელია</w:t>
      </w:r>
      <w:r w:rsidR="005E7D3F">
        <w:rPr>
          <w:lang w:val="ka-GE"/>
        </w:rPr>
        <w:t>,</w:t>
      </w:r>
      <w:r w:rsidR="00FE0B1A">
        <w:rPr>
          <w:lang w:val="ka-GE"/>
        </w:rPr>
        <w:t xml:space="preserve"> </w:t>
      </w:r>
      <w:sdt>
        <w:sdtPr>
          <w:rPr>
            <w:lang w:val="ka-GE"/>
          </w:rPr>
          <w:id w:val="-1767145108"/>
          <w:citation/>
        </w:sdtPr>
        <w:sdtEndPr/>
        <w:sdtContent>
          <w:r w:rsidR="00FE0B1A">
            <w:rPr>
              <w:lang w:val="ka-GE"/>
            </w:rPr>
            <w:fldChar w:fldCharType="begin"/>
          </w:r>
          <w:r w:rsidR="00FE0B1A">
            <w:rPr>
              <w:lang w:val="ka-GE"/>
            </w:rPr>
            <w:instrText xml:space="preserve"> CITATION OIDCCORE \l 1079 </w:instrText>
          </w:r>
          <w:r w:rsidR="00FE0B1A">
            <w:rPr>
              <w:lang w:val="ka-GE"/>
            </w:rPr>
            <w:fldChar w:fldCharType="separate"/>
          </w:r>
          <w:r w:rsidR="008A7DCD">
            <w:rPr>
              <w:noProof/>
              <w:lang w:val="ka-GE"/>
            </w:rPr>
            <w:t>(4)</w:t>
          </w:r>
          <w:r w:rsidR="00FE0B1A">
            <w:rPr>
              <w:lang w:val="ka-GE"/>
            </w:rPr>
            <w:fldChar w:fldCharType="end"/>
          </w:r>
        </w:sdtContent>
      </w:sdt>
      <w:r w:rsidR="00FE0B1A">
        <w:rPr>
          <w:lang w:val="ka-GE"/>
        </w:rPr>
        <w:t>-ის შესაბამისად,</w:t>
      </w:r>
      <w:r w:rsidR="005E7D3F">
        <w:rPr>
          <w:lang w:val="ka-GE"/>
        </w:rPr>
        <w:t xml:space="preserve"> </w:t>
      </w:r>
      <w:r w:rsidR="00FE0B1A">
        <w:rPr>
          <w:lang w:val="ka-GE"/>
        </w:rPr>
        <w:t>სხვა პარამეტრების მსგავსად ეს პარამეტრიც „</w:t>
      </w:r>
      <w:r w:rsidR="00FE0B1A" w:rsidRPr="00FE0B1A">
        <w:rPr>
          <w:lang w:val="ka-GE"/>
        </w:rPr>
        <w:t>application/x-www-form-urlencoded"</w:t>
      </w:r>
      <w:r w:rsidR="00FE0B1A">
        <w:rPr>
          <w:lang w:val="ka-GE"/>
        </w:rPr>
        <w:t xml:space="preserve"> ფორმატში იყოს სერიალიზებული</w:t>
      </w:r>
      <w:r w:rsidR="00664870">
        <w:rPr>
          <w:lang w:val="ka-GE"/>
        </w:rPr>
        <w:t>.</w:t>
      </w:r>
      <w:r w:rsidR="00FE0B1A">
        <w:rPr>
          <w:lang w:val="ka-GE"/>
        </w:rPr>
        <w:t xml:space="preserve"> </w:t>
      </w:r>
    </w:p>
    <w:p w14:paraId="70B1E1F6" w14:textId="058C95B0" w:rsidR="0018599D" w:rsidRDefault="0018599D" w:rsidP="0017590B">
      <w:pPr>
        <w:jc w:val="both"/>
        <w:rPr>
          <w:lang w:val="ka-GE"/>
        </w:rPr>
      </w:pPr>
      <w:r>
        <w:rPr>
          <w:lang w:val="ka-GE"/>
        </w:rPr>
        <w:t xml:space="preserve">იდენტობის პროვაიდერის სურვილისამებრ, ავთენტიფიკაცია </w:t>
      </w:r>
      <w:r w:rsidR="00E87E65">
        <w:rPr>
          <w:lang w:val="ka-GE"/>
        </w:rPr>
        <w:t>შეიძლება მოხდეს რომელიმე შემდეგი მეთოდით:</w:t>
      </w:r>
    </w:p>
    <w:p w14:paraId="0215A98A" w14:textId="77777777" w:rsidR="00CD204C" w:rsidRDefault="00810F54" w:rsidP="00CD204C">
      <w:pPr>
        <w:pStyle w:val="ListParagraph"/>
        <w:numPr>
          <w:ilvl w:val="0"/>
          <w:numId w:val="27"/>
        </w:numPr>
        <w:jc w:val="both"/>
        <w:rPr>
          <w:lang w:val="ka-GE"/>
        </w:rPr>
      </w:pPr>
      <w:r>
        <w:rPr>
          <w:lang w:val="ka-GE"/>
        </w:rPr>
        <w:t xml:space="preserve">ტელეფონზე </w:t>
      </w:r>
      <w:r>
        <w:t>SMS</w:t>
      </w:r>
      <w:r>
        <w:rPr>
          <w:lang w:val="ka-GE"/>
        </w:rPr>
        <w:t xml:space="preserve"> </w:t>
      </w:r>
      <w:r w:rsidR="00CA3864">
        <w:rPr>
          <w:lang w:val="ka-GE"/>
        </w:rPr>
        <w:t xml:space="preserve">ერთჯერადი </w:t>
      </w:r>
      <w:r>
        <w:rPr>
          <w:lang w:val="ka-GE"/>
        </w:rPr>
        <w:t xml:space="preserve">კოდით (იხ. </w:t>
      </w:r>
      <w:r>
        <w:rPr>
          <w:lang w:val="ka-GE"/>
        </w:rPr>
        <w:fldChar w:fldCharType="begin"/>
      </w:r>
      <w:r>
        <w:rPr>
          <w:lang w:val="ka-GE"/>
        </w:rPr>
        <w:instrText xml:space="preserve"> REF _Ref121307992 \r \h </w:instrText>
      </w:r>
      <w:r>
        <w:rPr>
          <w:lang w:val="ka-GE"/>
        </w:rPr>
      </w:r>
      <w:r>
        <w:rPr>
          <w:lang w:val="ka-GE"/>
        </w:rPr>
        <w:fldChar w:fldCharType="separate"/>
      </w:r>
      <w:r>
        <w:rPr>
          <w:lang w:val="ka-GE"/>
        </w:rPr>
        <w:t>10.2.1</w:t>
      </w:r>
      <w:r>
        <w:rPr>
          <w:lang w:val="ka-GE"/>
        </w:rPr>
        <w:fldChar w:fldCharType="end"/>
      </w:r>
      <w:r>
        <w:rPr>
          <w:lang w:val="ka-GE"/>
        </w:rPr>
        <w:t>)</w:t>
      </w:r>
      <w:r w:rsidR="00CD204C" w:rsidRPr="00CD204C">
        <w:rPr>
          <w:lang w:val="ka-GE"/>
        </w:rPr>
        <w:t xml:space="preserve"> </w:t>
      </w:r>
    </w:p>
    <w:p w14:paraId="6F6C10D6" w14:textId="343E4550" w:rsidR="00CD204C" w:rsidRDefault="00CD204C" w:rsidP="00CD204C">
      <w:pPr>
        <w:pStyle w:val="ListParagraph"/>
        <w:numPr>
          <w:ilvl w:val="0"/>
          <w:numId w:val="27"/>
        </w:numPr>
        <w:jc w:val="both"/>
        <w:rPr>
          <w:lang w:val="ka-GE"/>
        </w:rPr>
      </w:pPr>
      <w:r>
        <w:rPr>
          <w:lang w:val="ka-GE"/>
        </w:rPr>
        <w:t xml:space="preserve">სმარტფონზე </w:t>
      </w:r>
      <w:r>
        <w:t>SMS</w:t>
      </w:r>
      <w:r>
        <w:rPr>
          <w:lang w:val="ka-GE"/>
        </w:rPr>
        <w:t xml:space="preserve"> მეშვეობით ერთჯერადი </w:t>
      </w:r>
      <w:r>
        <w:t>URL</w:t>
      </w:r>
      <w:r>
        <w:rPr>
          <w:lang w:val="ka-GE"/>
        </w:rPr>
        <w:t xml:space="preserve">-ის გაგზავნით </w:t>
      </w:r>
      <w:r w:rsidR="002379D9">
        <w:rPr>
          <w:lang w:val="ka-GE"/>
        </w:rPr>
        <w:t xml:space="preserve">(იხ. </w:t>
      </w:r>
      <w:r w:rsidR="002379D9">
        <w:rPr>
          <w:lang w:val="ka-GE"/>
        </w:rPr>
        <w:fldChar w:fldCharType="begin"/>
      </w:r>
      <w:r w:rsidR="002379D9">
        <w:rPr>
          <w:lang w:val="ka-GE"/>
        </w:rPr>
        <w:instrText xml:space="preserve"> REF _Ref121323168 \r \h </w:instrText>
      </w:r>
      <w:r w:rsidR="002379D9">
        <w:rPr>
          <w:lang w:val="ka-GE"/>
        </w:rPr>
      </w:r>
      <w:r w:rsidR="002379D9">
        <w:rPr>
          <w:lang w:val="ka-GE"/>
        </w:rPr>
        <w:fldChar w:fldCharType="separate"/>
      </w:r>
      <w:r w:rsidR="002379D9">
        <w:rPr>
          <w:lang w:val="ka-GE"/>
        </w:rPr>
        <w:t>10.2.2</w:t>
      </w:r>
      <w:r w:rsidR="002379D9">
        <w:rPr>
          <w:lang w:val="ka-GE"/>
        </w:rPr>
        <w:fldChar w:fldCharType="end"/>
      </w:r>
      <w:r w:rsidR="002379D9">
        <w:rPr>
          <w:lang w:val="ka-GE"/>
        </w:rPr>
        <w:t>)</w:t>
      </w:r>
    </w:p>
    <w:p w14:paraId="1527FF00" w14:textId="77777777" w:rsidR="00CA3864" w:rsidRPr="00CA3864" w:rsidRDefault="00CA3864" w:rsidP="00CA3864">
      <w:pPr>
        <w:pStyle w:val="ListParagraph"/>
        <w:numPr>
          <w:ilvl w:val="0"/>
          <w:numId w:val="27"/>
        </w:numPr>
        <w:rPr>
          <w:lang w:val="ka-GE"/>
        </w:rPr>
      </w:pPr>
      <w:r w:rsidRPr="00CA3864">
        <w:rPr>
          <w:lang w:val="ka-GE"/>
        </w:rPr>
        <w:t>ელფოსტის მისამართზე ერთჯერადი URL-ის გაგზავნით. პროცესი ანალოგიურია SMS-ის მეშვეობით ერთჯერადი URL-ის გაგზავნისა</w:t>
      </w:r>
    </w:p>
    <w:p w14:paraId="04039CE2" w14:textId="03185795" w:rsidR="009649D1" w:rsidRDefault="00810F54" w:rsidP="00E87E65">
      <w:pPr>
        <w:pStyle w:val="ListParagraph"/>
        <w:numPr>
          <w:ilvl w:val="0"/>
          <w:numId w:val="27"/>
        </w:numPr>
        <w:jc w:val="both"/>
        <w:rPr>
          <w:lang w:val="ka-GE"/>
        </w:rPr>
      </w:pPr>
      <w:r>
        <w:rPr>
          <w:lang w:val="ka-GE"/>
        </w:rPr>
        <w:t>მობილურ აპლიკაციაში</w:t>
      </w:r>
      <w:r w:rsidR="00764D0A">
        <w:rPr>
          <w:lang w:val="ka-GE"/>
        </w:rPr>
        <w:t xml:space="preserve"> (მაგ. მობილბანკი)</w:t>
      </w:r>
    </w:p>
    <w:p w14:paraId="77B5FAB7" w14:textId="3C829A90" w:rsidR="00764D0A" w:rsidRDefault="00764D0A" w:rsidP="00E87E65">
      <w:pPr>
        <w:pStyle w:val="ListParagraph"/>
        <w:numPr>
          <w:ilvl w:val="0"/>
          <w:numId w:val="27"/>
        </w:numPr>
        <w:jc w:val="both"/>
        <w:rPr>
          <w:lang w:val="ka-GE"/>
        </w:rPr>
      </w:pPr>
      <w:r>
        <w:rPr>
          <w:lang w:val="ka-GE"/>
        </w:rPr>
        <w:t>კომპიუტერზე დაინსტალირებულ დესკტოპ აპლიკაციაში</w:t>
      </w:r>
    </w:p>
    <w:p w14:paraId="456C2EB3" w14:textId="6FE6BC05" w:rsidR="00810F54" w:rsidRPr="00E87E65" w:rsidRDefault="009649D1" w:rsidP="009B3C82">
      <w:pPr>
        <w:pStyle w:val="ListParagraph"/>
        <w:numPr>
          <w:ilvl w:val="0"/>
          <w:numId w:val="27"/>
        </w:numPr>
        <w:jc w:val="both"/>
        <w:rPr>
          <w:lang w:val="ka-GE"/>
        </w:rPr>
      </w:pPr>
      <w:r>
        <w:rPr>
          <w:lang w:val="ka-GE"/>
        </w:rPr>
        <w:t>რაიმე სხვა მეთოდით</w:t>
      </w:r>
      <w:r w:rsidR="00810F54">
        <w:rPr>
          <w:lang w:val="ka-GE"/>
        </w:rPr>
        <w:t xml:space="preserve"> </w:t>
      </w:r>
    </w:p>
    <w:p w14:paraId="622A55EE" w14:textId="77777777" w:rsidR="005200E7" w:rsidRDefault="005200E7" w:rsidP="005200E7">
      <w:pPr>
        <w:jc w:val="both"/>
        <w:rPr>
          <w:lang w:val="ka-GE"/>
        </w:rPr>
      </w:pPr>
    </w:p>
    <w:p w14:paraId="26247962" w14:textId="4E2D06EA" w:rsidR="0037748D" w:rsidRDefault="0037748D" w:rsidP="005200E7">
      <w:pPr>
        <w:jc w:val="both"/>
        <w:rPr>
          <w:lang w:val="ka-GE"/>
        </w:rPr>
      </w:pPr>
      <w:r w:rsidRPr="009B3C82">
        <w:rPr>
          <w:b/>
          <w:bCs/>
          <w:lang w:val="ka-GE"/>
        </w:rPr>
        <w:t>აუცილებელია</w:t>
      </w:r>
      <w:r w:rsidRPr="005200E7">
        <w:rPr>
          <w:lang w:val="ka-GE"/>
        </w:rPr>
        <w:t xml:space="preserve"> </w:t>
      </w:r>
      <w:r w:rsidR="005200E7" w:rsidRPr="005200E7">
        <w:rPr>
          <w:lang w:val="ka-GE"/>
        </w:rPr>
        <w:t xml:space="preserve">მხარდაჭერილი იყოს </w:t>
      </w:r>
      <w:r w:rsidR="005200E7">
        <w:rPr>
          <w:lang w:val="ka-GE"/>
        </w:rPr>
        <w:t xml:space="preserve">სულ მცირე </w:t>
      </w:r>
      <w:r w:rsidR="005200E7" w:rsidRPr="005200E7">
        <w:rPr>
          <w:lang w:val="ka-GE"/>
        </w:rPr>
        <w:t xml:space="preserve">ტელეფონზე </w:t>
      </w:r>
      <w:r w:rsidR="005200E7">
        <w:t>SMS</w:t>
      </w:r>
      <w:r w:rsidR="005200E7" w:rsidRPr="005200E7">
        <w:rPr>
          <w:lang w:val="ka-GE"/>
        </w:rPr>
        <w:t xml:space="preserve"> კოდით (იხ. </w:t>
      </w:r>
      <w:r w:rsidR="005200E7" w:rsidRPr="005200E7">
        <w:rPr>
          <w:lang w:val="ka-GE"/>
        </w:rPr>
        <w:fldChar w:fldCharType="begin"/>
      </w:r>
      <w:r w:rsidR="005200E7" w:rsidRPr="005200E7">
        <w:rPr>
          <w:lang w:val="ka-GE"/>
        </w:rPr>
        <w:instrText xml:space="preserve"> REF _Ref121307992 \r \h </w:instrText>
      </w:r>
      <w:r w:rsidR="005200E7" w:rsidRPr="005200E7">
        <w:rPr>
          <w:lang w:val="ka-GE"/>
        </w:rPr>
      </w:r>
      <w:r w:rsidR="005200E7" w:rsidRPr="005200E7">
        <w:rPr>
          <w:lang w:val="ka-GE"/>
        </w:rPr>
        <w:fldChar w:fldCharType="separate"/>
      </w:r>
      <w:r w:rsidR="005200E7" w:rsidRPr="005200E7">
        <w:rPr>
          <w:lang w:val="ka-GE"/>
        </w:rPr>
        <w:t>10.2.1</w:t>
      </w:r>
      <w:r w:rsidR="005200E7" w:rsidRPr="005200E7">
        <w:rPr>
          <w:lang w:val="ka-GE"/>
        </w:rPr>
        <w:fldChar w:fldCharType="end"/>
      </w:r>
      <w:r w:rsidR="005200E7" w:rsidRPr="005200E7">
        <w:rPr>
          <w:lang w:val="ka-GE"/>
        </w:rPr>
        <w:t>)</w:t>
      </w:r>
      <w:r w:rsidR="005200E7">
        <w:rPr>
          <w:lang w:val="ka-GE"/>
        </w:rPr>
        <w:t xml:space="preserve"> ავთენტიფიკაცია. </w:t>
      </w:r>
    </w:p>
    <w:p w14:paraId="0D2CF2AA" w14:textId="77777777" w:rsidR="00CD204C" w:rsidRPr="009B3C82" w:rsidRDefault="00CD204C" w:rsidP="009B3C82">
      <w:pPr>
        <w:jc w:val="both"/>
        <w:rPr>
          <w:lang w:val="ka-GE"/>
        </w:rPr>
      </w:pPr>
    </w:p>
    <w:p w14:paraId="43B03DB8" w14:textId="246310DD" w:rsidR="00F27D70" w:rsidRDefault="00EC35F0" w:rsidP="009B3C82">
      <w:pPr>
        <w:pStyle w:val="Heading3"/>
        <w:rPr>
          <w:lang w:val="ka-GE"/>
        </w:rPr>
      </w:pPr>
      <w:bookmarkStart w:id="859" w:name="_Ref121307992"/>
      <w:bookmarkStart w:id="860" w:name="_Toc195970420"/>
      <w:r>
        <w:rPr>
          <w:lang w:val="ka-GE"/>
        </w:rPr>
        <w:t xml:space="preserve">კლიენტის ინიციირებული შემოვლითი ავთენტიფიკაცია </w:t>
      </w:r>
      <w:r w:rsidR="001007CC">
        <w:t>SMS</w:t>
      </w:r>
      <w:r w:rsidR="001007CC">
        <w:rPr>
          <w:lang w:val="ka-GE"/>
        </w:rPr>
        <w:t xml:space="preserve"> კოდით</w:t>
      </w:r>
      <w:bookmarkEnd w:id="859"/>
      <w:bookmarkEnd w:id="860"/>
    </w:p>
    <w:p w14:paraId="6BE11D98" w14:textId="1EBCFC7E" w:rsidR="003627F9" w:rsidRDefault="003627F9" w:rsidP="006C0E52">
      <w:pPr>
        <w:rPr>
          <w:lang w:val="ka-GE"/>
        </w:rPr>
      </w:pPr>
      <w:r>
        <w:t>SMS</w:t>
      </w:r>
      <w:r>
        <w:rPr>
          <w:lang w:val="ka-GE"/>
        </w:rPr>
        <w:t xml:space="preserve"> კოდით ავთენტიფიკაცი</w:t>
      </w:r>
      <w:r w:rsidR="00BF50A8">
        <w:rPr>
          <w:lang w:val="ka-GE"/>
        </w:rPr>
        <w:t>ა ხდება 2 ეტაპად:</w:t>
      </w:r>
    </w:p>
    <w:p w14:paraId="0364EF04" w14:textId="207DB2E8" w:rsidR="005D58A0" w:rsidRDefault="00073596" w:rsidP="00BF50A8">
      <w:pPr>
        <w:pStyle w:val="ListParagraph"/>
        <w:numPr>
          <w:ilvl w:val="0"/>
          <w:numId w:val="28"/>
        </w:numPr>
        <w:rPr>
          <w:lang w:val="ka-GE"/>
        </w:rPr>
      </w:pPr>
      <w:r>
        <w:rPr>
          <w:lang w:val="ka-GE"/>
        </w:rPr>
        <w:t>დაყრდნობილი მხარე იწყებს „</w:t>
      </w:r>
      <w:r w:rsidR="00BF50A8">
        <w:rPr>
          <w:lang w:val="ka-GE"/>
        </w:rPr>
        <w:t>კლიენტის ინიციირებული შემოვლითი ავთენტიფიკაციის</w:t>
      </w:r>
      <w:r>
        <w:rPr>
          <w:lang w:val="ka-GE"/>
        </w:rPr>
        <w:t>“ პროცესს</w:t>
      </w:r>
      <w:r w:rsidR="00140796">
        <w:rPr>
          <w:lang w:val="ka-GE"/>
        </w:rPr>
        <w:t xml:space="preserve">. </w:t>
      </w:r>
      <w:r w:rsidR="00140796" w:rsidRPr="009B3C82">
        <w:rPr>
          <w:b/>
          <w:bCs/>
          <w:lang w:val="ka-GE"/>
        </w:rPr>
        <w:t>აუცილებელია</w:t>
      </w:r>
      <w:r w:rsidR="00140796">
        <w:rPr>
          <w:lang w:val="ka-GE"/>
        </w:rPr>
        <w:t>, მტკიცებების მოთხოვნა (მათ შორის შემოწმებული მტკიცებების მოთხოვნა) ამ ეტაპზევე იქნას გადაცემული</w:t>
      </w:r>
      <w:r w:rsidR="00DC7106">
        <w:rPr>
          <w:lang w:val="ka-GE"/>
        </w:rPr>
        <w:t xml:space="preserve">. </w:t>
      </w:r>
      <w:r w:rsidR="008E20FC">
        <w:rPr>
          <w:lang w:val="ka-GE"/>
        </w:rPr>
        <w:t xml:space="preserve">დაყრდნობილი მხარე გადადის მოლოდინის რეჟიმში </w:t>
      </w:r>
      <w:sdt>
        <w:sdtPr>
          <w:rPr>
            <w:lang w:val="ka-GE"/>
          </w:rPr>
          <w:id w:val="1511635730"/>
          <w:citation/>
        </w:sdtPr>
        <w:sdtEndPr/>
        <w:sdtContent>
          <w:r w:rsidR="00C13133">
            <w:rPr>
              <w:lang w:val="ka-GE"/>
            </w:rPr>
            <w:fldChar w:fldCharType="begin"/>
          </w:r>
          <w:r w:rsidR="00C13133">
            <w:rPr>
              <w:lang w:val="ka-GE"/>
            </w:rPr>
            <w:instrText xml:space="preserve"> CITATION OIDCCIBA \l 1079 </w:instrText>
          </w:r>
          <w:r w:rsidR="00C13133">
            <w:rPr>
              <w:lang w:val="ka-GE"/>
            </w:rPr>
            <w:fldChar w:fldCharType="separate"/>
          </w:r>
          <w:r w:rsidR="008A7DCD">
            <w:rPr>
              <w:noProof/>
              <w:lang w:val="ka-GE"/>
            </w:rPr>
            <w:t>(14)</w:t>
          </w:r>
          <w:r w:rsidR="00C13133">
            <w:rPr>
              <w:lang w:val="ka-GE"/>
            </w:rPr>
            <w:fldChar w:fldCharType="end"/>
          </w:r>
        </w:sdtContent>
      </w:sdt>
      <w:r w:rsidR="00C13133">
        <w:rPr>
          <w:lang w:val="ka-GE"/>
        </w:rPr>
        <w:t>-ის შესაბამისად</w:t>
      </w:r>
    </w:p>
    <w:p w14:paraId="65224729" w14:textId="77777777" w:rsidR="0037748D" w:rsidRDefault="00BF50A8" w:rsidP="009B3C82">
      <w:pPr>
        <w:pStyle w:val="ListParagraph"/>
        <w:numPr>
          <w:ilvl w:val="0"/>
          <w:numId w:val="28"/>
        </w:numPr>
        <w:rPr>
          <w:lang w:val="ka-GE"/>
        </w:rPr>
      </w:pPr>
      <w:r>
        <w:rPr>
          <w:lang w:val="ka-GE"/>
        </w:rPr>
        <w:t xml:space="preserve">მომხმარებელს ტელეფონზე მისდის </w:t>
      </w:r>
      <w:r>
        <w:t>SMS</w:t>
      </w:r>
      <w:r>
        <w:rPr>
          <w:lang w:val="ka-GE"/>
        </w:rPr>
        <w:t xml:space="preserve"> კოდი</w:t>
      </w:r>
    </w:p>
    <w:p w14:paraId="0A48C811" w14:textId="68D629B0" w:rsidR="00D36F67" w:rsidRPr="009B3C82" w:rsidRDefault="0037748D" w:rsidP="006C7ECD">
      <w:pPr>
        <w:pStyle w:val="ListParagraph"/>
        <w:numPr>
          <w:ilvl w:val="0"/>
          <w:numId w:val="28"/>
        </w:numPr>
        <w:rPr>
          <w:lang w:val="ka-GE"/>
        </w:rPr>
      </w:pPr>
      <w:r w:rsidRPr="009B3C82">
        <w:rPr>
          <w:lang w:val="ka-GE"/>
        </w:rPr>
        <w:lastRenderedPageBreak/>
        <w:t>SMS</w:t>
      </w:r>
      <w:r>
        <w:rPr>
          <w:lang w:val="ka-GE"/>
        </w:rPr>
        <w:t xml:space="preserve">-ის წარმატებით გაგზავნისთანავე </w:t>
      </w:r>
      <w:r w:rsidR="006C7ECD">
        <w:rPr>
          <w:lang w:val="ka-GE"/>
        </w:rPr>
        <w:t xml:space="preserve">იდენტობის პროვაიდერი ავთენტიფიკაციის ამ ფაზას ასცხადებს დასრულებულად და დაყრდნობილ მხარეს უგზავნის </w:t>
      </w:r>
      <w:r w:rsidR="00D36F67" w:rsidRPr="009B3C82">
        <w:rPr>
          <w:lang w:val="ka-GE"/>
        </w:rPr>
        <w:t>id_token</w:t>
      </w:r>
      <w:r w:rsidR="00D36F67">
        <w:rPr>
          <w:lang w:val="ka-GE"/>
        </w:rPr>
        <w:t xml:space="preserve">-სა და </w:t>
      </w:r>
      <w:r w:rsidR="00D36F67" w:rsidRPr="009B3C82">
        <w:rPr>
          <w:lang w:val="ka-GE"/>
        </w:rPr>
        <w:t>access_token</w:t>
      </w:r>
      <w:r w:rsidR="00D36F67">
        <w:rPr>
          <w:lang w:val="ka-GE"/>
        </w:rPr>
        <w:t>-ს</w:t>
      </w:r>
      <w:r w:rsidR="009C60EE" w:rsidRPr="009B3C82">
        <w:rPr>
          <w:lang w:val="ka-GE"/>
        </w:rPr>
        <w:t xml:space="preserve"> (</w:t>
      </w:r>
      <w:r w:rsidR="009C60EE">
        <w:rPr>
          <w:lang w:val="ka-GE"/>
        </w:rPr>
        <w:t>ე.წ. „შუალედურ ტოკენებს“)</w:t>
      </w:r>
      <w:r w:rsidR="00D36F67">
        <w:rPr>
          <w:lang w:val="ka-GE"/>
        </w:rPr>
        <w:t>.</w:t>
      </w:r>
      <w:r w:rsidR="005172EE">
        <w:rPr>
          <w:lang w:val="ka-GE"/>
        </w:rPr>
        <w:t xml:space="preserve"> იდენტობის პროვაიდერმა </w:t>
      </w:r>
      <w:r w:rsidR="005172EE" w:rsidRPr="009B3C82">
        <w:rPr>
          <w:b/>
          <w:bCs/>
          <w:lang w:val="ka-GE"/>
        </w:rPr>
        <w:t>არავითარ შემთხვევაში</w:t>
      </w:r>
      <w:r w:rsidR="005172EE">
        <w:rPr>
          <w:lang w:val="ka-GE"/>
        </w:rPr>
        <w:t xml:space="preserve"> არ უნდა დააბრუნოს </w:t>
      </w:r>
      <w:r w:rsidR="005172EE" w:rsidRPr="009B3C82">
        <w:rPr>
          <w:lang w:val="ka-GE"/>
        </w:rPr>
        <w:t>refresh_token.</w:t>
      </w:r>
    </w:p>
    <w:p w14:paraId="1B8BCB14" w14:textId="104453E9" w:rsidR="00A34654" w:rsidRDefault="00D038DA" w:rsidP="006C7ECD">
      <w:pPr>
        <w:pStyle w:val="ListParagraph"/>
        <w:numPr>
          <w:ilvl w:val="0"/>
          <w:numId w:val="28"/>
        </w:numPr>
        <w:rPr>
          <w:lang w:val="ka-GE"/>
        </w:rPr>
      </w:pPr>
      <w:r>
        <w:rPr>
          <w:lang w:val="ka-GE"/>
        </w:rPr>
        <w:t xml:space="preserve">დაყრდნობილი მხარე ამოწმებს მიღებული </w:t>
      </w:r>
      <w:r>
        <w:t>id_token</w:t>
      </w:r>
      <w:r>
        <w:rPr>
          <w:lang w:val="ka-GE"/>
        </w:rPr>
        <w:t xml:space="preserve"> არის შუალედური თუ საბოლოო, </w:t>
      </w:r>
      <w:r w:rsidR="00C308A8">
        <w:rPr>
          <w:lang w:val="ka-GE"/>
        </w:rPr>
        <w:fldChar w:fldCharType="begin"/>
      </w:r>
      <w:r w:rsidR="00C308A8">
        <w:rPr>
          <w:lang w:val="ka-GE"/>
        </w:rPr>
        <w:instrText xml:space="preserve"> REF _Ref121310200 \r \h </w:instrText>
      </w:r>
      <w:r w:rsidR="00C308A8">
        <w:rPr>
          <w:lang w:val="ka-GE"/>
        </w:rPr>
      </w:r>
      <w:r w:rsidR="00C308A8">
        <w:rPr>
          <w:lang w:val="ka-GE"/>
        </w:rPr>
        <w:fldChar w:fldCharType="separate"/>
      </w:r>
      <w:r w:rsidR="00C308A8">
        <w:rPr>
          <w:lang w:val="ka-GE"/>
        </w:rPr>
        <w:t>10.2.2</w:t>
      </w:r>
      <w:r w:rsidR="00C308A8">
        <w:rPr>
          <w:lang w:val="ka-GE"/>
        </w:rPr>
        <w:fldChar w:fldCharType="end"/>
      </w:r>
      <w:r w:rsidR="00C308A8">
        <w:rPr>
          <w:lang w:val="ka-GE"/>
        </w:rPr>
        <w:t xml:space="preserve">-ის მიხედვით. თუ ტოკენი საბოლოოა, </w:t>
      </w:r>
      <w:r w:rsidR="00C308A8" w:rsidRPr="009B3C82">
        <w:rPr>
          <w:b/>
          <w:bCs/>
          <w:lang w:val="ka-GE"/>
        </w:rPr>
        <w:t>აუცილებელია</w:t>
      </w:r>
      <w:r w:rsidR="00C308A8">
        <w:rPr>
          <w:lang w:val="ka-GE"/>
        </w:rPr>
        <w:t xml:space="preserve"> ავთენტიფიკაციის პროცესი ამ ბიჯზე დასრულდეს.</w:t>
      </w:r>
    </w:p>
    <w:p w14:paraId="4DAA7EF9" w14:textId="622901FB" w:rsidR="00BF50A8" w:rsidRDefault="00CC6A4F" w:rsidP="006C7ECD">
      <w:pPr>
        <w:pStyle w:val="ListParagraph"/>
        <w:numPr>
          <w:ilvl w:val="0"/>
          <w:numId w:val="28"/>
        </w:numPr>
        <w:rPr>
          <w:lang w:val="ka-GE"/>
        </w:rPr>
      </w:pPr>
      <w:r>
        <w:rPr>
          <w:lang w:val="ka-GE"/>
        </w:rPr>
        <w:t xml:space="preserve">მას შემდეგ რაც მომხმარებელი </w:t>
      </w:r>
      <w:r w:rsidR="00480C76">
        <w:rPr>
          <w:lang w:val="ka-GE"/>
        </w:rPr>
        <w:t xml:space="preserve">დაყრდნობილ მხარეს მიაწვდის </w:t>
      </w:r>
      <w:r w:rsidR="00480C76">
        <w:t>SMS</w:t>
      </w:r>
      <w:r w:rsidR="00480C76">
        <w:rPr>
          <w:lang w:val="ka-GE"/>
        </w:rPr>
        <w:t xml:space="preserve"> კოდის მნიშვნელობას, </w:t>
      </w:r>
      <w:r>
        <w:rPr>
          <w:lang w:val="ka-GE"/>
        </w:rPr>
        <w:t xml:space="preserve">დაყრდნობილი მხარე კვლავ </w:t>
      </w:r>
      <w:r w:rsidR="009606F0">
        <w:rPr>
          <w:lang w:val="ka-GE"/>
        </w:rPr>
        <w:t xml:space="preserve">დაიწყებს </w:t>
      </w:r>
      <w:r w:rsidR="00BF50A8">
        <w:rPr>
          <w:lang w:val="ka-GE"/>
        </w:rPr>
        <w:t xml:space="preserve"> </w:t>
      </w:r>
      <w:r w:rsidR="009606F0">
        <w:rPr>
          <w:lang w:val="ka-GE"/>
        </w:rPr>
        <w:t>„კლიენტის ინიციირებული შემოვლითი ავთენტიფიკაციის“ პროცესს, სადაც:</w:t>
      </w:r>
    </w:p>
    <w:p w14:paraId="3BCB8578" w14:textId="172FACDF" w:rsidR="009606F0" w:rsidRPr="009B3C82" w:rsidRDefault="009606F0" w:rsidP="009606F0">
      <w:pPr>
        <w:pStyle w:val="ListParagraph"/>
        <w:numPr>
          <w:ilvl w:val="1"/>
          <w:numId w:val="28"/>
        </w:numPr>
        <w:rPr>
          <w:lang w:val="ka-GE"/>
        </w:rPr>
      </w:pPr>
      <w:r>
        <w:rPr>
          <w:lang w:val="ka-GE"/>
        </w:rPr>
        <w:t xml:space="preserve">პარამეტრში </w:t>
      </w:r>
      <w:r>
        <w:t>id_token_hint</w:t>
      </w:r>
      <w:r>
        <w:rPr>
          <w:lang w:val="ka-GE"/>
        </w:rPr>
        <w:t xml:space="preserve"> გადაეცემა წინა ბიჯზე </w:t>
      </w:r>
      <w:r w:rsidR="00CF573D">
        <w:rPr>
          <w:lang w:val="ka-GE"/>
        </w:rPr>
        <w:t xml:space="preserve">მიღებული </w:t>
      </w:r>
      <w:r w:rsidR="00CF573D">
        <w:t>id_token</w:t>
      </w:r>
    </w:p>
    <w:p w14:paraId="69257189" w14:textId="71B45589" w:rsidR="00CF573D" w:rsidRDefault="00786EDA" w:rsidP="009606F0">
      <w:pPr>
        <w:pStyle w:val="ListParagraph"/>
        <w:numPr>
          <w:ilvl w:val="1"/>
          <w:numId w:val="28"/>
        </w:numPr>
        <w:rPr>
          <w:lang w:val="ka-GE"/>
        </w:rPr>
      </w:pPr>
      <w:r>
        <w:rPr>
          <w:lang w:val="ka-GE"/>
        </w:rPr>
        <w:t xml:space="preserve">პარამეტრში </w:t>
      </w:r>
      <w:r>
        <w:t>user_code</w:t>
      </w:r>
      <w:r>
        <w:rPr>
          <w:lang w:val="ka-GE"/>
        </w:rPr>
        <w:t xml:space="preserve"> გადაეცემა მომხმარებლის მიერ მითითებული ერთჯერადი </w:t>
      </w:r>
      <w:r>
        <w:t>SMS</w:t>
      </w:r>
      <w:r>
        <w:rPr>
          <w:lang w:val="ka-GE"/>
        </w:rPr>
        <w:t xml:space="preserve"> კოდი</w:t>
      </w:r>
    </w:p>
    <w:p w14:paraId="140A5892" w14:textId="1AD918CD" w:rsidR="00BF1E74" w:rsidRDefault="00BF1E74" w:rsidP="009B3C82">
      <w:pPr>
        <w:pStyle w:val="ListParagraph"/>
        <w:numPr>
          <w:ilvl w:val="0"/>
          <w:numId w:val="28"/>
        </w:numPr>
        <w:rPr>
          <w:lang w:val="ka-GE"/>
        </w:rPr>
      </w:pPr>
      <w:r>
        <w:rPr>
          <w:lang w:val="ka-GE"/>
        </w:rPr>
        <w:t xml:space="preserve">შემოვლითი ავთენტიფიკაციის წარმატებით დასრულების შემდეგ დაყრდნობილი მხარე იღებს </w:t>
      </w:r>
      <w:r w:rsidR="009C60EE">
        <w:rPr>
          <w:lang w:val="ka-GE"/>
        </w:rPr>
        <w:t xml:space="preserve">ახალ </w:t>
      </w:r>
      <w:r w:rsidR="009C60EE" w:rsidRPr="009B3C82">
        <w:rPr>
          <w:lang w:val="ka-GE"/>
        </w:rPr>
        <w:t>access_token</w:t>
      </w:r>
      <w:r w:rsidR="009C60EE">
        <w:rPr>
          <w:lang w:val="ka-GE"/>
        </w:rPr>
        <w:t xml:space="preserve"> და </w:t>
      </w:r>
      <w:r w:rsidR="009C60EE" w:rsidRPr="009B3C82">
        <w:rPr>
          <w:lang w:val="ka-GE"/>
        </w:rPr>
        <w:t>id_token</w:t>
      </w:r>
      <w:r w:rsidR="009C60EE">
        <w:rPr>
          <w:lang w:val="ka-GE"/>
        </w:rPr>
        <w:t xml:space="preserve">-ს. </w:t>
      </w:r>
      <w:r w:rsidR="009C60EE" w:rsidRPr="009B3C82">
        <w:rPr>
          <w:b/>
          <w:bCs/>
          <w:lang w:val="ka-GE"/>
        </w:rPr>
        <w:t>შესაძლოა</w:t>
      </w:r>
      <w:r w:rsidR="009C60EE">
        <w:rPr>
          <w:lang w:val="ka-GE"/>
        </w:rPr>
        <w:t xml:space="preserve"> დაყრდნობილმა მხარემ ასევე მიიღოს </w:t>
      </w:r>
      <w:r w:rsidR="009C60EE" w:rsidRPr="009B3C82">
        <w:rPr>
          <w:lang w:val="ka-GE"/>
        </w:rPr>
        <w:t>refresh_token.</w:t>
      </w:r>
    </w:p>
    <w:p w14:paraId="73EE10FC" w14:textId="77777777" w:rsidR="00786EDA" w:rsidRPr="00786EDA" w:rsidRDefault="00786EDA" w:rsidP="00786EDA">
      <w:pPr>
        <w:rPr>
          <w:lang w:val="ka-GE"/>
        </w:rPr>
      </w:pPr>
    </w:p>
    <w:p w14:paraId="3A15ED61" w14:textId="2B8D0FB4" w:rsidR="007968EC" w:rsidRDefault="00154AFE" w:rsidP="007968EC">
      <w:pPr>
        <w:rPr>
          <w:lang w:val="ka-GE"/>
        </w:rPr>
      </w:pPr>
      <w:r>
        <w:rPr>
          <w:lang w:val="ka-GE"/>
        </w:rPr>
        <w:t xml:space="preserve">უსაფრთხოების რისკების </w:t>
      </w:r>
      <w:r w:rsidR="003C0255">
        <w:rPr>
          <w:lang w:val="ka-GE"/>
        </w:rPr>
        <w:t xml:space="preserve">თავიდან ასაცილებლად </w:t>
      </w:r>
      <w:r w:rsidRPr="009B3C82">
        <w:rPr>
          <w:b/>
          <w:bCs/>
          <w:lang w:val="ka-GE"/>
        </w:rPr>
        <w:t>აუცილებელია</w:t>
      </w:r>
      <w:r>
        <w:rPr>
          <w:lang w:val="ka-GE"/>
        </w:rPr>
        <w:t xml:space="preserve">, იდენტობის პროვაიდერმა მკაცრად გააკონტროლოს რომ „შუალედური“ </w:t>
      </w:r>
      <w:r w:rsidRPr="009B3C82">
        <w:rPr>
          <w:lang w:val="ka-GE"/>
        </w:rPr>
        <w:t>access_token</w:t>
      </w:r>
      <w:r>
        <w:rPr>
          <w:lang w:val="ka-GE"/>
        </w:rPr>
        <w:t xml:space="preserve"> და </w:t>
      </w:r>
      <w:r w:rsidRPr="009B3C82">
        <w:rPr>
          <w:lang w:val="ka-GE"/>
        </w:rPr>
        <w:t>id_token</w:t>
      </w:r>
      <w:r>
        <w:rPr>
          <w:lang w:val="ka-GE"/>
        </w:rPr>
        <w:t xml:space="preserve"> გამოიყენება მკაცრად </w:t>
      </w:r>
      <w:r w:rsidRPr="009B3C82">
        <w:rPr>
          <w:lang w:val="ka-GE"/>
        </w:rPr>
        <w:t>SMS</w:t>
      </w:r>
      <w:r>
        <w:rPr>
          <w:lang w:val="ka-GE"/>
        </w:rPr>
        <w:t xml:space="preserve"> ავთენტიფიკაციის პროცესში.</w:t>
      </w:r>
    </w:p>
    <w:p w14:paraId="14FF25F2" w14:textId="77777777" w:rsidR="00CD204C" w:rsidRDefault="00CD204C" w:rsidP="007968EC">
      <w:pPr>
        <w:rPr>
          <w:lang w:val="ka-GE"/>
        </w:rPr>
      </w:pPr>
    </w:p>
    <w:p w14:paraId="0509B015" w14:textId="77777777" w:rsidR="00CD204C" w:rsidRDefault="00CD204C" w:rsidP="00CD204C">
      <w:pPr>
        <w:pStyle w:val="Heading3"/>
        <w:rPr>
          <w:lang w:val="ka-GE"/>
        </w:rPr>
      </w:pPr>
      <w:bookmarkStart w:id="861" w:name="_Ref121323168"/>
      <w:bookmarkStart w:id="862" w:name="_Toc195970421"/>
      <w:r>
        <w:rPr>
          <w:lang w:val="ka-GE"/>
        </w:rPr>
        <w:t xml:space="preserve">კლიენტის ინიციირებული შემოვლითი ავთენტიფიკაცია </w:t>
      </w:r>
      <w:r>
        <w:t>SMS</w:t>
      </w:r>
      <w:r>
        <w:rPr>
          <w:lang w:val="ka-GE"/>
        </w:rPr>
        <w:t>-ზე ბმულის გაგზავნით</w:t>
      </w:r>
      <w:bookmarkEnd w:id="861"/>
      <w:bookmarkEnd w:id="862"/>
    </w:p>
    <w:p w14:paraId="32E8D757" w14:textId="4C5BDA65" w:rsidR="00CD204C" w:rsidRDefault="00CD204C" w:rsidP="00CD204C">
      <w:pPr>
        <w:rPr>
          <w:lang w:val="ka-GE"/>
        </w:rPr>
      </w:pPr>
      <w:r>
        <w:t>SMS</w:t>
      </w:r>
      <w:r>
        <w:rPr>
          <w:lang w:val="ka-GE"/>
        </w:rPr>
        <w:t xml:space="preserve"> კოდით ავთენტიფიკაცია ხდება შემდეგი წესით:</w:t>
      </w:r>
    </w:p>
    <w:p w14:paraId="2999FE85" w14:textId="2CF43E7B" w:rsidR="00CD204C" w:rsidRDefault="00CD204C" w:rsidP="009B3C82">
      <w:pPr>
        <w:pStyle w:val="ListParagraph"/>
        <w:numPr>
          <w:ilvl w:val="0"/>
          <w:numId w:val="29"/>
        </w:numPr>
        <w:rPr>
          <w:lang w:val="ka-GE"/>
        </w:rPr>
      </w:pPr>
      <w:bookmarkStart w:id="863" w:name="_Hlk121323292"/>
      <w:r>
        <w:rPr>
          <w:lang w:val="ka-GE"/>
        </w:rPr>
        <w:t xml:space="preserve">დაყრდნობილი მხარე იწყებს „კლიენტის ინიციირებული შემოვლითი ავთენტიფიკაციის“ პროცესს. </w:t>
      </w:r>
      <w:r w:rsidRPr="00876D25">
        <w:rPr>
          <w:b/>
          <w:bCs/>
          <w:lang w:val="ka-GE"/>
        </w:rPr>
        <w:t>აუცილებელია</w:t>
      </w:r>
      <w:r>
        <w:rPr>
          <w:lang w:val="ka-GE"/>
        </w:rPr>
        <w:t>, მტკიცებების მოთხოვნა (მათ შორის შემოწმებული მტკიცებების მოთხოვნა) ამ ეტაპზევე იქნას გადაცემული</w:t>
      </w:r>
      <w:r w:rsidR="00C13133">
        <w:rPr>
          <w:lang w:val="ka-GE"/>
        </w:rPr>
        <w:t xml:space="preserve">. დაყრდნობილი მხარე გადადის მოლოდინის რეჟიმში </w:t>
      </w:r>
      <w:sdt>
        <w:sdtPr>
          <w:rPr>
            <w:lang w:val="ka-GE"/>
          </w:rPr>
          <w:id w:val="110021071"/>
          <w:citation/>
        </w:sdtPr>
        <w:sdtEndPr/>
        <w:sdtContent>
          <w:r w:rsidR="00C13133">
            <w:rPr>
              <w:lang w:val="ka-GE"/>
            </w:rPr>
            <w:fldChar w:fldCharType="begin"/>
          </w:r>
          <w:r w:rsidR="00C13133">
            <w:rPr>
              <w:lang w:val="ka-GE"/>
            </w:rPr>
            <w:instrText xml:space="preserve"> CITATION OIDCCIBA \l 1079 </w:instrText>
          </w:r>
          <w:r w:rsidR="00C13133">
            <w:rPr>
              <w:lang w:val="ka-GE"/>
            </w:rPr>
            <w:fldChar w:fldCharType="separate"/>
          </w:r>
          <w:r w:rsidR="008A7DCD">
            <w:rPr>
              <w:noProof/>
              <w:lang w:val="ka-GE"/>
            </w:rPr>
            <w:t>(14)</w:t>
          </w:r>
          <w:r w:rsidR="00C13133">
            <w:rPr>
              <w:lang w:val="ka-GE"/>
            </w:rPr>
            <w:fldChar w:fldCharType="end"/>
          </w:r>
        </w:sdtContent>
      </w:sdt>
      <w:r w:rsidR="00C13133">
        <w:rPr>
          <w:lang w:val="ka-GE"/>
        </w:rPr>
        <w:t>-ის შესაბამისად</w:t>
      </w:r>
    </w:p>
    <w:p w14:paraId="13C60CF6" w14:textId="42FB7658" w:rsidR="00CD204C" w:rsidRDefault="00CD204C" w:rsidP="009B3C82">
      <w:pPr>
        <w:pStyle w:val="ListParagraph"/>
        <w:numPr>
          <w:ilvl w:val="0"/>
          <w:numId w:val="29"/>
        </w:numPr>
        <w:rPr>
          <w:lang w:val="ka-GE"/>
        </w:rPr>
      </w:pPr>
      <w:r>
        <w:rPr>
          <w:lang w:val="ka-GE"/>
        </w:rPr>
        <w:t xml:space="preserve">მომხმარებელს ტელეფონზე მისდის </w:t>
      </w:r>
      <w:r>
        <w:t>SMS</w:t>
      </w:r>
      <w:r>
        <w:rPr>
          <w:lang w:val="ka-GE"/>
        </w:rPr>
        <w:t xml:space="preserve"> რომელიც მოიცავს ერთ</w:t>
      </w:r>
      <w:r w:rsidR="009B73B6">
        <w:rPr>
          <w:lang w:val="ka-GE"/>
        </w:rPr>
        <w:t>ჯ</w:t>
      </w:r>
      <w:r w:rsidR="000B1B56">
        <w:rPr>
          <w:lang w:val="ka-GE"/>
        </w:rPr>
        <w:t>ე</w:t>
      </w:r>
      <w:r w:rsidR="009B73B6">
        <w:rPr>
          <w:lang w:val="ka-GE"/>
        </w:rPr>
        <w:t xml:space="preserve">რად </w:t>
      </w:r>
      <w:r w:rsidR="009B73B6">
        <w:t>URL</w:t>
      </w:r>
      <w:r w:rsidR="009B73B6">
        <w:rPr>
          <w:lang w:val="ka-GE"/>
        </w:rPr>
        <w:t>-ს</w:t>
      </w:r>
      <w:r w:rsidR="00C13133">
        <w:rPr>
          <w:lang w:val="ka-GE"/>
        </w:rPr>
        <w:t xml:space="preserve">. </w:t>
      </w:r>
      <w:r w:rsidR="00C13133">
        <w:t>URL</w:t>
      </w:r>
      <w:r w:rsidR="00C13133">
        <w:rPr>
          <w:lang w:val="ka-GE"/>
        </w:rPr>
        <w:t xml:space="preserve"> მიუთითებს იდენტობის პროვაიდერის კონტროლქვეშ არსებულ რაიმე ბმულზე</w:t>
      </w:r>
      <w:r w:rsidR="006759C6">
        <w:rPr>
          <w:lang w:val="ka-GE"/>
        </w:rPr>
        <w:t xml:space="preserve">. </w:t>
      </w:r>
      <w:r w:rsidR="006759C6" w:rsidRPr="009B3C82">
        <w:rPr>
          <w:b/>
          <w:bCs/>
          <w:lang w:val="ka-GE"/>
        </w:rPr>
        <w:t>რეკომენდებულია</w:t>
      </w:r>
      <w:r w:rsidR="006759C6">
        <w:rPr>
          <w:lang w:val="ka-GE"/>
        </w:rPr>
        <w:t xml:space="preserve"> </w:t>
      </w:r>
      <w:r w:rsidR="006759C6">
        <w:t>SMS</w:t>
      </w:r>
      <w:r w:rsidR="006759C6">
        <w:rPr>
          <w:lang w:val="ka-GE"/>
        </w:rPr>
        <w:t xml:space="preserve"> ტექსტში იმის მითითება რომ ბმულის დაჭერის შემთხვევაში გამოსულ ეკრანზე </w:t>
      </w:r>
      <w:r w:rsidR="005C570F">
        <w:rPr>
          <w:lang w:val="ka-GE"/>
        </w:rPr>
        <w:t>მომხმარებელმა არ უნდა შეიყვანოს რაიმე მონაცემი და უბრალოდ უნდა დახუროს.</w:t>
      </w:r>
    </w:p>
    <w:p w14:paraId="2CBCBD29" w14:textId="3DDC4B23" w:rsidR="000B1B56" w:rsidRDefault="00C13133" w:rsidP="009B3C82">
      <w:pPr>
        <w:pStyle w:val="ListParagraph"/>
        <w:numPr>
          <w:ilvl w:val="0"/>
          <w:numId w:val="29"/>
        </w:numPr>
        <w:rPr>
          <w:lang w:val="ka-GE"/>
        </w:rPr>
      </w:pPr>
      <w:r>
        <w:rPr>
          <w:lang w:val="ka-GE"/>
        </w:rPr>
        <w:t xml:space="preserve">მომხმარებლის მიერ </w:t>
      </w:r>
      <w:r w:rsidRPr="009B3C82">
        <w:rPr>
          <w:lang w:val="ka-GE"/>
        </w:rPr>
        <w:t>SMS</w:t>
      </w:r>
      <w:r>
        <w:rPr>
          <w:lang w:val="ka-GE"/>
        </w:rPr>
        <w:t xml:space="preserve">-ში მითითებული </w:t>
      </w:r>
      <w:r w:rsidRPr="009B3C82">
        <w:rPr>
          <w:lang w:val="ka-GE"/>
        </w:rPr>
        <w:t>URL</w:t>
      </w:r>
      <w:r w:rsidR="006759C6">
        <w:rPr>
          <w:lang w:val="ka-GE"/>
        </w:rPr>
        <w:t xml:space="preserve">-ზე დაჭერის შემდებ მის სმარტფონზე იხსნება ვებგვერდი, რომელიც ამცნობს რომ </w:t>
      </w:r>
      <w:r w:rsidR="005C570F">
        <w:rPr>
          <w:lang w:val="ka-GE"/>
        </w:rPr>
        <w:t xml:space="preserve">ავთენტიფიკაცია წარმატებით დასრულდა. იდენტობის პროვაიდერი ავთენტიფიკაციას ჩათვლის წარმატებულად. იმის მიხედვით </w:t>
      </w:r>
      <w:sdt>
        <w:sdtPr>
          <w:rPr>
            <w:lang w:val="ka-GE"/>
          </w:rPr>
          <w:id w:val="533696163"/>
          <w:citation/>
        </w:sdtPr>
        <w:sdtEndPr/>
        <w:sdtContent>
          <w:r w:rsidR="005C570F">
            <w:rPr>
              <w:lang w:val="ka-GE"/>
            </w:rPr>
            <w:fldChar w:fldCharType="begin"/>
          </w:r>
          <w:r w:rsidR="005C570F">
            <w:rPr>
              <w:lang w:val="ka-GE"/>
            </w:rPr>
            <w:instrText xml:space="preserve"> CITATION OIDCCIBA \l 1079 </w:instrText>
          </w:r>
          <w:r w:rsidR="005C570F">
            <w:rPr>
              <w:lang w:val="ka-GE"/>
            </w:rPr>
            <w:fldChar w:fldCharType="separate"/>
          </w:r>
          <w:r w:rsidR="008A7DCD">
            <w:rPr>
              <w:noProof/>
              <w:lang w:val="ka-GE"/>
            </w:rPr>
            <w:t>(14)</w:t>
          </w:r>
          <w:r w:rsidR="005C570F">
            <w:rPr>
              <w:lang w:val="ka-GE"/>
            </w:rPr>
            <w:fldChar w:fldCharType="end"/>
          </w:r>
        </w:sdtContent>
      </w:sdt>
      <w:r w:rsidR="005C570F">
        <w:rPr>
          <w:lang w:val="ka-GE"/>
        </w:rPr>
        <w:t>-ში განსაზღვრული რომელი მეთოდი (</w:t>
      </w:r>
      <w:r w:rsidR="005C570F" w:rsidRPr="009B3C82">
        <w:rPr>
          <w:lang w:val="ka-GE"/>
        </w:rPr>
        <w:t xml:space="preserve">poll </w:t>
      </w:r>
      <w:r w:rsidR="005C570F">
        <w:rPr>
          <w:lang w:val="ka-GE"/>
        </w:rPr>
        <w:t xml:space="preserve">თუ </w:t>
      </w:r>
      <w:r w:rsidR="005C570F" w:rsidRPr="009B3C82">
        <w:rPr>
          <w:lang w:val="ka-GE"/>
        </w:rPr>
        <w:t>ping)</w:t>
      </w:r>
      <w:r w:rsidR="005C570F">
        <w:rPr>
          <w:lang w:val="ka-GE"/>
        </w:rPr>
        <w:t xml:space="preserve"> არის </w:t>
      </w:r>
      <w:r w:rsidR="00AB1A49">
        <w:rPr>
          <w:lang w:val="ka-GE"/>
        </w:rPr>
        <w:t>ავთენტიფიკაციის პროცესში, დაყრდნობილ მხარეს ან გაეგზავნება შეტყობინება რომ ავთენტიფიკაცია წარმატებით დასრულდა (</w:t>
      </w:r>
      <w:r w:rsidR="00AB1A49" w:rsidRPr="009B3C82">
        <w:rPr>
          <w:lang w:val="ka-GE"/>
        </w:rPr>
        <w:t xml:space="preserve">ping) </w:t>
      </w:r>
      <w:r w:rsidR="00AB1A49">
        <w:rPr>
          <w:lang w:val="ka-GE"/>
        </w:rPr>
        <w:t xml:space="preserve">ან ტოკენები შემდეგი მოკითხვისას დაუბრუნდება </w:t>
      </w:r>
    </w:p>
    <w:p w14:paraId="0F26E7AF" w14:textId="77777777" w:rsidR="00CD204C" w:rsidRDefault="00CD204C" w:rsidP="009B3C82">
      <w:pPr>
        <w:pStyle w:val="ListParagraph"/>
        <w:numPr>
          <w:ilvl w:val="0"/>
          <w:numId w:val="29"/>
        </w:numPr>
        <w:rPr>
          <w:lang w:val="ka-GE"/>
        </w:rPr>
      </w:pPr>
      <w:r>
        <w:rPr>
          <w:lang w:val="ka-GE"/>
        </w:rPr>
        <w:lastRenderedPageBreak/>
        <w:t xml:space="preserve">შემოვლითი ავთენტიფიკაციის წარმატებით დასრულების შემდეგ დაყრდნობილი მხარე იღებს ახალ </w:t>
      </w:r>
      <w:r w:rsidRPr="009B3C82">
        <w:rPr>
          <w:lang w:val="ka-GE"/>
        </w:rPr>
        <w:t>access_token</w:t>
      </w:r>
      <w:r>
        <w:rPr>
          <w:lang w:val="ka-GE"/>
        </w:rPr>
        <w:t xml:space="preserve"> და </w:t>
      </w:r>
      <w:r w:rsidRPr="009B3C82">
        <w:rPr>
          <w:lang w:val="ka-GE"/>
        </w:rPr>
        <w:t>id_token</w:t>
      </w:r>
      <w:r>
        <w:rPr>
          <w:lang w:val="ka-GE"/>
        </w:rPr>
        <w:t xml:space="preserve">-ს. </w:t>
      </w:r>
      <w:r w:rsidRPr="00876D25">
        <w:rPr>
          <w:b/>
          <w:bCs/>
          <w:lang w:val="ka-GE"/>
        </w:rPr>
        <w:t>შესაძლოა</w:t>
      </w:r>
      <w:r>
        <w:rPr>
          <w:lang w:val="ka-GE"/>
        </w:rPr>
        <w:t xml:space="preserve"> დაყრდნობილმა მხარემ ასევე მიიღოს </w:t>
      </w:r>
      <w:r w:rsidRPr="009B3C82">
        <w:rPr>
          <w:lang w:val="ka-GE"/>
        </w:rPr>
        <w:t>refresh_token.</w:t>
      </w:r>
    </w:p>
    <w:bookmarkEnd w:id="863"/>
    <w:p w14:paraId="6EBC1E00" w14:textId="77777777" w:rsidR="00980F48" w:rsidRPr="000477DA" w:rsidRDefault="00980F48" w:rsidP="000477DA">
      <w:pPr>
        <w:rPr>
          <w:lang w:val="ka-GE"/>
        </w:rPr>
      </w:pPr>
    </w:p>
    <w:p w14:paraId="2ACBF54A" w14:textId="2877E36A" w:rsidR="003C0255" w:rsidRDefault="003C0255" w:rsidP="003C0255">
      <w:pPr>
        <w:pStyle w:val="Heading3"/>
        <w:rPr>
          <w:lang w:val="ka-GE"/>
        </w:rPr>
      </w:pPr>
      <w:bookmarkStart w:id="864" w:name="_Ref121310200"/>
      <w:bookmarkStart w:id="865" w:name="_Toc195970422"/>
      <w:r>
        <w:rPr>
          <w:lang w:val="ka-GE"/>
        </w:rPr>
        <w:t xml:space="preserve">შუალედური და საბოლოო </w:t>
      </w:r>
      <w:r>
        <w:t>id_token</w:t>
      </w:r>
      <w:r>
        <w:rPr>
          <w:lang w:val="ka-GE"/>
        </w:rPr>
        <w:t>-ის ერთმანეთისაგან გარჩევის წესი</w:t>
      </w:r>
      <w:bookmarkEnd w:id="864"/>
      <w:bookmarkEnd w:id="865"/>
    </w:p>
    <w:p w14:paraId="526811C2" w14:textId="71D49623" w:rsidR="003C0255" w:rsidRPr="009B3C82" w:rsidRDefault="00682A59" w:rsidP="009B3C82">
      <w:pPr>
        <w:jc w:val="both"/>
        <w:rPr>
          <w:lang w:val="ka-GE"/>
        </w:rPr>
      </w:pPr>
      <w:r w:rsidRPr="009B3C82">
        <w:rPr>
          <w:b/>
          <w:bCs/>
          <w:lang w:val="ka-GE"/>
        </w:rPr>
        <w:t>აუცილებელია</w:t>
      </w:r>
      <w:r>
        <w:rPr>
          <w:lang w:val="ka-GE"/>
        </w:rPr>
        <w:t>,</w:t>
      </w:r>
      <w:r w:rsidR="00080895">
        <w:rPr>
          <w:lang w:val="ka-GE"/>
        </w:rPr>
        <w:t xml:space="preserve"> შუალედურ </w:t>
      </w:r>
      <w:r w:rsidR="00080895" w:rsidRPr="009B3C82">
        <w:rPr>
          <w:lang w:val="ka-GE"/>
        </w:rPr>
        <w:t xml:space="preserve">id_token </w:t>
      </w:r>
      <w:r w:rsidR="00080895">
        <w:rPr>
          <w:lang w:val="ka-GE"/>
        </w:rPr>
        <w:t xml:space="preserve">-ს </w:t>
      </w:r>
      <w:r w:rsidR="00080895" w:rsidRPr="009B3C82">
        <w:rPr>
          <w:lang w:val="ka-GE"/>
        </w:rPr>
        <w:t>acr</w:t>
      </w:r>
      <w:r w:rsidR="00080895">
        <w:rPr>
          <w:lang w:val="ka-GE"/>
        </w:rPr>
        <w:t xml:space="preserve"> მნიშვნელობაში მნიშვნელობად მინიჭებული ჰქონდეს </w:t>
      </w:r>
      <w:r>
        <w:rPr>
          <w:lang w:val="ka-GE"/>
        </w:rPr>
        <w:t xml:space="preserve"> </w:t>
      </w:r>
      <w:r w:rsidR="009968EB">
        <w:fldChar w:fldCharType="begin"/>
      </w:r>
      <w:r w:rsidR="009968EB" w:rsidRPr="00330FF6">
        <w:rPr>
          <w:lang w:val="ka-GE"/>
          <w:rPrChange w:id="866" w:author="Mikheil Kapanadze" w:date="2025-04-19T15:52:00Z" w16du:dateUtc="2025-04-19T11:52:00Z">
            <w:rPr/>
          </w:rPrChange>
        </w:rPr>
        <w:instrText>HYPERLINK "https://openfinance.ge/ns/assurance/tmp/otp-challenge"</w:instrText>
      </w:r>
      <w:r w:rsidR="009968EB">
        <w:fldChar w:fldCharType="separate"/>
      </w:r>
      <w:r w:rsidR="009968EB" w:rsidRPr="000460E6">
        <w:rPr>
          <w:rStyle w:val="Hyperlink"/>
          <w:lang w:val="ka-GE"/>
        </w:rPr>
        <w:t>https://openfinance.ge/ns/assurance/</w:t>
      </w:r>
      <w:r w:rsidR="009968EB" w:rsidRPr="009B3C82">
        <w:rPr>
          <w:rStyle w:val="Hyperlink"/>
          <w:lang w:val="ka-GE"/>
        </w:rPr>
        <w:t>tmp/otp-challenge</w:t>
      </w:r>
      <w:r w:rsidR="009968EB">
        <w:fldChar w:fldCharType="end"/>
      </w:r>
      <w:r w:rsidR="00715415">
        <w:rPr>
          <w:lang w:val="ka-GE"/>
        </w:rPr>
        <w:t xml:space="preserve"> </w:t>
      </w:r>
      <w:commentRangeStart w:id="867"/>
      <w:r w:rsidR="00715415">
        <w:rPr>
          <w:lang w:val="ka-GE"/>
        </w:rPr>
        <w:t xml:space="preserve">და აღნიშნული </w:t>
      </w:r>
      <w:r w:rsidR="00D74BA6">
        <w:rPr>
          <w:lang w:val="ka-GE"/>
        </w:rPr>
        <w:t xml:space="preserve">მნიშვნელობა მითითებული იყოს პროვაიდერის მეტაინფორმაციაში, </w:t>
      </w:r>
      <w:r w:rsidR="00D74BA6" w:rsidRPr="009B3C82">
        <w:rPr>
          <w:lang w:val="ka-GE"/>
        </w:rPr>
        <w:t xml:space="preserve">acr_values_supported </w:t>
      </w:r>
      <w:r w:rsidR="00E667D8">
        <w:rPr>
          <w:lang w:val="ka-GE"/>
        </w:rPr>
        <w:t xml:space="preserve">ველში </w:t>
      </w:r>
      <w:sdt>
        <w:sdtPr>
          <w:rPr>
            <w:lang w:val="ka-GE"/>
          </w:rPr>
          <w:id w:val="-532349178"/>
          <w:citation/>
        </w:sdtPr>
        <w:sdtEndPr/>
        <w:sdtContent>
          <w:r w:rsidR="00944363">
            <w:rPr>
              <w:lang w:val="ka-GE"/>
            </w:rPr>
            <w:fldChar w:fldCharType="begin"/>
          </w:r>
          <w:r w:rsidR="00944363">
            <w:rPr>
              <w:lang w:val="ka-GE"/>
            </w:rPr>
            <w:instrText xml:space="preserve"> CITATION OIDCDisco \l 1079 </w:instrText>
          </w:r>
          <w:r w:rsidR="00944363">
            <w:rPr>
              <w:lang w:val="ka-GE"/>
            </w:rPr>
            <w:fldChar w:fldCharType="separate"/>
          </w:r>
          <w:r w:rsidR="008A7DCD">
            <w:rPr>
              <w:noProof/>
              <w:lang w:val="ka-GE"/>
            </w:rPr>
            <w:t>(8)</w:t>
          </w:r>
          <w:r w:rsidR="00944363">
            <w:rPr>
              <w:lang w:val="ka-GE"/>
            </w:rPr>
            <w:fldChar w:fldCharType="end"/>
          </w:r>
        </w:sdtContent>
      </w:sdt>
      <w:r w:rsidR="00944363">
        <w:rPr>
          <w:lang w:val="ka-GE"/>
        </w:rPr>
        <w:t>-ის</w:t>
      </w:r>
      <w:r w:rsidR="00742E9C">
        <w:rPr>
          <w:lang w:val="ka-GE"/>
        </w:rPr>
        <w:t xml:space="preserve"> შესაბამისად</w:t>
      </w:r>
      <w:r w:rsidR="009968EB" w:rsidRPr="009B3C82">
        <w:rPr>
          <w:lang w:val="ka-GE"/>
        </w:rPr>
        <w:t>.</w:t>
      </w:r>
      <w:commentRangeEnd w:id="867"/>
      <w:r w:rsidR="00742E9C">
        <w:rPr>
          <w:rStyle w:val="CommentReference"/>
        </w:rPr>
        <w:commentReference w:id="867"/>
      </w:r>
    </w:p>
    <w:p w14:paraId="28A0E9F6" w14:textId="0C5BDBA6" w:rsidR="009968EB" w:rsidRDefault="009968EB" w:rsidP="00EA4896">
      <w:pPr>
        <w:jc w:val="both"/>
        <w:rPr>
          <w:lang w:val="ka-GE"/>
        </w:rPr>
      </w:pPr>
      <w:r>
        <w:rPr>
          <w:lang w:val="ka-GE"/>
        </w:rPr>
        <w:t xml:space="preserve">შუალედური </w:t>
      </w:r>
      <w:r w:rsidRPr="009B3C82">
        <w:rPr>
          <w:lang w:val="ka-GE"/>
        </w:rPr>
        <w:t>id_token</w:t>
      </w:r>
      <w:r>
        <w:rPr>
          <w:lang w:val="ka-GE"/>
        </w:rPr>
        <w:t xml:space="preserve"> </w:t>
      </w:r>
      <w:r w:rsidRPr="009B3C82">
        <w:rPr>
          <w:b/>
          <w:bCs/>
          <w:lang w:val="ka-GE"/>
        </w:rPr>
        <w:t>არავითარ შემთხვევაში</w:t>
      </w:r>
      <w:r>
        <w:rPr>
          <w:lang w:val="ka-GE"/>
        </w:rPr>
        <w:t xml:space="preserve"> არ უნდა შეიცავდეს მომხმარებლის </w:t>
      </w:r>
      <w:r w:rsidR="00477444">
        <w:rPr>
          <w:lang w:val="ka-GE"/>
        </w:rPr>
        <w:t>რაიმე მაიდენტიფიცირებელ ინფორმაციას. გამონაკლისს შეიძლება შეადგენდეს მხოლოდ ის ინფორმაცია რომელიც ამ ტოკენის მოსაპოვებლად დაყრდნობილმა მხარემ</w:t>
      </w:r>
      <w:r w:rsidR="00EA4896" w:rsidRPr="009B3C82">
        <w:rPr>
          <w:lang w:val="ka-GE"/>
        </w:rPr>
        <w:t xml:space="preserve"> login_hint</w:t>
      </w:r>
      <w:r w:rsidR="00EA4896">
        <w:rPr>
          <w:lang w:val="ka-GE"/>
        </w:rPr>
        <w:t xml:space="preserve">-ში გადასცა. თუმცა ამ ინფორმაციის მითითებაც </w:t>
      </w:r>
      <w:r w:rsidR="00EA4896" w:rsidRPr="00326095">
        <w:rPr>
          <w:b/>
          <w:bCs/>
          <w:lang w:val="ka-GE"/>
        </w:rPr>
        <w:t>არარეკომენდებულია</w:t>
      </w:r>
      <w:r w:rsidR="00EA4896">
        <w:rPr>
          <w:lang w:val="ka-GE"/>
        </w:rPr>
        <w:t>.</w:t>
      </w:r>
      <w:r w:rsidR="006B095B">
        <w:rPr>
          <w:lang w:val="ka-GE"/>
        </w:rPr>
        <w:t xml:space="preserve"> </w:t>
      </w:r>
      <w:r w:rsidR="00806220">
        <w:rPr>
          <w:lang w:val="ka-GE"/>
        </w:rPr>
        <w:t>აღნიშნული შეზღუდვა</w:t>
      </w:r>
      <w:r w:rsidR="00FD0100">
        <w:rPr>
          <w:lang w:val="ka-GE"/>
        </w:rPr>
        <w:t xml:space="preserve"> </w:t>
      </w:r>
      <w:r w:rsidR="00806220" w:rsidRPr="009B3C82">
        <w:rPr>
          <w:b/>
          <w:bCs/>
          <w:lang w:val="ka-GE"/>
        </w:rPr>
        <w:t>არ</w:t>
      </w:r>
      <w:r w:rsidR="00571EA6" w:rsidRPr="009B3C82">
        <w:rPr>
          <w:b/>
          <w:bCs/>
          <w:lang w:val="ka-GE"/>
        </w:rPr>
        <w:t>ავითარ შემთხვე</w:t>
      </w:r>
      <w:r w:rsidR="00571EA6">
        <w:rPr>
          <w:b/>
          <w:bCs/>
          <w:lang w:val="ka-GE"/>
        </w:rPr>
        <w:t>ვ</w:t>
      </w:r>
      <w:r w:rsidR="00571EA6" w:rsidRPr="009B3C82">
        <w:rPr>
          <w:b/>
          <w:bCs/>
          <w:lang w:val="ka-GE"/>
        </w:rPr>
        <w:t>აში</w:t>
      </w:r>
      <w:r w:rsidR="00806220">
        <w:rPr>
          <w:lang w:val="ka-GE"/>
        </w:rPr>
        <w:t xml:space="preserve"> </w:t>
      </w:r>
      <w:r w:rsidR="00571EA6">
        <w:rPr>
          <w:lang w:val="ka-GE"/>
        </w:rPr>
        <w:t>არ უნდა იქნას გაგებული ისე რომ</w:t>
      </w:r>
      <w:r w:rsidR="00806220">
        <w:rPr>
          <w:lang w:val="ka-GE"/>
        </w:rPr>
        <w:t xml:space="preserve"> </w:t>
      </w:r>
      <w:r w:rsidR="00B8479D">
        <w:rPr>
          <w:lang w:val="ka-GE"/>
        </w:rPr>
        <w:t>პროვაიდერ</w:t>
      </w:r>
      <w:r w:rsidR="00FD0100">
        <w:rPr>
          <w:lang w:val="ka-GE"/>
        </w:rPr>
        <w:t xml:space="preserve">ს </w:t>
      </w:r>
      <w:r w:rsidR="00937282">
        <w:rPr>
          <w:lang w:val="ka-GE"/>
        </w:rPr>
        <w:t>შეუძლია</w:t>
      </w:r>
      <w:r w:rsidR="00FD0100">
        <w:rPr>
          <w:lang w:val="ka-GE"/>
        </w:rPr>
        <w:t xml:space="preserve"> </w:t>
      </w:r>
      <w:r w:rsidR="00571EA6">
        <w:rPr>
          <w:lang w:val="ka-GE"/>
        </w:rPr>
        <w:t>დაარღვიოს</w:t>
      </w:r>
      <w:r w:rsidR="00B8479D">
        <w:rPr>
          <w:lang w:val="ka-GE"/>
        </w:rPr>
        <w:t xml:space="preserve"> </w:t>
      </w:r>
      <w:r w:rsidR="00806220" w:rsidRPr="009B3C82">
        <w:rPr>
          <w:lang w:val="ka-GE"/>
        </w:rPr>
        <w:t>id_token</w:t>
      </w:r>
      <w:r w:rsidR="00806220">
        <w:rPr>
          <w:lang w:val="ka-GE"/>
        </w:rPr>
        <w:t xml:space="preserve"> -</w:t>
      </w:r>
      <w:r w:rsidR="00571EA6">
        <w:rPr>
          <w:lang w:val="ka-GE"/>
        </w:rPr>
        <w:t>ის მიმართ წაყენებული მოთხოვნები</w:t>
      </w:r>
      <w:r w:rsidR="00806220">
        <w:rPr>
          <w:lang w:val="ka-GE"/>
        </w:rPr>
        <w:t xml:space="preserve"> </w:t>
      </w:r>
      <w:sdt>
        <w:sdtPr>
          <w:rPr>
            <w:lang w:val="ka-GE"/>
          </w:rPr>
          <w:id w:val="34708302"/>
          <w:citation/>
        </w:sdtPr>
        <w:sdtEndPr/>
        <w:sdtContent>
          <w:r w:rsidR="00C3494B">
            <w:rPr>
              <w:lang w:val="ka-GE"/>
            </w:rPr>
            <w:fldChar w:fldCharType="begin"/>
          </w:r>
          <w:r w:rsidR="00C3494B">
            <w:rPr>
              <w:lang w:val="ka-GE"/>
            </w:rPr>
            <w:instrText xml:space="preserve"> CITATION OIDCCORE \l 1079 </w:instrText>
          </w:r>
          <w:r w:rsidR="00C3494B">
            <w:rPr>
              <w:lang w:val="ka-GE"/>
            </w:rPr>
            <w:fldChar w:fldCharType="separate"/>
          </w:r>
          <w:r w:rsidR="008A7DCD">
            <w:rPr>
              <w:noProof/>
              <w:lang w:val="ka-GE"/>
            </w:rPr>
            <w:t>(4)</w:t>
          </w:r>
          <w:r w:rsidR="00C3494B">
            <w:rPr>
              <w:lang w:val="ka-GE"/>
            </w:rPr>
            <w:fldChar w:fldCharType="end"/>
          </w:r>
        </w:sdtContent>
      </w:sdt>
      <w:r w:rsidR="00B8479D">
        <w:rPr>
          <w:lang w:val="ka-GE"/>
        </w:rPr>
        <w:t xml:space="preserve">, </w:t>
      </w:r>
      <w:sdt>
        <w:sdtPr>
          <w:rPr>
            <w:lang w:val="ka-GE"/>
          </w:rPr>
          <w:id w:val="-1989697217"/>
          <w:citation/>
        </w:sdtPr>
        <w:sdtEndPr/>
        <w:sdtContent>
          <w:r w:rsidR="00B8479D">
            <w:rPr>
              <w:lang w:val="ka-GE"/>
            </w:rPr>
            <w:fldChar w:fldCharType="begin"/>
          </w:r>
          <w:r w:rsidR="00B8479D">
            <w:rPr>
              <w:lang w:val="ka-GE"/>
            </w:rPr>
            <w:instrText xml:space="preserve"> CITATION OIDCCIBA \l 1079 </w:instrText>
          </w:r>
          <w:r w:rsidR="00B8479D">
            <w:rPr>
              <w:lang w:val="ka-GE"/>
            </w:rPr>
            <w:fldChar w:fldCharType="separate"/>
          </w:r>
          <w:r w:rsidR="008A7DCD">
            <w:rPr>
              <w:noProof/>
              <w:lang w:val="ka-GE"/>
            </w:rPr>
            <w:t>(14)</w:t>
          </w:r>
          <w:r w:rsidR="00B8479D">
            <w:rPr>
              <w:lang w:val="ka-GE"/>
            </w:rPr>
            <w:fldChar w:fldCharType="end"/>
          </w:r>
        </w:sdtContent>
      </w:sdt>
      <w:r w:rsidR="00B8479D">
        <w:rPr>
          <w:lang w:val="ka-GE"/>
        </w:rPr>
        <w:t xml:space="preserve"> ან ამ დოკუმენტით </w:t>
      </w:r>
      <w:r w:rsidR="00937282">
        <w:rPr>
          <w:lang w:val="ka-GE"/>
        </w:rPr>
        <w:t>განსაზღვრული</w:t>
      </w:r>
      <w:r w:rsidR="00B8479D">
        <w:rPr>
          <w:lang w:val="ka-GE"/>
        </w:rPr>
        <w:t xml:space="preserve"> სხვა რომელიმე სპეციფიკაცი</w:t>
      </w:r>
      <w:r w:rsidR="00FD0100">
        <w:rPr>
          <w:lang w:val="ka-GE"/>
        </w:rPr>
        <w:t>ის მხრიდან</w:t>
      </w:r>
      <w:r w:rsidR="00953966">
        <w:rPr>
          <w:lang w:val="ka-GE"/>
        </w:rPr>
        <w:t>.</w:t>
      </w:r>
      <w:r w:rsidR="00FD0100">
        <w:rPr>
          <w:lang w:val="ka-GE"/>
        </w:rPr>
        <w:t xml:space="preserve"> (მაგ. </w:t>
      </w:r>
      <w:r w:rsidR="00176985">
        <w:rPr>
          <w:lang w:val="ka-GE"/>
        </w:rPr>
        <w:t xml:space="preserve">კვლავაც </w:t>
      </w:r>
      <w:r w:rsidR="00176985" w:rsidRPr="009B3C82">
        <w:rPr>
          <w:b/>
          <w:bCs/>
          <w:lang w:val="ka-GE"/>
        </w:rPr>
        <w:t>სავალდებულოა</w:t>
      </w:r>
      <w:r w:rsidR="00176985">
        <w:rPr>
          <w:lang w:val="ka-GE"/>
        </w:rPr>
        <w:t xml:space="preserve"> </w:t>
      </w:r>
      <w:r w:rsidR="00176985" w:rsidRPr="00DB32AE">
        <w:rPr>
          <w:lang w:val="ka-GE"/>
        </w:rPr>
        <w:t xml:space="preserve">id_token </w:t>
      </w:r>
      <w:r w:rsidR="00176985">
        <w:rPr>
          <w:lang w:val="ka-GE"/>
        </w:rPr>
        <w:t xml:space="preserve">-ში დაბრუნდეს მტკიცება </w:t>
      </w:r>
      <w:r w:rsidR="00176985" w:rsidRPr="00DB32AE">
        <w:rPr>
          <w:lang w:val="ka-GE"/>
        </w:rPr>
        <w:t>sub</w:t>
      </w:r>
      <w:r w:rsidR="00176985">
        <w:rPr>
          <w:lang w:val="ka-GE"/>
        </w:rPr>
        <w:t>)</w:t>
      </w:r>
      <w:r w:rsidR="00B8479D">
        <w:rPr>
          <w:lang w:val="ka-GE"/>
        </w:rPr>
        <w:t>.</w:t>
      </w:r>
    </w:p>
    <w:p w14:paraId="7C4275D2" w14:textId="77777777" w:rsidR="003C0255" w:rsidRDefault="003C0255" w:rsidP="007968EC">
      <w:pPr>
        <w:rPr>
          <w:lang w:val="ka-GE"/>
        </w:rPr>
      </w:pPr>
    </w:p>
    <w:p w14:paraId="26F64306" w14:textId="5174C1EA" w:rsidR="00A44ED5" w:rsidRDefault="006A62FA" w:rsidP="00A44ED5">
      <w:pPr>
        <w:pStyle w:val="Heading2"/>
        <w:rPr>
          <w:lang w:val="ka-GE"/>
        </w:rPr>
      </w:pPr>
      <w:bookmarkStart w:id="868" w:name="_Ref121309905"/>
      <w:bookmarkStart w:id="869" w:name="_Toc195970423"/>
      <w:ins w:id="870" w:author="Mikheil Kapanadze" w:date="2025-04-17T20:50:00Z" w16du:dateUtc="2025-04-17T16:50:00Z">
        <w:r>
          <w:rPr>
            <w:lang w:val="ka-GE"/>
          </w:rPr>
          <w:t>ავთენტიფიკაცია „</w:t>
        </w:r>
      </w:ins>
      <w:r w:rsidR="00A44ED5">
        <w:rPr>
          <w:lang w:val="ka-GE"/>
        </w:rPr>
        <w:t>მოწყობილობის კოდის თანმიმდევრობ</w:t>
      </w:r>
      <w:ins w:id="871" w:author="Mikheil Kapanadze" w:date="2025-04-17T20:51:00Z" w16du:dateUtc="2025-04-17T16:51:00Z">
        <w:r>
          <w:rPr>
            <w:lang w:val="ka-GE"/>
          </w:rPr>
          <w:t>ის“ მეშვეობით</w:t>
        </w:r>
      </w:ins>
      <w:del w:id="872" w:author="Mikheil Kapanadze" w:date="2025-04-17T20:51:00Z" w16du:dateUtc="2025-04-17T16:51:00Z">
        <w:r w:rsidR="00A44ED5" w:rsidDel="006A62FA">
          <w:rPr>
            <w:lang w:val="ka-GE"/>
          </w:rPr>
          <w:delText>ა</w:delText>
        </w:r>
      </w:del>
      <w:bookmarkEnd w:id="868"/>
      <w:bookmarkEnd w:id="869"/>
    </w:p>
    <w:p w14:paraId="736DB0B5" w14:textId="721D606A" w:rsidR="006A189F" w:rsidRDefault="00A44ED5" w:rsidP="006A189F">
      <w:pPr>
        <w:jc w:val="both"/>
        <w:rPr>
          <w:lang w:val="ka-GE"/>
        </w:rPr>
      </w:pPr>
      <w:r>
        <w:rPr>
          <w:lang w:val="ka-GE"/>
        </w:rPr>
        <w:t xml:space="preserve">აღნიშნული მეთოდის მხარდაჭერა </w:t>
      </w:r>
      <w:commentRangeStart w:id="873"/>
      <w:del w:id="874" w:author="Mikheil Kapanadze" w:date="2025-04-17T20:55:00Z" w16du:dateUtc="2025-04-17T16:55:00Z">
        <w:r w:rsidRPr="009B3C82" w:rsidDel="00EE6828">
          <w:rPr>
            <w:b/>
            <w:bCs/>
            <w:lang w:val="ka-GE"/>
          </w:rPr>
          <w:delText>არა</w:delText>
        </w:r>
      </w:del>
      <w:r w:rsidRPr="009B3C82">
        <w:rPr>
          <w:b/>
          <w:bCs/>
          <w:lang w:val="ka-GE"/>
        </w:rPr>
        <w:t>აუცილებელია</w:t>
      </w:r>
      <w:r w:rsidR="00FE7824">
        <w:rPr>
          <w:lang w:val="ka-GE"/>
        </w:rPr>
        <w:t xml:space="preserve">, </w:t>
      </w:r>
      <w:del w:id="875" w:author="Mikheil Kapanadze" w:date="2025-04-17T20:55:00Z" w16du:dateUtc="2025-04-17T16:55:00Z">
        <w:r w:rsidR="00FE7824" w:rsidDel="00362E6D">
          <w:rPr>
            <w:lang w:val="ka-GE"/>
          </w:rPr>
          <w:delText xml:space="preserve">თუმცა </w:delText>
        </w:r>
        <w:r w:rsidR="00FE7824" w:rsidRPr="009B3C82" w:rsidDel="00362E6D">
          <w:rPr>
            <w:b/>
            <w:bCs/>
            <w:lang w:val="ka-GE"/>
          </w:rPr>
          <w:delText>რეკომენდებულია</w:delText>
        </w:r>
        <w:r w:rsidR="00FE7824" w:rsidDel="00362E6D">
          <w:rPr>
            <w:lang w:val="ka-GE"/>
          </w:rPr>
          <w:delText xml:space="preserve"> </w:delText>
        </w:r>
        <w:commentRangeEnd w:id="873"/>
        <w:r w:rsidR="00EE6828" w:rsidDel="00362E6D">
          <w:rPr>
            <w:rStyle w:val="CommentReference"/>
          </w:rPr>
          <w:commentReference w:id="873"/>
        </w:r>
        <w:r w:rsidR="00FE7824" w:rsidDel="00362E6D">
          <w:rPr>
            <w:lang w:val="ka-GE"/>
          </w:rPr>
          <w:delText>მისი მხარდაჭერა</w:delText>
        </w:r>
      </w:del>
      <w:r w:rsidR="00FE7824">
        <w:rPr>
          <w:lang w:val="ka-GE"/>
        </w:rPr>
        <w:t xml:space="preserve"> რათა ინფორმაციის შეყვანის </w:t>
      </w:r>
      <w:r w:rsidR="00130DC5">
        <w:rPr>
          <w:lang w:val="ka-GE"/>
        </w:rPr>
        <w:t xml:space="preserve">შეზღუდული </w:t>
      </w:r>
      <w:r w:rsidR="00FE7824">
        <w:rPr>
          <w:lang w:val="ka-GE"/>
        </w:rPr>
        <w:t>შესაძლებლობის შემთხვევაში</w:t>
      </w:r>
      <w:r w:rsidR="006A189F">
        <w:rPr>
          <w:lang w:val="ka-GE"/>
        </w:rPr>
        <w:t xml:space="preserve">ც </w:t>
      </w:r>
      <w:r w:rsidR="00BE4B09">
        <w:rPr>
          <w:lang w:val="ka-GE"/>
        </w:rPr>
        <w:t xml:space="preserve">(მაგ. ბანკომატის შემთხვევაში) </w:t>
      </w:r>
      <w:r w:rsidR="006A189F">
        <w:rPr>
          <w:lang w:val="ka-GE"/>
        </w:rPr>
        <w:t>შესაძლებელი გახდეს მომხმარებლის ავთენტიფიკაცია</w:t>
      </w:r>
      <w:ins w:id="876" w:author="Mikheil Kapanadze" w:date="2025-04-17T20:55:00Z" w16du:dateUtc="2025-04-17T16:55:00Z">
        <w:r w:rsidR="00B22FB4">
          <w:rPr>
            <w:lang w:val="ka-GE"/>
          </w:rPr>
          <w:t xml:space="preserve"> და ასევე </w:t>
        </w:r>
      </w:ins>
      <w:ins w:id="877" w:author="Mikheil Kapanadze" w:date="2025-04-17T20:56:00Z" w16du:dateUtc="2025-04-17T16:56:00Z">
        <w:r w:rsidR="00F854AF">
          <w:rPr>
            <w:lang w:val="ka-GE"/>
          </w:rPr>
          <w:t>მხარდაჭერილი იყოს შემთხ</w:t>
        </w:r>
      </w:ins>
      <w:ins w:id="878" w:author="Mikheil Kapanadze" w:date="2025-04-17T20:57:00Z" w16du:dateUtc="2025-04-17T16:57:00Z">
        <w:r w:rsidR="00F854AF">
          <w:rPr>
            <w:lang w:val="ka-GE"/>
          </w:rPr>
          <w:t xml:space="preserve">ვევა, </w:t>
        </w:r>
      </w:ins>
      <w:ins w:id="879" w:author="Mikheil Kapanadze" w:date="2025-04-17T20:56:00Z" w16du:dateUtc="2025-04-17T16:56:00Z">
        <w:r w:rsidR="00B22FB4">
          <w:rPr>
            <w:lang w:val="ka-GE"/>
          </w:rPr>
          <w:t xml:space="preserve">როდესაც მომხმარებელი სარგებლობს ვებ-ბროუზერით, თუმცა </w:t>
        </w:r>
        <w:r w:rsidR="00F854AF">
          <w:rPr>
            <w:lang w:val="ka-GE"/>
          </w:rPr>
          <w:t>იდ</w:t>
        </w:r>
        <w:r w:rsidR="00B22FB4">
          <w:rPr>
            <w:lang w:val="ka-GE"/>
          </w:rPr>
          <w:t xml:space="preserve"> </w:t>
        </w:r>
      </w:ins>
      <w:r w:rsidR="006A189F">
        <w:rPr>
          <w:lang w:val="ka-GE"/>
        </w:rPr>
        <w:t>.</w:t>
      </w:r>
      <w:r w:rsidR="00965ED3">
        <w:t xml:space="preserve"> </w:t>
      </w:r>
      <w:del w:id="880" w:author="Mikheil Kapanadze" w:date="2025-04-17T20:55:00Z" w16du:dateUtc="2025-04-17T16:55:00Z">
        <w:r w:rsidR="009775FD" w:rsidDel="00B22FB4">
          <w:rPr>
            <w:lang w:val="ka-GE"/>
          </w:rPr>
          <w:delText xml:space="preserve">მხარდაჭერის შემთხვევაში </w:delText>
        </w:r>
      </w:del>
      <w:r w:rsidR="009775FD" w:rsidRPr="009B3C82">
        <w:rPr>
          <w:b/>
          <w:bCs/>
          <w:lang w:val="ka-GE"/>
        </w:rPr>
        <w:t>აუცილებელია</w:t>
      </w:r>
      <w:r w:rsidR="009775FD">
        <w:rPr>
          <w:lang w:val="ka-GE"/>
        </w:rPr>
        <w:t xml:space="preserve"> ავთენტიფიკაცია </w:t>
      </w:r>
      <w:r w:rsidR="00965ED3">
        <w:rPr>
          <w:lang w:val="ka-GE"/>
        </w:rPr>
        <w:t>განხორციელდეს</w:t>
      </w:r>
      <w:r w:rsidR="00F725CF">
        <w:rPr>
          <w:lang w:val="ka-GE"/>
        </w:rPr>
        <w:t xml:space="preserve"> </w:t>
      </w:r>
      <w:sdt>
        <w:sdtPr>
          <w:rPr>
            <w:lang w:val="ka-GE"/>
          </w:rPr>
          <w:id w:val="1839262293"/>
          <w:citation/>
        </w:sdtPr>
        <w:sdtEndPr/>
        <w:sdtContent>
          <w:r w:rsidR="00C6051D">
            <w:rPr>
              <w:lang w:val="ka-GE"/>
            </w:rPr>
            <w:fldChar w:fldCharType="begin"/>
          </w:r>
          <w:r w:rsidR="00C6051D">
            <w:rPr>
              <w:lang w:val="ka-GE"/>
            </w:rPr>
            <w:instrText xml:space="preserve"> CITATION RFC8628 \l 1079 </w:instrText>
          </w:r>
          <w:r w:rsidR="00C6051D">
            <w:rPr>
              <w:lang w:val="ka-GE"/>
            </w:rPr>
            <w:fldChar w:fldCharType="separate"/>
          </w:r>
          <w:r w:rsidR="008A7DCD">
            <w:rPr>
              <w:noProof/>
              <w:lang w:val="ka-GE"/>
            </w:rPr>
            <w:t>(15)</w:t>
          </w:r>
          <w:r w:rsidR="00C6051D">
            <w:rPr>
              <w:lang w:val="ka-GE"/>
            </w:rPr>
            <w:fldChar w:fldCharType="end"/>
          </w:r>
        </w:sdtContent>
      </w:sdt>
      <w:r w:rsidR="00F725CF">
        <w:rPr>
          <w:lang w:val="ka-GE"/>
        </w:rPr>
        <w:t>-</w:t>
      </w:r>
      <w:r w:rsidR="00BE4B09">
        <w:rPr>
          <w:lang w:val="ka-GE"/>
        </w:rPr>
        <w:t>ის მიხედვით.</w:t>
      </w:r>
    </w:p>
    <w:p w14:paraId="30BAA4C4" w14:textId="77777777" w:rsidR="007D210F" w:rsidRDefault="00BE4B09" w:rsidP="00B3548C">
      <w:pPr>
        <w:jc w:val="both"/>
        <w:rPr>
          <w:ins w:id="881" w:author="Mikheil Kapanadze" w:date="2025-04-17T20:33:00Z" w16du:dateUtc="2025-04-17T16:33:00Z"/>
          <w:lang w:val="ka-GE"/>
        </w:rPr>
      </w:pPr>
      <w:r w:rsidRPr="009B3C82">
        <w:rPr>
          <w:b/>
          <w:bCs/>
          <w:lang w:val="ka-GE"/>
        </w:rPr>
        <w:t>აუცილებელია</w:t>
      </w:r>
      <w:r w:rsidRPr="009B3C82">
        <w:rPr>
          <w:lang w:val="ka-GE"/>
        </w:rPr>
        <w:t xml:space="preserve"> ავთენტიფიკაციის</w:t>
      </w:r>
      <w:r>
        <w:rPr>
          <w:lang w:val="ka-GE"/>
        </w:rPr>
        <w:t xml:space="preserve"> პროცესში </w:t>
      </w:r>
      <w:r w:rsidR="006C4DD2">
        <w:rPr>
          <w:lang w:val="ka-GE"/>
        </w:rPr>
        <w:t xml:space="preserve">მხარდაჭერილი იყოს </w:t>
      </w:r>
      <w:r w:rsidR="006C4DD2" w:rsidRPr="006C4DD2">
        <w:rPr>
          <w:lang w:val="ka-GE"/>
        </w:rPr>
        <w:t>verification_uri_complete</w:t>
      </w:r>
      <w:r w:rsidR="006C4DD2">
        <w:rPr>
          <w:lang w:val="ka-GE"/>
        </w:rPr>
        <w:t xml:space="preserve"> პარამეტრი. </w:t>
      </w:r>
    </w:p>
    <w:p w14:paraId="2CAD980E" w14:textId="4904810A" w:rsidR="005D4BAC" w:rsidRPr="00326095" w:rsidRDefault="005D4BAC" w:rsidP="00B3548C">
      <w:pPr>
        <w:jc w:val="both"/>
        <w:rPr>
          <w:ins w:id="882" w:author="Mikheil Kapanadze" w:date="2025-04-17T20:33:00Z" w16du:dateUtc="2025-04-17T16:33:00Z"/>
          <w:lang w:val="ka-GE"/>
        </w:rPr>
      </w:pPr>
      <w:ins w:id="883" w:author="Mikheil Kapanadze" w:date="2025-04-17T20:34:00Z" w16du:dateUtc="2025-04-17T16:34:00Z">
        <w:r w:rsidRPr="00326095">
          <w:rPr>
            <w:b/>
            <w:bCs/>
            <w:lang w:val="ka-GE"/>
          </w:rPr>
          <w:t>რეკომენდებულია</w:t>
        </w:r>
      </w:ins>
      <w:ins w:id="884" w:author="Mikheil Kapanadze" w:date="2025-04-17T20:33:00Z" w16du:dateUtc="2025-04-17T16:33:00Z">
        <w:r>
          <w:rPr>
            <w:lang w:val="ka-GE"/>
          </w:rPr>
          <w:t xml:space="preserve"> </w:t>
        </w:r>
        <w:r w:rsidRPr="00326095">
          <w:rPr>
            <w:lang w:val="ka-GE"/>
          </w:rPr>
          <w:t>verification</w:t>
        </w:r>
      </w:ins>
      <w:ins w:id="885" w:author="Mikheil Kapanadze" w:date="2025-04-17T20:34:00Z" w16du:dateUtc="2025-04-17T16:34:00Z">
        <w:r w:rsidRPr="00326095">
          <w:rPr>
            <w:lang w:val="ka-GE"/>
          </w:rPr>
          <w:t>_url</w:t>
        </w:r>
        <w:r>
          <w:rPr>
            <w:lang w:val="ka-GE"/>
          </w:rPr>
          <w:t xml:space="preserve"> და </w:t>
        </w:r>
        <w:r w:rsidR="00DD2492" w:rsidRPr="00DD2492">
          <w:rPr>
            <w:lang w:val="ka-GE"/>
          </w:rPr>
          <w:t>user_code</w:t>
        </w:r>
        <w:r w:rsidR="00DD2492">
          <w:rPr>
            <w:lang w:val="ka-GE"/>
          </w:rPr>
          <w:t xml:space="preserve"> იყოს ისე ფორმატირებული (მათ შორის ისეთი სიგრძის), რომ მომხმარებლის მიერ მათი ხელით აკრე</w:t>
        </w:r>
      </w:ins>
      <w:ins w:id="886" w:author="Mikheil Kapanadze" w:date="2025-04-17T20:35:00Z" w16du:dateUtc="2025-04-17T16:35:00Z">
        <w:r w:rsidR="00DD2492">
          <w:rPr>
            <w:lang w:val="ka-GE"/>
          </w:rPr>
          <w:t>ფა გონივრულ ძალისხმევას მოითხოვდეს.</w:t>
        </w:r>
      </w:ins>
      <w:ins w:id="887" w:author="Mikheil Kapanadze" w:date="2025-04-17T20:36:00Z" w16du:dateUtc="2025-04-17T16:36:00Z">
        <w:r w:rsidR="00885E90">
          <w:rPr>
            <w:lang w:val="ka-GE"/>
          </w:rPr>
          <w:t xml:space="preserve"> ამავდროულად</w:t>
        </w:r>
      </w:ins>
      <w:ins w:id="888" w:author="Mikheil Kapanadze" w:date="2025-04-17T20:35:00Z" w16du:dateUtc="2025-04-17T16:35:00Z">
        <w:r w:rsidR="00DD2492">
          <w:rPr>
            <w:lang w:val="ka-GE"/>
          </w:rPr>
          <w:t xml:space="preserve"> </w:t>
        </w:r>
        <w:r w:rsidR="00DD2492" w:rsidRPr="00326095">
          <w:rPr>
            <w:b/>
            <w:bCs/>
            <w:lang w:val="ka-GE"/>
          </w:rPr>
          <w:t>აუცილებელია</w:t>
        </w:r>
        <w:r w:rsidR="00885E90">
          <w:rPr>
            <w:lang w:val="ka-GE"/>
          </w:rPr>
          <w:t>,</w:t>
        </w:r>
      </w:ins>
      <w:ins w:id="889" w:author="Mikheil Kapanadze" w:date="2025-04-17T20:36:00Z" w16du:dateUtc="2025-04-17T16:36:00Z">
        <w:r w:rsidR="00885E90">
          <w:rPr>
            <w:lang w:val="ka-GE"/>
          </w:rPr>
          <w:t xml:space="preserve"> იდენტობის პროვაიდერმა იზრუნო რომ</w:t>
        </w:r>
      </w:ins>
      <w:ins w:id="890" w:author="Mikheil Kapanadze" w:date="2025-04-17T20:35:00Z" w16du:dateUtc="2025-04-17T16:35:00Z">
        <w:r w:rsidR="00885E90">
          <w:rPr>
            <w:lang w:val="ka-GE"/>
          </w:rPr>
          <w:t xml:space="preserve"> </w:t>
        </w:r>
        <w:r w:rsidR="00885E90" w:rsidRPr="00326095">
          <w:rPr>
            <w:lang w:val="ka-GE"/>
          </w:rPr>
          <w:t>us</w:t>
        </w:r>
        <w:r w:rsidR="00885E90">
          <w:rPr>
            <w:lang w:val="ka-GE"/>
          </w:rPr>
          <w:t>er</w:t>
        </w:r>
        <w:r w:rsidR="00885E90" w:rsidRPr="00326095">
          <w:rPr>
            <w:lang w:val="ka-GE"/>
          </w:rPr>
          <w:t>_</w:t>
        </w:r>
        <w:r w:rsidR="00885E90">
          <w:rPr>
            <w:lang w:val="ka-GE"/>
          </w:rPr>
          <w:t>code იყოს ისეთი სიგრძის და სირთულის</w:t>
        </w:r>
      </w:ins>
      <w:ins w:id="891" w:author="Mikheil Kapanadze" w:date="2025-04-17T20:36:00Z" w16du:dateUtc="2025-04-17T16:36:00Z">
        <w:r w:rsidR="00885E90">
          <w:rPr>
            <w:lang w:val="ka-GE"/>
          </w:rPr>
          <w:t>ა</w:t>
        </w:r>
      </w:ins>
      <w:ins w:id="892" w:author="Mikheil Kapanadze" w:date="2025-04-17T20:35:00Z" w16du:dateUtc="2025-04-17T16:35:00Z">
        <w:r w:rsidR="00885E90">
          <w:rPr>
            <w:lang w:val="ka-GE"/>
          </w:rPr>
          <w:t xml:space="preserve">, რომ </w:t>
        </w:r>
      </w:ins>
      <w:ins w:id="893" w:author="Mikheil Kapanadze" w:date="2025-04-17T20:36:00Z" w16du:dateUtc="2025-04-17T16:36:00Z">
        <w:r w:rsidR="008B556D">
          <w:rPr>
            <w:lang w:val="ka-GE"/>
          </w:rPr>
          <w:t xml:space="preserve">მომხმარებლის უსაფრთხოებას რაიმე საფრთხე არ დაემუქროს, </w:t>
        </w:r>
      </w:ins>
      <w:ins w:id="894" w:author="Mikheil Kapanadze" w:date="2025-04-17T20:37:00Z" w16du:dateUtc="2025-04-17T16:37:00Z">
        <w:r w:rsidR="008B556D">
          <w:rPr>
            <w:lang w:val="ka-GE"/>
          </w:rPr>
          <w:t>(</w:t>
        </w:r>
        <w:r w:rsidR="008B556D" w:rsidRPr="008B556D">
          <w:rPr>
            <w:lang w:val="ka-GE"/>
          </w:rPr>
          <w:t>interval</w:t>
        </w:r>
        <w:r w:rsidR="008B556D">
          <w:rPr>
            <w:lang w:val="ka-GE"/>
          </w:rPr>
          <w:t xml:space="preserve"> პარამეტრის მნიშვნელობის გათვალისწინებით)</w:t>
        </w:r>
      </w:ins>
      <w:ins w:id="895" w:author="Mikheil Kapanadze" w:date="2025-04-17T20:35:00Z" w16du:dateUtc="2025-04-17T16:35:00Z">
        <w:r w:rsidR="00885E90">
          <w:rPr>
            <w:lang w:val="ka-GE"/>
          </w:rPr>
          <w:t>.</w:t>
        </w:r>
      </w:ins>
    </w:p>
    <w:p w14:paraId="6C38586E" w14:textId="6CA49513" w:rsidR="00DD1D92" w:rsidDel="009C70F0" w:rsidRDefault="006C4DD2" w:rsidP="00B3548C">
      <w:pPr>
        <w:jc w:val="both"/>
        <w:rPr>
          <w:del w:id="896" w:author="Mikheil Kapanadze" w:date="2025-04-17T20:41:00Z" w16du:dateUtc="2025-04-17T16:41:00Z"/>
          <w:lang w:val="ka-GE"/>
        </w:rPr>
      </w:pPr>
      <w:del w:id="897" w:author="Mikheil Kapanadze" w:date="2025-04-17T20:41:00Z" w16du:dateUtc="2025-04-17T16:41:00Z">
        <w:r w:rsidRPr="009B3C82" w:rsidDel="009C70F0">
          <w:rPr>
            <w:b/>
            <w:bCs/>
            <w:lang w:val="ka-GE"/>
          </w:rPr>
          <w:delText>აუცილებელია</w:delText>
        </w:r>
        <w:r w:rsidDel="009C70F0">
          <w:rPr>
            <w:lang w:val="ka-GE"/>
          </w:rPr>
          <w:delText xml:space="preserve"> </w:delText>
        </w:r>
        <w:r w:rsidR="00B3548C" w:rsidDel="009C70F0">
          <w:rPr>
            <w:lang w:val="ka-GE"/>
          </w:rPr>
          <w:delText>დაყრდნობილმა მხარემ მომხმარებელს</w:delText>
        </w:r>
      </w:del>
      <w:del w:id="898" w:author="Mikheil Kapanadze" w:date="2025-04-17T20:37:00Z" w16du:dateUtc="2025-04-17T16:37:00Z">
        <w:r w:rsidR="00B3548C" w:rsidDel="0015553F">
          <w:rPr>
            <w:lang w:val="ka-GE"/>
          </w:rPr>
          <w:delText xml:space="preserve"> ეს მისამართი </w:delText>
        </w:r>
        <w:r w:rsidR="005D27D3" w:rsidDel="0015553F">
          <w:rPr>
            <w:lang w:val="ka-GE"/>
          </w:rPr>
          <w:delText>გამოუჩინოს</w:delText>
        </w:r>
      </w:del>
      <w:del w:id="899" w:author="Mikheil Kapanadze" w:date="2025-04-17T20:41:00Z" w16du:dateUtc="2025-04-17T16:41:00Z">
        <w:r w:rsidR="00B3548C" w:rsidDel="009C70F0">
          <w:rPr>
            <w:lang w:val="ka-GE"/>
          </w:rPr>
          <w:delText xml:space="preserve"> </w:delText>
        </w:r>
        <w:r w:rsidR="00B3548C" w:rsidRPr="00326095" w:rsidDel="009C70F0">
          <w:rPr>
            <w:lang w:val="ka-GE"/>
          </w:rPr>
          <w:delText>QR</w:delText>
        </w:r>
        <w:r w:rsidR="00B3548C" w:rsidDel="009C70F0">
          <w:rPr>
            <w:lang w:val="ka-GE"/>
          </w:rPr>
          <w:delText xml:space="preserve"> კოდის ფორმით </w:delText>
        </w:r>
        <w:r w:rsidR="00DD1D92" w:rsidDel="009C70F0">
          <w:rPr>
            <w:lang w:val="ka-GE"/>
          </w:rPr>
          <w:delText xml:space="preserve">და </w:delText>
        </w:r>
        <w:r w:rsidR="009775FD" w:rsidDel="009C70F0">
          <w:rPr>
            <w:lang w:val="ka-GE"/>
          </w:rPr>
          <w:delText>ასევე</w:delText>
        </w:r>
        <w:r w:rsidR="00DD1D92" w:rsidDel="009C70F0">
          <w:rPr>
            <w:lang w:val="ka-GE"/>
          </w:rPr>
          <w:delText xml:space="preserve"> მცირე უჩვენოს ტექსტური ფორმით მისი </w:delText>
        </w:r>
        <w:r w:rsidR="009775FD" w:rsidDel="009C70F0">
          <w:rPr>
            <w:lang w:val="ka-GE"/>
          </w:rPr>
          <w:delText>საწყისი კომპონენტები</w:delText>
        </w:r>
        <w:r w:rsidR="00DD1D92" w:rsidDel="009C70F0">
          <w:rPr>
            <w:lang w:val="ka-GE"/>
          </w:rPr>
          <w:delText>:</w:delText>
        </w:r>
      </w:del>
    </w:p>
    <w:p w14:paraId="7FD06AE8" w14:textId="4255A2B3" w:rsidR="005E2A79" w:rsidDel="005E2A79" w:rsidRDefault="00DD1D92" w:rsidP="00DD1D92">
      <w:pPr>
        <w:pStyle w:val="ListParagraph"/>
        <w:numPr>
          <w:ilvl w:val="0"/>
          <w:numId w:val="31"/>
        </w:numPr>
        <w:jc w:val="both"/>
        <w:rPr>
          <w:del w:id="900" w:author="Mikheil Kapanadze" w:date="2025-04-17T20:39:00Z" w16du:dateUtc="2025-04-17T16:39:00Z"/>
          <w:lang w:val="ka-GE"/>
        </w:rPr>
      </w:pPr>
      <w:del w:id="901" w:author="Mikheil Kapanadze" w:date="2025-04-17T20:41:00Z" w16du:dateUtc="2025-04-17T16:41:00Z">
        <w:r w:rsidRPr="00DD1D92" w:rsidDel="009C70F0">
          <w:rPr>
            <w:lang w:val="ka-GE"/>
          </w:rPr>
          <w:delText>პროტოკოლი</w:delText>
        </w:r>
      </w:del>
    </w:p>
    <w:p w14:paraId="699FECF4" w14:textId="7F3B14BF" w:rsidR="00DD1D92" w:rsidDel="005E2A79" w:rsidRDefault="00DD1D92" w:rsidP="009B4C7C">
      <w:pPr>
        <w:pStyle w:val="ListParagraph"/>
        <w:numPr>
          <w:ilvl w:val="0"/>
          <w:numId w:val="31"/>
        </w:numPr>
        <w:jc w:val="both"/>
        <w:rPr>
          <w:del w:id="902" w:author="Mikheil Kapanadze" w:date="2025-04-17T20:38:00Z" w16du:dateUtc="2025-04-17T16:38:00Z"/>
          <w:lang w:val="ka-GE"/>
        </w:rPr>
      </w:pPr>
      <w:del w:id="903" w:author="Mikheil Kapanadze" w:date="2025-04-17T20:39:00Z" w16du:dateUtc="2025-04-17T16:39:00Z">
        <w:r w:rsidRPr="00DD1D92" w:rsidDel="005E2A79">
          <w:rPr>
            <w:lang w:val="ka-GE"/>
          </w:rPr>
          <w:delText xml:space="preserve">ჰოსტი </w:delText>
        </w:r>
      </w:del>
    </w:p>
    <w:p w14:paraId="3982FDB1" w14:textId="0906D385" w:rsidR="00965ED3" w:rsidRPr="00DD1D92" w:rsidDel="005E2A79" w:rsidRDefault="00DD1D92" w:rsidP="009B4C7C">
      <w:pPr>
        <w:pStyle w:val="ListParagraph"/>
        <w:numPr>
          <w:ilvl w:val="0"/>
          <w:numId w:val="31"/>
        </w:numPr>
        <w:jc w:val="both"/>
        <w:rPr>
          <w:del w:id="904" w:author="Mikheil Kapanadze" w:date="2025-04-17T20:39:00Z" w16du:dateUtc="2025-04-17T16:39:00Z"/>
          <w:lang w:val="ka-GE"/>
        </w:rPr>
      </w:pPr>
      <w:del w:id="905" w:author="Mikheil Kapanadze" w:date="2025-04-17T20:38:00Z" w16du:dateUtc="2025-04-17T16:38:00Z">
        <w:r w:rsidRPr="00DD1D92" w:rsidDel="009B4C7C">
          <w:rPr>
            <w:lang w:val="ka-GE"/>
          </w:rPr>
          <w:delText>პორტი</w:delText>
        </w:r>
        <w:r w:rsidDel="009B4C7C">
          <w:rPr>
            <w:lang w:val="ka-GE"/>
          </w:rPr>
          <w:delText xml:space="preserve"> (</w:delText>
        </w:r>
        <w:r w:rsidRPr="00DD1D92" w:rsidDel="009B4C7C">
          <w:rPr>
            <w:lang w:val="ka-GE"/>
          </w:rPr>
          <w:delText>პორტის არსებობის შ</w:delText>
        </w:r>
        <w:r w:rsidDel="009B4C7C">
          <w:rPr>
            <w:lang w:val="ka-GE"/>
          </w:rPr>
          <w:delText>ემთხვევაში)</w:delText>
        </w:r>
      </w:del>
    </w:p>
    <w:p w14:paraId="73FC19C3" w14:textId="40027E9C" w:rsidR="005E2A79" w:rsidRPr="00231D5A" w:rsidRDefault="005E2A79" w:rsidP="009B3C82">
      <w:pPr>
        <w:rPr>
          <w:lang w:val="ka-GE"/>
        </w:rPr>
      </w:pPr>
      <w:ins w:id="906" w:author="Mikheil Kapanadze" w:date="2025-04-17T20:39:00Z" w16du:dateUtc="2025-04-17T16:39:00Z">
        <w:r w:rsidRPr="00326095">
          <w:rPr>
            <w:b/>
            <w:bCs/>
            <w:lang w:val="ka-GE"/>
          </w:rPr>
          <w:lastRenderedPageBreak/>
          <w:t>აუცილებელია</w:t>
        </w:r>
        <w:r w:rsidR="00231D5A">
          <w:rPr>
            <w:lang w:val="ka-GE"/>
          </w:rPr>
          <w:t xml:space="preserve"> ავთენტიფიკაციის პროვაიდერმა უზრუნველყოს რომ </w:t>
        </w:r>
        <w:r w:rsidR="00231D5A">
          <w:t>QR</w:t>
        </w:r>
        <w:r w:rsidR="00231D5A">
          <w:rPr>
            <w:lang w:val="ka-GE"/>
          </w:rPr>
          <w:t xml:space="preserve"> კოდის მობილური ტელეფონით დასკანირების შემთხვევაში გაიხსნას მისი მობილური აპლიკაცია, </w:t>
        </w:r>
      </w:ins>
      <w:ins w:id="907" w:author="Mikheil Kapanadze" w:date="2025-04-17T20:41:00Z" w16du:dateUtc="2025-04-17T16:41:00Z">
        <w:r w:rsidR="00136EAF">
          <w:rPr>
            <w:lang w:val="ka-GE"/>
          </w:rPr>
          <w:fldChar w:fldCharType="begin"/>
        </w:r>
        <w:r w:rsidR="00136EAF">
          <w:rPr>
            <w:lang w:val="ka-GE"/>
          </w:rPr>
          <w:instrText xml:space="preserve"> REF _Ref195814879 \r \h </w:instrText>
        </w:r>
      </w:ins>
      <w:r w:rsidR="00136EAF">
        <w:rPr>
          <w:lang w:val="ka-GE"/>
        </w:rPr>
      </w:r>
      <w:ins w:id="908" w:author="Mikheil Kapanadze" w:date="2025-04-17T20:41:00Z" w16du:dateUtc="2025-04-17T16:41:00Z">
        <w:r w:rsidR="00136EAF">
          <w:rPr>
            <w:lang w:val="ka-GE"/>
          </w:rPr>
          <w:fldChar w:fldCharType="separate"/>
        </w:r>
        <w:r w:rsidR="00136EAF">
          <w:rPr>
            <w:lang w:val="ka-GE"/>
          </w:rPr>
          <w:t>15.2</w:t>
        </w:r>
        <w:r w:rsidR="00136EAF">
          <w:rPr>
            <w:lang w:val="ka-GE"/>
          </w:rPr>
          <w:fldChar w:fldCharType="end"/>
        </w:r>
        <w:r w:rsidR="00136EAF">
          <w:rPr>
            <w:lang w:val="ka-GE"/>
          </w:rPr>
          <w:t xml:space="preserve"> თავით განსაზღვრული წესით.</w:t>
        </w:r>
      </w:ins>
    </w:p>
    <w:p w14:paraId="60763156" w14:textId="77777777" w:rsidR="00BD5326" w:rsidRDefault="00BD5326" w:rsidP="00BD5326">
      <w:pPr>
        <w:pStyle w:val="Heading1"/>
        <w:rPr>
          <w:lang w:val="ka-GE"/>
        </w:rPr>
      </w:pPr>
      <w:bookmarkStart w:id="909" w:name="_Toc195970424"/>
      <w:r>
        <w:rPr>
          <w:lang w:val="ka-GE"/>
        </w:rPr>
        <w:t>სესიის ცხადი დასრულება</w:t>
      </w:r>
      <w:bookmarkEnd w:id="909"/>
    </w:p>
    <w:p w14:paraId="314F964C" w14:textId="0255D17A" w:rsidR="00BD5326" w:rsidRPr="00FC56CF" w:rsidRDefault="00FC56CF" w:rsidP="00BD5326">
      <w:pPr>
        <w:jc w:val="both"/>
        <w:rPr>
          <w:lang w:val="ka-GE"/>
        </w:rPr>
      </w:pPr>
      <w:r>
        <w:rPr>
          <w:b/>
          <w:bCs/>
          <w:lang w:val="ka-GE"/>
        </w:rPr>
        <w:t>უმჯობესია</w:t>
      </w:r>
      <w:r w:rsidR="00BD5326">
        <w:rPr>
          <w:lang w:val="ka-GE"/>
        </w:rPr>
        <w:t xml:space="preserve"> იდენტობის პროვაიდერი მხარს უჭერდეს სესიის დასრულებას </w:t>
      </w:r>
      <w:sdt>
        <w:sdtPr>
          <w:rPr>
            <w:lang w:val="ka-GE"/>
          </w:rPr>
          <w:id w:val="-1609585217"/>
          <w:citation/>
        </w:sdtPr>
        <w:sdtEndPr/>
        <w:sdtContent>
          <w:r>
            <w:rPr>
              <w:lang w:val="ka-GE"/>
            </w:rPr>
            <w:fldChar w:fldCharType="begin"/>
          </w:r>
          <w:r>
            <w:instrText xml:space="preserve"> CITATION OIDCRPLogout \l 1033 </w:instrText>
          </w:r>
          <w:r>
            <w:rPr>
              <w:lang w:val="ka-GE"/>
            </w:rPr>
            <w:fldChar w:fldCharType="separate"/>
          </w:r>
          <w:r w:rsidR="008A7DCD">
            <w:rPr>
              <w:noProof/>
            </w:rPr>
            <w:t>(16)</w:t>
          </w:r>
          <w:r>
            <w:rPr>
              <w:lang w:val="ka-GE"/>
            </w:rPr>
            <w:fldChar w:fldCharType="end"/>
          </w:r>
        </w:sdtContent>
      </w:sdt>
      <w:r>
        <w:t>-</w:t>
      </w:r>
      <w:r>
        <w:rPr>
          <w:lang w:val="ka-GE"/>
        </w:rPr>
        <w:t>ის მიხედვით.</w:t>
      </w:r>
    </w:p>
    <w:p w14:paraId="4E885D75" w14:textId="260B8E7F" w:rsidR="00BD5326" w:rsidRDefault="00BD5326" w:rsidP="000E084F"/>
    <w:p w14:paraId="2466671E" w14:textId="6A73E1E6" w:rsidR="001C6BEA" w:rsidRDefault="001C6BEA" w:rsidP="001C6BEA">
      <w:pPr>
        <w:pStyle w:val="Heading1"/>
        <w:rPr>
          <w:lang w:val="ka-GE"/>
        </w:rPr>
      </w:pPr>
      <w:bookmarkStart w:id="910" w:name="_Toc195970425"/>
      <w:r>
        <w:rPr>
          <w:lang w:val="ka-GE"/>
        </w:rPr>
        <w:t>მომხმარებლის თანხმობა ინფორმაციის გაზიარებაზე</w:t>
      </w:r>
      <w:bookmarkEnd w:id="910"/>
    </w:p>
    <w:p w14:paraId="3B6957AC" w14:textId="77777777" w:rsidR="00702B62" w:rsidRDefault="001C6BEA" w:rsidP="00702B62">
      <w:pPr>
        <w:jc w:val="both"/>
        <w:rPr>
          <w:lang w:val="ka-GE"/>
        </w:rPr>
      </w:pPr>
      <w:r w:rsidRPr="001C6BEA">
        <w:rPr>
          <w:b/>
          <w:bCs/>
          <w:lang w:val="ka-GE"/>
        </w:rPr>
        <w:t>აუცილებელია</w:t>
      </w:r>
      <w:r>
        <w:rPr>
          <w:lang w:val="ka-GE"/>
        </w:rPr>
        <w:t xml:space="preserve">, დაყრდნობილი მხარისთვის გაზიარებამდე იდენტობის პროვაიდერმა სრულად უჩვენოს მომხმარებელს ეკრანზე, რა ინფორმაციის გაზიარებას აპირებს და მიიღოს </w:t>
      </w:r>
      <w:r w:rsidR="00230CC3">
        <w:rPr>
          <w:lang w:val="ka-GE"/>
        </w:rPr>
        <w:t xml:space="preserve">თანხმობა. </w:t>
      </w:r>
    </w:p>
    <w:p w14:paraId="7AAE1E0D" w14:textId="0DA31089" w:rsidR="001C6BEA" w:rsidRDefault="00230CC3" w:rsidP="00702B62">
      <w:pPr>
        <w:jc w:val="both"/>
        <w:rPr>
          <w:lang w:val="ka-GE"/>
        </w:rPr>
      </w:pPr>
      <w:r>
        <w:rPr>
          <w:lang w:val="ka-GE"/>
        </w:rPr>
        <w:t>თუ რომელიმე მტკიცება მონიშნულია როგორც აუცილებელი (</w:t>
      </w:r>
      <w:r>
        <w:t xml:space="preserve">essential), </w:t>
      </w:r>
      <w:r w:rsidR="00702B62">
        <w:rPr>
          <w:lang w:val="ka-GE"/>
        </w:rPr>
        <w:t xml:space="preserve">იდენტობის პროვაიდერმა </w:t>
      </w:r>
      <w:r>
        <w:rPr>
          <w:lang w:val="ka-GE"/>
        </w:rPr>
        <w:t xml:space="preserve">მომხმარებელს </w:t>
      </w:r>
      <w:r w:rsidR="00702B62" w:rsidRPr="00702B62">
        <w:rPr>
          <w:b/>
          <w:bCs/>
          <w:lang w:val="ka-GE"/>
        </w:rPr>
        <w:t>არავითარ შემთხვევაში</w:t>
      </w:r>
      <w:r w:rsidR="00702B62">
        <w:rPr>
          <w:lang w:val="ka-GE"/>
        </w:rPr>
        <w:t xml:space="preserve"> არ უნდა მისცეს საშუალება, არ გააზიაროს ეს ინფორმაცია  ან მისი შესაბამისი მტკიცებულება.</w:t>
      </w:r>
      <w:r w:rsidR="00BB7A50">
        <w:rPr>
          <w:lang w:val="ka-GE"/>
        </w:rPr>
        <w:t xml:space="preserve"> თუ მომხმარებელს არ სურს ამგვარი მტკიცების გაზიარება, მან უარი უნდა თქვას ავთენტიფიკაციაზე.</w:t>
      </w:r>
    </w:p>
    <w:p w14:paraId="366D2A3F" w14:textId="77777777" w:rsidR="006131C6" w:rsidRDefault="006131C6" w:rsidP="00702B62">
      <w:pPr>
        <w:jc w:val="both"/>
        <w:rPr>
          <w:lang w:val="ka-GE"/>
        </w:rPr>
      </w:pPr>
    </w:p>
    <w:p w14:paraId="0B3CC71A" w14:textId="424ECD11" w:rsidR="008E18A5" w:rsidRDefault="00B8561C" w:rsidP="006E068E">
      <w:pPr>
        <w:pStyle w:val="Heading1"/>
        <w:rPr>
          <w:lang w:val="ka-GE"/>
        </w:rPr>
      </w:pPr>
      <w:bookmarkStart w:id="911" w:name="_Toc195970426"/>
      <w:r>
        <w:rPr>
          <w:lang w:val="ka-GE"/>
        </w:rPr>
        <w:t>მტკიცებულების</w:t>
      </w:r>
      <w:r w:rsidR="008E18A5">
        <w:rPr>
          <w:lang w:val="ka-GE"/>
        </w:rPr>
        <w:t xml:space="preserve"> ტიპების სტანდარტიზაცია</w:t>
      </w:r>
      <w:bookmarkEnd w:id="911"/>
    </w:p>
    <w:p w14:paraId="7CC6D84C" w14:textId="637A7365" w:rsidR="006131C6" w:rsidRDefault="008E18A5" w:rsidP="00702B62">
      <w:pPr>
        <w:jc w:val="both"/>
        <w:rPr>
          <w:lang w:val="ka-GE"/>
        </w:rPr>
      </w:pPr>
      <w:r>
        <w:rPr>
          <w:lang w:val="ka-GE"/>
        </w:rPr>
        <w:t xml:space="preserve">ამ თავის მიზანია, განსაზღვროს სტანდარტული </w:t>
      </w:r>
      <w:r w:rsidR="00592713">
        <w:rPr>
          <w:lang w:val="ka-GE"/>
        </w:rPr>
        <w:t>მნიშვნელობები სხვადასხვა მტკიცებულებებისთვის</w:t>
      </w:r>
      <w:r>
        <w:rPr>
          <w:lang w:val="ka-GE"/>
        </w:rPr>
        <w:t xml:space="preserve"> </w:t>
      </w:r>
    </w:p>
    <w:p w14:paraId="03BBFADA" w14:textId="5BE42AF7" w:rsidR="00AA3BC1" w:rsidRDefault="00607EA7" w:rsidP="006E068E">
      <w:pPr>
        <w:pStyle w:val="Heading2"/>
        <w:rPr>
          <w:lang w:val="ka-GE"/>
        </w:rPr>
      </w:pPr>
      <w:bookmarkStart w:id="912" w:name="_Ref106887413"/>
      <w:bookmarkStart w:id="913" w:name="_Toc195970427"/>
      <w:r>
        <w:rPr>
          <w:lang w:val="ka-GE"/>
        </w:rPr>
        <w:t>დოკუმენტი</w:t>
      </w:r>
      <w:r w:rsidR="00592713">
        <w:rPr>
          <w:lang w:val="ka-GE"/>
        </w:rPr>
        <w:t>ს ტიპის მტკიცებულებები</w:t>
      </w:r>
      <w:bookmarkEnd w:id="912"/>
      <w:bookmarkEnd w:id="913"/>
    </w:p>
    <w:p w14:paraId="61A24AE6" w14:textId="15F23F88" w:rsidR="008822A2" w:rsidRPr="00F37B4B" w:rsidRDefault="008822A2" w:rsidP="009B3C82">
      <w:pPr>
        <w:rPr>
          <w:lang w:val="ka-GE"/>
        </w:rPr>
      </w:pPr>
      <w:commentRangeStart w:id="914"/>
      <w:r>
        <w:rPr>
          <w:lang w:val="ka-GE"/>
        </w:rPr>
        <w:t xml:space="preserve">ამ თავში </w:t>
      </w:r>
      <w:r w:rsidR="0057651A">
        <w:rPr>
          <w:lang w:val="ka-GE"/>
        </w:rPr>
        <w:t>განსაზღვრულია იდენტობის პროვაიდერის მონაცემთა ბაზაში დაცული დოკუმენტის შესაძლო ტიპების</w:t>
      </w:r>
      <w:r w:rsidR="00EB3D21">
        <w:rPr>
          <w:lang w:val="ka-GE"/>
        </w:rPr>
        <w:t xml:space="preserve"> გადაყვანის წესი სტანდარტულ ტიპებში.</w:t>
      </w:r>
      <w:commentRangeEnd w:id="914"/>
      <w:r w:rsidR="00F37B4B">
        <w:rPr>
          <w:rStyle w:val="CommentReference"/>
        </w:rPr>
        <w:commentReference w:id="914"/>
      </w:r>
    </w:p>
    <w:tbl>
      <w:tblPr>
        <w:tblStyle w:val="TableGrid"/>
        <w:tblW w:w="0" w:type="auto"/>
        <w:tblLook w:val="04A0" w:firstRow="1" w:lastRow="0" w:firstColumn="1" w:lastColumn="0" w:noHBand="0" w:noVBand="1"/>
      </w:tblPr>
      <w:tblGrid>
        <w:gridCol w:w="6232"/>
        <w:gridCol w:w="3118"/>
      </w:tblGrid>
      <w:tr w:rsidR="00E252DF" w:rsidRPr="002F406B" w14:paraId="7405CD99" w14:textId="77777777" w:rsidTr="006E068E">
        <w:tc>
          <w:tcPr>
            <w:tcW w:w="6232" w:type="dxa"/>
            <w:shd w:val="clear" w:color="auto" w:fill="E7E6E6" w:themeFill="background2"/>
          </w:tcPr>
          <w:p w14:paraId="20568DE5" w14:textId="1E8EE471" w:rsidR="00E252DF" w:rsidRPr="006E068E" w:rsidRDefault="00B13B5D" w:rsidP="00702B62">
            <w:pPr>
              <w:jc w:val="both"/>
              <w:rPr>
                <w:b/>
                <w:bCs/>
                <w:lang w:val="ka-GE"/>
              </w:rPr>
            </w:pPr>
            <w:r w:rsidRPr="006E068E">
              <w:rPr>
                <w:b/>
                <w:bCs/>
                <w:lang w:val="ka-GE"/>
              </w:rPr>
              <w:t>დოკუმენტის ტიპი</w:t>
            </w:r>
          </w:p>
        </w:tc>
        <w:tc>
          <w:tcPr>
            <w:tcW w:w="3118" w:type="dxa"/>
            <w:shd w:val="clear" w:color="auto" w:fill="E7E6E6" w:themeFill="background2"/>
          </w:tcPr>
          <w:p w14:paraId="338E4550" w14:textId="3DA64171" w:rsidR="00E252DF" w:rsidRPr="006E068E" w:rsidRDefault="00B13B5D" w:rsidP="00702B62">
            <w:pPr>
              <w:jc w:val="both"/>
              <w:rPr>
                <w:b/>
                <w:bCs/>
                <w:lang w:val="ka-GE"/>
              </w:rPr>
            </w:pPr>
            <w:r w:rsidRPr="006E068E">
              <w:rPr>
                <w:b/>
                <w:bCs/>
                <w:lang w:val="ka-GE"/>
              </w:rPr>
              <w:t>სტანდარტული ტიპი</w:t>
            </w:r>
          </w:p>
        </w:tc>
      </w:tr>
      <w:tr w:rsidR="00D702A1" w:rsidRPr="00D702A1" w14:paraId="501208B6" w14:textId="77777777" w:rsidTr="006E068E">
        <w:trPr>
          <w:trHeight w:val="290"/>
        </w:trPr>
        <w:tc>
          <w:tcPr>
            <w:tcW w:w="6232" w:type="dxa"/>
            <w:noWrap/>
            <w:hideMark/>
          </w:tcPr>
          <w:p w14:paraId="3F49CECD"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პირადობის მოწმობა</w:t>
            </w:r>
          </w:p>
        </w:tc>
        <w:tc>
          <w:tcPr>
            <w:tcW w:w="3118" w:type="dxa"/>
            <w:noWrap/>
            <w:hideMark/>
          </w:tcPr>
          <w:p w14:paraId="0D8F5DE6"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idcard</w:t>
            </w:r>
          </w:p>
        </w:tc>
      </w:tr>
      <w:tr w:rsidR="00D702A1" w:rsidRPr="00D702A1" w14:paraId="7E0BB7B7" w14:textId="77777777" w:rsidTr="006E068E">
        <w:trPr>
          <w:trHeight w:val="290"/>
        </w:trPr>
        <w:tc>
          <w:tcPr>
            <w:tcW w:w="6232" w:type="dxa"/>
            <w:noWrap/>
            <w:hideMark/>
          </w:tcPr>
          <w:p w14:paraId="5EE504E2"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მუდმივი ბინადრობის მოწმობა</w:t>
            </w:r>
          </w:p>
        </w:tc>
        <w:tc>
          <w:tcPr>
            <w:tcW w:w="3118" w:type="dxa"/>
            <w:noWrap/>
            <w:hideMark/>
          </w:tcPr>
          <w:p w14:paraId="12F938FB"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ge_residence_permanent</w:t>
            </w:r>
          </w:p>
        </w:tc>
      </w:tr>
      <w:tr w:rsidR="00D702A1" w:rsidRPr="00D702A1" w14:paraId="6E646786" w14:textId="77777777" w:rsidTr="006E068E">
        <w:trPr>
          <w:trHeight w:val="290"/>
        </w:trPr>
        <w:tc>
          <w:tcPr>
            <w:tcW w:w="6232" w:type="dxa"/>
            <w:noWrap/>
            <w:hideMark/>
          </w:tcPr>
          <w:p w14:paraId="2293F313"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ბინადრობის მოწმობა</w:t>
            </w:r>
          </w:p>
        </w:tc>
        <w:tc>
          <w:tcPr>
            <w:tcW w:w="3118" w:type="dxa"/>
            <w:noWrap/>
            <w:hideMark/>
          </w:tcPr>
          <w:p w14:paraId="20E0E2AA"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ge_residence_temporary</w:t>
            </w:r>
          </w:p>
        </w:tc>
      </w:tr>
      <w:tr w:rsidR="00D702A1" w:rsidRPr="00D702A1" w14:paraId="69BB6708" w14:textId="77777777" w:rsidTr="006E068E">
        <w:trPr>
          <w:trHeight w:val="290"/>
        </w:trPr>
        <w:tc>
          <w:tcPr>
            <w:tcW w:w="6232" w:type="dxa"/>
            <w:noWrap/>
            <w:hideMark/>
          </w:tcPr>
          <w:p w14:paraId="1CE482BB"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ბინადრობის მოწმობა ლტოლვილებისათვის</w:t>
            </w:r>
          </w:p>
        </w:tc>
        <w:tc>
          <w:tcPr>
            <w:tcW w:w="3118" w:type="dxa"/>
            <w:noWrap/>
            <w:hideMark/>
          </w:tcPr>
          <w:p w14:paraId="05780DF0"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ge_residence_temporary</w:t>
            </w:r>
          </w:p>
        </w:tc>
      </w:tr>
      <w:tr w:rsidR="00D702A1" w:rsidRPr="00D702A1" w14:paraId="7E3B170B" w14:textId="77777777" w:rsidTr="006E068E">
        <w:trPr>
          <w:trHeight w:val="290"/>
        </w:trPr>
        <w:tc>
          <w:tcPr>
            <w:tcW w:w="6232" w:type="dxa"/>
            <w:noWrap/>
            <w:hideMark/>
          </w:tcPr>
          <w:p w14:paraId="556C9C9C"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32 გვერდიანი</w:t>
            </w:r>
          </w:p>
        </w:tc>
        <w:tc>
          <w:tcPr>
            <w:tcW w:w="3118" w:type="dxa"/>
            <w:noWrap/>
            <w:hideMark/>
          </w:tcPr>
          <w:p w14:paraId="42C0EC6E"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2211AACD" w14:textId="77777777" w:rsidTr="006E068E">
        <w:trPr>
          <w:trHeight w:val="290"/>
        </w:trPr>
        <w:tc>
          <w:tcPr>
            <w:tcW w:w="6232" w:type="dxa"/>
            <w:noWrap/>
            <w:hideMark/>
          </w:tcPr>
          <w:p w14:paraId="3BEFEE18"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48 გვერდიანი</w:t>
            </w:r>
          </w:p>
        </w:tc>
        <w:tc>
          <w:tcPr>
            <w:tcW w:w="3118" w:type="dxa"/>
            <w:noWrap/>
            <w:hideMark/>
          </w:tcPr>
          <w:p w14:paraId="7E8DD42C"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1DC8B3DC" w14:textId="77777777" w:rsidTr="006E068E">
        <w:trPr>
          <w:trHeight w:val="290"/>
        </w:trPr>
        <w:tc>
          <w:tcPr>
            <w:tcW w:w="6232" w:type="dxa"/>
            <w:noWrap/>
            <w:hideMark/>
          </w:tcPr>
          <w:p w14:paraId="1AD2360B"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მოქალაქეობის არმქონე პირებისათვის</w:t>
            </w:r>
          </w:p>
        </w:tc>
        <w:tc>
          <w:tcPr>
            <w:tcW w:w="3118" w:type="dxa"/>
            <w:noWrap/>
            <w:hideMark/>
          </w:tcPr>
          <w:p w14:paraId="0D7006FC"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04FD2CDE" w14:textId="77777777" w:rsidTr="006E068E">
        <w:trPr>
          <w:trHeight w:val="290"/>
        </w:trPr>
        <w:tc>
          <w:tcPr>
            <w:tcW w:w="6232" w:type="dxa"/>
            <w:noWrap/>
            <w:hideMark/>
          </w:tcPr>
          <w:p w14:paraId="37A8CF3F"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დიპლომატიური</w:t>
            </w:r>
          </w:p>
        </w:tc>
        <w:tc>
          <w:tcPr>
            <w:tcW w:w="3118" w:type="dxa"/>
            <w:noWrap/>
            <w:hideMark/>
          </w:tcPr>
          <w:p w14:paraId="622372EF"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50AAA46A" w14:textId="77777777" w:rsidTr="006E068E">
        <w:trPr>
          <w:trHeight w:val="290"/>
        </w:trPr>
        <w:tc>
          <w:tcPr>
            <w:tcW w:w="6232" w:type="dxa"/>
            <w:noWrap/>
            <w:hideMark/>
          </w:tcPr>
          <w:p w14:paraId="7FAF05A7"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სამსახურეობრივი</w:t>
            </w:r>
          </w:p>
        </w:tc>
        <w:tc>
          <w:tcPr>
            <w:tcW w:w="3118" w:type="dxa"/>
            <w:noWrap/>
            <w:hideMark/>
          </w:tcPr>
          <w:p w14:paraId="7878E308"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371B08A1" w14:textId="77777777" w:rsidTr="006E068E">
        <w:trPr>
          <w:trHeight w:val="290"/>
        </w:trPr>
        <w:tc>
          <w:tcPr>
            <w:tcW w:w="6232" w:type="dxa"/>
            <w:noWrap/>
            <w:hideMark/>
          </w:tcPr>
          <w:p w14:paraId="3D724FBF" w14:textId="77777777" w:rsidR="00D702A1" w:rsidRPr="006E068E" w:rsidRDefault="00D702A1" w:rsidP="00D702A1">
            <w:pPr>
              <w:rPr>
                <w:rFonts w:ascii="Calibri" w:eastAsia="Times New Roman" w:hAnsi="Calibri" w:cs="Calibri"/>
                <w:color w:val="000000"/>
                <w:lang w:val="ka-GE"/>
              </w:rPr>
            </w:pPr>
            <w:commentRangeStart w:id="915"/>
            <w:r w:rsidRPr="00D702A1">
              <w:rPr>
                <w:rFonts w:ascii="Calibri" w:eastAsia="Times New Roman" w:hAnsi="Calibri" w:cs="Calibri"/>
                <w:color w:val="000000"/>
              </w:rPr>
              <w:t>დევნილის დროებითი საბუთი</w:t>
            </w:r>
            <w:commentRangeEnd w:id="915"/>
            <w:r w:rsidR="00CF30E8">
              <w:rPr>
                <w:rStyle w:val="CommentReference"/>
              </w:rPr>
              <w:commentReference w:id="915"/>
            </w:r>
          </w:p>
        </w:tc>
        <w:tc>
          <w:tcPr>
            <w:tcW w:w="3118" w:type="dxa"/>
            <w:noWrap/>
            <w:hideMark/>
          </w:tcPr>
          <w:p w14:paraId="656A3909" w14:textId="740733C9" w:rsidR="00D702A1" w:rsidRPr="00D702A1" w:rsidRDefault="00495535" w:rsidP="00D702A1">
            <w:pPr>
              <w:rPr>
                <w:rFonts w:ascii="Calibri" w:eastAsia="Times New Roman" w:hAnsi="Calibri" w:cs="Calibri"/>
                <w:color w:val="000000"/>
              </w:rPr>
            </w:pPr>
            <w:r w:rsidRPr="00D702A1">
              <w:rPr>
                <w:rFonts w:ascii="Calibri" w:eastAsia="Times New Roman" w:hAnsi="Calibri" w:cs="Calibri"/>
                <w:color w:val="000000"/>
              </w:rPr>
              <w:t>ge_idcard_temporary</w:t>
            </w:r>
          </w:p>
        </w:tc>
      </w:tr>
      <w:tr w:rsidR="00D702A1" w:rsidRPr="00D702A1" w14:paraId="257D9C26" w14:textId="77777777" w:rsidTr="006E068E">
        <w:trPr>
          <w:trHeight w:val="290"/>
        </w:trPr>
        <w:tc>
          <w:tcPr>
            <w:tcW w:w="6232" w:type="dxa"/>
            <w:noWrap/>
            <w:hideMark/>
          </w:tcPr>
          <w:p w14:paraId="2326D3B8" w14:textId="77777777" w:rsidR="00D702A1" w:rsidRPr="00D702A1" w:rsidRDefault="00D702A1" w:rsidP="00D702A1">
            <w:pPr>
              <w:rPr>
                <w:rFonts w:ascii="Calibri" w:eastAsia="Times New Roman" w:hAnsi="Calibri" w:cs="Calibri"/>
              </w:rPr>
            </w:pPr>
            <w:r w:rsidRPr="00D702A1">
              <w:rPr>
                <w:rFonts w:ascii="Calibri" w:eastAsia="Times New Roman" w:hAnsi="Calibri" w:cs="Calibri"/>
              </w:rPr>
              <w:t>სამგზავრო დოკუმენტი</w:t>
            </w:r>
          </w:p>
        </w:tc>
        <w:tc>
          <w:tcPr>
            <w:tcW w:w="3118" w:type="dxa"/>
            <w:noWrap/>
            <w:hideMark/>
          </w:tcPr>
          <w:p w14:paraId="2394FB68"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79C43603" w14:textId="77777777" w:rsidTr="006E068E">
        <w:trPr>
          <w:trHeight w:val="290"/>
        </w:trPr>
        <w:tc>
          <w:tcPr>
            <w:tcW w:w="6232" w:type="dxa"/>
            <w:noWrap/>
            <w:hideMark/>
          </w:tcPr>
          <w:p w14:paraId="5EDC2FB3" w14:textId="77777777" w:rsidR="00D702A1" w:rsidRPr="00D702A1" w:rsidRDefault="00D702A1" w:rsidP="00D702A1">
            <w:pPr>
              <w:rPr>
                <w:rFonts w:ascii="Calibri" w:eastAsia="Times New Roman" w:hAnsi="Calibri" w:cs="Calibri"/>
                <w:color w:val="000000"/>
              </w:rPr>
            </w:pPr>
            <w:commentRangeStart w:id="916"/>
            <w:r w:rsidRPr="00D702A1">
              <w:rPr>
                <w:rFonts w:ascii="Calibri" w:eastAsia="Times New Roman" w:hAnsi="Calibri" w:cs="Calibri"/>
                <w:color w:val="000000"/>
              </w:rPr>
              <w:t>დროებითი პირადობის მოწმობა</w:t>
            </w:r>
            <w:commentRangeEnd w:id="916"/>
            <w:r w:rsidR="00920421">
              <w:rPr>
                <w:rStyle w:val="CommentReference"/>
              </w:rPr>
              <w:commentReference w:id="916"/>
            </w:r>
          </w:p>
        </w:tc>
        <w:tc>
          <w:tcPr>
            <w:tcW w:w="3118" w:type="dxa"/>
            <w:noWrap/>
            <w:hideMark/>
          </w:tcPr>
          <w:p w14:paraId="401ED452" w14:textId="2A2F62C1" w:rsidR="00D702A1" w:rsidRPr="00D702A1" w:rsidRDefault="00495535" w:rsidP="00D702A1">
            <w:pPr>
              <w:rPr>
                <w:rFonts w:ascii="Calibri" w:eastAsia="Times New Roman" w:hAnsi="Calibri" w:cs="Calibri"/>
                <w:color w:val="000000"/>
              </w:rPr>
            </w:pPr>
            <w:r w:rsidRPr="00D702A1">
              <w:rPr>
                <w:rFonts w:ascii="Calibri" w:eastAsia="Times New Roman" w:hAnsi="Calibri" w:cs="Calibri"/>
                <w:color w:val="000000"/>
              </w:rPr>
              <w:t>ge_idcard_temporary</w:t>
            </w:r>
          </w:p>
        </w:tc>
      </w:tr>
      <w:tr w:rsidR="00D702A1" w:rsidRPr="00D702A1" w14:paraId="24ECB07E" w14:textId="77777777" w:rsidTr="006E068E">
        <w:trPr>
          <w:trHeight w:val="290"/>
        </w:trPr>
        <w:tc>
          <w:tcPr>
            <w:tcW w:w="6232" w:type="dxa"/>
            <w:noWrap/>
            <w:hideMark/>
          </w:tcPr>
          <w:p w14:paraId="77590454"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(ბიომეტრიული)</w:t>
            </w:r>
          </w:p>
        </w:tc>
        <w:tc>
          <w:tcPr>
            <w:tcW w:w="3118" w:type="dxa"/>
            <w:noWrap/>
            <w:hideMark/>
          </w:tcPr>
          <w:p w14:paraId="2D07F271"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32F0D391" w14:textId="77777777" w:rsidTr="006E068E">
        <w:trPr>
          <w:trHeight w:val="290"/>
        </w:trPr>
        <w:tc>
          <w:tcPr>
            <w:tcW w:w="6232" w:type="dxa"/>
            <w:noWrap/>
            <w:hideMark/>
          </w:tcPr>
          <w:p w14:paraId="273BAAA4"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სამგზავრო პასპორტი (ბიომეტრიული)</w:t>
            </w:r>
          </w:p>
        </w:tc>
        <w:tc>
          <w:tcPr>
            <w:tcW w:w="3118" w:type="dxa"/>
            <w:noWrap/>
            <w:hideMark/>
          </w:tcPr>
          <w:p w14:paraId="370E1964"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5625BB91" w14:textId="77777777" w:rsidTr="006E068E">
        <w:trPr>
          <w:trHeight w:val="290"/>
        </w:trPr>
        <w:tc>
          <w:tcPr>
            <w:tcW w:w="6232" w:type="dxa"/>
            <w:noWrap/>
            <w:hideMark/>
          </w:tcPr>
          <w:p w14:paraId="5BF12B07"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დიპლომატიური (ბიომეტრიული)</w:t>
            </w:r>
          </w:p>
        </w:tc>
        <w:tc>
          <w:tcPr>
            <w:tcW w:w="3118" w:type="dxa"/>
            <w:noWrap/>
            <w:hideMark/>
          </w:tcPr>
          <w:p w14:paraId="4E0CA513"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633B7ECA" w14:textId="77777777" w:rsidTr="006E068E">
        <w:trPr>
          <w:trHeight w:val="290"/>
        </w:trPr>
        <w:tc>
          <w:tcPr>
            <w:tcW w:w="6232" w:type="dxa"/>
            <w:noWrap/>
            <w:hideMark/>
          </w:tcPr>
          <w:p w14:paraId="00999893"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პასპორტი სამსახურეობრივი (ბიომეტრიული)</w:t>
            </w:r>
          </w:p>
        </w:tc>
        <w:tc>
          <w:tcPr>
            <w:tcW w:w="3118" w:type="dxa"/>
            <w:noWrap/>
            <w:hideMark/>
          </w:tcPr>
          <w:p w14:paraId="1F7EEC49"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27410512" w14:textId="77777777" w:rsidTr="006E068E">
        <w:trPr>
          <w:trHeight w:val="290"/>
        </w:trPr>
        <w:tc>
          <w:tcPr>
            <w:tcW w:w="6232" w:type="dxa"/>
            <w:noWrap/>
            <w:hideMark/>
          </w:tcPr>
          <w:p w14:paraId="7C7C01A7"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lastRenderedPageBreak/>
              <w:t>სამგზავრო დოკუმენტი (ბიომეტრიული)</w:t>
            </w:r>
          </w:p>
        </w:tc>
        <w:tc>
          <w:tcPr>
            <w:tcW w:w="3118" w:type="dxa"/>
            <w:noWrap/>
            <w:hideMark/>
          </w:tcPr>
          <w:p w14:paraId="3C586C56"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350BA174" w14:textId="77777777" w:rsidTr="006E068E">
        <w:trPr>
          <w:trHeight w:val="290"/>
        </w:trPr>
        <w:tc>
          <w:tcPr>
            <w:tcW w:w="6232" w:type="dxa"/>
            <w:noWrap/>
            <w:hideMark/>
          </w:tcPr>
          <w:p w14:paraId="046C579D"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პირადობის ელექტრონული მოწმობა</w:t>
            </w:r>
          </w:p>
        </w:tc>
        <w:tc>
          <w:tcPr>
            <w:tcW w:w="3118" w:type="dxa"/>
            <w:noWrap/>
            <w:hideMark/>
          </w:tcPr>
          <w:p w14:paraId="4B69CDDE"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idcard</w:t>
            </w:r>
          </w:p>
        </w:tc>
      </w:tr>
      <w:tr w:rsidR="00D702A1" w:rsidRPr="00D702A1" w14:paraId="5C6D8402" w14:textId="77777777" w:rsidTr="006E068E">
        <w:trPr>
          <w:trHeight w:val="290"/>
        </w:trPr>
        <w:tc>
          <w:tcPr>
            <w:tcW w:w="6232" w:type="dxa"/>
            <w:noWrap/>
            <w:hideMark/>
          </w:tcPr>
          <w:p w14:paraId="1A3DB6E2"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მუდმივი ბინადრობის ელექტრონული მოწმობა</w:t>
            </w:r>
          </w:p>
        </w:tc>
        <w:tc>
          <w:tcPr>
            <w:tcW w:w="3118" w:type="dxa"/>
            <w:noWrap/>
            <w:hideMark/>
          </w:tcPr>
          <w:p w14:paraId="4C9DCA7A"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ge_residence_permanent</w:t>
            </w:r>
          </w:p>
        </w:tc>
      </w:tr>
      <w:tr w:rsidR="00D702A1" w:rsidRPr="00D702A1" w14:paraId="06C33813" w14:textId="77777777" w:rsidTr="006E068E">
        <w:trPr>
          <w:trHeight w:val="290"/>
        </w:trPr>
        <w:tc>
          <w:tcPr>
            <w:tcW w:w="6232" w:type="dxa"/>
            <w:noWrap/>
            <w:hideMark/>
          </w:tcPr>
          <w:p w14:paraId="706E2AD3"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ბინადრობის ელექტრონული მოწმობა</w:t>
            </w:r>
          </w:p>
        </w:tc>
        <w:tc>
          <w:tcPr>
            <w:tcW w:w="3118" w:type="dxa"/>
            <w:noWrap/>
            <w:hideMark/>
          </w:tcPr>
          <w:p w14:paraId="4D6DC249"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ge_residence_temporary</w:t>
            </w:r>
          </w:p>
        </w:tc>
      </w:tr>
      <w:tr w:rsidR="00D702A1" w:rsidRPr="00D702A1" w14:paraId="10561026" w14:textId="77777777" w:rsidTr="006E068E">
        <w:trPr>
          <w:trHeight w:val="290"/>
        </w:trPr>
        <w:tc>
          <w:tcPr>
            <w:tcW w:w="6232" w:type="dxa"/>
            <w:noWrap/>
            <w:hideMark/>
          </w:tcPr>
          <w:p w14:paraId="0A4AE44F"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ბინადრობის ელექტრონული მოწმობა ლტოლვილებისთვის</w:t>
            </w:r>
          </w:p>
        </w:tc>
        <w:tc>
          <w:tcPr>
            <w:tcW w:w="3118" w:type="dxa"/>
            <w:noWrap/>
            <w:hideMark/>
          </w:tcPr>
          <w:p w14:paraId="76254F09"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ge_residence_temporary</w:t>
            </w:r>
          </w:p>
        </w:tc>
      </w:tr>
      <w:tr w:rsidR="00D702A1" w:rsidRPr="00D702A1" w14:paraId="76F05BE5" w14:textId="77777777" w:rsidTr="006E068E">
        <w:trPr>
          <w:trHeight w:val="290"/>
        </w:trPr>
        <w:tc>
          <w:tcPr>
            <w:tcW w:w="6232" w:type="dxa"/>
            <w:noWrap/>
            <w:hideMark/>
          </w:tcPr>
          <w:p w14:paraId="50B6294B"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პირადობის ნეიტრალური მოწმობა</w:t>
            </w:r>
          </w:p>
        </w:tc>
        <w:tc>
          <w:tcPr>
            <w:tcW w:w="3118" w:type="dxa"/>
            <w:noWrap/>
            <w:hideMark/>
          </w:tcPr>
          <w:p w14:paraId="775AF184"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ge_idcard_neutral</w:t>
            </w:r>
          </w:p>
        </w:tc>
      </w:tr>
      <w:tr w:rsidR="00D702A1" w:rsidRPr="00D702A1" w14:paraId="127BA178" w14:textId="77777777" w:rsidTr="006E068E">
        <w:trPr>
          <w:trHeight w:val="290"/>
        </w:trPr>
        <w:tc>
          <w:tcPr>
            <w:tcW w:w="6232" w:type="dxa"/>
            <w:noWrap/>
            <w:hideMark/>
          </w:tcPr>
          <w:p w14:paraId="7E0265A3"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ნეიტრალური სამგზავრო დოკუმენტი</w:t>
            </w:r>
          </w:p>
        </w:tc>
        <w:tc>
          <w:tcPr>
            <w:tcW w:w="3118" w:type="dxa"/>
            <w:noWrap/>
            <w:hideMark/>
          </w:tcPr>
          <w:p w14:paraId="3D020B63" w14:textId="77777777" w:rsidR="00D702A1" w:rsidRPr="00D702A1" w:rsidRDefault="00D702A1" w:rsidP="00D702A1">
            <w:pPr>
              <w:rPr>
                <w:rFonts w:ascii="Calibri" w:eastAsia="Times New Roman" w:hAnsi="Calibri" w:cs="Calibri"/>
                <w:color w:val="000000"/>
              </w:rPr>
            </w:pPr>
            <w:commentRangeStart w:id="917"/>
            <w:r w:rsidRPr="00D702A1">
              <w:rPr>
                <w:rFonts w:ascii="Calibri" w:eastAsia="Times New Roman" w:hAnsi="Calibri" w:cs="Calibri"/>
                <w:color w:val="000000"/>
              </w:rPr>
              <w:t>ge_passport_neutral</w:t>
            </w:r>
            <w:commentRangeEnd w:id="917"/>
            <w:r w:rsidR="00D87AB5">
              <w:rPr>
                <w:rStyle w:val="CommentReference"/>
              </w:rPr>
              <w:commentReference w:id="917"/>
            </w:r>
          </w:p>
        </w:tc>
      </w:tr>
      <w:tr w:rsidR="00D702A1" w:rsidRPr="00D702A1" w14:paraId="43E2D188" w14:textId="77777777" w:rsidTr="006E068E">
        <w:trPr>
          <w:trHeight w:val="290"/>
        </w:trPr>
        <w:tc>
          <w:tcPr>
            <w:tcW w:w="6232" w:type="dxa"/>
            <w:noWrap/>
            <w:hideMark/>
          </w:tcPr>
          <w:p w14:paraId="2BEE3D88"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თანამემამულის მოწმობა</w:t>
            </w:r>
          </w:p>
        </w:tc>
        <w:tc>
          <w:tcPr>
            <w:tcW w:w="3118" w:type="dxa"/>
            <w:noWrap/>
            <w:hideMark/>
          </w:tcPr>
          <w:p w14:paraId="6DBB4213" w14:textId="5EA02283" w:rsidR="00D702A1" w:rsidRPr="00D702A1" w:rsidRDefault="00D702A1" w:rsidP="00D702A1">
            <w:pPr>
              <w:rPr>
                <w:rFonts w:ascii="Calibri" w:eastAsia="Times New Roman" w:hAnsi="Calibri" w:cs="Calibri"/>
                <w:color w:val="000000"/>
              </w:rPr>
            </w:pPr>
            <w:commentRangeStart w:id="918"/>
            <w:r w:rsidRPr="00D702A1">
              <w:rPr>
                <w:rFonts w:ascii="Calibri" w:eastAsia="Times New Roman" w:hAnsi="Calibri" w:cs="Calibri"/>
                <w:color w:val="000000"/>
              </w:rPr>
              <w:t>ge_compatriot_</w:t>
            </w:r>
            <w:r w:rsidR="00D87AB5">
              <w:rPr>
                <w:rFonts w:ascii="Calibri" w:eastAsia="Times New Roman" w:hAnsi="Calibri" w:cs="Calibri"/>
                <w:color w:val="000000"/>
              </w:rPr>
              <w:t>id</w:t>
            </w:r>
            <w:commentRangeEnd w:id="918"/>
            <w:r w:rsidR="00D87AB5">
              <w:rPr>
                <w:rStyle w:val="CommentReference"/>
              </w:rPr>
              <w:commentReference w:id="918"/>
            </w:r>
          </w:p>
        </w:tc>
      </w:tr>
      <w:tr w:rsidR="00D702A1" w:rsidRPr="00D702A1" w14:paraId="3913B2CD" w14:textId="77777777" w:rsidTr="006E068E">
        <w:trPr>
          <w:trHeight w:val="290"/>
        </w:trPr>
        <w:tc>
          <w:tcPr>
            <w:tcW w:w="6232" w:type="dxa"/>
            <w:noWrap/>
            <w:hideMark/>
          </w:tcPr>
          <w:p w14:paraId="6F8D2758"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ბინადრობის ელექტრონული მოწმობა ჰუმანიტარებისთვის</w:t>
            </w:r>
          </w:p>
        </w:tc>
        <w:tc>
          <w:tcPr>
            <w:tcW w:w="3118" w:type="dxa"/>
            <w:noWrap/>
            <w:hideMark/>
          </w:tcPr>
          <w:p w14:paraId="152B4C1D"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ge_residence_temporary</w:t>
            </w:r>
          </w:p>
        </w:tc>
      </w:tr>
      <w:tr w:rsidR="00D702A1" w:rsidRPr="00D702A1" w14:paraId="4837F8DB" w14:textId="77777777" w:rsidTr="006E068E">
        <w:trPr>
          <w:trHeight w:val="290"/>
        </w:trPr>
        <w:tc>
          <w:tcPr>
            <w:tcW w:w="6232" w:type="dxa"/>
            <w:noWrap/>
            <w:hideMark/>
          </w:tcPr>
          <w:p w14:paraId="43BF3A24"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საიდენტიფიკაციო მოწმობა(გასაძევებელი)</w:t>
            </w:r>
          </w:p>
        </w:tc>
        <w:tc>
          <w:tcPr>
            <w:tcW w:w="3118" w:type="dxa"/>
            <w:noWrap/>
            <w:hideMark/>
          </w:tcPr>
          <w:p w14:paraId="1A263E7D"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ge_idcard_temporary</w:t>
            </w:r>
          </w:p>
        </w:tc>
      </w:tr>
      <w:tr w:rsidR="00D702A1" w:rsidRPr="00D702A1" w14:paraId="207BF6C8" w14:textId="77777777" w:rsidTr="006E068E">
        <w:trPr>
          <w:trHeight w:val="290"/>
        </w:trPr>
        <w:tc>
          <w:tcPr>
            <w:tcW w:w="6232" w:type="dxa"/>
            <w:noWrap/>
            <w:hideMark/>
          </w:tcPr>
          <w:p w14:paraId="2652D349"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საიდენტიფიკაციო მოწმობა(თავშესაფრის მაძიებელი)</w:t>
            </w:r>
          </w:p>
        </w:tc>
        <w:tc>
          <w:tcPr>
            <w:tcW w:w="3118" w:type="dxa"/>
            <w:noWrap/>
            <w:hideMark/>
          </w:tcPr>
          <w:p w14:paraId="5280564F"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ge_idcard_temporary</w:t>
            </w:r>
          </w:p>
        </w:tc>
      </w:tr>
      <w:tr w:rsidR="00D702A1" w:rsidRPr="00D702A1" w14:paraId="497D2A99" w14:textId="77777777" w:rsidTr="006E068E">
        <w:trPr>
          <w:trHeight w:val="290"/>
        </w:trPr>
        <w:tc>
          <w:tcPr>
            <w:tcW w:w="6232" w:type="dxa"/>
            <w:noWrap/>
            <w:hideMark/>
          </w:tcPr>
          <w:p w14:paraId="4EB72794"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საიდენტიფიკაციო მოწმობა(მოქალაქეობის არმქონე პირის სტატუსის მაძიებელი)</w:t>
            </w:r>
          </w:p>
        </w:tc>
        <w:tc>
          <w:tcPr>
            <w:tcW w:w="3118" w:type="dxa"/>
            <w:noWrap/>
            <w:hideMark/>
          </w:tcPr>
          <w:p w14:paraId="63763932"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ge_idcard_temporary</w:t>
            </w:r>
          </w:p>
        </w:tc>
      </w:tr>
      <w:tr w:rsidR="00D702A1" w:rsidRPr="00D702A1" w14:paraId="525A04B6" w14:textId="77777777" w:rsidTr="006E068E">
        <w:trPr>
          <w:trHeight w:val="290"/>
        </w:trPr>
        <w:tc>
          <w:tcPr>
            <w:tcW w:w="6232" w:type="dxa"/>
            <w:noWrap/>
            <w:hideMark/>
          </w:tcPr>
          <w:p w14:paraId="61D81DF3"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საიდენტიფიკაციო მოწმობა (მიუსაფარი ბავშვი)</w:t>
            </w:r>
          </w:p>
        </w:tc>
        <w:tc>
          <w:tcPr>
            <w:tcW w:w="3118" w:type="dxa"/>
            <w:noWrap/>
            <w:hideMark/>
          </w:tcPr>
          <w:p w14:paraId="3B01E279"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ge_idcard_temporary</w:t>
            </w:r>
          </w:p>
        </w:tc>
      </w:tr>
      <w:tr w:rsidR="00D702A1" w:rsidRPr="00D702A1" w14:paraId="6A239A5A" w14:textId="77777777" w:rsidTr="006E068E">
        <w:trPr>
          <w:trHeight w:val="290"/>
        </w:trPr>
        <w:tc>
          <w:tcPr>
            <w:tcW w:w="6232" w:type="dxa"/>
            <w:noWrap/>
            <w:hideMark/>
          </w:tcPr>
          <w:p w14:paraId="6273A244" w14:textId="77777777" w:rsidR="00D702A1" w:rsidRPr="006E068E" w:rsidRDefault="00D702A1" w:rsidP="00D702A1">
            <w:pPr>
              <w:rPr>
                <w:rFonts w:ascii="Calibri" w:eastAsia="Times New Roman" w:hAnsi="Calibri" w:cs="Calibri"/>
                <w:color w:val="000000"/>
                <w:lang w:val="ka-GE"/>
              </w:rPr>
            </w:pPr>
            <w:commentRangeStart w:id="919"/>
            <w:r w:rsidRPr="00D702A1">
              <w:rPr>
                <w:rFonts w:ascii="Calibri" w:eastAsia="Times New Roman" w:hAnsi="Calibri" w:cs="Calibri"/>
                <w:color w:val="000000"/>
              </w:rPr>
              <w:t>დროებითი საიდენტიფიკაციო მოწმობა (ძალადობის მსხვერპლი ბავშვი)</w:t>
            </w:r>
            <w:commentRangeEnd w:id="919"/>
            <w:r w:rsidR="00584EA5">
              <w:rPr>
                <w:rStyle w:val="CommentReference"/>
              </w:rPr>
              <w:commentReference w:id="919"/>
            </w:r>
          </w:p>
        </w:tc>
        <w:tc>
          <w:tcPr>
            <w:tcW w:w="3118" w:type="dxa"/>
            <w:noWrap/>
            <w:hideMark/>
          </w:tcPr>
          <w:p w14:paraId="0924F6FA"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ge_idcard_temporary</w:t>
            </w:r>
          </w:p>
        </w:tc>
      </w:tr>
      <w:tr w:rsidR="00D702A1" w:rsidRPr="00D702A1" w14:paraId="2CD5C61A" w14:textId="77777777" w:rsidTr="006E068E">
        <w:trPr>
          <w:trHeight w:val="290"/>
        </w:trPr>
        <w:tc>
          <w:tcPr>
            <w:tcW w:w="6232" w:type="dxa"/>
            <w:noWrap/>
            <w:hideMark/>
          </w:tcPr>
          <w:p w14:paraId="72E55E1C"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სამგზავრო პასპორტი ჰუმანიტარებისთვის (ბიომეტრიული)</w:t>
            </w:r>
          </w:p>
        </w:tc>
        <w:tc>
          <w:tcPr>
            <w:tcW w:w="3118" w:type="dxa"/>
            <w:noWrap/>
            <w:hideMark/>
          </w:tcPr>
          <w:p w14:paraId="64585C32"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passport</w:t>
            </w:r>
          </w:p>
        </w:tc>
      </w:tr>
      <w:tr w:rsidR="00D702A1" w:rsidRPr="00D702A1" w14:paraId="2CA69D4C" w14:textId="77777777" w:rsidTr="006E068E">
        <w:trPr>
          <w:trHeight w:val="290"/>
        </w:trPr>
        <w:tc>
          <w:tcPr>
            <w:tcW w:w="6232" w:type="dxa"/>
            <w:noWrap/>
            <w:hideMark/>
          </w:tcPr>
          <w:p w14:paraId="201DA86B"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დროებითი ბინადრობის ელექტრონული მოწმობა დროებითი დაცვის ქვეშ მყოფი პირებისათვის</w:t>
            </w:r>
          </w:p>
        </w:tc>
        <w:tc>
          <w:tcPr>
            <w:tcW w:w="3118" w:type="dxa"/>
            <w:noWrap/>
            <w:hideMark/>
          </w:tcPr>
          <w:p w14:paraId="2CD2C399" w14:textId="77777777" w:rsidR="00D702A1" w:rsidRPr="00D702A1" w:rsidRDefault="00D702A1" w:rsidP="00D702A1">
            <w:pPr>
              <w:rPr>
                <w:rFonts w:ascii="Calibri" w:eastAsia="Times New Roman" w:hAnsi="Calibri" w:cs="Calibri"/>
                <w:color w:val="000000"/>
              </w:rPr>
            </w:pPr>
            <w:r w:rsidRPr="00D702A1">
              <w:rPr>
                <w:rFonts w:ascii="Calibri" w:eastAsia="Times New Roman" w:hAnsi="Calibri" w:cs="Calibri"/>
                <w:color w:val="000000"/>
              </w:rPr>
              <w:t>ge_residence_temporary</w:t>
            </w:r>
          </w:p>
        </w:tc>
      </w:tr>
      <w:tr w:rsidR="00E252DF" w14:paraId="293D23D0" w14:textId="77777777" w:rsidTr="006E068E">
        <w:tc>
          <w:tcPr>
            <w:tcW w:w="6232" w:type="dxa"/>
          </w:tcPr>
          <w:p w14:paraId="1DAD67FC" w14:textId="795C6AAF" w:rsidR="00E252DF" w:rsidRDefault="00495535" w:rsidP="00702B62">
            <w:pPr>
              <w:jc w:val="both"/>
              <w:rPr>
                <w:lang w:val="ka-GE"/>
              </w:rPr>
            </w:pPr>
            <w:r>
              <w:rPr>
                <w:lang w:val="ka-GE"/>
              </w:rPr>
              <w:t>მართვის მოწმობა</w:t>
            </w:r>
          </w:p>
        </w:tc>
        <w:tc>
          <w:tcPr>
            <w:tcW w:w="3118" w:type="dxa"/>
          </w:tcPr>
          <w:p w14:paraId="207AFCB3" w14:textId="335F364D" w:rsidR="00E252DF" w:rsidRPr="006E068E" w:rsidRDefault="00495535" w:rsidP="00702B62">
            <w:pPr>
              <w:jc w:val="both"/>
            </w:pPr>
            <w:r>
              <w:t>driving_</w:t>
            </w:r>
            <w:r w:rsidR="002C4319">
              <w:t>permit</w:t>
            </w:r>
          </w:p>
        </w:tc>
      </w:tr>
    </w:tbl>
    <w:p w14:paraId="761BF911" w14:textId="77777777" w:rsidR="00E252DF" w:rsidRDefault="00E252DF" w:rsidP="00702B62">
      <w:pPr>
        <w:jc w:val="both"/>
        <w:rPr>
          <w:lang w:val="ka-GE"/>
        </w:rPr>
      </w:pPr>
    </w:p>
    <w:p w14:paraId="00FE2116" w14:textId="1C1CEAAB" w:rsidR="004E2F1A" w:rsidRDefault="00AF2DE8" w:rsidP="00AF2DE8">
      <w:pPr>
        <w:pStyle w:val="Heading2"/>
        <w:rPr>
          <w:lang w:val="ka-GE"/>
        </w:rPr>
      </w:pPr>
      <w:bookmarkStart w:id="920" w:name="_Toc195970428"/>
      <w:r>
        <w:rPr>
          <w:lang w:val="ka-GE"/>
        </w:rPr>
        <w:t>„</w:t>
      </w:r>
      <w:r w:rsidR="006F0998">
        <w:rPr>
          <w:lang w:val="ka-GE"/>
        </w:rPr>
        <w:t>ელექტრონული ჩანაწერის</w:t>
      </w:r>
      <w:r>
        <w:rPr>
          <w:lang w:val="ka-GE"/>
        </w:rPr>
        <w:t>“</w:t>
      </w:r>
      <w:r w:rsidR="006F0998">
        <w:rPr>
          <w:lang w:val="ka-GE"/>
        </w:rPr>
        <w:t xml:space="preserve"> ტიპის მტკიცებულებები</w:t>
      </w:r>
      <w:bookmarkEnd w:id="920"/>
    </w:p>
    <w:p w14:paraId="1A040002" w14:textId="342458D9" w:rsidR="00A43F3C" w:rsidRDefault="00A43F3C" w:rsidP="00A43F3C">
      <w:pPr>
        <w:rPr>
          <w:lang w:val="ka-GE"/>
        </w:rPr>
      </w:pPr>
      <w:r>
        <w:rPr>
          <w:lang w:val="ka-GE"/>
        </w:rPr>
        <w:t>ამ ქვეთავით განისაზღვრება დოკუმენტის ამ ვერსიის მიზნებისათვის მხარდაჭერილი ელექტრონული ჩანაწერების ტიპები</w:t>
      </w:r>
    </w:p>
    <w:p w14:paraId="5A107382" w14:textId="77777777" w:rsidR="0000577C" w:rsidRPr="00A43F3C" w:rsidRDefault="0000577C" w:rsidP="006E068E">
      <w:pPr>
        <w:rPr>
          <w:lang w:val="ka-GE"/>
        </w:rPr>
      </w:pPr>
    </w:p>
    <w:p w14:paraId="6437A1FA" w14:textId="62E80298" w:rsidR="006F0998" w:rsidRDefault="006F0998" w:rsidP="00AF2DE8">
      <w:pPr>
        <w:pStyle w:val="Heading3"/>
        <w:rPr>
          <w:lang w:val="ka-GE"/>
        </w:rPr>
      </w:pPr>
      <w:bookmarkStart w:id="921" w:name="_Toc195970429"/>
      <w:r>
        <w:rPr>
          <w:lang w:val="ka-GE"/>
        </w:rPr>
        <w:t xml:space="preserve">სსიპ სახელმწიფო სერვისების განვითარების სააგენტოს </w:t>
      </w:r>
      <w:r w:rsidR="00AF2DE8">
        <w:rPr>
          <w:lang w:val="ka-GE"/>
        </w:rPr>
        <w:t>მონაცემთა ბაზა</w:t>
      </w:r>
      <w:bookmarkEnd w:id="921"/>
    </w:p>
    <w:p w14:paraId="6CE7B280" w14:textId="55F8814F" w:rsidR="00A43F3C" w:rsidRDefault="00A43F3C" w:rsidP="006E068E">
      <w:pPr>
        <w:jc w:val="both"/>
      </w:pPr>
      <w:r>
        <w:rPr>
          <w:lang w:val="ka-GE"/>
        </w:rPr>
        <w:t xml:space="preserve">სსიპ სახელმწიფო სერვისების განვითარების სააგენტოს </w:t>
      </w:r>
      <w:r w:rsidR="00F7081B">
        <w:rPr>
          <w:lang w:val="ka-GE"/>
        </w:rPr>
        <w:t>ერთიანი ელექტრონული მონაცემთა ბაზის</w:t>
      </w:r>
      <w:r w:rsidR="007227F1">
        <w:rPr>
          <w:lang w:val="ka-GE"/>
        </w:rPr>
        <w:t xml:space="preserve">თვის </w:t>
      </w:r>
      <w:r w:rsidR="00F7081B" w:rsidRPr="000B56B0">
        <w:rPr>
          <w:lang w:val="ka-GE"/>
        </w:rPr>
        <w:t xml:space="preserve">ტიპი არის </w:t>
      </w:r>
      <w:r w:rsidR="00F7081B">
        <w:t>population_register</w:t>
      </w:r>
    </w:p>
    <w:p w14:paraId="5A2E7104" w14:textId="2DD0FC2B" w:rsidR="00D201CB" w:rsidRDefault="00F806D7" w:rsidP="006E068E">
      <w:pPr>
        <w:jc w:val="both"/>
      </w:pPr>
      <w:r w:rsidRPr="006E068E">
        <w:rPr>
          <w:b/>
          <w:bCs/>
          <w:lang w:val="ka-GE"/>
        </w:rPr>
        <w:t>აუცილებელია</w:t>
      </w:r>
      <w:r w:rsidR="00E212D6" w:rsidRPr="00B63637">
        <w:rPr>
          <w:lang w:val="ka-GE"/>
        </w:rPr>
        <w:t xml:space="preserve"> </w:t>
      </w:r>
      <w:r w:rsidR="00F80C69">
        <w:rPr>
          <w:lang w:val="ka-GE"/>
        </w:rPr>
        <w:t xml:space="preserve">შემოწმების მეთოდი </w:t>
      </w:r>
      <w:r w:rsidR="00E212D6" w:rsidRPr="00B63637">
        <w:rPr>
          <w:lang w:val="ka-GE"/>
        </w:rPr>
        <w:t xml:space="preserve">დაბრუნდეს იმ შემთხვევაში, როდესაც </w:t>
      </w:r>
      <w:r w:rsidR="00D04207" w:rsidRPr="00B63637">
        <w:rPr>
          <w:lang w:val="ka-GE"/>
        </w:rPr>
        <w:t xml:space="preserve">ხდება თვალით ან ბიომეტრიულად </w:t>
      </w:r>
      <w:r w:rsidR="001517D4" w:rsidRPr="00B63637">
        <w:rPr>
          <w:lang w:val="ka-GE"/>
        </w:rPr>
        <w:t xml:space="preserve">მონაცემთა ბაზის სურათის </w:t>
      </w:r>
      <w:r w:rsidR="0011326D" w:rsidRPr="00B63637">
        <w:rPr>
          <w:lang w:val="ka-GE"/>
        </w:rPr>
        <w:t>შესაბამისობას</w:t>
      </w:r>
      <w:r w:rsidR="00515C5B" w:rsidRPr="00B63637">
        <w:rPr>
          <w:lang w:val="ka-GE"/>
        </w:rPr>
        <w:t xml:space="preserve"> </w:t>
      </w:r>
      <w:r w:rsidR="001517D4" w:rsidRPr="00B63637">
        <w:rPr>
          <w:lang w:val="ka-GE"/>
        </w:rPr>
        <w:t>შემოწმება პირის სახესთან/</w:t>
      </w:r>
      <w:r w:rsidR="0069316B" w:rsidRPr="00B63637">
        <w:rPr>
          <w:lang w:val="ka-GE"/>
        </w:rPr>
        <w:t>ელექტრონულად დაფიქსირებულ გამოსახულებასთან</w:t>
      </w:r>
      <w:r w:rsidR="00BE14A8" w:rsidRPr="00B63637">
        <w:rPr>
          <w:lang w:val="ka-GE"/>
        </w:rPr>
        <w:t xml:space="preserve">. </w:t>
      </w:r>
      <w:r w:rsidR="008F27B6">
        <w:rPr>
          <w:lang w:val="ka-GE"/>
        </w:rPr>
        <w:t xml:space="preserve">ასეთ დროს </w:t>
      </w:r>
      <w:r w:rsidR="000B56B0">
        <w:t>type</w:t>
      </w:r>
      <w:r w:rsidR="008F27B6">
        <w:rPr>
          <w:lang w:val="ka-GE"/>
        </w:rPr>
        <w:t xml:space="preserve"> ველის დაბრუნება </w:t>
      </w:r>
      <w:r w:rsidR="008F27B6" w:rsidRPr="006E068E">
        <w:rPr>
          <w:b/>
          <w:bCs/>
          <w:lang w:val="ka-GE"/>
        </w:rPr>
        <w:t>აუცილებელია</w:t>
      </w:r>
      <w:r w:rsidR="000B56B0">
        <w:t xml:space="preserve"> </w:t>
      </w:r>
      <w:r w:rsidR="008F27B6">
        <w:rPr>
          <w:lang w:val="ka-GE"/>
        </w:rPr>
        <w:t xml:space="preserve">და მან უნდა მიიღოს </w:t>
      </w:r>
      <w:r w:rsidR="00D201CB" w:rsidRPr="00B63637">
        <w:rPr>
          <w:lang w:val="ka-GE"/>
        </w:rPr>
        <w:t>ერთ-ერთი შემდგომი</w:t>
      </w:r>
      <w:r w:rsidR="008F27B6">
        <w:rPr>
          <w:lang w:val="ka-GE"/>
        </w:rPr>
        <w:t xml:space="preserve"> მნიშვნელობა</w:t>
      </w:r>
    </w:p>
    <w:p w14:paraId="2089460D" w14:textId="7F64A25D" w:rsidR="00D201CB" w:rsidRDefault="00A6373E" w:rsidP="006E068E">
      <w:pPr>
        <w:pStyle w:val="ListParagraph"/>
        <w:numPr>
          <w:ilvl w:val="0"/>
          <w:numId w:val="20"/>
        </w:numPr>
        <w:jc w:val="both"/>
      </w:pPr>
      <w:r>
        <w:t>pvp</w:t>
      </w:r>
      <w:r w:rsidR="00D201CB" w:rsidRPr="008F27B6">
        <w:rPr>
          <w:lang w:val="ka-GE"/>
        </w:rPr>
        <w:t xml:space="preserve"> </w:t>
      </w:r>
      <w:r w:rsidR="00476B72" w:rsidRPr="008F27B6">
        <w:rPr>
          <w:lang w:val="ka-GE"/>
        </w:rPr>
        <w:t>- ფიზიკურად გამოცხადებული მომხმარებელი, შემოწმება ოპერატორის მიერ</w:t>
      </w:r>
    </w:p>
    <w:p w14:paraId="3B40F9D5" w14:textId="4238EDD7" w:rsidR="000B56B0" w:rsidRPr="006E068E" w:rsidRDefault="00063E0A" w:rsidP="006E068E">
      <w:pPr>
        <w:pStyle w:val="ListParagraph"/>
        <w:numPr>
          <w:ilvl w:val="0"/>
          <w:numId w:val="20"/>
        </w:numPr>
        <w:jc w:val="both"/>
      </w:pPr>
      <w:r>
        <w:t>pvr</w:t>
      </w:r>
      <w:r w:rsidR="00476B72" w:rsidRPr="008F27B6">
        <w:rPr>
          <w:lang w:val="ka-GE"/>
        </w:rPr>
        <w:t xml:space="preserve"> - </w:t>
      </w:r>
      <w:r w:rsidR="004D1C81" w:rsidRPr="008F27B6">
        <w:rPr>
          <w:lang w:val="ka-GE"/>
        </w:rPr>
        <w:t>დისტანციური იდენტიფიკაცია, შემოწმებული ოპერატორის მიერ</w:t>
      </w:r>
    </w:p>
    <w:p w14:paraId="3EEAA2EB" w14:textId="6666D035" w:rsidR="004D1C81" w:rsidRPr="006E068E" w:rsidRDefault="00131E2C" w:rsidP="006E068E">
      <w:pPr>
        <w:pStyle w:val="ListParagraph"/>
        <w:numPr>
          <w:ilvl w:val="0"/>
          <w:numId w:val="20"/>
        </w:numPr>
        <w:jc w:val="both"/>
      </w:pPr>
      <w:r>
        <w:t xml:space="preserve">bvp - </w:t>
      </w:r>
      <w:r w:rsidRPr="008F27B6">
        <w:rPr>
          <w:lang w:val="ka-GE"/>
        </w:rPr>
        <w:t>ფიზიკურად გამოცხადებული მომხმარებელი, შემოწმება ბიომეტრიული სისტემის მიერ</w:t>
      </w:r>
    </w:p>
    <w:p w14:paraId="04C330F2" w14:textId="129D0F66" w:rsidR="00131E2C" w:rsidRPr="006E068E" w:rsidRDefault="00131E2C" w:rsidP="006E068E">
      <w:pPr>
        <w:pStyle w:val="ListParagraph"/>
        <w:numPr>
          <w:ilvl w:val="0"/>
          <w:numId w:val="20"/>
        </w:numPr>
        <w:jc w:val="both"/>
      </w:pPr>
      <w:r>
        <w:t xml:space="preserve">bvr - </w:t>
      </w:r>
      <w:r w:rsidRPr="008F27B6">
        <w:rPr>
          <w:lang w:val="ka-GE"/>
        </w:rPr>
        <w:t xml:space="preserve">დისტანციური </w:t>
      </w:r>
      <w:r w:rsidR="008D4BA4" w:rsidRPr="008F27B6">
        <w:rPr>
          <w:lang w:val="ka-GE"/>
        </w:rPr>
        <w:t>იდენტიფიკაცია, შემოწმებული ბიომეტრიული სისტემის მიერ</w:t>
      </w:r>
    </w:p>
    <w:p w14:paraId="4A43E69F" w14:textId="77777777" w:rsidR="00AD7F97" w:rsidRDefault="00AD7F97" w:rsidP="00FA2858">
      <w:pPr>
        <w:jc w:val="both"/>
        <w:rPr>
          <w:lang w:val="ka-GE"/>
        </w:rPr>
      </w:pPr>
    </w:p>
    <w:p w14:paraId="48DC2D2B" w14:textId="715FE16C" w:rsidR="00B63637" w:rsidRPr="006E068E" w:rsidRDefault="008F27B6" w:rsidP="006E068E">
      <w:pPr>
        <w:jc w:val="both"/>
        <w:rPr>
          <w:lang w:val="ka-GE"/>
        </w:rPr>
      </w:pPr>
      <w:r w:rsidRPr="00B63637">
        <w:rPr>
          <w:lang w:val="ka-GE"/>
        </w:rPr>
        <w:lastRenderedPageBreak/>
        <w:t xml:space="preserve">თუ </w:t>
      </w:r>
      <w:r>
        <w:rPr>
          <w:lang w:val="ka-GE"/>
        </w:rPr>
        <w:t>მონაცემთა ბაზის ჩანაწერ</w:t>
      </w:r>
      <w:r w:rsidR="00FA2858">
        <w:rPr>
          <w:lang w:val="ka-GE"/>
        </w:rPr>
        <w:t>ში არსებული სურათის მიმართ</w:t>
      </w:r>
      <w:r w:rsidRPr="00B63637">
        <w:rPr>
          <w:lang w:val="ka-GE"/>
        </w:rPr>
        <w:t xml:space="preserve"> შემოწმება არ განხორციელებულა</w:t>
      </w:r>
      <w:r w:rsidR="00FA2858">
        <w:rPr>
          <w:lang w:val="ka-GE"/>
        </w:rPr>
        <w:t xml:space="preserve">, </w:t>
      </w:r>
      <w:r w:rsidR="00F80C69">
        <w:rPr>
          <w:lang w:val="ka-GE"/>
        </w:rPr>
        <w:t xml:space="preserve">შემოწმების მეთოდი </w:t>
      </w:r>
      <w:r w:rsidR="00FA2858" w:rsidRPr="006E068E">
        <w:rPr>
          <w:b/>
          <w:bCs/>
          <w:lang w:val="ka-GE"/>
        </w:rPr>
        <w:t>არავითარ შემთხვევაში</w:t>
      </w:r>
      <w:r w:rsidR="00FA2858">
        <w:rPr>
          <w:lang w:val="ka-GE"/>
        </w:rPr>
        <w:t xml:space="preserve"> არ უნდა დაბრუნდეს.</w:t>
      </w:r>
    </w:p>
    <w:p w14:paraId="77286C3B" w14:textId="33185343" w:rsidR="00A6373E" w:rsidRDefault="00593016" w:rsidP="00593016">
      <w:r w:rsidRPr="006E068E">
        <w:rPr>
          <w:b/>
          <w:bCs/>
          <w:lang w:val="ka-GE"/>
        </w:rPr>
        <w:t>აუცილებელია</w:t>
      </w:r>
      <w:r>
        <w:rPr>
          <w:b/>
          <w:bCs/>
          <w:lang w:val="ka-GE"/>
        </w:rPr>
        <w:t xml:space="preserve"> </w:t>
      </w:r>
      <w:r w:rsidR="00F80C69">
        <w:rPr>
          <w:lang w:val="ka-GE"/>
        </w:rPr>
        <w:t>დაბრუნდეს</w:t>
      </w:r>
      <w:r w:rsidR="003A7D67">
        <w:rPr>
          <w:lang w:val="ka-GE"/>
        </w:rPr>
        <w:t xml:space="preserve"> დამოწმების მეთოდი და მისი </w:t>
      </w:r>
      <w:r>
        <w:rPr>
          <w:lang w:val="ka-GE"/>
        </w:rPr>
        <w:t xml:space="preserve">მნიშვნელობა </w:t>
      </w:r>
      <w:r w:rsidRPr="006E068E">
        <w:rPr>
          <w:b/>
          <w:bCs/>
          <w:lang w:val="ka-GE"/>
        </w:rPr>
        <w:t>აუცილებელია</w:t>
      </w:r>
      <w:r>
        <w:rPr>
          <w:lang w:val="ka-GE"/>
        </w:rPr>
        <w:t xml:space="preserve"> იყოს</w:t>
      </w:r>
      <w:r w:rsidR="00A6373E">
        <w:t xml:space="preserve"> data</w:t>
      </w:r>
    </w:p>
    <w:p w14:paraId="25BBEC5A" w14:textId="77777777" w:rsidR="008629C1" w:rsidRDefault="008629C1" w:rsidP="00A43F3C">
      <w:pPr>
        <w:rPr>
          <w:lang w:val="ka-GE"/>
        </w:rPr>
      </w:pPr>
    </w:p>
    <w:p w14:paraId="3412517D" w14:textId="076EAE05" w:rsidR="00962EAB" w:rsidRPr="00962EAB" w:rsidRDefault="00962EAB" w:rsidP="006E068E">
      <w:pPr>
        <w:rPr>
          <w:lang w:val="ka-GE"/>
        </w:rPr>
      </w:pPr>
      <w:r>
        <w:rPr>
          <w:lang w:val="ka-GE"/>
        </w:rPr>
        <w:t>მაგალით</w:t>
      </w:r>
      <w:r w:rsidR="004A53A8">
        <w:rPr>
          <w:lang w:val="ka-GE"/>
        </w:rPr>
        <w:t>ად</w:t>
      </w:r>
      <w:r w:rsidR="008629C1">
        <w:rPr>
          <w:lang w:val="ka-GE"/>
        </w:rPr>
        <w:t>:</w:t>
      </w:r>
    </w:p>
    <w:tbl>
      <w:tblPr>
        <w:tblStyle w:val="TableGrid"/>
        <w:tblW w:w="0" w:type="auto"/>
        <w:tblLook w:val="04A0" w:firstRow="1" w:lastRow="0" w:firstColumn="1" w:lastColumn="0" w:noHBand="0" w:noVBand="1"/>
      </w:tblPr>
      <w:tblGrid>
        <w:gridCol w:w="9350"/>
      </w:tblGrid>
      <w:tr w:rsidR="00A43F3C" w14:paraId="57286720" w14:textId="77777777" w:rsidTr="1885459B">
        <w:tc>
          <w:tcPr>
            <w:tcW w:w="9350" w:type="dxa"/>
          </w:tcPr>
          <w:p w14:paraId="123DB04F"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63A17E5E" w14:textId="77777777" w:rsidR="00A43F3C" w:rsidRDefault="00A43F3C" w:rsidP="00A43F3C">
            <w:pPr>
              <w:rPr>
                <w:rFonts w:cs="Courier New"/>
                <w:sz w:val="20"/>
                <w:szCs w:val="20"/>
                <w:lang w:val="ka-GE"/>
              </w:rPr>
            </w:pPr>
            <w:r w:rsidRPr="0078774D">
              <w:rPr>
                <w:rFonts w:ascii="Courier New" w:hAnsi="Courier New" w:cs="Courier New"/>
                <w:sz w:val="20"/>
                <w:szCs w:val="20"/>
                <w:lang w:val="ka-GE"/>
              </w:rPr>
              <w:t xml:space="preserve">               "type":"electronic_record",</w:t>
            </w:r>
          </w:p>
          <w:p w14:paraId="4D10EEA9" w14:textId="77777777" w:rsidR="00A048D7" w:rsidRDefault="00A048D7" w:rsidP="00A048D7">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check_details</w:t>
            </w:r>
            <w:r w:rsidRPr="0078774D">
              <w:rPr>
                <w:rFonts w:ascii="Courier New" w:hAnsi="Courier New" w:cs="Courier New"/>
                <w:sz w:val="20"/>
                <w:szCs w:val="20"/>
                <w:lang w:val="ka-GE"/>
              </w:rPr>
              <w:t>":</w:t>
            </w:r>
            <w:r>
              <w:rPr>
                <w:rFonts w:ascii="Courier New" w:hAnsi="Courier New" w:cs="Courier New"/>
                <w:sz w:val="20"/>
                <w:szCs w:val="20"/>
              </w:rPr>
              <w:t>[</w:t>
            </w:r>
          </w:p>
          <w:p w14:paraId="1DA0AF26" w14:textId="77777777" w:rsidR="00A048D7" w:rsidRPr="00876D25" w:rsidRDefault="00A048D7" w:rsidP="00A048D7">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386C11E8" w14:textId="3CE31B23" w:rsidR="00A048D7" w:rsidRPr="0078774D" w:rsidRDefault="00A048D7" w:rsidP="00A048D7">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data</w:t>
            </w:r>
            <w:r w:rsidRPr="0078774D">
              <w:rPr>
                <w:rFonts w:ascii="Courier New" w:hAnsi="Courier New" w:cs="Courier New"/>
                <w:sz w:val="20"/>
                <w:szCs w:val="20"/>
                <w:lang w:val="ka-GE"/>
              </w:rPr>
              <w:t>"</w:t>
            </w:r>
          </w:p>
          <w:p w14:paraId="24F7C79A" w14:textId="77777777" w:rsidR="00A048D7" w:rsidRPr="0078774D" w:rsidRDefault="00A048D7" w:rsidP="00A048D7">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0B11C03" w14:textId="77777777" w:rsidR="00A048D7" w:rsidRPr="00876D25" w:rsidRDefault="00A048D7" w:rsidP="00A048D7">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358C7A5A" w14:textId="14459B1C" w:rsidR="00A048D7" w:rsidRPr="0078774D" w:rsidRDefault="00A048D7" w:rsidP="00A048D7">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pvp</w:t>
            </w:r>
            <w:r w:rsidRPr="0078774D">
              <w:rPr>
                <w:rFonts w:ascii="Courier New" w:hAnsi="Courier New" w:cs="Courier New"/>
                <w:sz w:val="20"/>
                <w:szCs w:val="20"/>
                <w:lang w:val="ka-GE"/>
              </w:rPr>
              <w:t>"</w:t>
            </w:r>
          </w:p>
          <w:p w14:paraId="693EB1AC" w14:textId="77777777" w:rsidR="00A048D7" w:rsidRPr="00876D25" w:rsidRDefault="00A048D7" w:rsidP="00A048D7">
            <w:pPr>
              <w:rPr>
                <w:rFonts w:cs="Courier New"/>
                <w:sz w:val="20"/>
                <w:szCs w:val="20"/>
                <w:lang w:val="ka-GE"/>
              </w:rPr>
            </w:pPr>
            <w:r w:rsidRPr="0078774D">
              <w:rPr>
                <w:rFonts w:ascii="Courier New" w:hAnsi="Courier New" w:cs="Courier New"/>
                <w:sz w:val="20"/>
                <w:szCs w:val="20"/>
                <w:lang w:val="ka-GE"/>
              </w:rPr>
              <w:t xml:space="preserve">                  }</w:t>
            </w:r>
          </w:p>
          <w:p w14:paraId="5BCA6F3C" w14:textId="65D2F706" w:rsidR="00A43F3C" w:rsidRPr="0078774D" w:rsidRDefault="00A048D7" w:rsidP="005A79DA">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w:t>
            </w:r>
            <w:r w:rsidR="00A43F3C" w:rsidRPr="0078774D">
              <w:rPr>
                <w:rFonts w:ascii="Courier New" w:hAnsi="Courier New" w:cs="Courier New"/>
                <w:sz w:val="20"/>
                <w:szCs w:val="20"/>
                <w:lang w:val="ka-GE"/>
              </w:rPr>
              <w:t>,</w:t>
            </w:r>
          </w:p>
          <w:p w14:paraId="001A33A2"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"time":"2014-04-22T11:30Z",</w:t>
            </w:r>
          </w:p>
          <w:p w14:paraId="083B715F" w14:textId="77777777" w:rsidR="00A43F3C" w:rsidRPr="0078774D" w:rsidRDefault="00A43F3C" w:rsidP="1885459B">
            <w:pPr>
              <w:rPr>
                <w:rFonts w:ascii="Courier New" w:hAnsi="Courier New" w:cs="Courier New"/>
                <w:sz w:val="20"/>
                <w:szCs w:val="20"/>
              </w:rPr>
            </w:pPr>
            <w:r w:rsidRPr="1885459B">
              <w:rPr>
                <w:rFonts w:ascii="Courier New" w:hAnsi="Courier New" w:cs="Courier New"/>
                <w:sz w:val="20"/>
                <w:szCs w:val="20"/>
              </w:rPr>
              <w:t xml:space="preserve">               "record":{</w:t>
            </w:r>
          </w:p>
          <w:p w14:paraId="6B7900BC"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"type":"population_register",</w:t>
            </w:r>
          </w:p>
          <w:p w14:paraId="1C1E0F7F" w14:textId="77777777" w:rsidR="00A43F3C" w:rsidRPr="0078774D" w:rsidRDefault="00A43F3C" w:rsidP="1885459B">
            <w:pPr>
              <w:rPr>
                <w:rFonts w:ascii="Courier New" w:hAnsi="Courier New" w:cs="Courier New"/>
                <w:sz w:val="20"/>
                <w:szCs w:val="20"/>
              </w:rPr>
            </w:pPr>
            <w:r w:rsidRPr="1885459B">
              <w:rPr>
                <w:rFonts w:ascii="Courier New" w:hAnsi="Courier New" w:cs="Courier New"/>
                <w:sz w:val="20"/>
                <w:szCs w:val="20"/>
              </w:rPr>
              <w:t xml:space="preserve">                  "source":{</w:t>
            </w:r>
          </w:p>
          <w:p w14:paraId="21A9C83E"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"country_code":"GE"</w:t>
            </w:r>
          </w:p>
          <w:p w14:paraId="0973BDAE"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84076CE"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"personal_number":"987654321098"</w:t>
            </w:r>
          </w:p>
          <w:p w14:paraId="1C1A9853"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435279AD" w14:textId="77777777" w:rsidR="00A43F3C" w:rsidRPr="0078774D" w:rsidRDefault="00A43F3C" w:rsidP="00A43F3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746B65AC" w14:textId="77777777" w:rsidR="00A43F3C" w:rsidRDefault="00A43F3C" w:rsidP="00702B62">
            <w:pPr>
              <w:jc w:val="both"/>
              <w:rPr>
                <w:lang w:val="ka-GE"/>
              </w:rPr>
            </w:pPr>
          </w:p>
        </w:tc>
      </w:tr>
    </w:tbl>
    <w:p w14:paraId="2EB3A8D6" w14:textId="77777777" w:rsidR="00AF2DE8" w:rsidRPr="006F0998" w:rsidRDefault="00AF2DE8" w:rsidP="00702B62">
      <w:pPr>
        <w:jc w:val="both"/>
        <w:rPr>
          <w:lang w:val="ka-GE"/>
        </w:rPr>
      </w:pPr>
    </w:p>
    <w:p w14:paraId="294818A4" w14:textId="77777777" w:rsidR="00607EA7" w:rsidRPr="006E068E" w:rsidRDefault="00607EA7" w:rsidP="00702B62">
      <w:pPr>
        <w:jc w:val="both"/>
      </w:pPr>
    </w:p>
    <w:p w14:paraId="156F6B83" w14:textId="77777777" w:rsidR="00844C8B" w:rsidRDefault="00844C8B" w:rsidP="00844C8B">
      <w:pPr>
        <w:jc w:val="both"/>
      </w:pPr>
    </w:p>
    <w:p w14:paraId="6E7C5003" w14:textId="77777777" w:rsidR="00844C8B" w:rsidRDefault="00844C8B" w:rsidP="00844C8B">
      <w:pPr>
        <w:pStyle w:val="Heading1"/>
        <w:rPr>
          <w:lang w:val="ka-GE"/>
        </w:rPr>
      </w:pPr>
      <w:bookmarkStart w:id="922" w:name="_Toc195970430"/>
      <w:r>
        <w:rPr>
          <w:lang w:val="ka-GE"/>
        </w:rPr>
        <w:t>იდენტობის პროვაიდერის მიერ დაბრუნებული ინფორმაციის მაგალითები (ინფორმაციული)</w:t>
      </w:r>
      <w:bookmarkEnd w:id="922"/>
    </w:p>
    <w:p w14:paraId="3216719C" w14:textId="77777777" w:rsidR="00844C8B" w:rsidRDefault="00844C8B" w:rsidP="00844C8B">
      <w:pPr>
        <w:pStyle w:val="Heading2"/>
        <w:rPr>
          <w:lang w:val="ka-GE"/>
        </w:rPr>
      </w:pPr>
      <w:bookmarkStart w:id="923" w:name="_Toc195970431"/>
      <w:r>
        <w:rPr>
          <w:lang w:val="ka-GE"/>
        </w:rPr>
        <w:t>პირადად გამოცხადება, პირადობის მოწმობის წარდგენით</w:t>
      </w:r>
      <w:bookmarkEnd w:id="923"/>
    </w:p>
    <w:p w14:paraId="22114484" w14:textId="77777777" w:rsidR="00844C8B" w:rsidRDefault="00844C8B" w:rsidP="00844C8B">
      <w:pPr>
        <w:rPr>
          <w:lang w:val="ka-GE"/>
        </w:rPr>
      </w:pPr>
    </w:p>
    <w:p w14:paraId="0B7E4370" w14:textId="77777777" w:rsidR="00844C8B" w:rsidRDefault="00844C8B" w:rsidP="00844C8B">
      <w:pPr>
        <w:rPr>
          <w:lang w:val="ka-GE"/>
        </w:rPr>
      </w:pPr>
      <w:r>
        <w:rPr>
          <w:lang w:val="ka-GE"/>
        </w:rPr>
        <w:t>ქვემოთ მოცემული მაგალითი აღწერს შემთხვევას, როდესაც ადამიანი პირადად გამოცხადდა იდენტობის პროვაიდერის ოფისში, წარმოადგინა საქართველოს მოქალაქის პირადობის მოწმობა (რომელიც არ შეიცავს მისამართის რეკვიზიტს).</w:t>
      </w:r>
    </w:p>
    <w:p w14:paraId="05EDDE1B" w14:textId="4A7DE256" w:rsidR="00844C8B" w:rsidDel="005756FF" w:rsidRDefault="00844C8B" w:rsidP="00844C8B">
      <w:pPr>
        <w:rPr>
          <w:del w:id="924" w:author="Mikheil Kapanadze" w:date="2025-04-19T15:30:00Z" w16du:dateUtc="2025-04-19T11:30:00Z"/>
          <w:lang w:val="ka-GE"/>
        </w:rPr>
      </w:pPr>
    </w:p>
    <w:p w14:paraId="116E710D" w14:textId="1ECCDD38" w:rsidR="00844C8B" w:rsidRPr="00647F9C" w:rsidDel="005756FF" w:rsidRDefault="00844C8B" w:rsidP="00844C8B">
      <w:pPr>
        <w:rPr>
          <w:del w:id="925" w:author="Mikheil Kapanadze" w:date="2025-04-19T15:30:00Z" w16du:dateUtc="2025-04-19T11:30:00Z"/>
          <w:color w:val="FF0000"/>
          <w:lang w:val="ka-GE"/>
        </w:rPr>
      </w:pPr>
      <w:del w:id="926" w:author="Mikheil Kapanadze" w:date="2025-04-19T15:30:00Z" w16du:dateUtc="2025-04-19T11:30:00Z">
        <w:r w:rsidRPr="00647F9C" w:rsidDel="005756FF">
          <w:rPr>
            <w:color w:val="FF0000"/>
            <w:lang w:val="ka-GE"/>
          </w:rPr>
          <w:delText>მოძველებული ფორმატი</w:delText>
        </w:r>
        <w:r w:rsidDel="005756FF">
          <w:rPr>
            <w:color w:val="FF0000"/>
          </w:rPr>
          <w:delText xml:space="preserve"> (</w:delText>
        </w:r>
        <w:r w:rsidDel="005756FF">
          <w:rPr>
            <w:color w:val="FF0000"/>
            <w:lang w:val="ka-GE"/>
          </w:rPr>
          <w:delText>თავსებადი დოკუმენტის წინა ვერსიებთან)</w:delText>
        </w:r>
        <w:r w:rsidRPr="00647F9C" w:rsidDel="005756FF">
          <w:rPr>
            <w:color w:val="FF0000"/>
            <w:lang w:val="ka-GE"/>
          </w:rPr>
          <w:delText>:</w:delText>
        </w:r>
      </w:del>
    </w:p>
    <w:tbl>
      <w:tblPr>
        <w:tblStyle w:val="TableGrid"/>
        <w:tblW w:w="0" w:type="auto"/>
        <w:tblLook w:val="04A0" w:firstRow="1" w:lastRow="0" w:firstColumn="1" w:lastColumn="0" w:noHBand="0" w:noVBand="1"/>
      </w:tblPr>
      <w:tblGrid>
        <w:gridCol w:w="9350"/>
      </w:tblGrid>
      <w:tr w:rsidR="00844C8B" w:rsidDel="005756FF" w14:paraId="6540DAFB" w14:textId="74F5BFD7" w:rsidTr="1885459B">
        <w:trPr>
          <w:del w:id="927" w:author="Mikheil Kapanadze" w:date="2025-04-19T15:30:00Z"/>
        </w:trPr>
        <w:tc>
          <w:tcPr>
            <w:tcW w:w="9350" w:type="dxa"/>
          </w:tcPr>
          <w:p w14:paraId="54F3BEE3" w14:textId="694CCFE4" w:rsidR="00844C8B" w:rsidRPr="007912F3" w:rsidDel="005756FF" w:rsidRDefault="00844C8B" w:rsidP="00647F9C">
            <w:pPr>
              <w:rPr>
                <w:del w:id="928" w:author="Mikheil Kapanadze" w:date="2025-04-19T15:30:00Z" w16du:dateUtc="2025-04-19T11:30:00Z"/>
                <w:rFonts w:ascii="Courier New" w:hAnsi="Courier New" w:cs="Courier New"/>
                <w:sz w:val="20"/>
                <w:szCs w:val="20"/>
                <w:lang w:val="ka-GE"/>
              </w:rPr>
            </w:pPr>
            <w:del w:id="929" w:author="Mikheil Kapanadze" w:date="2025-04-19T15:30:00Z" w16du:dateUtc="2025-04-19T11:30:00Z">
              <w:r w:rsidRPr="007912F3" w:rsidDel="005756FF">
                <w:rPr>
                  <w:rFonts w:ascii="Courier New" w:hAnsi="Courier New" w:cs="Courier New"/>
                  <w:sz w:val="20"/>
                  <w:szCs w:val="20"/>
                  <w:lang w:val="ka-GE"/>
                </w:rPr>
                <w:delText>{</w:delText>
              </w:r>
            </w:del>
          </w:p>
          <w:p w14:paraId="25EEE907" w14:textId="4D4CDABE" w:rsidR="00844C8B" w:rsidRPr="007912F3" w:rsidDel="005756FF" w:rsidRDefault="00844C8B" w:rsidP="1885459B">
            <w:pPr>
              <w:rPr>
                <w:del w:id="930" w:author="Mikheil Kapanadze" w:date="2025-04-19T15:30:00Z" w16du:dateUtc="2025-04-19T11:30:00Z"/>
                <w:rFonts w:ascii="Courier New" w:hAnsi="Courier New" w:cs="Courier New"/>
                <w:sz w:val="20"/>
                <w:szCs w:val="20"/>
              </w:rPr>
            </w:pPr>
            <w:del w:id="931" w:author="Mikheil Kapanadze" w:date="2025-04-19T15:30:00Z" w16du:dateUtc="2025-04-19T11:30:00Z">
              <w:r w:rsidRPr="1885459B" w:rsidDel="005756FF">
                <w:rPr>
                  <w:rFonts w:ascii="Courier New" w:hAnsi="Courier New" w:cs="Courier New"/>
                  <w:sz w:val="20"/>
                  <w:szCs w:val="20"/>
                </w:rPr>
                <w:delText xml:space="preserve">   "verified_claims":{</w:delText>
              </w:r>
            </w:del>
          </w:p>
          <w:p w14:paraId="596E6DDC" w14:textId="320A2869" w:rsidR="00844C8B" w:rsidRPr="007912F3" w:rsidDel="005756FF" w:rsidRDefault="00844C8B" w:rsidP="1885459B">
            <w:pPr>
              <w:rPr>
                <w:del w:id="932" w:author="Mikheil Kapanadze" w:date="2025-04-19T15:30:00Z" w16du:dateUtc="2025-04-19T11:30:00Z"/>
                <w:rFonts w:ascii="Courier New" w:hAnsi="Courier New" w:cs="Courier New"/>
                <w:sz w:val="20"/>
                <w:szCs w:val="20"/>
              </w:rPr>
            </w:pPr>
            <w:del w:id="933" w:author="Mikheil Kapanadze" w:date="2025-04-19T15:30:00Z" w16du:dateUtc="2025-04-19T11:30:00Z">
              <w:r w:rsidRPr="1885459B" w:rsidDel="005756FF">
                <w:rPr>
                  <w:rFonts w:ascii="Courier New" w:hAnsi="Courier New" w:cs="Courier New"/>
                  <w:sz w:val="20"/>
                  <w:szCs w:val="20"/>
                </w:rPr>
                <w:delText xml:space="preserve">      "verification":{</w:delText>
              </w:r>
            </w:del>
          </w:p>
          <w:p w14:paraId="7C797339" w14:textId="4764ECAD" w:rsidR="00844C8B" w:rsidRPr="007912F3" w:rsidDel="005756FF" w:rsidRDefault="00844C8B" w:rsidP="00647F9C">
            <w:pPr>
              <w:rPr>
                <w:del w:id="934" w:author="Mikheil Kapanadze" w:date="2025-04-19T15:30:00Z" w16du:dateUtc="2025-04-19T11:30:00Z"/>
                <w:rFonts w:ascii="Courier New" w:hAnsi="Courier New" w:cs="Courier New"/>
                <w:sz w:val="20"/>
                <w:szCs w:val="20"/>
                <w:lang w:val="ka-GE"/>
              </w:rPr>
            </w:pPr>
            <w:del w:id="935" w:author="Mikheil Kapanadze" w:date="2025-04-19T15:30:00Z" w16du:dateUtc="2025-04-19T11:30:00Z">
              <w:r w:rsidRPr="007912F3" w:rsidDel="005756FF">
                <w:rPr>
                  <w:rFonts w:ascii="Courier New" w:hAnsi="Courier New" w:cs="Courier New"/>
                  <w:sz w:val="20"/>
                  <w:szCs w:val="20"/>
                  <w:lang w:val="ka-GE"/>
                </w:rPr>
                <w:delText xml:space="preserve">         "trust_framework":"</w:delText>
              </w:r>
              <w:r w:rsidRPr="007912F3" w:rsidDel="005756FF">
                <w:rPr>
                  <w:rFonts w:ascii="Courier New" w:hAnsi="Courier New" w:cs="Courier New"/>
                  <w:sz w:val="20"/>
                  <w:szCs w:val="20"/>
                </w:rPr>
                <w:delText>g</w:delText>
              </w:r>
              <w:r w:rsidRPr="007912F3" w:rsidDel="005756FF">
                <w:rPr>
                  <w:rFonts w:ascii="Courier New" w:hAnsi="Courier New" w:cs="Courier New"/>
                  <w:sz w:val="20"/>
                  <w:szCs w:val="20"/>
                  <w:lang w:val="ka-GE"/>
                </w:rPr>
                <w:delText>e_aml",</w:delText>
              </w:r>
            </w:del>
          </w:p>
          <w:p w14:paraId="5A465DE6" w14:textId="5BB62728" w:rsidR="00844C8B" w:rsidRPr="007912F3" w:rsidDel="005756FF" w:rsidRDefault="00844C8B" w:rsidP="00647F9C">
            <w:pPr>
              <w:rPr>
                <w:del w:id="936" w:author="Mikheil Kapanadze" w:date="2025-04-19T15:30:00Z" w16du:dateUtc="2025-04-19T11:30:00Z"/>
                <w:rFonts w:ascii="Courier New" w:hAnsi="Courier New" w:cs="Courier New"/>
                <w:sz w:val="20"/>
                <w:szCs w:val="20"/>
                <w:lang w:val="ka-GE"/>
              </w:rPr>
            </w:pPr>
            <w:del w:id="937" w:author="Mikheil Kapanadze" w:date="2025-04-19T15:30:00Z" w16du:dateUtc="2025-04-19T11:30:00Z">
              <w:r w:rsidRPr="007912F3" w:rsidDel="005756FF">
                <w:rPr>
                  <w:rFonts w:ascii="Courier New" w:hAnsi="Courier New" w:cs="Courier New"/>
                  <w:sz w:val="20"/>
                  <w:szCs w:val="20"/>
                  <w:lang w:val="ka-GE"/>
                </w:rPr>
                <w:lastRenderedPageBreak/>
                <w:delText xml:space="preserve">         "time":"2012-04-23T18:25Z",</w:delText>
              </w:r>
            </w:del>
          </w:p>
          <w:p w14:paraId="588D14B3" w14:textId="52128DD9" w:rsidR="00844C8B" w:rsidRPr="007912F3" w:rsidDel="005756FF" w:rsidRDefault="00844C8B" w:rsidP="00647F9C">
            <w:pPr>
              <w:rPr>
                <w:del w:id="938" w:author="Mikheil Kapanadze" w:date="2025-04-19T15:30:00Z" w16du:dateUtc="2025-04-19T11:30:00Z"/>
                <w:rFonts w:ascii="Courier New" w:hAnsi="Courier New" w:cs="Courier New"/>
                <w:sz w:val="20"/>
                <w:szCs w:val="20"/>
                <w:lang w:val="ka-GE"/>
              </w:rPr>
            </w:pPr>
            <w:del w:id="939" w:author="Mikheil Kapanadze" w:date="2025-04-19T15:30:00Z" w16du:dateUtc="2025-04-19T11:30:00Z">
              <w:r w:rsidRPr="007912F3" w:rsidDel="005756FF">
                <w:rPr>
                  <w:rFonts w:ascii="Courier New" w:hAnsi="Courier New" w:cs="Courier New"/>
                  <w:sz w:val="20"/>
                  <w:szCs w:val="20"/>
                  <w:lang w:val="ka-GE"/>
                </w:rPr>
                <w:delText xml:space="preserve">         "verification_process":"f24c6f-6d3f-4ec5-973e-b0d8506f3bc7",</w:delText>
              </w:r>
            </w:del>
          </w:p>
          <w:p w14:paraId="375FF031" w14:textId="0D5366BF" w:rsidR="00844C8B" w:rsidRPr="007912F3" w:rsidDel="005756FF" w:rsidRDefault="00844C8B" w:rsidP="1885459B">
            <w:pPr>
              <w:rPr>
                <w:del w:id="940" w:author="Mikheil Kapanadze" w:date="2025-04-19T15:30:00Z" w16du:dateUtc="2025-04-19T11:30:00Z"/>
                <w:rFonts w:ascii="Courier New" w:hAnsi="Courier New" w:cs="Courier New"/>
                <w:sz w:val="20"/>
                <w:szCs w:val="20"/>
              </w:rPr>
            </w:pPr>
            <w:del w:id="941" w:author="Mikheil Kapanadze" w:date="2025-04-19T15:30:00Z" w16du:dateUtc="2025-04-19T11:30:00Z">
              <w:r w:rsidRPr="1885459B" w:rsidDel="005756FF">
                <w:rPr>
                  <w:rFonts w:ascii="Courier New" w:hAnsi="Courier New" w:cs="Courier New"/>
                  <w:sz w:val="20"/>
                  <w:szCs w:val="20"/>
                </w:rPr>
                <w:delText xml:space="preserve">         "evidence":[</w:delText>
              </w:r>
            </w:del>
          </w:p>
          <w:p w14:paraId="768E677B" w14:textId="3C48A56D" w:rsidR="00844C8B" w:rsidRPr="007912F3" w:rsidDel="005756FF" w:rsidRDefault="00844C8B" w:rsidP="00647F9C">
            <w:pPr>
              <w:rPr>
                <w:del w:id="942" w:author="Mikheil Kapanadze" w:date="2025-04-19T15:30:00Z" w16du:dateUtc="2025-04-19T11:30:00Z"/>
                <w:rFonts w:ascii="Courier New" w:hAnsi="Courier New" w:cs="Courier New"/>
                <w:sz w:val="20"/>
                <w:szCs w:val="20"/>
                <w:lang w:val="ka-GE"/>
              </w:rPr>
            </w:pPr>
            <w:del w:id="943"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5024D829" w14:textId="5A83C642" w:rsidR="00844C8B" w:rsidRPr="007912F3" w:rsidDel="005756FF" w:rsidRDefault="00844C8B" w:rsidP="00647F9C">
            <w:pPr>
              <w:rPr>
                <w:del w:id="944" w:author="Mikheil Kapanadze" w:date="2025-04-19T15:30:00Z" w16du:dateUtc="2025-04-19T11:30:00Z"/>
                <w:rFonts w:ascii="Courier New" w:hAnsi="Courier New" w:cs="Courier New"/>
                <w:sz w:val="20"/>
                <w:szCs w:val="20"/>
                <w:lang w:val="ka-GE"/>
              </w:rPr>
            </w:pPr>
            <w:del w:id="945" w:author="Mikheil Kapanadze" w:date="2025-04-19T15:30:00Z" w16du:dateUtc="2025-04-19T11:30:00Z">
              <w:r w:rsidRPr="007912F3" w:rsidDel="005756FF">
                <w:rPr>
                  <w:rFonts w:ascii="Courier New" w:hAnsi="Courier New" w:cs="Courier New"/>
                  <w:sz w:val="20"/>
                  <w:szCs w:val="20"/>
                  <w:lang w:val="ka-GE"/>
                </w:rPr>
                <w:delText xml:space="preserve">               "type":"id_document",</w:delText>
              </w:r>
            </w:del>
          </w:p>
          <w:p w14:paraId="30858E1D" w14:textId="66638B22" w:rsidR="00844C8B" w:rsidRPr="007912F3" w:rsidDel="005756FF" w:rsidRDefault="00844C8B" w:rsidP="00647F9C">
            <w:pPr>
              <w:rPr>
                <w:del w:id="946" w:author="Mikheil Kapanadze" w:date="2025-04-19T15:30:00Z" w16du:dateUtc="2025-04-19T11:30:00Z"/>
                <w:rFonts w:ascii="Courier New" w:hAnsi="Courier New" w:cs="Courier New"/>
                <w:sz w:val="20"/>
                <w:szCs w:val="20"/>
                <w:lang w:val="ka-GE"/>
              </w:rPr>
            </w:pPr>
            <w:del w:id="947" w:author="Mikheil Kapanadze" w:date="2025-04-19T15:30:00Z" w16du:dateUtc="2025-04-19T11:30:00Z">
              <w:r w:rsidRPr="007912F3" w:rsidDel="005756FF">
                <w:rPr>
                  <w:rFonts w:ascii="Courier New" w:hAnsi="Courier New" w:cs="Courier New"/>
                  <w:sz w:val="20"/>
                  <w:szCs w:val="20"/>
                  <w:lang w:val="ka-GE"/>
                </w:rPr>
                <w:delText xml:space="preserve">               "method":"pipp",</w:delText>
              </w:r>
            </w:del>
          </w:p>
          <w:p w14:paraId="0EA9B39F" w14:textId="553E41AB" w:rsidR="00844C8B" w:rsidRPr="007912F3" w:rsidDel="005756FF" w:rsidRDefault="00844C8B" w:rsidP="00647F9C">
            <w:pPr>
              <w:rPr>
                <w:del w:id="948" w:author="Mikheil Kapanadze" w:date="2025-04-19T15:30:00Z" w16du:dateUtc="2025-04-19T11:30:00Z"/>
                <w:rFonts w:ascii="Courier New" w:hAnsi="Courier New" w:cs="Courier New"/>
                <w:sz w:val="20"/>
                <w:szCs w:val="20"/>
                <w:lang w:val="ka-GE"/>
              </w:rPr>
            </w:pPr>
            <w:del w:id="949" w:author="Mikheil Kapanadze" w:date="2025-04-19T15:30:00Z" w16du:dateUtc="2025-04-19T11:30:00Z">
              <w:r w:rsidRPr="007912F3" w:rsidDel="005756FF">
                <w:rPr>
                  <w:rFonts w:ascii="Courier New" w:hAnsi="Courier New" w:cs="Courier New"/>
                  <w:sz w:val="20"/>
                  <w:szCs w:val="20"/>
                  <w:lang w:val="ka-GE"/>
                </w:rPr>
                <w:delText xml:space="preserve">               "time": "201</w:delText>
              </w:r>
              <w:r w:rsidDel="005756FF">
                <w:rPr>
                  <w:rFonts w:cs="Courier New"/>
                  <w:sz w:val="20"/>
                  <w:szCs w:val="20"/>
                  <w:lang w:val="ka-GE"/>
                </w:rPr>
                <w:delText>4</w:delText>
              </w:r>
              <w:r w:rsidRPr="007912F3" w:rsidDel="005756FF">
                <w:rPr>
                  <w:rFonts w:ascii="Courier New" w:hAnsi="Courier New" w:cs="Courier New"/>
                  <w:sz w:val="20"/>
                  <w:szCs w:val="20"/>
                  <w:lang w:val="ka-GE"/>
                </w:rPr>
                <w:delText>-04-22T11:30Z",</w:delText>
              </w:r>
            </w:del>
          </w:p>
          <w:p w14:paraId="1F5CA05F" w14:textId="10C62FA1" w:rsidR="00844C8B" w:rsidRPr="00326095" w:rsidDel="005756FF" w:rsidRDefault="00844C8B" w:rsidP="1885459B">
            <w:pPr>
              <w:rPr>
                <w:del w:id="950" w:author="Mikheil Kapanadze" w:date="2025-04-19T15:30:00Z" w16du:dateUtc="2025-04-19T11:30:00Z"/>
                <w:rFonts w:ascii="Courier New" w:hAnsi="Courier New" w:cs="Courier New"/>
                <w:sz w:val="20"/>
                <w:szCs w:val="20"/>
                <w:lang w:val="ka-GE"/>
              </w:rPr>
            </w:pPr>
            <w:del w:id="951" w:author="Mikheil Kapanadze" w:date="2025-04-19T15:30:00Z" w16du:dateUtc="2025-04-19T11:30:00Z">
              <w:r w:rsidRPr="00326095" w:rsidDel="005756FF">
                <w:rPr>
                  <w:rFonts w:ascii="Courier New" w:hAnsi="Courier New" w:cs="Courier New"/>
                  <w:sz w:val="20"/>
                  <w:szCs w:val="20"/>
                  <w:lang w:val="ka-GE"/>
                </w:rPr>
                <w:delText xml:space="preserve">               "document":{</w:delText>
              </w:r>
            </w:del>
          </w:p>
          <w:p w14:paraId="3F812C89" w14:textId="7CFB9A59" w:rsidR="00844C8B" w:rsidRPr="007912F3" w:rsidDel="005756FF" w:rsidRDefault="00844C8B" w:rsidP="00647F9C">
            <w:pPr>
              <w:rPr>
                <w:del w:id="952" w:author="Mikheil Kapanadze" w:date="2025-04-19T15:30:00Z" w16du:dateUtc="2025-04-19T11:30:00Z"/>
                <w:rFonts w:ascii="Courier New" w:hAnsi="Courier New" w:cs="Courier New"/>
                <w:sz w:val="20"/>
                <w:szCs w:val="20"/>
                <w:lang w:val="ka-GE"/>
              </w:rPr>
            </w:pPr>
            <w:del w:id="953" w:author="Mikheil Kapanadze" w:date="2025-04-19T15:30:00Z" w16du:dateUtc="2025-04-19T11:30:00Z">
              <w:r w:rsidRPr="007912F3" w:rsidDel="005756FF">
                <w:rPr>
                  <w:rFonts w:ascii="Courier New" w:hAnsi="Courier New" w:cs="Courier New"/>
                  <w:sz w:val="20"/>
                  <w:szCs w:val="20"/>
                  <w:lang w:val="ka-GE"/>
                </w:rPr>
                <w:delText xml:space="preserve">                  "type":"idcard",</w:delText>
              </w:r>
            </w:del>
          </w:p>
          <w:p w14:paraId="59965D4F" w14:textId="21A6A4B2" w:rsidR="00844C8B" w:rsidRPr="00326095" w:rsidDel="005756FF" w:rsidRDefault="00844C8B" w:rsidP="1885459B">
            <w:pPr>
              <w:rPr>
                <w:del w:id="954" w:author="Mikheil Kapanadze" w:date="2025-04-19T15:30:00Z" w16du:dateUtc="2025-04-19T11:30:00Z"/>
                <w:rFonts w:ascii="Courier New" w:hAnsi="Courier New" w:cs="Courier New"/>
                <w:sz w:val="20"/>
                <w:szCs w:val="20"/>
                <w:lang w:val="ka-GE"/>
              </w:rPr>
            </w:pPr>
            <w:del w:id="955" w:author="Mikheil Kapanadze" w:date="2025-04-19T15:30:00Z" w16du:dateUtc="2025-04-19T11:30:00Z">
              <w:r w:rsidRPr="00326095" w:rsidDel="005756FF">
                <w:rPr>
                  <w:rFonts w:ascii="Courier New" w:hAnsi="Courier New" w:cs="Courier New"/>
                  <w:sz w:val="20"/>
                  <w:szCs w:val="20"/>
                  <w:lang w:val="ka-GE"/>
                </w:rPr>
                <w:delText xml:space="preserve">                  "issuer":{</w:delText>
              </w:r>
            </w:del>
          </w:p>
          <w:p w14:paraId="78867BDC" w14:textId="3232BC0F" w:rsidR="00844C8B" w:rsidRPr="007912F3" w:rsidDel="005756FF" w:rsidRDefault="00844C8B" w:rsidP="00647F9C">
            <w:pPr>
              <w:rPr>
                <w:del w:id="956" w:author="Mikheil Kapanadze" w:date="2025-04-19T15:30:00Z" w16du:dateUtc="2025-04-19T11:30:00Z"/>
                <w:rFonts w:ascii="Courier New" w:hAnsi="Courier New" w:cs="Courier New"/>
                <w:sz w:val="20"/>
                <w:szCs w:val="20"/>
                <w:lang w:val="ka-GE"/>
              </w:rPr>
            </w:pPr>
            <w:del w:id="957" w:author="Mikheil Kapanadze" w:date="2025-04-19T15:30:00Z" w16du:dateUtc="2025-04-19T11:30:00Z">
              <w:r w:rsidRPr="007912F3" w:rsidDel="005756FF">
                <w:rPr>
                  <w:rFonts w:ascii="Courier New" w:hAnsi="Courier New" w:cs="Courier New"/>
                  <w:sz w:val="20"/>
                  <w:szCs w:val="20"/>
                  <w:lang w:val="ka-GE"/>
                </w:rPr>
                <w:delText xml:space="preserve">                     "name":"</w:delText>
              </w:r>
              <w:r w:rsidRPr="007912F3" w:rsidDel="005756FF">
                <w:rPr>
                  <w:rFonts w:ascii="Sylfaen" w:hAnsi="Sylfaen" w:cs="Sylfaen"/>
                  <w:sz w:val="20"/>
                  <w:szCs w:val="20"/>
                  <w:lang w:val="ka-GE"/>
                </w:rPr>
                <w:delText>საქართველოს</w:delText>
              </w:r>
              <w:r w:rsidRPr="007912F3" w:rsidDel="005756FF">
                <w:rPr>
                  <w:rFonts w:ascii="Courier New" w:hAnsi="Courier New" w:cs="Courier New"/>
                  <w:sz w:val="20"/>
                  <w:szCs w:val="20"/>
                  <w:lang w:val="ka-GE"/>
                </w:rPr>
                <w:delText xml:space="preserve"> </w:delText>
              </w:r>
              <w:r w:rsidRPr="007912F3" w:rsidDel="005756FF">
                <w:rPr>
                  <w:rFonts w:ascii="Sylfaen" w:hAnsi="Sylfaen" w:cs="Sylfaen"/>
                  <w:sz w:val="20"/>
                  <w:szCs w:val="20"/>
                  <w:lang w:val="ka-GE"/>
                </w:rPr>
                <w:delText>იუსტიციის</w:delText>
              </w:r>
              <w:r w:rsidRPr="007912F3" w:rsidDel="005756FF">
                <w:rPr>
                  <w:rFonts w:ascii="Courier New" w:hAnsi="Courier New" w:cs="Courier New"/>
                  <w:sz w:val="20"/>
                  <w:szCs w:val="20"/>
                  <w:lang w:val="ka-GE"/>
                </w:rPr>
                <w:delText xml:space="preserve"> </w:delText>
              </w:r>
              <w:r w:rsidRPr="007912F3" w:rsidDel="005756FF">
                <w:rPr>
                  <w:rFonts w:ascii="Sylfaen" w:hAnsi="Sylfaen" w:cs="Sylfaen"/>
                  <w:sz w:val="20"/>
                  <w:szCs w:val="20"/>
                  <w:lang w:val="ka-GE"/>
                </w:rPr>
                <w:delText>სამინისტრო</w:delText>
              </w:r>
              <w:r w:rsidRPr="007912F3" w:rsidDel="005756FF">
                <w:rPr>
                  <w:rFonts w:ascii="Courier New" w:hAnsi="Courier New" w:cs="Courier New"/>
                  <w:sz w:val="20"/>
                  <w:szCs w:val="20"/>
                  <w:lang w:val="ka-GE"/>
                </w:rPr>
                <w:delText>",</w:delText>
              </w:r>
            </w:del>
          </w:p>
          <w:p w14:paraId="5A4A90CB" w14:textId="59E67EB0" w:rsidR="00844C8B" w:rsidRPr="007912F3" w:rsidDel="005756FF" w:rsidRDefault="00844C8B" w:rsidP="00647F9C">
            <w:pPr>
              <w:rPr>
                <w:del w:id="958" w:author="Mikheil Kapanadze" w:date="2025-04-19T15:30:00Z" w16du:dateUtc="2025-04-19T11:30:00Z"/>
                <w:rFonts w:ascii="Courier New" w:hAnsi="Courier New" w:cs="Courier New"/>
                <w:sz w:val="20"/>
                <w:szCs w:val="20"/>
                <w:lang w:val="ka-GE"/>
              </w:rPr>
            </w:pPr>
            <w:del w:id="959" w:author="Mikheil Kapanadze" w:date="2025-04-19T15:30:00Z" w16du:dateUtc="2025-04-19T11:30:00Z">
              <w:r w:rsidRPr="007912F3" w:rsidDel="005756FF">
                <w:rPr>
                  <w:rFonts w:ascii="Courier New" w:hAnsi="Courier New" w:cs="Courier New"/>
                  <w:sz w:val="20"/>
                  <w:szCs w:val="20"/>
                  <w:lang w:val="ka-GE"/>
                </w:rPr>
                <w:delText xml:space="preserve">                     "country":"</w:delText>
              </w:r>
              <w:r w:rsidRPr="009B3C82" w:rsidDel="005756FF">
                <w:rPr>
                  <w:rFonts w:ascii="Courier New" w:hAnsi="Courier New" w:cs="Courier New"/>
                  <w:sz w:val="20"/>
                  <w:szCs w:val="20"/>
                  <w:lang w:val="ka-GE"/>
                </w:rPr>
                <w:delText>GE</w:delText>
              </w:r>
              <w:r w:rsidRPr="007912F3" w:rsidDel="005756FF">
                <w:rPr>
                  <w:rFonts w:ascii="Courier New" w:hAnsi="Courier New" w:cs="Courier New"/>
                  <w:sz w:val="20"/>
                  <w:szCs w:val="20"/>
                  <w:lang w:val="ka-GE"/>
                </w:rPr>
                <w:delText>"</w:delText>
              </w:r>
            </w:del>
          </w:p>
          <w:p w14:paraId="79A1AEE8" w14:textId="11DBB90F" w:rsidR="00844C8B" w:rsidRPr="007912F3" w:rsidDel="005756FF" w:rsidRDefault="00844C8B" w:rsidP="00647F9C">
            <w:pPr>
              <w:rPr>
                <w:del w:id="960" w:author="Mikheil Kapanadze" w:date="2025-04-19T15:30:00Z" w16du:dateUtc="2025-04-19T11:30:00Z"/>
                <w:rFonts w:ascii="Courier New" w:hAnsi="Courier New" w:cs="Courier New"/>
                <w:sz w:val="20"/>
                <w:szCs w:val="20"/>
                <w:lang w:val="ka-GE"/>
              </w:rPr>
            </w:pPr>
            <w:del w:id="961"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4AC00174" w14:textId="0859FC4E" w:rsidR="00844C8B" w:rsidRPr="007912F3" w:rsidDel="005756FF" w:rsidRDefault="00844C8B" w:rsidP="00647F9C">
            <w:pPr>
              <w:rPr>
                <w:del w:id="962" w:author="Mikheil Kapanadze" w:date="2025-04-19T15:30:00Z" w16du:dateUtc="2025-04-19T11:30:00Z"/>
                <w:rFonts w:ascii="Courier New" w:hAnsi="Courier New" w:cs="Courier New"/>
                <w:sz w:val="20"/>
                <w:szCs w:val="20"/>
                <w:lang w:val="ka-GE"/>
              </w:rPr>
            </w:pPr>
            <w:del w:id="963" w:author="Mikheil Kapanadze" w:date="2025-04-19T15:30:00Z" w16du:dateUtc="2025-04-19T11:30:00Z">
              <w:r w:rsidRPr="007912F3" w:rsidDel="005756FF">
                <w:rPr>
                  <w:rFonts w:ascii="Courier New" w:hAnsi="Courier New" w:cs="Courier New"/>
                  <w:sz w:val="20"/>
                  <w:szCs w:val="20"/>
                  <w:lang w:val="ka-GE"/>
                </w:rPr>
                <w:delText xml:space="preserve">                  "number":"</w:delText>
              </w:r>
              <w:r w:rsidRPr="009B3C82" w:rsidDel="005756FF">
                <w:rPr>
                  <w:rFonts w:ascii="Courier New" w:hAnsi="Courier New" w:cs="Courier New"/>
                  <w:sz w:val="20"/>
                  <w:szCs w:val="20"/>
                  <w:lang w:val="ka-GE"/>
                </w:rPr>
                <w:delText>13IA</w:delText>
              </w:r>
              <w:r w:rsidRPr="007912F3" w:rsidDel="005756FF">
                <w:rPr>
                  <w:rFonts w:ascii="Courier New" w:hAnsi="Courier New" w:cs="Courier New"/>
                  <w:sz w:val="20"/>
                  <w:szCs w:val="20"/>
                  <w:lang w:val="ka-GE"/>
                </w:rPr>
                <w:delText>123456",</w:delText>
              </w:r>
            </w:del>
          </w:p>
          <w:p w14:paraId="43048CB1" w14:textId="14D96BE2" w:rsidR="00844C8B" w:rsidRPr="007912F3" w:rsidDel="005756FF" w:rsidRDefault="00844C8B" w:rsidP="00647F9C">
            <w:pPr>
              <w:rPr>
                <w:del w:id="964" w:author="Mikheil Kapanadze" w:date="2025-04-19T15:30:00Z" w16du:dateUtc="2025-04-19T11:30:00Z"/>
                <w:rFonts w:ascii="Courier New" w:hAnsi="Courier New" w:cs="Courier New"/>
                <w:sz w:val="20"/>
                <w:szCs w:val="20"/>
                <w:lang w:val="ka-GE"/>
              </w:rPr>
            </w:pPr>
            <w:del w:id="965" w:author="Mikheil Kapanadze" w:date="2025-04-19T15:30:00Z" w16du:dateUtc="2025-04-19T11:30:00Z">
              <w:r w:rsidRPr="007912F3" w:rsidDel="005756FF">
                <w:rPr>
                  <w:rFonts w:ascii="Courier New" w:hAnsi="Courier New" w:cs="Courier New"/>
                  <w:sz w:val="20"/>
                  <w:szCs w:val="20"/>
                  <w:lang w:val="ka-GE"/>
                </w:rPr>
                <w:delText xml:space="preserve">                  "</w:delText>
              </w:r>
              <w:r w:rsidRPr="007912F3" w:rsidDel="005756FF">
                <w:rPr>
                  <w:rFonts w:ascii="Courier New" w:hAnsi="Courier New" w:cs="Courier New"/>
                  <w:sz w:val="20"/>
                  <w:szCs w:val="20"/>
                </w:rPr>
                <w:delText>personal</w:delText>
              </w:r>
              <w:r w:rsidDel="005756FF">
                <w:rPr>
                  <w:rFonts w:ascii="Courier New" w:hAnsi="Courier New" w:cs="Courier New"/>
                  <w:sz w:val="20"/>
                  <w:szCs w:val="20"/>
                </w:rPr>
                <w:delText>_number</w:delText>
              </w:r>
              <w:r w:rsidRPr="007912F3" w:rsidDel="005756FF">
                <w:rPr>
                  <w:rFonts w:ascii="Courier New" w:hAnsi="Courier New" w:cs="Courier New"/>
                  <w:sz w:val="20"/>
                  <w:szCs w:val="20"/>
                  <w:lang w:val="ka-GE"/>
                </w:rPr>
                <w:delText>":"</w:delText>
              </w:r>
              <w:r w:rsidRPr="007912F3" w:rsidDel="005756FF">
                <w:rPr>
                  <w:rFonts w:ascii="Courier New" w:hAnsi="Courier New" w:cs="Courier New"/>
                  <w:sz w:val="20"/>
                  <w:szCs w:val="20"/>
                </w:rPr>
                <w:delText>987654321098</w:delText>
              </w:r>
              <w:r w:rsidRPr="007912F3" w:rsidDel="005756FF">
                <w:rPr>
                  <w:rFonts w:ascii="Courier New" w:hAnsi="Courier New" w:cs="Courier New"/>
                  <w:sz w:val="20"/>
                  <w:szCs w:val="20"/>
                  <w:lang w:val="ka-GE"/>
                </w:rPr>
                <w:delText>",</w:delText>
              </w:r>
            </w:del>
          </w:p>
          <w:p w14:paraId="20963C11" w14:textId="1F9D6908" w:rsidR="00844C8B" w:rsidRPr="007912F3" w:rsidDel="005756FF" w:rsidRDefault="00844C8B" w:rsidP="00647F9C">
            <w:pPr>
              <w:rPr>
                <w:del w:id="966" w:author="Mikheil Kapanadze" w:date="2025-04-19T15:30:00Z" w16du:dateUtc="2025-04-19T11:30:00Z"/>
                <w:rFonts w:ascii="Courier New" w:hAnsi="Courier New" w:cs="Courier New"/>
                <w:sz w:val="20"/>
                <w:szCs w:val="20"/>
                <w:lang w:val="ka-GE"/>
              </w:rPr>
            </w:pPr>
            <w:del w:id="967" w:author="Mikheil Kapanadze" w:date="2025-04-19T15:30:00Z" w16du:dateUtc="2025-04-19T11:30:00Z">
              <w:r w:rsidRPr="007912F3" w:rsidDel="005756FF">
                <w:rPr>
                  <w:rFonts w:ascii="Courier New" w:hAnsi="Courier New" w:cs="Courier New"/>
                  <w:sz w:val="20"/>
                  <w:szCs w:val="20"/>
                  <w:lang w:val="ka-GE"/>
                </w:rPr>
                <w:delText xml:space="preserve">                  "date_of_issuance":"2013-03-23",</w:delText>
              </w:r>
            </w:del>
          </w:p>
          <w:p w14:paraId="3E8B22E1" w14:textId="5FE6FA95" w:rsidR="00844C8B" w:rsidRPr="007912F3" w:rsidDel="005756FF" w:rsidRDefault="00844C8B" w:rsidP="00647F9C">
            <w:pPr>
              <w:rPr>
                <w:del w:id="968" w:author="Mikheil Kapanadze" w:date="2025-04-19T15:30:00Z" w16du:dateUtc="2025-04-19T11:30:00Z"/>
                <w:rFonts w:ascii="Courier New" w:hAnsi="Courier New" w:cs="Courier New"/>
                <w:sz w:val="20"/>
                <w:szCs w:val="20"/>
                <w:lang w:val="ka-GE"/>
              </w:rPr>
            </w:pPr>
            <w:del w:id="969" w:author="Mikheil Kapanadze" w:date="2025-04-19T15:30:00Z" w16du:dateUtc="2025-04-19T11:30:00Z">
              <w:r w:rsidRPr="007912F3" w:rsidDel="005756FF">
                <w:rPr>
                  <w:rFonts w:ascii="Courier New" w:hAnsi="Courier New" w:cs="Courier New"/>
                  <w:sz w:val="20"/>
                  <w:szCs w:val="20"/>
                  <w:lang w:val="ka-GE"/>
                </w:rPr>
                <w:delText xml:space="preserve">                  "date_of_expiry":"2023-03-22"</w:delText>
              </w:r>
            </w:del>
          </w:p>
          <w:p w14:paraId="7AC5EF3F" w14:textId="0A1A8D2E" w:rsidR="00844C8B" w:rsidRPr="007912F3" w:rsidDel="005756FF" w:rsidRDefault="00844C8B" w:rsidP="00647F9C">
            <w:pPr>
              <w:rPr>
                <w:del w:id="970" w:author="Mikheil Kapanadze" w:date="2025-04-19T15:30:00Z" w16du:dateUtc="2025-04-19T11:30:00Z"/>
                <w:rFonts w:ascii="Courier New" w:hAnsi="Courier New" w:cs="Courier New"/>
                <w:sz w:val="20"/>
                <w:szCs w:val="20"/>
                <w:lang w:val="ka-GE"/>
              </w:rPr>
            </w:pPr>
            <w:del w:id="971"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1678381A" w14:textId="17E19706" w:rsidR="00844C8B" w:rsidRPr="007912F3" w:rsidDel="005756FF" w:rsidRDefault="00844C8B" w:rsidP="00647F9C">
            <w:pPr>
              <w:rPr>
                <w:del w:id="972" w:author="Mikheil Kapanadze" w:date="2025-04-19T15:30:00Z" w16du:dateUtc="2025-04-19T11:30:00Z"/>
                <w:rFonts w:ascii="Courier New" w:hAnsi="Courier New" w:cs="Courier New"/>
                <w:sz w:val="20"/>
                <w:szCs w:val="20"/>
                <w:lang w:val="ka-GE"/>
              </w:rPr>
            </w:pPr>
            <w:del w:id="973"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1D0D0CCC" w14:textId="6A4198DF" w:rsidR="00844C8B" w:rsidRPr="007912F3" w:rsidDel="005756FF" w:rsidRDefault="00844C8B" w:rsidP="00647F9C">
            <w:pPr>
              <w:rPr>
                <w:del w:id="974" w:author="Mikheil Kapanadze" w:date="2025-04-19T15:30:00Z" w16du:dateUtc="2025-04-19T11:30:00Z"/>
                <w:rFonts w:ascii="Courier New" w:hAnsi="Courier New" w:cs="Courier New"/>
                <w:sz w:val="20"/>
                <w:szCs w:val="20"/>
                <w:lang w:val="ka-GE"/>
              </w:rPr>
            </w:pPr>
            <w:del w:id="975"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18B0AF4D" w14:textId="2089924B" w:rsidR="00844C8B" w:rsidRPr="007912F3" w:rsidDel="005756FF" w:rsidRDefault="00844C8B" w:rsidP="00647F9C">
            <w:pPr>
              <w:rPr>
                <w:del w:id="976" w:author="Mikheil Kapanadze" w:date="2025-04-19T15:30:00Z" w16du:dateUtc="2025-04-19T11:30:00Z"/>
                <w:rFonts w:ascii="Courier New" w:hAnsi="Courier New" w:cs="Courier New"/>
                <w:sz w:val="20"/>
                <w:szCs w:val="20"/>
                <w:lang w:val="ka-GE"/>
              </w:rPr>
            </w:pPr>
            <w:del w:id="977"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4D41D17F" w14:textId="0F0E316E" w:rsidR="00844C8B" w:rsidRPr="007912F3" w:rsidDel="005756FF" w:rsidRDefault="00844C8B" w:rsidP="1885459B">
            <w:pPr>
              <w:rPr>
                <w:del w:id="978" w:author="Mikheil Kapanadze" w:date="2025-04-19T15:30:00Z" w16du:dateUtc="2025-04-19T11:30:00Z"/>
                <w:rFonts w:ascii="Courier New" w:hAnsi="Courier New" w:cs="Courier New"/>
                <w:sz w:val="20"/>
                <w:szCs w:val="20"/>
              </w:rPr>
            </w:pPr>
            <w:del w:id="979" w:author="Mikheil Kapanadze" w:date="2025-04-19T15:30:00Z" w16du:dateUtc="2025-04-19T11:30:00Z">
              <w:r w:rsidRPr="1885459B" w:rsidDel="005756FF">
                <w:rPr>
                  <w:rFonts w:ascii="Courier New" w:hAnsi="Courier New" w:cs="Courier New"/>
                  <w:sz w:val="20"/>
                  <w:szCs w:val="20"/>
                </w:rPr>
                <w:delText xml:space="preserve">      "claims":{</w:delText>
              </w:r>
            </w:del>
          </w:p>
          <w:p w14:paraId="710EDBA3" w14:textId="7252BED6" w:rsidR="00844C8B" w:rsidRPr="007912F3" w:rsidDel="005756FF" w:rsidRDefault="00844C8B" w:rsidP="00647F9C">
            <w:pPr>
              <w:rPr>
                <w:del w:id="980" w:author="Mikheil Kapanadze" w:date="2025-04-19T15:30:00Z" w16du:dateUtc="2025-04-19T11:30:00Z"/>
                <w:rFonts w:ascii="Courier New" w:hAnsi="Courier New" w:cs="Courier New"/>
                <w:sz w:val="20"/>
                <w:szCs w:val="20"/>
                <w:lang w:val="ka-GE"/>
              </w:rPr>
            </w:pPr>
            <w:del w:id="981" w:author="Mikheil Kapanadze" w:date="2025-04-19T15:30:00Z" w16du:dateUtc="2025-04-19T11:30:00Z">
              <w:r w:rsidRPr="007912F3" w:rsidDel="005756FF">
                <w:rPr>
                  <w:rFonts w:ascii="Courier New" w:hAnsi="Courier New" w:cs="Courier New"/>
                  <w:sz w:val="20"/>
                  <w:szCs w:val="20"/>
                  <w:lang w:val="ka-GE"/>
                </w:rPr>
                <w:delText xml:space="preserve">         "given_name":"</w:delText>
              </w:r>
              <w:r w:rsidRPr="007912F3" w:rsidDel="005756FF">
                <w:rPr>
                  <w:rFonts w:ascii="Sylfaen" w:hAnsi="Sylfaen" w:cs="Sylfaen"/>
                  <w:sz w:val="20"/>
                  <w:szCs w:val="20"/>
                  <w:lang w:val="ka-GE"/>
                </w:rPr>
                <w:delText>სახელი</w:delText>
              </w:r>
              <w:r w:rsidRPr="007912F3" w:rsidDel="005756FF">
                <w:rPr>
                  <w:rFonts w:ascii="Courier New" w:hAnsi="Courier New" w:cs="Courier New"/>
                  <w:sz w:val="20"/>
                  <w:szCs w:val="20"/>
                  <w:lang w:val="ka-GE"/>
                </w:rPr>
                <w:delText>",</w:delText>
              </w:r>
            </w:del>
          </w:p>
          <w:p w14:paraId="620CE8A2" w14:textId="50384282" w:rsidR="00844C8B" w:rsidDel="005756FF" w:rsidRDefault="00844C8B" w:rsidP="00647F9C">
            <w:pPr>
              <w:rPr>
                <w:del w:id="982" w:author="Mikheil Kapanadze" w:date="2025-04-19T15:30:00Z" w16du:dateUtc="2025-04-19T11:30:00Z"/>
                <w:rFonts w:cs="Courier New"/>
                <w:sz w:val="20"/>
                <w:szCs w:val="20"/>
                <w:lang w:val="ka-GE"/>
              </w:rPr>
            </w:pPr>
            <w:del w:id="983" w:author="Mikheil Kapanadze" w:date="2025-04-19T15:30:00Z" w16du:dateUtc="2025-04-19T11:30:00Z">
              <w:r w:rsidRPr="007912F3" w:rsidDel="005756FF">
                <w:rPr>
                  <w:rFonts w:ascii="Courier New" w:hAnsi="Courier New" w:cs="Courier New"/>
                  <w:sz w:val="20"/>
                  <w:szCs w:val="20"/>
                  <w:lang w:val="ka-GE"/>
                </w:rPr>
                <w:delText xml:space="preserve">         "family_name":"</w:delText>
              </w:r>
              <w:r w:rsidRPr="007912F3" w:rsidDel="005756FF">
                <w:rPr>
                  <w:rFonts w:ascii="Sylfaen" w:hAnsi="Sylfaen" w:cs="Sylfaen"/>
                  <w:sz w:val="20"/>
                  <w:szCs w:val="20"/>
                  <w:lang w:val="ka-GE"/>
                </w:rPr>
                <w:delText>გვარიაშვილი</w:delText>
              </w:r>
              <w:r w:rsidRPr="007912F3" w:rsidDel="005756FF">
                <w:rPr>
                  <w:rFonts w:ascii="Courier New" w:hAnsi="Courier New" w:cs="Courier New"/>
                  <w:sz w:val="20"/>
                  <w:szCs w:val="20"/>
                  <w:lang w:val="ka-GE"/>
                </w:rPr>
                <w:delText>",</w:delText>
              </w:r>
            </w:del>
          </w:p>
          <w:p w14:paraId="244588C3" w14:textId="068DCFED" w:rsidR="00844C8B" w:rsidRPr="008B368A" w:rsidDel="005756FF" w:rsidRDefault="00844C8B" w:rsidP="00647F9C">
            <w:pPr>
              <w:rPr>
                <w:del w:id="984" w:author="Mikheil Kapanadze" w:date="2025-04-19T15:30:00Z" w16du:dateUtc="2025-04-19T11:30:00Z"/>
                <w:rFonts w:cs="Courier New"/>
                <w:sz w:val="20"/>
                <w:szCs w:val="20"/>
                <w:lang w:val="ka-GE"/>
              </w:rPr>
            </w:pPr>
            <w:del w:id="985" w:author="Mikheil Kapanadze" w:date="2025-04-19T15:30:00Z" w16du:dateUtc="2025-04-19T11:30:00Z">
              <w:r w:rsidRPr="007912F3" w:rsidDel="005756FF">
                <w:rPr>
                  <w:rFonts w:ascii="Courier New" w:hAnsi="Courier New" w:cs="Courier New"/>
                  <w:sz w:val="20"/>
                  <w:szCs w:val="20"/>
                  <w:lang w:val="ka-GE"/>
                </w:rPr>
                <w:delText xml:space="preserve">         "</w:delText>
              </w:r>
              <w:r w:rsidRPr="007912F3" w:rsidDel="005756FF">
                <w:rPr>
                  <w:rFonts w:ascii="Courier New" w:hAnsi="Courier New" w:cs="Courier New"/>
                  <w:sz w:val="20"/>
                  <w:szCs w:val="20"/>
                </w:rPr>
                <w:delText>personal</w:delText>
              </w:r>
              <w:r w:rsidDel="005756FF">
                <w:rPr>
                  <w:rFonts w:ascii="Courier New" w:hAnsi="Courier New" w:cs="Courier New"/>
                  <w:sz w:val="20"/>
                  <w:szCs w:val="20"/>
                </w:rPr>
                <w:delText>_number</w:delText>
              </w:r>
              <w:r w:rsidRPr="007912F3" w:rsidDel="005756FF">
                <w:rPr>
                  <w:rFonts w:ascii="Courier New" w:hAnsi="Courier New" w:cs="Courier New"/>
                  <w:sz w:val="20"/>
                  <w:szCs w:val="20"/>
                  <w:lang w:val="ka-GE"/>
                </w:rPr>
                <w:delText>":"</w:delText>
              </w:r>
              <w:r w:rsidDel="005756FF">
                <w:rPr>
                  <w:rFonts w:ascii="Courier New" w:hAnsi="Courier New" w:cs="Courier New"/>
                  <w:sz w:val="20"/>
                  <w:szCs w:val="20"/>
                </w:rPr>
                <w:delText>PNOGE-</w:delText>
              </w:r>
              <w:r w:rsidRPr="007912F3" w:rsidDel="005756FF">
                <w:rPr>
                  <w:rFonts w:ascii="Courier New" w:hAnsi="Courier New" w:cs="Courier New"/>
                  <w:sz w:val="20"/>
                  <w:szCs w:val="20"/>
                </w:rPr>
                <w:delText>987654321098</w:delText>
              </w:r>
              <w:r w:rsidRPr="007912F3" w:rsidDel="005756FF">
                <w:rPr>
                  <w:rFonts w:ascii="Courier New" w:hAnsi="Courier New" w:cs="Courier New"/>
                  <w:sz w:val="20"/>
                  <w:szCs w:val="20"/>
                  <w:lang w:val="ka-GE"/>
                </w:rPr>
                <w:delText>",</w:delText>
              </w:r>
            </w:del>
          </w:p>
          <w:p w14:paraId="1A9C68A0" w14:textId="6EC9FABD" w:rsidR="00844C8B" w:rsidRPr="007912F3" w:rsidDel="005756FF" w:rsidRDefault="00844C8B" w:rsidP="00647F9C">
            <w:pPr>
              <w:rPr>
                <w:del w:id="986" w:author="Mikheil Kapanadze" w:date="2025-04-19T15:30:00Z" w16du:dateUtc="2025-04-19T11:30:00Z"/>
                <w:rFonts w:ascii="Courier New" w:hAnsi="Courier New" w:cs="Courier New"/>
                <w:sz w:val="20"/>
                <w:szCs w:val="20"/>
                <w:lang w:val="ka-GE"/>
              </w:rPr>
            </w:pPr>
            <w:del w:id="987" w:author="Mikheil Kapanadze" w:date="2025-04-19T15:30:00Z" w16du:dateUtc="2025-04-19T11:30:00Z">
              <w:r w:rsidRPr="007912F3" w:rsidDel="005756FF">
                <w:rPr>
                  <w:rFonts w:ascii="Courier New" w:hAnsi="Courier New" w:cs="Courier New"/>
                  <w:sz w:val="20"/>
                  <w:szCs w:val="20"/>
                  <w:lang w:val="ka-GE"/>
                </w:rPr>
                <w:delText xml:space="preserve">         "birthdate":"1956-01-28",</w:delText>
              </w:r>
            </w:del>
          </w:p>
          <w:p w14:paraId="7D66760C" w14:textId="3C477B3D" w:rsidR="00844C8B" w:rsidRPr="007912F3" w:rsidDel="005756FF" w:rsidRDefault="00844C8B" w:rsidP="1885459B">
            <w:pPr>
              <w:rPr>
                <w:del w:id="988" w:author="Mikheil Kapanadze" w:date="2025-04-19T15:30:00Z" w16du:dateUtc="2025-04-19T11:30:00Z"/>
                <w:rFonts w:ascii="Courier New" w:hAnsi="Courier New" w:cs="Courier New"/>
                <w:sz w:val="20"/>
                <w:szCs w:val="20"/>
              </w:rPr>
            </w:pPr>
            <w:del w:id="989" w:author="Mikheil Kapanadze" w:date="2025-04-19T15:30:00Z" w16du:dateUtc="2025-04-19T11:30:00Z">
              <w:r w:rsidRPr="1885459B" w:rsidDel="005756FF">
                <w:rPr>
                  <w:rFonts w:ascii="Courier New" w:hAnsi="Courier New" w:cs="Courier New"/>
                  <w:sz w:val="20"/>
                  <w:szCs w:val="20"/>
                </w:rPr>
                <w:delText xml:space="preserve">         "place_of_birth":{</w:delText>
              </w:r>
            </w:del>
          </w:p>
          <w:p w14:paraId="5ECBA5D7" w14:textId="5B51FE9C" w:rsidR="00844C8B" w:rsidRPr="007912F3" w:rsidDel="005756FF" w:rsidRDefault="00844C8B" w:rsidP="00647F9C">
            <w:pPr>
              <w:rPr>
                <w:del w:id="990" w:author="Mikheil Kapanadze" w:date="2025-04-19T15:30:00Z" w16du:dateUtc="2025-04-19T11:30:00Z"/>
                <w:rFonts w:ascii="Courier New" w:hAnsi="Courier New" w:cs="Courier New"/>
                <w:sz w:val="20"/>
                <w:szCs w:val="20"/>
                <w:lang w:val="ka-GE"/>
              </w:rPr>
            </w:pPr>
            <w:del w:id="991" w:author="Mikheil Kapanadze" w:date="2025-04-19T15:30:00Z" w16du:dateUtc="2025-04-19T11:30:00Z">
              <w:r w:rsidRPr="007912F3" w:rsidDel="005756FF">
                <w:rPr>
                  <w:rFonts w:ascii="Courier New" w:hAnsi="Courier New" w:cs="Courier New"/>
                  <w:sz w:val="20"/>
                  <w:szCs w:val="20"/>
                  <w:lang w:val="ka-GE"/>
                </w:rPr>
                <w:delText xml:space="preserve">            "country":"</w:delText>
              </w:r>
              <w:r w:rsidRPr="007912F3" w:rsidDel="005756FF">
                <w:rPr>
                  <w:rFonts w:ascii="Courier New" w:hAnsi="Courier New" w:cs="Courier New"/>
                  <w:sz w:val="20"/>
                  <w:szCs w:val="20"/>
                </w:rPr>
                <w:delText>GE</w:delText>
              </w:r>
              <w:r w:rsidRPr="007912F3" w:rsidDel="005756FF">
                <w:rPr>
                  <w:rFonts w:ascii="Courier New" w:hAnsi="Courier New" w:cs="Courier New"/>
                  <w:sz w:val="20"/>
                  <w:szCs w:val="20"/>
                  <w:lang w:val="ka-GE"/>
                </w:rPr>
                <w:delText>",</w:delText>
              </w:r>
            </w:del>
          </w:p>
          <w:p w14:paraId="45A61022" w14:textId="1CA5A296" w:rsidR="00844C8B" w:rsidRPr="007912F3" w:rsidDel="005756FF" w:rsidRDefault="00844C8B" w:rsidP="00647F9C">
            <w:pPr>
              <w:rPr>
                <w:del w:id="992" w:author="Mikheil Kapanadze" w:date="2025-04-19T15:30:00Z" w16du:dateUtc="2025-04-19T11:30:00Z"/>
                <w:rFonts w:ascii="Courier New" w:hAnsi="Courier New" w:cs="Courier New"/>
                <w:sz w:val="20"/>
                <w:szCs w:val="20"/>
                <w:lang w:val="ka-GE"/>
              </w:rPr>
            </w:pPr>
            <w:del w:id="993" w:author="Mikheil Kapanadze" w:date="2025-04-19T15:30:00Z" w16du:dateUtc="2025-04-19T11:30:00Z">
              <w:r w:rsidRPr="007912F3" w:rsidDel="005756FF">
                <w:rPr>
                  <w:rFonts w:ascii="Courier New" w:hAnsi="Courier New" w:cs="Courier New"/>
                  <w:sz w:val="20"/>
                  <w:szCs w:val="20"/>
                  <w:lang w:val="ka-GE"/>
                </w:rPr>
                <w:delText xml:space="preserve">            "locality":"</w:delText>
              </w:r>
              <w:r w:rsidRPr="007912F3" w:rsidDel="005756FF">
                <w:rPr>
                  <w:rFonts w:ascii="Sylfaen" w:hAnsi="Sylfaen" w:cs="Sylfaen"/>
                  <w:sz w:val="20"/>
                  <w:szCs w:val="20"/>
                  <w:lang w:val="ka-GE"/>
                </w:rPr>
                <w:delText>ჩხოროწყუ</w:delText>
              </w:r>
              <w:r w:rsidRPr="007912F3" w:rsidDel="005756FF">
                <w:rPr>
                  <w:rFonts w:ascii="Courier New" w:hAnsi="Courier New" w:cs="Courier New"/>
                  <w:sz w:val="20"/>
                  <w:szCs w:val="20"/>
                  <w:lang w:val="ka-GE"/>
                </w:rPr>
                <w:delText>"</w:delText>
              </w:r>
            </w:del>
          </w:p>
          <w:p w14:paraId="0EC5B8D4" w14:textId="54CC0113" w:rsidR="00844C8B" w:rsidRPr="007912F3" w:rsidDel="005756FF" w:rsidRDefault="00844C8B" w:rsidP="00647F9C">
            <w:pPr>
              <w:rPr>
                <w:del w:id="994" w:author="Mikheil Kapanadze" w:date="2025-04-19T15:30:00Z" w16du:dateUtc="2025-04-19T11:30:00Z"/>
                <w:rFonts w:ascii="Courier New" w:hAnsi="Courier New" w:cs="Courier New"/>
                <w:sz w:val="20"/>
                <w:szCs w:val="20"/>
                <w:lang w:val="ka-GE"/>
              </w:rPr>
            </w:pPr>
            <w:del w:id="995"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525053A3" w14:textId="35B3EC5E" w:rsidR="00844C8B" w:rsidRPr="007912F3" w:rsidDel="005756FF" w:rsidRDefault="00844C8B" w:rsidP="1885459B">
            <w:pPr>
              <w:rPr>
                <w:del w:id="996" w:author="Mikheil Kapanadze" w:date="2025-04-19T15:30:00Z" w16du:dateUtc="2025-04-19T11:30:00Z"/>
                <w:rFonts w:ascii="Courier New" w:hAnsi="Courier New" w:cs="Courier New"/>
                <w:sz w:val="20"/>
                <w:szCs w:val="20"/>
              </w:rPr>
            </w:pPr>
            <w:del w:id="997" w:author="Mikheil Kapanadze" w:date="2025-04-19T15:30:00Z" w16du:dateUtc="2025-04-19T11:30:00Z">
              <w:r w:rsidRPr="1885459B" w:rsidDel="005756FF">
                <w:rPr>
                  <w:rFonts w:ascii="Courier New" w:hAnsi="Courier New" w:cs="Courier New"/>
                  <w:sz w:val="20"/>
                  <w:szCs w:val="20"/>
                </w:rPr>
                <w:delText xml:space="preserve">         "nationalities":[</w:delText>
              </w:r>
            </w:del>
          </w:p>
          <w:p w14:paraId="6EA57E03" w14:textId="208F155E" w:rsidR="00844C8B" w:rsidRPr="007912F3" w:rsidDel="005756FF" w:rsidRDefault="00844C8B" w:rsidP="00647F9C">
            <w:pPr>
              <w:rPr>
                <w:del w:id="998" w:author="Mikheil Kapanadze" w:date="2025-04-19T15:30:00Z" w16du:dateUtc="2025-04-19T11:30:00Z"/>
                <w:rFonts w:ascii="Courier New" w:hAnsi="Courier New" w:cs="Courier New"/>
                <w:sz w:val="20"/>
                <w:szCs w:val="20"/>
                <w:lang w:val="ka-GE"/>
              </w:rPr>
            </w:pPr>
            <w:del w:id="999" w:author="Mikheil Kapanadze" w:date="2025-04-19T15:30:00Z" w16du:dateUtc="2025-04-19T11:30:00Z">
              <w:r w:rsidRPr="007912F3" w:rsidDel="005756FF">
                <w:rPr>
                  <w:rFonts w:ascii="Courier New" w:hAnsi="Courier New" w:cs="Courier New"/>
                  <w:sz w:val="20"/>
                  <w:szCs w:val="20"/>
                  <w:lang w:val="ka-GE"/>
                </w:rPr>
                <w:delText xml:space="preserve">            "</w:delText>
              </w:r>
              <w:r w:rsidRPr="007912F3" w:rsidDel="005756FF">
                <w:rPr>
                  <w:rFonts w:ascii="Courier New" w:hAnsi="Courier New" w:cs="Courier New"/>
                  <w:sz w:val="20"/>
                  <w:szCs w:val="20"/>
                </w:rPr>
                <w:delText>GE</w:delText>
              </w:r>
              <w:r w:rsidRPr="007912F3" w:rsidDel="005756FF">
                <w:rPr>
                  <w:rFonts w:ascii="Courier New" w:hAnsi="Courier New" w:cs="Courier New"/>
                  <w:sz w:val="20"/>
                  <w:szCs w:val="20"/>
                  <w:lang w:val="ka-GE"/>
                </w:rPr>
                <w:delText>"</w:delText>
              </w:r>
            </w:del>
          </w:p>
          <w:p w14:paraId="5DE02536" w14:textId="4FBB9DB0" w:rsidR="00844C8B" w:rsidRPr="007912F3" w:rsidDel="005756FF" w:rsidRDefault="00844C8B" w:rsidP="00647F9C">
            <w:pPr>
              <w:rPr>
                <w:del w:id="1000" w:author="Mikheil Kapanadze" w:date="2025-04-19T15:30:00Z" w16du:dateUtc="2025-04-19T11:30:00Z"/>
                <w:rFonts w:ascii="Courier New" w:hAnsi="Courier New" w:cs="Courier New"/>
                <w:sz w:val="20"/>
                <w:szCs w:val="20"/>
                <w:lang w:val="ka-GE"/>
              </w:rPr>
            </w:pPr>
            <w:del w:id="1001"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7B0066A6" w14:textId="0B3FDC28" w:rsidR="00844C8B" w:rsidRPr="007912F3" w:rsidDel="005756FF" w:rsidRDefault="00844C8B" w:rsidP="00647F9C">
            <w:pPr>
              <w:rPr>
                <w:del w:id="1002" w:author="Mikheil Kapanadze" w:date="2025-04-19T15:30:00Z" w16du:dateUtc="2025-04-19T11:30:00Z"/>
                <w:rFonts w:ascii="Courier New" w:hAnsi="Courier New" w:cs="Courier New"/>
                <w:sz w:val="20"/>
                <w:szCs w:val="20"/>
                <w:lang w:val="ka-GE"/>
              </w:rPr>
            </w:pPr>
            <w:del w:id="1003"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596EECEF" w14:textId="589C6453" w:rsidR="00844C8B" w:rsidRPr="007912F3" w:rsidDel="005756FF" w:rsidRDefault="00844C8B" w:rsidP="00647F9C">
            <w:pPr>
              <w:rPr>
                <w:del w:id="1004" w:author="Mikheil Kapanadze" w:date="2025-04-19T15:30:00Z" w16du:dateUtc="2025-04-19T11:30:00Z"/>
                <w:rFonts w:ascii="Courier New" w:hAnsi="Courier New" w:cs="Courier New"/>
                <w:sz w:val="20"/>
                <w:szCs w:val="20"/>
                <w:lang w:val="ka-GE"/>
              </w:rPr>
            </w:pPr>
            <w:del w:id="1005" w:author="Mikheil Kapanadze" w:date="2025-04-19T15:30:00Z" w16du:dateUtc="2025-04-19T11:30:00Z">
              <w:r w:rsidRPr="007912F3" w:rsidDel="005756FF">
                <w:rPr>
                  <w:rFonts w:ascii="Courier New" w:hAnsi="Courier New" w:cs="Courier New"/>
                  <w:sz w:val="20"/>
                  <w:szCs w:val="20"/>
                  <w:lang w:val="ka-GE"/>
                </w:rPr>
                <w:delText xml:space="preserve">   }</w:delText>
              </w:r>
            </w:del>
          </w:p>
          <w:p w14:paraId="0F8465C4" w14:textId="5AD693ED" w:rsidR="00844C8B" w:rsidDel="005756FF" w:rsidRDefault="00844C8B" w:rsidP="00647F9C">
            <w:pPr>
              <w:rPr>
                <w:del w:id="1006" w:author="Mikheil Kapanadze" w:date="2025-04-19T15:30:00Z" w16du:dateUtc="2025-04-19T11:30:00Z"/>
                <w:lang w:val="ka-GE"/>
              </w:rPr>
            </w:pPr>
            <w:del w:id="1007" w:author="Mikheil Kapanadze" w:date="2025-04-19T15:30:00Z" w16du:dateUtc="2025-04-19T11:30:00Z">
              <w:r w:rsidRPr="007912F3" w:rsidDel="005756FF">
                <w:rPr>
                  <w:rFonts w:ascii="Courier New" w:hAnsi="Courier New" w:cs="Courier New"/>
                  <w:sz w:val="20"/>
                  <w:szCs w:val="20"/>
                  <w:lang w:val="ka-GE"/>
                </w:rPr>
                <w:delText>}</w:delText>
              </w:r>
            </w:del>
          </w:p>
        </w:tc>
      </w:tr>
    </w:tbl>
    <w:p w14:paraId="041DB3AB" w14:textId="77777777" w:rsidR="00844C8B" w:rsidRDefault="00844C8B" w:rsidP="00844C8B">
      <w:pPr>
        <w:rPr>
          <w:lang w:val="ka-GE"/>
        </w:rPr>
      </w:pPr>
    </w:p>
    <w:p w14:paraId="02824A7E" w14:textId="77777777" w:rsidR="00844C8B" w:rsidRDefault="00844C8B" w:rsidP="00844C8B">
      <w:pPr>
        <w:rPr>
          <w:lang w:val="ka-GE"/>
        </w:rPr>
      </w:pPr>
      <w:r>
        <w:rPr>
          <w:lang w:val="ka-GE"/>
        </w:rPr>
        <w:t>დოკუმენტის ამ ვერსიასთან თავსებადი ფორმატი:</w:t>
      </w:r>
    </w:p>
    <w:tbl>
      <w:tblPr>
        <w:tblStyle w:val="TableGrid"/>
        <w:tblW w:w="0" w:type="auto"/>
        <w:tblLook w:val="04A0" w:firstRow="1" w:lastRow="0" w:firstColumn="1" w:lastColumn="0" w:noHBand="0" w:noVBand="1"/>
      </w:tblPr>
      <w:tblGrid>
        <w:gridCol w:w="9350"/>
      </w:tblGrid>
      <w:tr w:rsidR="00844C8B" w14:paraId="4F336FCB" w14:textId="77777777" w:rsidTr="1885459B">
        <w:tc>
          <w:tcPr>
            <w:tcW w:w="9350" w:type="dxa"/>
          </w:tcPr>
          <w:p w14:paraId="5B706D0F"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w:t>
            </w:r>
          </w:p>
          <w:p w14:paraId="0314B584" w14:textId="77777777" w:rsidR="00844C8B" w:rsidRPr="00647F9C" w:rsidRDefault="00844C8B" w:rsidP="1885459B">
            <w:pPr>
              <w:rPr>
                <w:rFonts w:ascii="Courier New" w:hAnsi="Courier New" w:cs="Courier New"/>
                <w:sz w:val="20"/>
                <w:szCs w:val="20"/>
              </w:rPr>
            </w:pPr>
            <w:r w:rsidRPr="1885459B">
              <w:rPr>
                <w:rFonts w:ascii="Courier New" w:hAnsi="Courier New" w:cs="Courier New"/>
                <w:sz w:val="20"/>
                <w:szCs w:val="20"/>
              </w:rPr>
              <w:t xml:space="preserve">   "verified_claims":{</w:t>
            </w:r>
          </w:p>
          <w:p w14:paraId="4C8443FF" w14:textId="77777777" w:rsidR="00844C8B" w:rsidRPr="00647F9C" w:rsidRDefault="00844C8B" w:rsidP="1885459B">
            <w:pPr>
              <w:rPr>
                <w:rFonts w:ascii="Courier New" w:hAnsi="Courier New" w:cs="Courier New"/>
                <w:sz w:val="20"/>
                <w:szCs w:val="20"/>
              </w:rPr>
            </w:pPr>
            <w:r w:rsidRPr="1885459B">
              <w:rPr>
                <w:rFonts w:ascii="Courier New" w:hAnsi="Courier New" w:cs="Courier New"/>
                <w:sz w:val="20"/>
                <w:szCs w:val="20"/>
              </w:rPr>
              <w:t xml:space="preserve">      "verification":{</w:t>
            </w:r>
          </w:p>
          <w:p w14:paraId="09316C94"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"trust_framework":"ge_aml",</w:t>
            </w:r>
          </w:p>
          <w:p w14:paraId="481F1333"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"time":"2012-04-23T18:25Z",</w:t>
            </w:r>
          </w:p>
          <w:p w14:paraId="6B307686"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"verification_process":"f24c6f-6d3f-4ec5-973e-b0d8506f3bc7",</w:t>
            </w:r>
          </w:p>
          <w:p w14:paraId="3D3FDB35" w14:textId="77777777" w:rsidR="00844C8B" w:rsidRPr="00647F9C" w:rsidRDefault="00844C8B" w:rsidP="1885459B">
            <w:pPr>
              <w:rPr>
                <w:rFonts w:ascii="Courier New" w:hAnsi="Courier New" w:cs="Courier New"/>
                <w:sz w:val="20"/>
                <w:szCs w:val="20"/>
              </w:rPr>
            </w:pPr>
            <w:r w:rsidRPr="1885459B">
              <w:rPr>
                <w:rFonts w:ascii="Courier New" w:hAnsi="Courier New" w:cs="Courier New"/>
                <w:sz w:val="20"/>
                <w:szCs w:val="20"/>
              </w:rPr>
              <w:t xml:space="preserve">         "evidence":[</w:t>
            </w:r>
          </w:p>
          <w:p w14:paraId="55C942B7"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251144BE" w14:textId="77777777" w:rsidR="00844C8B" w:rsidRDefault="00844C8B" w:rsidP="00647F9C">
            <w:pPr>
              <w:rPr>
                <w:rFonts w:cs="Courier New"/>
                <w:sz w:val="20"/>
                <w:szCs w:val="20"/>
                <w:lang w:val="ka-GE"/>
              </w:rPr>
            </w:pPr>
            <w:r w:rsidRPr="00647F9C">
              <w:rPr>
                <w:rFonts w:ascii="Courier New" w:hAnsi="Courier New" w:cs="Courier New"/>
                <w:sz w:val="20"/>
                <w:szCs w:val="20"/>
                <w:lang w:val="ka-GE"/>
              </w:rPr>
              <w:t xml:space="preserve">               "type":"document",</w:t>
            </w:r>
          </w:p>
          <w:p w14:paraId="39D72BE7" w14:textId="77777777" w:rsidR="005A79DA" w:rsidRDefault="005A79DA" w:rsidP="005A79DA">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check_details</w:t>
            </w:r>
            <w:r w:rsidRPr="0078774D">
              <w:rPr>
                <w:rFonts w:ascii="Courier New" w:hAnsi="Courier New" w:cs="Courier New"/>
                <w:sz w:val="20"/>
                <w:szCs w:val="20"/>
                <w:lang w:val="ka-GE"/>
              </w:rPr>
              <w:t>":</w:t>
            </w:r>
            <w:r>
              <w:rPr>
                <w:rFonts w:ascii="Courier New" w:hAnsi="Courier New" w:cs="Courier New"/>
                <w:sz w:val="20"/>
                <w:szCs w:val="20"/>
              </w:rPr>
              <w:t>[</w:t>
            </w:r>
          </w:p>
          <w:p w14:paraId="0EBC1C01" w14:textId="77777777" w:rsidR="005A79DA" w:rsidRPr="00876D25" w:rsidRDefault="005A79DA" w:rsidP="005A79DA">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618B1918" w14:textId="0D113DD3" w:rsidR="005A79DA" w:rsidRPr="0078774D"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sidRPr="00647F9C">
              <w:rPr>
                <w:rFonts w:ascii="Courier New" w:hAnsi="Courier New" w:cs="Courier New"/>
                <w:sz w:val="20"/>
                <w:szCs w:val="20"/>
                <w:lang w:val="ka-GE"/>
              </w:rPr>
              <w:t>vpip</w:t>
            </w:r>
            <w:r w:rsidRPr="0078774D">
              <w:rPr>
                <w:rFonts w:ascii="Courier New" w:hAnsi="Courier New" w:cs="Courier New"/>
                <w:sz w:val="20"/>
                <w:szCs w:val="20"/>
                <w:lang w:val="ka-GE"/>
              </w:rPr>
              <w:t>"</w:t>
            </w:r>
          </w:p>
          <w:p w14:paraId="304E998B" w14:textId="77777777" w:rsidR="005A79DA" w:rsidRPr="0078774D"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2652B95" w14:textId="77777777" w:rsidR="005A79DA" w:rsidRPr="00876D25" w:rsidRDefault="005A79DA" w:rsidP="005A79DA">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0E45D4EA" w14:textId="5C414584" w:rsidR="005A79DA" w:rsidRPr="0078774D"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pvp</w:t>
            </w:r>
            <w:r w:rsidRPr="0078774D">
              <w:rPr>
                <w:rFonts w:ascii="Courier New" w:hAnsi="Courier New" w:cs="Courier New"/>
                <w:sz w:val="20"/>
                <w:szCs w:val="20"/>
                <w:lang w:val="ka-GE"/>
              </w:rPr>
              <w:t>"</w:t>
            </w:r>
          </w:p>
          <w:p w14:paraId="2805CA0F" w14:textId="77777777" w:rsidR="005A79DA" w:rsidRPr="00876D25" w:rsidRDefault="005A79DA" w:rsidP="005A79DA">
            <w:pPr>
              <w:rPr>
                <w:rFonts w:cs="Courier New"/>
                <w:sz w:val="20"/>
                <w:szCs w:val="20"/>
                <w:lang w:val="ka-GE"/>
              </w:rPr>
            </w:pPr>
            <w:r w:rsidRPr="0078774D">
              <w:rPr>
                <w:rFonts w:ascii="Courier New" w:hAnsi="Courier New" w:cs="Courier New"/>
                <w:sz w:val="20"/>
                <w:szCs w:val="20"/>
                <w:lang w:val="ka-GE"/>
              </w:rPr>
              <w:t xml:space="preserve">                  }</w:t>
            </w:r>
          </w:p>
          <w:p w14:paraId="6F27395D" w14:textId="09AEFE20" w:rsidR="00844C8B" w:rsidRPr="00647F9C"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lastRenderedPageBreak/>
              <w:t xml:space="preserve">               </w:t>
            </w:r>
            <w:r w:rsidRPr="00326095">
              <w:rPr>
                <w:rFonts w:ascii="Courier New" w:hAnsi="Courier New" w:cs="Courier New"/>
                <w:sz w:val="20"/>
                <w:szCs w:val="20"/>
                <w:lang w:val="ka-GE"/>
              </w:rPr>
              <w:t>]</w:t>
            </w:r>
            <w:r w:rsidR="00844C8B" w:rsidRPr="00647F9C">
              <w:rPr>
                <w:rFonts w:ascii="Courier New" w:hAnsi="Courier New" w:cs="Courier New"/>
                <w:sz w:val="20"/>
                <w:szCs w:val="20"/>
                <w:lang w:val="ka-GE"/>
              </w:rPr>
              <w:t>,</w:t>
            </w:r>
          </w:p>
          <w:p w14:paraId="4ED09C98"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"time":"2014-04-22T11:30Z",</w:t>
            </w:r>
          </w:p>
          <w:p w14:paraId="34145E24" w14:textId="77777777" w:rsidR="00844C8B" w:rsidRPr="00326095" w:rsidRDefault="00844C8B" w:rsidP="1885459B">
            <w:pPr>
              <w:rPr>
                <w:rFonts w:ascii="Courier New" w:hAnsi="Courier New" w:cs="Courier New"/>
                <w:sz w:val="20"/>
                <w:szCs w:val="20"/>
                <w:lang w:val="ka-GE"/>
              </w:rPr>
            </w:pPr>
            <w:r w:rsidRPr="00326095">
              <w:rPr>
                <w:rFonts w:ascii="Courier New" w:hAnsi="Courier New" w:cs="Courier New"/>
                <w:sz w:val="20"/>
                <w:szCs w:val="20"/>
                <w:lang w:val="ka-GE"/>
              </w:rPr>
              <w:t xml:space="preserve">               "document_details":{</w:t>
            </w:r>
          </w:p>
          <w:p w14:paraId="0C6C6CA3"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"type":"idcard",</w:t>
            </w:r>
          </w:p>
          <w:p w14:paraId="36906FB9" w14:textId="77777777" w:rsidR="00844C8B" w:rsidRPr="00326095" w:rsidRDefault="00844C8B" w:rsidP="1885459B">
            <w:pPr>
              <w:rPr>
                <w:rFonts w:ascii="Courier New" w:hAnsi="Courier New" w:cs="Courier New"/>
                <w:sz w:val="20"/>
                <w:szCs w:val="20"/>
                <w:lang w:val="ka-GE"/>
              </w:rPr>
            </w:pPr>
            <w:r w:rsidRPr="00326095">
              <w:rPr>
                <w:rFonts w:ascii="Courier New" w:hAnsi="Courier New" w:cs="Courier New"/>
                <w:sz w:val="20"/>
                <w:szCs w:val="20"/>
                <w:lang w:val="ka-GE"/>
              </w:rPr>
              <w:t xml:space="preserve">                  "issuer":{</w:t>
            </w:r>
          </w:p>
          <w:p w14:paraId="5E1AE31F"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"name":"</w:t>
            </w:r>
            <w:r w:rsidRPr="00647F9C">
              <w:rPr>
                <w:rFonts w:ascii="Sylfaen" w:hAnsi="Sylfaen" w:cs="Sylfaen"/>
                <w:sz w:val="20"/>
                <w:szCs w:val="20"/>
                <w:lang w:val="ka-GE"/>
              </w:rPr>
              <w:t>საქართველოს</w:t>
            </w:r>
            <w:r w:rsidRPr="00647F9C">
              <w:rPr>
                <w:rFonts w:ascii="Courier New" w:hAnsi="Courier New" w:cs="Courier New"/>
                <w:sz w:val="20"/>
                <w:szCs w:val="20"/>
                <w:lang w:val="ka-GE"/>
              </w:rPr>
              <w:t xml:space="preserve"> </w:t>
            </w:r>
            <w:r w:rsidRPr="00647F9C">
              <w:rPr>
                <w:rFonts w:ascii="Sylfaen" w:hAnsi="Sylfaen" w:cs="Sylfaen"/>
                <w:sz w:val="20"/>
                <w:szCs w:val="20"/>
                <w:lang w:val="ka-GE"/>
              </w:rPr>
              <w:t>იუსტიციის</w:t>
            </w:r>
            <w:r w:rsidRPr="00647F9C">
              <w:rPr>
                <w:rFonts w:ascii="Courier New" w:hAnsi="Courier New" w:cs="Courier New"/>
                <w:sz w:val="20"/>
                <w:szCs w:val="20"/>
                <w:lang w:val="ka-GE"/>
              </w:rPr>
              <w:t xml:space="preserve"> </w:t>
            </w:r>
            <w:r w:rsidRPr="00647F9C">
              <w:rPr>
                <w:rFonts w:ascii="Sylfaen" w:hAnsi="Sylfaen" w:cs="Sylfaen"/>
                <w:sz w:val="20"/>
                <w:szCs w:val="20"/>
                <w:lang w:val="ka-GE"/>
              </w:rPr>
              <w:t>სამინისტრო</w:t>
            </w:r>
            <w:r w:rsidRPr="00647F9C">
              <w:rPr>
                <w:rFonts w:ascii="Courier New" w:hAnsi="Courier New" w:cs="Courier New"/>
                <w:sz w:val="20"/>
                <w:szCs w:val="20"/>
                <w:lang w:val="ka-GE"/>
              </w:rPr>
              <w:t>",</w:t>
            </w:r>
          </w:p>
          <w:p w14:paraId="48881113"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"country":"GE"</w:t>
            </w:r>
          </w:p>
          <w:p w14:paraId="2703E690"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5BB0E1ED" w14:textId="77777777" w:rsidR="00844C8B" w:rsidRPr="00647F9C" w:rsidRDefault="00844C8B" w:rsidP="00647F9C">
            <w:pPr>
              <w:rPr>
                <w:rFonts w:cs="Courier New"/>
                <w:sz w:val="20"/>
                <w:szCs w:val="20"/>
                <w:lang w:val="ka-GE"/>
              </w:rPr>
            </w:pPr>
            <w:r w:rsidRPr="00647F9C">
              <w:rPr>
                <w:rFonts w:ascii="Courier New" w:hAnsi="Courier New" w:cs="Courier New"/>
                <w:sz w:val="20"/>
                <w:szCs w:val="20"/>
                <w:lang w:val="ka-GE"/>
              </w:rPr>
              <w:t xml:space="preserve">                  "</w:t>
            </w:r>
            <w:r w:rsidRPr="009B3C82">
              <w:rPr>
                <w:rFonts w:ascii="Courier New" w:hAnsi="Courier New" w:cs="Courier New"/>
                <w:sz w:val="20"/>
                <w:szCs w:val="20"/>
                <w:lang w:val="ka-GE"/>
              </w:rPr>
              <w:t>document_</w:t>
            </w:r>
            <w:r w:rsidRPr="00647F9C">
              <w:rPr>
                <w:rFonts w:ascii="Courier New" w:hAnsi="Courier New" w:cs="Courier New"/>
                <w:sz w:val="20"/>
                <w:szCs w:val="20"/>
                <w:lang w:val="ka-GE"/>
              </w:rPr>
              <w:t>number":"13IA123456",</w:t>
            </w:r>
          </w:p>
          <w:p w14:paraId="2BD8231B"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"personal_number":"987654321098",</w:t>
            </w:r>
          </w:p>
          <w:p w14:paraId="1DC78CC4"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"date_of_issuance":"2013-03-23",</w:t>
            </w:r>
          </w:p>
          <w:p w14:paraId="0B6FF966"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"date_of_expiry":"2023-03-22"</w:t>
            </w:r>
          </w:p>
          <w:p w14:paraId="61BF6863"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07148FDC"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3ADFA1FF"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30567A85"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00A713B7" w14:textId="77777777" w:rsidR="00844C8B" w:rsidRPr="00647F9C" w:rsidRDefault="00844C8B" w:rsidP="1885459B">
            <w:pPr>
              <w:rPr>
                <w:rFonts w:ascii="Courier New" w:hAnsi="Courier New" w:cs="Courier New"/>
                <w:sz w:val="20"/>
                <w:szCs w:val="20"/>
              </w:rPr>
            </w:pPr>
            <w:r w:rsidRPr="1885459B">
              <w:rPr>
                <w:rFonts w:ascii="Courier New" w:hAnsi="Courier New" w:cs="Courier New"/>
                <w:sz w:val="20"/>
                <w:szCs w:val="20"/>
              </w:rPr>
              <w:t xml:space="preserve">      "claims":{</w:t>
            </w:r>
          </w:p>
          <w:p w14:paraId="24AC0D54"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"given_name":"</w:t>
            </w:r>
            <w:r w:rsidRPr="00647F9C">
              <w:rPr>
                <w:rFonts w:ascii="Sylfaen" w:hAnsi="Sylfaen" w:cs="Sylfaen"/>
                <w:sz w:val="20"/>
                <w:szCs w:val="20"/>
                <w:lang w:val="ka-GE"/>
              </w:rPr>
              <w:t>სახელი</w:t>
            </w:r>
            <w:r w:rsidRPr="00647F9C">
              <w:rPr>
                <w:rFonts w:ascii="Courier New" w:hAnsi="Courier New" w:cs="Courier New"/>
                <w:sz w:val="20"/>
                <w:szCs w:val="20"/>
                <w:lang w:val="ka-GE"/>
              </w:rPr>
              <w:t>",</w:t>
            </w:r>
          </w:p>
          <w:p w14:paraId="77880BAE"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"family_name":"</w:t>
            </w:r>
            <w:r w:rsidRPr="00647F9C">
              <w:rPr>
                <w:rFonts w:ascii="Sylfaen" w:hAnsi="Sylfaen" w:cs="Sylfaen"/>
                <w:sz w:val="20"/>
                <w:szCs w:val="20"/>
                <w:lang w:val="ka-GE"/>
              </w:rPr>
              <w:t>გვარიაშვილი</w:t>
            </w:r>
            <w:r w:rsidRPr="00647F9C">
              <w:rPr>
                <w:rFonts w:ascii="Courier New" w:hAnsi="Courier New" w:cs="Courier New"/>
                <w:sz w:val="20"/>
                <w:szCs w:val="20"/>
                <w:lang w:val="ka-GE"/>
              </w:rPr>
              <w:t>",</w:t>
            </w:r>
          </w:p>
          <w:p w14:paraId="39351872"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"personal_number":"PNOGE-987654321098",</w:t>
            </w:r>
          </w:p>
          <w:p w14:paraId="44F7A3CE"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"birthdate":"1956-01-28",</w:t>
            </w:r>
          </w:p>
          <w:p w14:paraId="6B54003B" w14:textId="77777777" w:rsidR="00844C8B" w:rsidRPr="00647F9C" w:rsidRDefault="00844C8B" w:rsidP="1885459B">
            <w:pPr>
              <w:rPr>
                <w:rFonts w:ascii="Courier New" w:hAnsi="Courier New" w:cs="Courier New"/>
                <w:sz w:val="20"/>
                <w:szCs w:val="20"/>
              </w:rPr>
            </w:pPr>
            <w:r w:rsidRPr="1885459B">
              <w:rPr>
                <w:rFonts w:ascii="Courier New" w:hAnsi="Courier New" w:cs="Courier New"/>
                <w:sz w:val="20"/>
                <w:szCs w:val="20"/>
              </w:rPr>
              <w:t xml:space="preserve">         "place_of_birth":{</w:t>
            </w:r>
          </w:p>
          <w:p w14:paraId="1099D4F1"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"country":"GE",</w:t>
            </w:r>
          </w:p>
          <w:p w14:paraId="788ADE9D"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"locality":"</w:t>
            </w:r>
            <w:r w:rsidRPr="00647F9C">
              <w:rPr>
                <w:rFonts w:ascii="Sylfaen" w:hAnsi="Sylfaen" w:cs="Sylfaen"/>
                <w:sz w:val="20"/>
                <w:szCs w:val="20"/>
                <w:lang w:val="ka-GE"/>
              </w:rPr>
              <w:t>ჩხოროწყუ</w:t>
            </w:r>
            <w:r w:rsidRPr="00647F9C">
              <w:rPr>
                <w:rFonts w:ascii="Courier New" w:hAnsi="Courier New" w:cs="Courier New"/>
                <w:sz w:val="20"/>
                <w:szCs w:val="20"/>
                <w:lang w:val="ka-GE"/>
              </w:rPr>
              <w:t>"</w:t>
            </w:r>
          </w:p>
          <w:p w14:paraId="028B2EAA"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3089EC87" w14:textId="77777777" w:rsidR="00844C8B" w:rsidRPr="00647F9C" w:rsidRDefault="00844C8B" w:rsidP="1885459B">
            <w:pPr>
              <w:rPr>
                <w:rFonts w:ascii="Courier New" w:hAnsi="Courier New" w:cs="Courier New"/>
                <w:sz w:val="20"/>
                <w:szCs w:val="20"/>
              </w:rPr>
            </w:pPr>
            <w:r w:rsidRPr="1885459B">
              <w:rPr>
                <w:rFonts w:ascii="Courier New" w:hAnsi="Courier New" w:cs="Courier New"/>
                <w:sz w:val="20"/>
                <w:szCs w:val="20"/>
              </w:rPr>
              <w:t xml:space="preserve">         "nationalities":[</w:t>
            </w:r>
          </w:p>
          <w:p w14:paraId="3643B670"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"GE"</w:t>
            </w:r>
          </w:p>
          <w:p w14:paraId="5EBAA46D"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3942DD36" w14:textId="77777777" w:rsidR="00844C8B" w:rsidRPr="00647F9C" w:rsidRDefault="00844C8B" w:rsidP="1885459B">
            <w:pPr>
              <w:rPr>
                <w:rFonts w:ascii="Courier New" w:hAnsi="Courier New" w:cs="Courier New"/>
                <w:sz w:val="20"/>
                <w:szCs w:val="20"/>
              </w:rPr>
            </w:pPr>
            <w:r w:rsidRPr="1885459B">
              <w:rPr>
                <w:rFonts w:ascii="Courier New" w:hAnsi="Courier New" w:cs="Courier New"/>
                <w:sz w:val="20"/>
                <w:szCs w:val="20"/>
              </w:rPr>
              <w:t xml:space="preserve">         "address":{</w:t>
            </w:r>
          </w:p>
          <w:p w14:paraId="552D44DF"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"locality":"</w:t>
            </w:r>
            <w:r w:rsidRPr="00647F9C">
              <w:rPr>
                <w:rFonts w:ascii="Sylfaen" w:hAnsi="Sylfaen" w:cs="Sylfaen"/>
                <w:sz w:val="20"/>
                <w:szCs w:val="20"/>
                <w:lang w:val="ka-GE"/>
              </w:rPr>
              <w:t>თბილისი</w:t>
            </w:r>
            <w:r w:rsidRPr="00647F9C">
              <w:rPr>
                <w:rFonts w:ascii="Courier New" w:hAnsi="Courier New" w:cs="Courier New"/>
                <w:sz w:val="20"/>
                <w:szCs w:val="20"/>
                <w:lang w:val="ka-GE"/>
              </w:rPr>
              <w:t>",</w:t>
            </w:r>
          </w:p>
          <w:p w14:paraId="44B7FA33"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"postal_code":"0162",</w:t>
            </w:r>
          </w:p>
          <w:p w14:paraId="6106528A"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"country":"GE",</w:t>
            </w:r>
          </w:p>
          <w:p w14:paraId="4A995412"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"street_address":"</w:t>
            </w:r>
            <w:r w:rsidRPr="00647F9C">
              <w:rPr>
                <w:rFonts w:ascii="Sylfaen" w:hAnsi="Sylfaen" w:cs="Sylfaen"/>
                <w:sz w:val="20"/>
                <w:szCs w:val="20"/>
                <w:lang w:val="ka-GE"/>
              </w:rPr>
              <w:t>ილია</w:t>
            </w:r>
            <w:r w:rsidRPr="00647F9C">
              <w:rPr>
                <w:rFonts w:ascii="Courier New" w:hAnsi="Courier New" w:cs="Courier New"/>
                <w:sz w:val="20"/>
                <w:szCs w:val="20"/>
                <w:lang w:val="ka-GE"/>
              </w:rPr>
              <w:t xml:space="preserve"> </w:t>
            </w:r>
            <w:r w:rsidRPr="00647F9C">
              <w:rPr>
                <w:rFonts w:ascii="Sylfaen" w:hAnsi="Sylfaen" w:cs="Sylfaen"/>
                <w:sz w:val="20"/>
                <w:szCs w:val="20"/>
                <w:lang w:val="ka-GE"/>
              </w:rPr>
              <w:t>ჭავჭავაძის</w:t>
            </w:r>
            <w:r w:rsidRPr="00647F9C">
              <w:rPr>
                <w:rFonts w:ascii="Courier New" w:hAnsi="Courier New" w:cs="Courier New"/>
                <w:sz w:val="20"/>
                <w:szCs w:val="20"/>
                <w:lang w:val="ka-GE"/>
              </w:rPr>
              <w:t xml:space="preserve"> </w:t>
            </w:r>
            <w:r w:rsidRPr="00647F9C">
              <w:rPr>
                <w:rFonts w:ascii="Sylfaen" w:hAnsi="Sylfaen" w:cs="Sylfaen"/>
                <w:sz w:val="20"/>
                <w:szCs w:val="20"/>
                <w:lang w:val="ka-GE"/>
              </w:rPr>
              <w:t>გამზირი</w:t>
            </w:r>
            <w:r w:rsidRPr="00647F9C">
              <w:rPr>
                <w:rFonts w:ascii="Courier New" w:hAnsi="Courier New" w:cs="Courier New"/>
                <w:sz w:val="20"/>
                <w:szCs w:val="20"/>
                <w:lang w:val="ka-GE"/>
              </w:rPr>
              <w:t xml:space="preserve"> 1"</w:t>
            </w:r>
          </w:p>
          <w:p w14:paraId="773B0B81"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2F355351"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2BCA2338" w14:textId="77777777" w:rsidR="00844C8B" w:rsidRPr="00647F9C" w:rsidRDefault="00844C8B" w:rsidP="00647F9C">
            <w:pPr>
              <w:rPr>
                <w:rFonts w:ascii="Courier New" w:hAnsi="Courier New" w:cs="Courier New"/>
                <w:sz w:val="20"/>
                <w:szCs w:val="20"/>
                <w:lang w:val="ka-GE"/>
              </w:rPr>
            </w:pPr>
            <w:r w:rsidRPr="00647F9C">
              <w:rPr>
                <w:rFonts w:ascii="Courier New" w:hAnsi="Courier New" w:cs="Courier New"/>
                <w:sz w:val="20"/>
                <w:szCs w:val="20"/>
                <w:lang w:val="ka-GE"/>
              </w:rPr>
              <w:t xml:space="preserve">   }</w:t>
            </w:r>
          </w:p>
          <w:p w14:paraId="04B5D831" w14:textId="77777777" w:rsidR="00844C8B" w:rsidRDefault="00844C8B" w:rsidP="00647F9C">
            <w:pPr>
              <w:rPr>
                <w:lang w:val="ka-GE"/>
              </w:rPr>
            </w:pPr>
            <w:r w:rsidRPr="00647F9C">
              <w:rPr>
                <w:rFonts w:ascii="Courier New" w:hAnsi="Courier New" w:cs="Courier New"/>
                <w:sz w:val="20"/>
                <w:szCs w:val="20"/>
                <w:lang w:val="ka-GE"/>
              </w:rPr>
              <w:t>}</w:t>
            </w:r>
          </w:p>
        </w:tc>
      </w:tr>
    </w:tbl>
    <w:p w14:paraId="0354AE18" w14:textId="77777777" w:rsidR="00844C8B" w:rsidRDefault="00844C8B" w:rsidP="00844C8B">
      <w:pPr>
        <w:rPr>
          <w:lang w:val="ka-GE"/>
        </w:rPr>
      </w:pPr>
    </w:p>
    <w:p w14:paraId="62A77F0C" w14:textId="77777777" w:rsidR="00844C8B" w:rsidRDefault="00844C8B" w:rsidP="00844C8B">
      <w:pPr>
        <w:rPr>
          <w:lang w:val="ka-GE"/>
        </w:rPr>
      </w:pPr>
    </w:p>
    <w:p w14:paraId="4EC1CF45" w14:textId="77777777" w:rsidR="00844C8B" w:rsidRDefault="00844C8B" w:rsidP="00844C8B">
      <w:pPr>
        <w:pStyle w:val="Heading2"/>
        <w:rPr>
          <w:lang w:val="ka-GE"/>
        </w:rPr>
      </w:pPr>
      <w:bookmarkStart w:id="1008" w:name="_Toc195970432"/>
      <w:r>
        <w:rPr>
          <w:lang w:val="ka-GE"/>
        </w:rPr>
        <w:t>პირადად გამოცხადება, პირადობის მოწმობის წარდგენით და სერვისების განვითარების სააგენტოს ბაზაში გადამოწმებით</w:t>
      </w:r>
      <w:bookmarkEnd w:id="1008"/>
    </w:p>
    <w:p w14:paraId="7C3967B9" w14:textId="77777777" w:rsidR="00844C8B" w:rsidRDefault="00844C8B" w:rsidP="00844C8B">
      <w:pPr>
        <w:rPr>
          <w:lang w:val="ka-GE"/>
        </w:rPr>
      </w:pPr>
    </w:p>
    <w:p w14:paraId="414D265C" w14:textId="77777777" w:rsidR="00844C8B" w:rsidRDefault="00844C8B" w:rsidP="00844C8B">
      <w:pPr>
        <w:rPr>
          <w:lang w:val="ka-GE"/>
        </w:rPr>
      </w:pPr>
      <w:r>
        <w:rPr>
          <w:lang w:val="ka-GE"/>
        </w:rPr>
        <w:t>ქვემოთ მოცემული მაგალითი აღწერს შემთხვევას, როდესაც ადამიანი პირადად გამოცხადდა იდენტობის პროვაიდერის ოფისში, წარმოადგინა საქართველოს მოქალაქის პირადობის მოწმობა (რომელიც არ შეიცავს მისამართის რეკვიზიტს), ხოლო შემდეგ პროვაიდერმა აღნიშნული მოწმობა დამატებით გადაამოწმა სსიპ სახელმწიფო სერვისების განვითარების სააგენტოს მონაცემთა ბაზაში და, მათ შორის, ამ გზით დარწმუნდა მისამართის სისწორეში:</w:t>
      </w:r>
    </w:p>
    <w:p w14:paraId="47C55E87" w14:textId="77777777" w:rsidR="00844C8B" w:rsidRPr="0012452D" w:rsidRDefault="00844C8B" w:rsidP="00844C8B">
      <w:pPr>
        <w:rPr>
          <w:lang w:val="ka-GE"/>
        </w:rPr>
      </w:pPr>
    </w:p>
    <w:tbl>
      <w:tblPr>
        <w:tblStyle w:val="TableGrid"/>
        <w:tblW w:w="0" w:type="auto"/>
        <w:tblLook w:val="04A0" w:firstRow="1" w:lastRow="0" w:firstColumn="1" w:lastColumn="0" w:noHBand="0" w:noVBand="1"/>
      </w:tblPr>
      <w:tblGrid>
        <w:gridCol w:w="9350"/>
      </w:tblGrid>
      <w:tr w:rsidR="00844C8B" w14:paraId="76F6DB55" w14:textId="77777777" w:rsidTr="1885459B">
        <w:tc>
          <w:tcPr>
            <w:tcW w:w="9350" w:type="dxa"/>
          </w:tcPr>
          <w:p w14:paraId="79C84957" w14:textId="77777777" w:rsidR="00844C8B" w:rsidRPr="0078774D" w:rsidRDefault="00844C8B" w:rsidP="00647F9C">
            <w:pPr>
              <w:rPr>
                <w:rFonts w:ascii="Courier New" w:hAnsi="Courier New" w:cs="Courier New"/>
                <w:sz w:val="20"/>
                <w:szCs w:val="20"/>
                <w:lang w:val="ka-GE"/>
              </w:rPr>
            </w:pPr>
            <w:bookmarkStart w:id="1009" w:name="_Hlk117078032"/>
            <w:r w:rsidRPr="0078774D">
              <w:rPr>
                <w:rFonts w:ascii="Courier New" w:hAnsi="Courier New" w:cs="Courier New"/>
                <w:sz w:val="20"/>
                <w:szCs w:val="20"/>
                <w:lang w:val="ka-GE"/>
              </w:rPr>
              <w:lastRenderedPageBreak/>
              <w:t>{</w:t>
            </w:r>
          </w:p>
          <w:p w14:paraId="13B288D1"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"verified_claims":{</w:t>
            </w:r>
          </w:p>
          <w:p w14:paraId="4337774B"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"verification":{</w:t>
            </w:r>
          </w:p>
          <w:p w14:paraId="41E84905"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"trust_framework":"ge_aml",</w:t>
            </w:r>
          </w:p>
          <w:p w14:paraId="0746175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"time":"2012-04-23T18:25Z",</w:t>
            </w:r>
          </w:p>
          <w:p w14:paraId="26F9316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"verification_process":"f24c6f-6d3f-4ec5-973e-b0d8506f3bc7",</w:t>
            </w:r>
          </w:p>
          <w:p w14:paraId="40E81D7F"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"evidence":[</w:t>
            </w:r>
          </w:p>
          <w:p w14:paraId="23C06103"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6567BB2" w14:textId="77777777" w:rsidR="00844C8B" w:rsidRDefault="00844C8B" w:rsidP="00647F9C">
            <w:pPr>
              <w:rPr>
                <w:rFonts w:cs="Courier New"/>
                <w:sz w:val="20"/>
                <w:szCs w:val="20"/>
                <w:lang w:val="ka-GE"/>
              </w:rPr>
            </w:pPr>
            <w:r w:rsidRPr="0078774D">
              <w:rPr>
                <w:rFonts w:ascii="Courier New" w:hAnsi="Courier New" w:cs="Courier New"/>
                <w:sz w:val="20"/>
                <w:szCs w:val="20"/>
                <w:lang w:val="ka-GE"/>
              </w:rPr>
              <w:t xml:space="preserve">               "type":"document",</w:t>
            </w:r>
          </w:p>
          <w:p w14:paraId="7A057732" w14:textId="77777777" w:rsidR="006E05AE" w:rsidRDefault="006E05AE" w:rsidP="006E05AE">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check_details</w:t>
            </w:r>
            <w:r w:rsidRPr="0078774D">
              <w:rPr>
                <w:rFonts w:ascii="Courier New" w:hAnsi="Courier New" w:cs="Courier New"/>
                <w:sz w:val="20"/>
                <w:szCs w:val="20"/>
                <w:lang w:val="ka-GE"/>
              </w:rPr>
              <w:t>":</w:t>
            </w:r>
            <w:r>
              <w:rPr>
                <w:rFonts w:ascii="Courier New" w:hAnsi="Courier New" w:cs="Courier New"/>
                <w:sz w:val="20"/>
                <w:szCs w:val="20"/>
              </w:rPr>
              <w:t>[</w:t>
            </w:r>
          </w:p>
          <w:p w14:paraId="3EBABC70" w14:textId="77777777" w:rsidR="006E05AE" w:rsidRPr="00876D25" w:rsidRDefault="006E05AE" w:rsidP="006E05AE">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1CDBF785" w14:textId="7162A539" w:rsidR="006E05AE" w:rsidRPr="0078774D" w:rsidRDefault="006E05AE" w:rsidP="006E05AE">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vpip</w:t>
            </w:r>
            <w:r w:rsidRPr="0078774D">
              <w:rPr>
                <w:rFonts w:ascii="Courier New" w:hAnsi="Courier New" w:cs="Courier New"/>
                <w:sz w:val="20"/>
                <w:szCs w:val="20"/>
                <w:lang w:val="ka-GE"/>
              </w:rPr>
              <w:t>"</w:t>
            </w:r>
          </w:p>
          <w:p w14:paraId="3DB37332" w14:textId="77777777" w:rsidR="006E05AE" w:rsidRPr="0078774D" w:rsidRDefault="006E05AE" w:rsidP="006E05AE">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85722C0" w14:textId="77777777" w:rsidR="006E05AE" w:rsidRPr="00876D25" w:rsidRDefault="006E05AE" w:rsidP="006E05AE">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31DCF492" w14:textId="3A94312C" w:rsidR="006E05AE" w:rsidRPr="0078774D" w:rsidRDefault="006E05AE" w:rsidP="006E05AE">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pvpr</w:t>
            </w:r>
            <w:r w:rsidRPr="0078774D">
              <w:rPr>
                <w:rFonts w:ascii="Courier New" w:hAnsi="Courier New" w:cs="Courier New"/>
                <w:sz w:val="20"/>
                <w:szCs w:val="20"/>
                <w:lang w:val="ka-GE"/>
              </w:rPr>
              <w:t>"</w:t>
            </w:r>
          </w:p>
          <w:p w14:paraId="049F5032" w14:textId="77777777" w:rsidR="006E05AE" w:rsidRPr="00876D25" w:rsidRDefault="006E05AE" w:rsidP="006E05AE">
            <w:pPr>
              <w:rPr>
                <w:rFonts w:cs="Courier New"/>
                <w:sz w:val="20"/>
                <w:szCs w:val="20"/>
                <w:lang w:val="ka-GE"/>
              </w:rPr>
            </w:pPr>
            <w:r w:rsidRPr="0078774D">
              <w:rPr>
                <w:rFonts w:ascii="Courier New" w:hAnsi="Courier New" w:cs="Courier New"/>
                <w:sz w:val="20"/>
                <w:szCs w:val="20"/>
                <w:lang w:val="ka-GE"/>
              </w:rPr>
              <w:t xml:space="preserve">                  }</w:t>
            </w:r>
          </w:p>
          <w:p w14:paraId="31974324" w14:textId="5CDB367C" w:rsidR="00844C8B" w:rsidRPr="0078774D" w:rsidRDefault="006E05AE" w:rsidP="006E05AE">
            <w:pPr>
              <w:rPr>
                <w:rFonts w:ascii="Courier New" w:hAnsi="Courier New" w:cs="Courier New"/>
                <w:sz w:val="20"/>
                <w:szCs w:val="20"/>
                <w:lang w:val="ka-GE"/>
              </w:rPr>
            </w:pPr>
            <w:r w:rsidRPr="0078774D">
              <w:rPr>
                <w:rFonts w:ascii="Courier New" w:hAnsi="Courier New" w:cs="Courier New"/>
                <w:sz w:val="20"/>
                <w:szCs w:val="20"/>
                <w:lang w:val="ka-GE"/>
              </w:rPr>
              <w:t xml:space="preserve">               </w:t>
            </w:r>
            <w:r w:rsidRPr="00326095">
              <w:rPr>
                <w:rFonts w:ascii="Courier New" w:hAnsi="Courier New" w:cs="Courier New"/>
                <w:sz w:val="20"/>
                <w:szCs w:val="20"/>
                <w:lang w:val="ka-GE"/>
              </w:rPr>
              <w:t>]</w:t>
            </w:r>
            <w:r w:rsidR="00844C8B" w:rsidRPr="0078774D">
              <w:rPr>
                <w:rFonts w:ascii="Courier New" w:hAnsi="Courier New" w:cs="Courier New"/>
                <w:sz w:val="20"/>
                <w:szCs w:val="20"/>
                <w:lang w:val="ka-GE"/>
              </w:rPr>
              <w:t>,</w:t>
            </w:r>
          </w:p>
          <w:p w14:paraId="12F7988B"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"time":"2014-04-22T11:30Z",</w:t>
            </w:r>
          </w:p>
          <w:p w14:paraId="3FA3C584" w14:textId="77777777" w:rsidR="00844C8B" w:rsidRPr="00326095" w:rsidRDefault="00844C8B" w:rsidP="1885459B">
            <w:pPr>
              <w:rPr>
                <w:rFonts w:ascii="Courier New" w:hAnsi="Courier New" w:cs="Courier New"/>
                <w:sz w:val="20"/>
                <w:szCs w:val="20"/>
                <w:lang w:val="ka-GE"/>
              </w:rPr>
            </w:pPr>
            <w:r w:rsidRPr="00326095">
              <w:rPr>
                <w:rFonts w:ascii="Courier New" w:hAnsi="Courier New" w:cs="Courier New"/>
                <w:sz w:val="20"/>
                <w:szCs w:val="20"/>
                <w:lang w:val="ka-GE"/>
              </w:rPr>
              <w:t xml:space="preserve">               "document_details":{</w:t>
            </w:r>
          </w:p>
          <w:p w14:paraId="08DD3B90"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"type":"idcard",</w:t>
            </w:r>
          </w:p>
          <w:p w14:paraId="2A42B84A" w14:textId="77777777" w:rsidR="00844C8B" w:rsidRPr="00326095" w:rsidRDefault="00844C8B" w:rsidP="1885459B">
            <w:pPr>
              <w:rPr>
                <w:rFonts w:ascii="Courier New" w:hAnsi="Courier New" w:cs="Courier New"/>
                <w:sz w:val="20"/>
                <w:szCs w:val="20"/>
                <w:lang w:val="ka-GE"/>
              </w:rPr>
            </w:pPr>
            <w:r w:rsidRPr="00326095">
              <w:rPr>
                <w:rFonts w:ascii="Courier New" w:hAnsi="Courier New" w:cs="Courier New"/>
                <w:sz w:val="20"/>
                <w:szCs w:val="20"/>
                <w:lang w:val="ka-GE"/>
              </w:rPr>
              <w:t xml:space="preserve">                  "issuer":{</w:t>
            </w:r>
          </w:p>
          <w:p w14:paraId="5CA4B277"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"name":"</w:t>
            </w:r>
            <w:r w:rsidRPr="0078774D">
              <w:rPr>
                <w:rFonts w:ascii="Sylfaen" w:hAnsi="Sylfaen" w:cs="Sylfaen"/>
                <w:sz w:val="20"/>
                <w:szCs w:val="20"/>
                <w:lang w:val="ka-GE"/>
              </w:rPr>
              <w:t>საქართველოს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იუსტიციის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სამინისტრო</w:t>
            </w:r>
            <w:r w:rsidRPr="0078774D">
              <w:rPr>
                <w:rFonts w:ascii="Courier New" w:hAnsi="Courier New" w:cs="Courier New"/>
                <w:sz w:val="20"/>
                <w:szCs w:val="20"/>
                <w:lang w:val="ka-GE"/>
              </w:rPr>
              <w:t>",</w:t>
            </w:r>
          </w:p>
          <w:p w14:paraId="355F794A"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2ABCE19A"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B27A2FE"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r w:rsidRPr="009B3C82">
              <w:rPr>
                <w:rFonts w:ascii="Courier New" w:hAnsi="Courier New" w:cs="Courier New"/>
                <w:sz w:val="20"/>
                <w:szCs w:val="20"/>
                <w:lang w:val="ka-GE"/>
              </w:rPr>
              <w:t>document_number</w:t>
            </w:r>
            <w:r w:rsidRPr="0078774D">
              <w:rPr>
                <w:rFonts w:ascii="Courier New" w:hAnsi="Courier New" w:cs="Courier New"/>
                <w:sz w:val="20"/>
                <w:szCs w:val="20"/>
                <w:lang w:val="ka-GE"/>
              </w:rPr>
              <w:t xml:space="preserve"> ":"13IA123456",</w:t>
            </w:r>
          </w:p>
          <w:p w14:paraId="2AA4C025" w14:textId="77777777" w:rsidR="00844C8B" w:rsidRPr="00647F9C" w:rsidRDefault="00844C8B" w:rsidP="00647F9C">
            <w:pPr>
              <w:rPr>
                <w:rFonts w:cs="Courier New"/>
                <w:sz w:val="20"/>
                <w:szCs w:val="20"/>
                <w:lang w:val="ka-GE"/>
              </w:rPr>
            </w:pPr>
            <w:r w:rsidRPr="0078774D">
              <w:rPr>
                <w:rFonts w:ascii="Courier New" w:hAnsi="Courier New" w:cs="Courier New"/>
                <w:sz w:val="20"/>
                <w:szCs w:val="20"/>
                <w:lang w:val="ka-GE"/>
              </w:rPr>
              <w:t xml:space="preserve">                  "personal_number":"987654321098",</w:t>
            </w:r>
          </w:p>
          <w:p w14:paraId="0D6C051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"date_of_issuance":"2013-03-23",</w:t>
            </w:r>
          </w:p>
          <w:p w14:paraId="040B047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"date_of_expiry":"2023-03-22"</w:t>
            </w:r>
          </w:p>
          <w:p w14:paraId="35B61D6C"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6937ED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0374F5D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906F6E4" w14:textId="77777777" w:rsidR="00844C8B" w:rsidRDefault="00844C8B" w:rsidP="00647F9C">
            <w:pPr>
              <w:rPr>
                <w:rFonts w:cs="Courier New"/>
                <w:sz w:val="20"/>
                <w:szCs w:val="20"/>
                <w:lang w:val="ka-GE"/>
              </w:rPr>
            </w:pPr>
            <w:r w:rsidRPr="0078774D">
              <w:rPr>
                <w:rFonts w:ascii="Courier New" w:hAnsi="Courier New" w:cs="Courier New"/>
                <w:sz w:val="20"/>
                <w:szCs w:val="20"/>
                <w:lang w:val="ka-GE"/>
              </w:rPr>
              <w:t xml:space="preserve">               "type":"electronic_record",</w:t>
            </w:r>
          </w:p>
          <w:p w14:paraId="5E7E5197" w14:textId="77777777" w:rsidR="00C510C9" w:rsidRDefault="00C510C9" w:rsidP="00C510C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check_details</w:t>
            </w:r>
            <w:r w:rsidRPr="0078774D">
              <w:rPr>
                <w:rFonts w:ascii="Courier New" w:hAnsi="Courier New" w:cs="Courier New"/>
                <w:sz w:val="20"/>
                <w:szCs w:val="20"/>
                <w:lang w:val="ka-GE"/>
              </w:rPr>
              <w:t>":</w:t>
            </w:r>
            <w:r>
              <w:rPr>
                <w:rFonts w:ascii="Courier New" w:hAnsi="Courier New" w:cs="Courier New"/>
                <w:sz w:val="20"/>
                <w:szCs w:val="20"/>
              </w:rPr>
              <w:t>[</w:t>
            </w:r>
          </w:p>
          <w:p w14:paraId="2F0CFA94" w14:textId="77777777" w:rsidR="00C510C9" w:rsidRPr="00876D25" w:rsidRDefault="00C510C9" w:rsidP="00C510C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1FF5C8C0" w14:textId="7D91D5FA" w:rsidR="00C510C9" w:rsidRPr="0078774D" w:rsidRDefault="00C510C9" w:rsidP="00C510C9">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sidR="0073183E">
              <w:rPr>
                <w:rFonts w:ascii="Courier New" w:hAnsi="Courier New" w:cs="Courier New"/>
                <w:sz w:val="20"/>
                <w:szCs w:val="20"/>
              </w:rPr>
              <w:t>data</w:t>
            </w:r>
            <w:r w:rsidRPr="0078774D">
              <w:rPr>
                <w:rFonts w:ascii="Courier New" w:hAnsi="Courier New" w:cs="Courier New"/>
                <w:sz w:val="20"/>
                <w:szCs w:val="20"/>
                <w:lang w:val="ka-GE"/>
              </w:rPr>
              <w:t>"</w:t>
            </w:r>
          </w:p>
          <w:p w14:paraId="33231E14" w14:textId="77777777" w:rsidR="00C510C9" w:rsidRPr="0078774D" w:rsidRDefault="00C510C9" w:rsidP="00C510C9">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6545C52C" w14:textId="77777777" w:rsidR="00C510C9" w:rsidRPr="00876D25" w:rsidRDefault="00C510C9" w:rsidP="00C510C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40AA1601" w14:textId="48F6B6E0" w:rsidR="00C510C9" w:rsidRPr="0078774D" w:rsidRDefault="00C510C9" w:rsidP="00C510C9">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sidR="0073183E">
              <w:rPr>
                <w:rFonts w:ascii="Courier New" w:hAnsi="Courier New" w:cs="Courier New"/>
                <w:sz w:val="20"/>
                <w:szCs w:val="20"/>
              </w:rPr>
              <w:t>pvp</w:t>
            </w:r>
            <w:r w:rsidRPr="0078774D">
              <w:rPr>
                <w:rFonts w:ascii="Courier New" w:hAnsi="Courier New" w:cs="Courier New"/>
                <w:sz w:val="20"/>
                <w:szCs w:val="20"/>
                <w:lang w:val="ka-GE"/>
              </w:rPr>
              <w:t>"</w:t>
            </w:r>
          </w:p>
          <w:p w14:paraId="581B0937" w14:textId="77777777" w:rsidR="00C510C9" w:rsidRPr="00876D25" w:rsidRDefault="00C510C9" w:rsidP="00C510C9">
            <w:pPr>
              <w:rPr>
                <w:rFonts w:cs="Courier New"/>
                <w:sz w:val="20"/>
                <w:szCs w:val="20"/>
                <w:lang w:val="ka-GE"/>
              </w:rPr>
            </w:pPr>
            <w:r w:rsidRPr="0078774D">
              <w:rPr>
                <w:rFonts w:ascii="Courier New" w:hAnsi="Courier New" w:cs="Courier New"/>
                <w:sz w:val="20"/>
                <w:szCs w:val="20"/>
                <w:lang w:val="ka-GE"/>
              </w:rPr>
              <w:t xml:space="preserve">                  }</w:t>
            </w:r>
          </w:p>
          <w:p w14:paraId="42B86239" w14:textId="41D34E90" w:rsidR="00844C8B" w:rsidRPr="0078774D" w:rsidRDefault="00C510C9" w:rsidP="0073183E">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w:t>
            </w:r>
            <w:r w:rsidR="00844C8B" w:rsidRPr="0078774D">
              <w:rPr>
                <w:rFonts w:ascii="Courier New" w:hAnsi="Courier New" w:cs="Courier New"/>
                <w:sz w:val="20"/>
                <w:szCs w:val="20"/>
                <w:lang w:val="ka-GE"/>
              </w:rPr>
              <w:t>,</w:t>
            </w:r>
          </w:p>
          <w:p w14:paraId="369CF9FA"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"time":"2014-04-22T11:30Z",</w:t>
            </w:r>
          </w:p>
          <w:p w14:paraId="3F2EBA6C"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"record":{</w:t>
            </w:r>
          </w:p>
          <w:p w14:paraId="7EB28976"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"type":"population_register",</w:t>
            </w:r>
          </w:p>
          <w:p w14:paraId="225077F8"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"source":{</w:t>
            </w:r>
          </w:p>
          <w:p w14:paraId="0417219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"name":"</w:t>
            </w:r>
            <w:r w:rsidRPr="0078774D">
              <w:rPr>
                <w:rFonts w:ascii="Sylfaen" w:hAnsi="Sylfaen" w:cs="Sylfaen"/>
                <w:sz w:val="20"/>
                <w:szCs w:val="20"/>
                <w:lang w:val="ka-GE"/>
              </w:rPr>
              <w:t>სახელმწიფო</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სერვისების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განვითარების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სააგენტო</w:t>
            </w:r>
            <w:r w:rsidRPr="0078774D">
              <w:rPr>
                <w:rFonts w:ascii="Courier New" w:hAnsi="Courier New" w:cs="Courier New"/>
                <w:sz w:val="20"/>
                <w:szCs w:val="20"/>
                <w:lang w:val="ka-GE"/>
              </w:rPr>
              <w:t>",</w:t>
            </w:r>
          </w:p>
          <w:p w14:paraId="066F5B3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"country_code":"GE"</w:t>
            </w:r>
          </w:p>
          <w:p w14:paraId="790A446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19EE5EC9"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"personal_number":"987654321098"</w:t>
            </w:r>
          </w:p>
          <w:p w14:paraId="68B7102C"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1F448F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39F210A"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AC34E28"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19A1FFC"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"claims":{</w:t>
            </w:r>
          </w:p>
          <w:p w14:paraId="30C9DD04"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"given_name":"</w:t>
            </w:r>
            <w:r w:rsidRPr="0078774D">
              <w:rPr>
                <w:rFonts w:ascii="Sylfaen" w:hAnsi="Sylfaen" w:cs="Sylfaen"/>
                <w:sz w:val="20"/>
                <w:szCs w:val="20"/>
                <w:lang w:val="ka-GE"/>
              </w:rPr>
              <w:t>სახელი</w:t>
            </w:r>
            <w:r w:rsidRPr="0078774D">
              <w:rPr>
                <w:rFonts w:ascii="Courier New" w:hAnsi="Courier New" w:cs="Courier New"/>
                <w:sz w:val="20"/>
                <w:szCs w:val="20"/>
                <w:lang w:val="ka-GE"/>
              </w:rPr>
              <w:t>",</w:t>
            </w:r>
          </w:p>
          <w:p w14:paraId="4B30AD75"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"family_name":"</w:t>
            </w:r>
            <w:r w:rsidRPr="0078774D">
              <w:rPr>
                <w:rFonts w:ascii="Sylfaen" w:hAnsi="Sylfaen" w:cs="Sylfaen"/>
                <w:sz w:val="20"/>
                <w:szCs w:val="20"/>
                <w:lang w:val="ka-GE"/>
              </w:rPr>
              <w:t>გვარიაშვილი</w:t>
            </w:r>
            <w:r w:rsidRPr="0078774D">
              <w:rPr>
                <w:rFonts w:ascii="Courier New" w:hAnsi="Courier New" w:cs="Courier New"/>
                <w:sz w:val="20"/>
                <w:szCs w:val="20"/>
                <w:lang w:val="ka-GE"/>
              </w:rPr>
              <w:t>",</w:t>
            </w:r>
          </w:p>
          <w:p w14:paraId="257B3487"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"personal_number":"PNOGE-987654321098",</w:t>
            </w:r>
          </w:p>
          <w:p w14:paraId="029ADC6A"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lastRenderedPageBreak/>
              <w:t xml:space="preserve">         "birthdate":"1956-01-28",</w:t>
            </w:r>
          </w:p>
          <w:p w14:paraId="0A0678EC"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"place_of_birth":{</w:t>
            </w:r>
          </w:p>
          <w:p w14:paraId="3559A1DF"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4AA3B1F5"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"locality":"</w:t>
            </w:r>
            <w:r w:rsidRPr="0078774D">
              <w:rPr>
                <w:rFonts w:ascii="Sylfaen" w:hAnsi="Sylfaen" w:cs="Sylfaen"/>
                <w:sz w:val="20"/>
                <w:szCs w:val="20"/>
                <w:lang w:val="ka-GE"/>
              </w:rPr>
              <w:t>ჩხოროწყუ</w:t>
            </w:r>
            <w:r w:rsidRPr="0078774D">
              <w:rPr>
                <w:rFonts w:ascii="Courier New" w:hAnsi="Courier New" w:cs="Courier New"/>
                <w:sz w:val="20"/>
                <w:szCs w:val="20"/>
                <w:lang w:val="ka-GE"/>
              </w:rPr>
              <w:t>"</w:t>
            </w:r>
          </w:p>
          <w:p w14:paraId="04EED950"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A139100"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"nationalities":[</w:t>
            </w:r>
          </w:p>
          <w:p w14:paraId="3BAE9D05"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"GE"</w:t>
            </w:r>
          </w:p>
          <w:p w14:paraId="34CA917F"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A3C9651"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"address":{</w:t>
            </w:r>
          </w:p>
          <w:p w14:paraId="615F91D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"locality":"</w:t>
            </w:r>
            <w:r w:rsidRPr="0078774D">
              <w:rPr>
                <w:rFonts w:ascii="Sylfaen" w:hAnsi="Sylfaen" w:cs="Sylfaen"/>
                <w:sz w:val="20"/>
                <w:szCs w:val="20"/>
                <w:lang w:val="ka-GE"/>
              </w:rPr>
              <w:t>თბილისი</w:t>
            </w:r>
            <w:r w:rsidRPr="0078774D">
              <w:rPr>
                <w:rFonts w:ascii="Courier New" w:hAnsi="Courier New" w:cs="Courier New"/>
                <w:sz w:val="20"/>
                <w:szCs w:val="20"/>
                <w:lang w:val="ka-GE"/>
              </w:rPr>
              <w:t>",</w:t>
            </w:r>
          </w:p>
          <w:p w14:paraId="2A69EA73"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"postal_code":"0162",</w:t>
            </w:r>
          </w:p>
          <w:p w14:paraId="3C540A5B"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7F1E10F5"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"street_address":"</w:t>
            </w:r>
            <w:r w:rsidRPr="0078774D">
              <w:rPr>
                <w:rFonts w:ascii="Sylfaen" w:hAnsi="Sylfaen" w:cs="Sylfaen"/>
                <w:sz w:val="20"/>
                <w:szCs w:val="20"/>
                <w:lang w:val="ka-GE"/>
              </w:rPr>
              <w:t>ილია</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ჭავჭავაძის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გამზირი</w:t>
            </w:r>
            <w:r w:rsidRPr="0078774D">
              <w:rPr>
                <w:rFonts w:ascii="Courier New" w:hAnsi="Courier New" w:cs="Courier New"/>
                <w:sz w:val="20"/>
                <w:szCs w:val="20"/>
                <w:lang w:val="ka-GE"/>
              </w:rPr>
              <w:t xml:space="preserve"> 1"</w:t>
            </w:r>
          </w:p>
          <w:p w14:paraId="3F7D8748"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4DBBADCC"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407406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153D97D7" w14:textId="77777777" w:rsidR="00844C8B" w:rsidRDefault="00844C8B" w:rsidP="00647F9C">
            <w:pPr>
              <w:rPr>
                <w:lang w:val="ka-GE"/>
              </w:rPr>
            </w:pPr>
            <w:r w:rsidRPr="0078774D">
              <w:rPr>
                <w:rFonts w:ascii="Courier New" w:hAnsi="Courier New" w:cs="Courier New"/>
                <w:sz w:val="20"/>
                <w:szCs w:val="20"/>
                <w:lang w:val="ka-GE"/>
              </w:rPr>
              <w:t>}</w:t>
            </w:r>
          </w:p>
        </w:tc>
      </w:tr>
      <w:bookmarkEnd w:id="1009"/>
    </w:tbl>
    <w:p w14:paraId="77494FF9" w14:textId="77777777" w:rsidR="00844C8B" w:rsidRDefault="00844C8B" w:rsidP="00844C8B">
      <w:pPr>
        <w:rPr>
          <w:lang w:val="ka-GE"/>
        </w:rPr>
      </w:pPr>
    </w:p>
    <w:p w14:paraId="528E0CA6" w14:textId="50A91300" w:rsidR="00844C8B" w:rsidRDefault="00844C8B" w:rsidP="009B3C82">
      <w:pPr>
        <w:jc w:val="both"/>
        <w:rPr>
          <w:lang w:val="ka-GE"/>
        </w:rPr>
      </w:pPr>
      <w:r>
        <w:rPr>
          <w:lang w:val="ka-GE"/>
        </w:rPr>
        <w:t>როდესაც ოპერატორი ახორციელებს სსიპ სახელმწიფო სერვისების განვითარების სააგენტოდან დაბრუნებული სურათის ვიზუალურ შემოწმებას</w:t>
      </w:r>
      <w:r w:rsidR="000D55DF">
        <w:rPr>
          <w:lang w:val="ka-GE"/>
        </w:rPr>
        <w:t xml:space="preserve"> </w:t>
      </w:r>
      <w:r w:rsidR="000D55DF" w:rsidRPr="009B3C82">
        <w:rPr>
          <w:b/>
          <w:bCs/>
          <w:lang w:val="ka-GE"/>
        </w:rPr>
        <w:t>უმჯობესია</w:t>
      </w:r>
      <w:r w:rsidR="000D55DF">
        <w:rPr>
          <w:lang w:val="ka-GE"/>
        </w:rPr>
        <w:t xml:space="preserve"> დაბრუნდეს შემოწმების მეთოდი და ამ შემთხვევაში </w:t>
      </w:r>
      <w:r w:rsidR="000D55DF" w:rsidRPr="009B3C82">
        <w:rPr>
          <w:b/>
          <w:bCs/>
          <w:lang w:val="ka-GE"/>
        </w:rPr>
        <w:t>აუცილებელია</w:t>
      </w:r>
      <w:r w:rsidR="000D55DF">
        <w:rPr>
          <w:lang w:val="ka-GE"/>
        </w:rPr>
        <w:t xml:space="preserve"> მისი მნიშვენლობა იყოს </w:t>
      </w:r>
      <w:r w:rsidR="009D6B60">
        <w:t>pvp</w:t>
      </w:r>
      <w:r>
        <w:rPr>
          <w:lang w:val="ka-GE"/>
        </w:rPr>
        <w:t xml:space="preserve">. თუ </w:t>
      </w:r>
      <w:r w:rsidR="007C7B85">
        <w:rPr>
          <w:lang w:val="ka-GE"/>
        </w:rPr>
        <w:t>ოპერატორი ამგვარ შემოწმებას არ ახორციელებს (მაგ. და გამოძახება მხოლოდ დოკუმენტის სტატუსის გადამოწმების მიზნით ხდება)</w:t>
      </w:r>
      <w:r>
        <w:rPr>
          <w:lang w:val="ka-GE"/>
        </w:rPr>
        <w:t>, მაშინ</w:t>
      </w:r>
      <w:r w:rsidR="00FB33C5">
        <w:rPr>
          <w:lang w:val="ka-GE"/>
        </w:rPr>
        <w:t xml:space="preserve"> შემოწმების მეთოდ</w:t>
      </w:r>
      <w:r w:rsidR="005504AE">
        <w:rPr>
          <w:lang w:val="ka-GE"/>
        </w:rPr>
        <w:t xml:space="preserve">ში </w:t>
      </w:r>
      <w:r w:rsidR="005504AE">
        <w:t>pvp</w:t>
      </w:r>
      <w:r w:rsidR="00FB33C5">
        <w:rPr>
          <w:lang w:val="ka-GE"/>
        </w:rPr>
        <w:t xml:space="preserve"> </w:t>
      </w:r>
      <w:r w:rsidR="00FB33C5" w:rsidRPr="009B3C82">
        <w:rPr>
          <w:b/>
          <w:bCs/>
          <w:lang w:val="ka-GE"/>
        </w:rPr>
        <w:t>არავითარ შემთხვევაში</w:t>
      </w:r>
      <w:r w:rsidR="00FB33C5">
        <w:rPr>
          <w:lang w:val="ka-GE"/>
        </w:rPr>
        <w:t xml:space="preserve"> არ უნდა დაბრუნდეს</w:t>
      </w:r>
      <w:r>
        <w:rPr>
          <w:lang w:val="ka-GE"/>
        </w:rPr>
        <w:t>.</w:t>
      </w:r>
    </w:p>
    <w:p w14:paraId="2E882CA0" w14:textId="77777777" w:rsidR="00844C8B" w:rsidRDefault="00844C8B" w:rsidP="00844C8B">
      <w:pPr>
        <w:rPr>
          <w:lang w:val="ka-GE"/>
        </w:rPr>
      </w:pPr>
    </w:p>
    <w:p w14:paraId="3924B451" w14:textId="77777777" w:rsidR="00844C8B" w:rsidRDefault="00844C8B" w:rsidP="00844C8B">
      <w:pPr>
        <w:pStyle w:val="Heading2"/>
        <w:rPr>
          <w:lang w:val="ka-GE"/>
        </w:rPr>
      </w:pPr>
      <w:bookmarkStart w:id="1010" w:name="_Toc195970433"/>
      <w:r>
        <w:rPr>
          <w:lang w:val="ka-GE"/>
        </w:rPr>
        <w:t>პირადად გამოცხადება, მართვის მოწმობის წარდგენით და სერვისების განვითარების სააგენტოს ბაზაში გადამოწმებით</w:t>
      </w:r>
      <w:bookmarkEnd w:id="1010"/>
    </w:p>
    <w:p w14:paraId="5026581F" w14:textId="77777777" w:rsidR="00844C8B" w:rsidRDefault="00844C8B" w:rsidP="00844C8B">
      <w:pPr>
        <w:rPr>
          <w:lang w:val="ka-GE"/>
        </w:rPr>
      </w:pPr>
    </w:p>
    <w:p w14:paraId="6A0F8F27" w14:textId="77777777" w:rsidR="00844C8B" w:rsidRDefault="00844C8B" w:rsidP="009B3C82">
      <w:pPr>
        <w:jc w:val="both"/>
        <w:rPr>
          <w:lang w:val="ka-GE"/>
        </w:rPr>
      </w:pPr>
      <w:r>
        <w:rPr>
          <w:lang w:val="ka-GE"/>
        </w:rPr>
        <w:t>ქვემოთ მოცემული მაგალითი აღწერს შემთხვევას, როდესაც ადამიანი პირადად გამოცხადდა იდენტობის პროვაიდერის ოფისში, წარმოადგინა საქართველოს მოქალაქის პირადობის მოწმობა (რომელიც არ შეიცავს მისამართის რეკვიზიტს), ხოლო შემდეგ პროვაიდერმა აღნიშნული მოწმობა დამატებით გადაამოწმა სსიპ სახელმწიფო სერვისების განვითარების სააგენტოს მონაცემთა ბაზაში და, მათ შორის, ამ გზით დარწმუნდა მისამართის სისწორეში:</w:t>
      </w:r>
    </w:p>
    <w:p w14:paraId="71F3A89A" w14:textId="77777777" w:rsidR="00844C8B" w:rsidRPr="0012452D" w:rsidRDefault="00844C8B" w:rsidP="00844C8B">
      <w:pPr>
        <w:rPr>
          <w:lang w:val="ka-GE"/>
        </w:rPr>
      </w:pPr>
    </w:p>
    <w:tbl>
      <w:tblPr>
        <w:tblStyle w:val="TableGrid"/>
        <w:tblW w:w="0" w:type="auto"/>
        <w:tblLook w:val="04A0" w:firstRow="1" w:lastRow="0" w:firstColumn="1" w:lastColumn="0" w:noHBand="0" w:noVBand="1"/>
      </w:tblPr>
      <w:tblGrid>
        <w:gridCol w:w="9350"/>
      </w:tblGrid>
      <w:tr w:rsidR="00844C8B" w14:paraId="46D6F4EE" w14:textId="77777777" w:rsidTr="1885459B">
        <w:tc>
          <w:tcPr>
            <w:tcW w:w="9350" w:type="dxa"/>
          </w:tcPr>
          <w:p w14:paraId="2B98093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w:t>
            </w:r>
          </w:p>
          <w:p w14:paraId="02A5705A"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"verified_claims":{</w:t>
            </w:r>
          </w:p>
          <w:p w14:paraId="1FD3CE1E"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"verification":{</w:t>
            </w:r>
          </w:p>
          <w:p w14:paraId="1B9708D4"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"trust_framework":"ge_aml",</w:t>
            </w:r>
          </w:p>
          <w:p w14:paraId="0C3A72C7"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"time":"2012-04-23T18:25Z",</w:t>
            </w:r>
          </w:p>
          <w:p w14:paraId="3951F3E4"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"verification_process":"f24c6f-6d3f-4ec5-973e-b0d8506f3bc7",</w:t>
            </w:r>
          </w:p>
          <w:p w14:paraId="18064321"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"evidence":[</w:t>
            </w:r>
          </w:p>
          <w:p w14:paraId="4349FF89"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08DD0D9B" w14:textId="77777777" w:rsidR="00844C8B" w:rsidRDefault="00844C8B" w:rsidP="00647F9C">
            <w:pPr>
              <w:rPr>
                <w:rFonts w:cs="Courier New"/>
                <w:sz w:val="20"/>
                <w:szCs w:val="20"/>
                <w:lang w:val="ka-GE"/>
              </w:rPr>
            </w:pPr>
            <w:r w:rsidRPr="0078774D">
              <w:rPr>
                <w:rFonts w:ascii="Courier New" w:hAnsi="Courier New" w:cs="Courier New"/>
                <w:sz w:val="20"/>
                <w:szCs w:val="20"/>
                <w:lang w:val="ka-GE"/>
              </w:rPr>
              <w:t xml:space="preserve">               "type":"document",</w:t>
            </w:r>
          </w:p>
          <w:p w14:paraId="16BD7A84" w14:textId="77777777" w:rsidR="005A79DA" w:rsidRDefault="005A79DA" w:rsidP="005A79DA">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check_details</w:t>
            </w:r>
            <w:r w:rsidRPr="0078774D">
              <w:rPr>
                <w:rFonts w:ascii="Courier New" w:hAnsi="Courier New" w:cs="Courier New"/>
                <w:sz w:val="20"/>
                <w:szCs w:val="20"/>
                <w:lang w:val="ka-GE"/>
              </w:rPr>
              <w:t>":</w:t>
            </w:r>
            <w:r>
              <w:rPr>
                <w:rFonts w:ascii="Courier New" w:hAnsi="Courier New" w:cs="Courier New"/>
                <w:sz w:val="20"/>
                <w:szCs w:val="20"/>
              </w:rPr>
              <w:t>[</w:t>
            </w:r>
          </w:p>
          <w:p w14:paraId="7E11DAD6" w14:textId="77777777" w:rsidR="005A79DA" w:rsidRPr="00876D25" w:rsidRDefault="005A79DA" w:rsidP="005A79DA">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0E054F7D" w14:textId="46F424B1" w:rsidR="005A79DA" w:rsidRPr="0078774D"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vpip</w:t>
            </w:r>
            <w:r w:rsidRPr="0078774D">
              <w:rPr>
                <w:rFonts w:ascii="Courier New" w:hAnsi="Courier New" w:cs="Courier New"/>
                <w:sz w:val="20"/>
                <w:szCs w:val="20"/>
                <w:lang w:val="ka-GE"/>
              </w:rPr>
              <w:t>"</w:t>
            </w:r>
          </w:p>
          <w:p w14:paraId="7CC718BE" w14:textId="77777777" w:rsidR="005A79DA" w:rsidRPr="0078774D"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7D0D22E9" w14:textId="77777777" w:rsidR="005A79DA" w:rsidRPr="00876D25" w:rsidRDefault="005A79DA" w:rsidP="005A79DA">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7C014871" w14:textId="77777777" w:rsidR="005A79DA" w:rsidRPr="0078774D"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lastRenderedPageBreak/>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pvp</w:t>
            </w:r>
            <w:r w:rsidRPr="0078774D">
              <w:rPr>
                <w:rFonts w:ascii="Courier New" w:hAnsi="Courier New" w:cs="Courier New"/>
                <w:sz w:val="20"/>
                <w:szCs w:val="20"/>
                <w:lang w:val="ka-GE"/>
              </w:rPr>
              <w:t>"</w:t>
            </w:r>
          </w:p>
          <w:p w14:paraId="5845045F" w14:textId="77777777" w:rsidR="005A79DA" w:rsidRPr="00876D25" w:rsidRDefault="005A79DA" w:rsidP="005A79DA">
            <w:pPr>
              <w:rPr>
                <w:rFonts w:cs="Courier New"/>
                <w:sz w:val="20"/>
                <w:szCs w:val="20"/>
                <w:lang w:val="ka-GE"/>
              </w:rPr>
            </w:pPr>
            <w:r w:rsidRPr="0078774D">
              <w:rPr>
                <w:rFonts w:ascii="Courier New" w:hAnsi="Courier New" w:cs="Courier New"/>
                <w:sz w:val="20"/>
                <w:szCs w:val="20"/>
                <w:lang w:val="ka-GE"/>
              </w:rPr>
              <w:t xml:space="preserve">                  }</w:t>
            </w:r>
          </w:p>
          <w:p w14:paraId="6AC58AF3" w14:textId="77777777" w:rsidR="005A79DA" w:rsidRPr="0078774D" w:rsidRDefault="005A79DA" w:rsidP="005A79DA">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w:t>
            </w:r>
            <w:r w:rsidRPr="0078774D">
              <w:rPr>
                <w:rFonts w:ascii="Courier New" w:hAnsi="Courier New" w:cs="Courier New"/>
                <w:sz w:val="20"/>
                <w:szCs w:val="20"/>
                <w:lang w:val="ka-GE"/>
              </w:rPr>
              <w:t>,</w:t>
            </w:r>
          </w:p>
          <w:p w14:paraId="41D6C0FA"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"time":"2014-04-22T11:30Z",</w:t>
            </w:r>
          </w:p>
          <w:p w14:paraId="66B60245"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"document_details":{</w:t>
            </w:r>
          </w:p>
          <w:p w14:paraId="6F820DE5"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"type":"</w:t>
            </w:r>
            <w:r w:rsidRPr="005948FA">
              <w:rPr>
                <w:rFonts w:ascii="Courier New" w:hAnsi="Courier New" w:cs="Courier New"/>
                <w:sz w:val="20"/>
                <w:szCs w:val="20"/>
                <w:lang w:val="ka-GE"/>
              </w:rPr>
              <w:t>driving_permit</w:t>
            </w:r>
            <w:r w:rsidRPr="0078774D">
              <w:rPr>
                <w:rFonts w:ascii="Courier New" w:hAnsi="Courier New" w:cs="Courier New"/>
                <w:sz w:val="20"/>
                <w:szCs w:val="20"/>
                <w:lang w:val="ka-GE"/>
              </w:rPr>
              <w:t>",</w:t>
            </w:r>
          </w:p>
          <w:p w14:paraId="6B5BFB8E"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"issuer":{</w:t>
            </w:r>
          </w:p>
          <w:p w14:paraId="42CE700B" w14:textId="3FA25EA3"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"name":"</w:t>
            </w:r>
            <w:r w:rsidRPr="0078774D">
              <w:rPr>
                <w:rFonts w:ascii="Sylfaen" w:hAnsi="Sylfaen" w:cs="Sylfaen"/>
                <w:sz w:val="20"/>
                <w:szCs w:val="20"/>
                <w:lang w:val="ka-GE"/>
              </w:rPr>
              <w:t>საქართველოს</w:t>
            </w:r>
            <w:r w:rsidRPr="0078774D">
              <w:rPr>
                <w:rFonts w:ascii="Courier New" w:hAnsi="Courier New" w:cs="Courier New"/>
                <w:sz w:val="20"/>
                <w:szCs w:val="20"/>
                <w:lang w:val="ka-GE"/>
              </w:rPr>
              <w:t xml:space="preserve"> </w:t>
            </w:r>
            <w:r w:rsidR="00BE4560">
              <w:rPr>
                <w:rFonts w:cs="Courier New"/>
                <w:sz w:val="20"/>
                <w:szCs w:val="20"/>
                <w:lang w:val="ka-GE"/>
              </w:rPr>
              <w:t>შინაგან საქმეთა</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სამინისტრო</w:t>
            </w:r>
            <w:r w:rsidRPr="0078774D">
              <w:rPr>
                <w:rFonts w:ascii="Courier New" w:hAnsi="Courier New" w:cs="Courier New"/>
                <w:sz w:val="20"/>
                <w:szCs w:val="20"/>
                <w:lang w:val="ka-GE"/>
              </w:rPr>
              <w:t>",</w:t>
            </w:r>
          </w:p>
          <w:p w14:paraId="04AD40C6"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059A993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16F39531" w14:textId="77777777" w:rsidR="00844C8B" w:rsidRDefault="00844C8B" w:rsidP="00647F9C">
            <w:pPr>
              <w:rPr>
                <w:rFonts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document_number</w:t>
            </w:r>
            <w:r w:rsidRPr="0078774D">
              <w:rPr>
                <w:rFonts w:ascii="Courier New" w:hAnsi="Courier New" w:cs="Courier New"/>
                <w:sz w:val="20"/>
                <w:szCs w:val="20"/>
                <w:lang w:val="ka-GE"/>
              </w:rPr>
              <w:t>":"</w:t>
            </w:r>
            <w:r>
              <w:rPr>
                <w:rFonts w:ascii="Courier New" w:hAnsi="Courier New" w:cs="Courier New"/>
                <w:sz w:val="20"/>
                <w:szCs w:val="20"/>
              </w:rPr>
              <w:t>TH654321</w:t>
            </w:r>
            <w:r w:rsidRPr="0078774D">
              <w:rPr>
                <w:rFonts w:ascii="Courier New" w:hAnsi="Courier New" w:cs="Courier New"/>
                <w:sz w:val="20"/>
                <w:szCs w:val="20"/>
                <w:lang w:val="ka-GE"/>
              </w:rPr>
              <w:t>",</w:t>
            </w:r>
          </w:p>
          <w:p w14:paraId="19AF289C" w14:textId="77777777" w:rsidR="00844C8B" w:rsidRPr="00647F9C" w:rsidRDefault="00844C8B" w:rsidP="00647F9C">
            <w:pPr>
              <w:rPr>
                <w:rFonts w:cs="Courier New"/>
                <w:sz w:val="20"/>
                <w:szCs w:val="20"/>
                <w:lang w:val="ka-GE"/>
              </w:rPr>
            </w:pPr>
            <w:r w:rsidRPr="0078774D">
              <w:rPr>
                <w:rFonts w:ascii="Courier New" w:hAnsi="Courier New" w:cs="Courier New"/>
                <w:sz w:val="20"/>
                <w:szCs w:val="20"/>
                <w:lang w:val="ka-GE"/>
              </w:rPr>
              <w:t xml:space="preserve">                  "birthdate":"1956-01-28",</w:t>
            </w:r>
          </w:p>
          <w:p w14:paraId="6FB597CD"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"personal_number":"987654321098",</w:t>
            </w:r>
          </w:p>
          <w:p w14:paraId="248D76FB"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"date_of_issuance":"201</w:t>
            </w:r>
            <w:r>
              <w:rPr>
                <w:rFonts w:ascii="Courier New" w:hAnsi="Courier New" w:cs="Courier New"/>
                <w:sz w:val="20"/>
                <w:szCs w:val="20"/>
              </w:rPr>
              <w:t>0</w:t>
            </w:r>
            <w:r w:rsidRPr="0078774D">
              <w:rPr>
                <w:rFonts w:ascii="Courier New" w:hAnsi="Courier New" w:cs="Courier New"/>
                <w:sz w:val="20"/>
                <w:szCs w:val="20"/>
                <w:lang w:val="ka-GE"/>
              </w:rPr>
              <w:t>-03-2</w:t>
            </w:r>
            <w:r>
              <w:rPr>
                <w:rFonts w:ascii="Courier New" w:hAnsi="Courier New" w:cs="Courier New"/>
                <w:sz w:val="20"/>
                <w:szCs w:val="20"/>
              </w:rPr>
              <w:t>1</w:t>
            </w:r>
            <w:r w:rsidRPr="0078774D">
              <w:rPr>
                <w:rFonts w:ascii="Courier New" w:hAnsi="Courier New" w:cs="Courier New"/>
                <w:sz w:val="20"/>
                <w:szCs w:val="20"/>
                <w:lang w:val="ka-GE"/>
              </w:rPr>
              <w:t>",</w:t>
            </w:r>
          </w:p>
          <w:p w14:paraId="621A370D"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"date_of_expiry":"20</w:t>
            </w:r>
            <w:r>
              <w:rPr>
                <w:rFonts w:ascii="Courier New" w:hAnsi="Courier New" w:cs="Courier New"/>
                <w:sz w:val="20"/>
                <w:szCs w:val="20"/>
              </w:rPr>
              <w:t>30</w:t>
            </w:r>
            <w:r w:rsidRPr="0078774D">
              <w:rPr>
                <w:rFonts w:ascii="Courier New" w:hAnsi="Courier New" w:cs="Courier New"/>
                <w:sz w:val="20"/>
                <w:szCs w:val="20"/>
                <w:lang w:val="ka-GE"/>
              </w:rPr>
              <w:t>-03-22"</w:t>
            </w:r>
          </w:p>
          <w:p w14:paraId="22BECC96"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0CBB4853"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07D2439D"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8789F00" w14:textId="77777777" w:rsidR="00844C8B" w:rsidRDefault="00844C8B" w:rsidP="00647F9C">
            <w:pPr>
              <w:rPr>
                <w:rFonts w:cs="Courier New"/>
                <w:sz w:val="20"/>
                <w:szCs w:val="20"/>
                <w:lang w:val="ka-GE"/>
              </w:rPr>
            </w:pPr>
            <w:r w:rsidRPr="0078774D">
              <w:rPr>
                <w:rFonts w:ascii="Courier New" w:hAnsi="Courier New" w:cs="Courier New"/>
                <w:sz w:val="20"/>
                <w:szCs w:val="20"/>
                <w:lang w:val="ka-GE"/>
              </w:rPr>
              <w:t xml:space="preserve">               "type":"electronic_record",</w:t>
            </w:r>
          </w:p>
          <w:p w14:paraId="797A812B" w14:textId="77777777" w:rsidR="00486039" w:rsidRDefault="00486039" w:rsidP="0048603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check_details</w:t>
            </w:r>
            <w:r w:rsidRPr="0078774D">
              <w:rPr>
                <w:rFonts w:ascii="Courier New" w:hAnsi="Courier New" w:cs="Courier New"/>
                <w:sz w:val="20"/>
                <w:szCs w:val="20"/>
                <w:lang w:val="ka-GE"/>
              </w:rPr>
              <w:t>":</w:t>
            </w:r>
            <w:r>
              <w:rPr>
                <w:rFonts w:ascii="Courier New" w:hAnsi="Courier New" w:cs="Courier New"/>
                <w:sz w:val="20"/>
                <w:szCs w:val="20"/>
              </w:rPr>
              <w:t>[</w:t>
            </w:r>
          </w:p>
          <w:p w14:paraId="6BBA3831" w14:textId="77777777" w:rsidR="00486039" w:rsidRPr="00876D25" w:rsidRDefault="00486039" w:rsidP="0048603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620AAD74" w14:textId="7FD38834" w:rsidR="00486039" w:rsidRPr="0078774D" w:rsidRDefault="00486039" w:rsidP="00486039">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sidR="006E05AE">
              <w:rPr>
                <w:rFonts w:ascii="Courier New" w:hAnsi="Courier New" w:cs="Courier New"/>
                <w:sz w:val="20"/>
                <w:szCs w:val="20"/>
              </w:rPr>
              <w:t>data</w:t>
            </w:r>
            <w:r w:rsidRPr="0078774D">
              <w:rPr>
                <w:rFonts w:ascii="Courier New" w:hAnsi="Courier New" w:cs="Courier New"/>
                <w:sz w:val="20"/>
                <w:szCs w:val="20"/>
                <w:lang w:val="ka-GE"/>
              </w:rPr>
              <w:t>"</w:t>
            </w:r>
          </w:p>
          <w:p w14:paraId="4EAD2C82" w14:textId="77777777" w:rsidR="00486039" w:rsidRPr="0078774D" w:rsidRDefault="00486039" w:rsidP="00486039">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64914A3F" w14:textId="77777777" w:rsidR="00486039" w:rsidRPr="00876D25" w:rsidRDefault="00486039" w:rsidP="0048603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34DA369E" w14:textId="7FA862AE" w:rsidR="00486039" w:rsidRPr="0078774D" w:rsidRDefault="00486039" w:rsidP="00486039">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sidR="006E05AE">
              <w:rPr>
                <w:rFonts w:ascii="Courier New" w:hAnsi="Courier New" w:cs="Courier New"/>
                <w:sz w:val="20"/>
                <w:szCs w:val="20"/>
              </w:rPr>
              <w:t>pvp</w:t>
            </w:r>
            <w:r w:rsidRPr="0078774D">
              <w:rPr>
                <w:rFonts w:ascii="Courier New" w:hAnsi="Courier New" w:cs="Courier New"/>
                <w:sz w:val="20"/>
                <w:szCs w:val="20"/>
                <w:lang w:val="ka-GE"/>
              </w:rPr>
              <w:t>"</w:t>
            </w:r>
          </w:p>
          <w:p w14:paraId="326E1C2C" w14:textId="77777777" w:rsidR="00486039" w:rsidRPr="00876D25" w:rsidRDefault="00486039" w:rsidP="00486039">
            <w:pPr>
              <w:rPr>
                <w:rFonts w:cs="Courier New"/>
                <w:sz w:val="20"/>
                <w:szCs w:val="20"/>
                <w:lang w:val="ka-GE"/>
              </w:rPr>
            </w:pPr>
            <w:r w:rsidRPr="0078774D">
              <w:rPr>
                <w:rFonts w:ascii="Courier New" w:hAnsi="Courier New" w:cs="Courier New"/>
                <w:sz w:val="20"/>
                <w:szCs w:val="20"/>
                <w:lang w:val="ka-GE"/>
              </w:rPr>
              <w:t xml:space="preserve">                  }</w:t>
            </w:r>
          </w:p>
          <w:p w14:paraId="1D79C9D8" w14:textId="3DA1285F" w:rsidR="00844C8B" w:rsidRPr="0078774D" w:rsidRDefault="00486039" w:rsidP="006E05AE">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w:t>
            </w:r>
            <w:r w:rsidR="00844C8B" w:rsidRPr="0078774D">
              <w:rPr>
                <w:rFonts w:ascii="Courier New" w:hAnsi="Courier New" w:cs="Courier New"/>
                <w:sz w:val="20"/>
                <w:szCs w:val="20"/>
                <w:lang w:val="ka-GE"/>
              </w:rPr>
              <w:t>,</w:t>
            </w:r>
          </w:p>
          <w:p w14:paraId="6441206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"time":"2014-04-22T11:30Z",</w:t>
            </w:r>
          </w:p>
          <w:p w14:paraId="3184434B"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"record":{</w:t>
            </w:r>
          </w:p>
          <w:p w14:paraId="3A16591B"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"type":"population_register",</w:t>
            </w:r>
          </w:p>
          <w:p w14:paraId="066537E1"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"source":{</w:t>
            </w:r>
          </w:p>
          <w:p w14:paraId="741D68C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"name":"</w:t>
            </w:r>
            <w:r w:rsidRPr="0078774D">
              <w:rPr>
                <w:rFonts w:ascii="Sylfaen" w:hAnsi="Sylfaen" w:cs="Sylfaen"/>
                <w:sz w:val="20"/>
                <w:szCs w:val="20"/>
                <w:lang w:val="ka-GE"/>
              </w:rPr>
              <w:t>სახელმწიფო</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სერვისების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განვითარების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სააგენტო</w:t>
            </w:r>
            <w:r w:rsidRPr="0078774D">
              <w:rPr>
                <w:rFonts w:ascii="Courier New" w:hAnsi="Courier New" w:cs="Courier New"/>
                <w:sz w:val="20"/>
                <w:szCs w:val="20"/>
                <w:lang w:val="ka-GE"/>
              </w:rPr>
              <w:t>",</w:t>
            </w:r>
          </w:p>
          <w:p w14:paraId="2748D94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"country_code":"GE"</w:t>
            </w:r>
          </w:p>
          <w:p w14:paraId="30C37957"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612D99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"personal_number":"987654321098"</w:t>
            </w:r>
          </w:p>
          <w:p w14:paraId="2C317D26"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019ADCBF"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D1338DF"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579804E"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13C05A5"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"claims":{</w:t>
            </w:r>
          </w:p>
          <w:p w14:paraId="66B149E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"given_name":"</w:t>
            </w:r>
            <w:r w:rsidRPr="0078774D">
              <w:rPr>
                <w:rFonts w:ascii="Sylfaen" w:hAnsi="Sylfaen" w:cs="Sylfaen"/>
                <w:sz w:val="20"/>
                <w:szCs w:val="20"/>
                <w:lang w:val="ka-GE"/>
              </w:rPr>
              <w:t>სახელი</w:t>
            </w:r>
            <w:r w:rsidRPr="0078774D">
              <w:rPr>
                <w:rFonts w:ascii="Courier New" w:hAnsi="Courier New" w:cs="Courier New"/>
                <w:sz w:val="20"/>
                <w:szCs w:val="20"/>
                <w:lang w:val="ka-GE"/>
              </w:rPr>
              <w:t>",</w:t>
            </w:r>
          </w:p>
          <w:p w14:paraId="3A6C2CC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"family_name":"</w:t>
            </w:r>
            <w:r w:rsidRPr="0078774D">
              <w:rPr>
                <w:rFonts w:ascii="Sylfaen" w:hAnsi="Sylfaen" w:cs="Sylfaen"/>
                <w:sz w:val="20"/>
                <w:szCs w:val="20"/>
                <w:lang w:val="ka-GE"/>
              </w:rPr>
              <w:t>გვარიაშვილი</w:t>
            </w:r>
            <w:r w:rsidRPr="0078774D">
              <w:rPr>
                <w:rFonts w:ascii="Courier New" w:hAnsi="Courier New" w:cs="Courier New"/>
                <w:sz w:val="20"/>
                <w:szCs w:val="20"/>
                <w:lang w:val="ka-GE"/>
              </w:rPr>
              <w:t>",</w:t>
            </w:r>
          </w:p>
          <w:p w14:paraId="62FDD728"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"personal_number":"PNOGE-987654321098",</w:t>
            </w:r>
          </w:p>
          <w:p w14:paraId="3F33FAB7"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"birthdate":"1956-01-28",</w:t>
            </w:r>
          </w:p>
          <w:p w14:paraId="48260882"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"place_of_birth":{</w:t>
            </w:r>
          </w:p>
          <w:p w14:paraId="76214EBF"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76D6E853"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"locality":"</w:t>
            </w:r>
            <w:r w:rsidRPr="0078774D">
              <w:rPr>
                <w:rFonts w:ascii="Sylfaen" w:hAnsi="Sylfaen" w:cs="Sylfaen"/>
                <w:sz w:val="20"/>
                <w:szCs w:val="20"/>
                <w:lang w:val="ka-GE"/>
              </w:rPr>
              <w:t>ჩხოროწყუ</w:t>
            </w:r>
            <w:r w:rsidRPr="0078774D">
              <w:rPr>
                <w:rFonts w:ascii="Courier New" w:hAnsi="Courier New" w:cs="Courier New"/>
                <w:sz w:val="20"/>
                <w:szCs w:val="20"/>
                <w:lang w:val="ka-GE"/>
              </w:rPr>
              <w:t>"</w:t>
            </w:r>
          </w:p>
          <w:p w14:paraId="2D9BAA9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47EB649A"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"nationalities":[</w:t>
            </w:r>
          </w:p>
          <w:p w14:paraId="2C7F3F50"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"GE"</w:t>
            </w:r>
          </w:p>
          <w:p w14:paraId="28ACB1F6"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0433F24D" w14:textId="77777777" w:rsidR="00844C8B" w:rsidRPr="0078774D" w:rsidRDefault="00844C8B" w:rsidP="1885459B">
            <w:pPr>
              <w:rPr>
                <w:rFonts w:ascii="Courier New" w:hAnsi="Courier New" w:cs="Courier New"/>
                <w:sz w:val="20"/>
                <w:szCs w:val="20"/>
              </w:rPr>
            </w:pPr>
            <w:r w:rsidRPr="1885459B">
              <w:rPr>
                <w:rFonts w:ascii="Courier New" w:hAnsi="Courier New" w:cs="Courier New"/>
                <w:sz w:val="20"/>
                <w:szCs w:val="20"/>
              </w:rPr>
              <w:t xml:space="preserve">         "address":{</w:t>
            </w:r>
          </w:p>
          <w:p w14:paraId="57E335D5"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"locality":"</w:t>
            </w:r>
            <w:r w:rsidRPr="0078774D">
              <w:rPr>
                <w:rFonts w:ascii="Sylfaen" w:hAnsi="Sylfaen" w:cs="Sylfaen"/>
                <w:sz w:val="20"/>
                <w:szCs w:val="20"/>
                <w:lang w:val="ka-GE"/>
              </w:rPr>
              <w:t>თბილისი</w:t>
            </w:r>
            <w:r w:rsidRPr="0078774D">
              <w:rPr>
                <w:rFonts w:ascii="Courier New" w:hAnsi="Courier New" w:cs="Courier New"/>
                <w:sz w:val="20"/>
                <w:szCs w:val="20"/>
                <w:lang w:val="ka-GE"/>
              </w:rPr>
              <w:t>",</w:t>
            </w:r>
          </w:p>
          <w:p w14:paraId="42951F9E"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"postal_code":"0162",</w:t>
            </w:r>
          </w:p>
          <w:p w14:paraId="6DEAD82C"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6573FFC7"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lastRenderedPageBreak/>
              <w:t xml:space="preserve">            "street_address":"</w:t>
            </w:r>
            <w:r w:rsidRPr="0078774D">
              <w:rPr>
                <w:rFonts w:ascii="Sylfaen" w:hAnsi="Sylfaen" w:cs="Sylfaen"/>
                <w:sz w:val="20"/>
                <w:szCs w:val="20"/>
                <w:lang w:val="ka-GE"/>
              </w:rPr>
              <w:t>ილია</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ჭავჭავაძის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გამზირი</w:t>
            </w:r>
            <w:r w:rsidRPr="0078774D">
              <w:rPr>
                <w:rFonts w:ascii="Courier New" w:hAnsi="Courier New" w:cs="Courier New"/>
                <w:sz w:val="20"/>
                <w:szCs w:val="20"/>
                <w:lang w:val="ka-GE"/>
              </w:rPr>
              <w:t xml:space="preserve"> 1"</w:t>
            </w:r>
          </w:p>
          <w:p w14:paraId="2E284F6F"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B7C1C81"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435E7022" w14:textId="77777777" w:rsidR="00844C8B" w:rsidRPr="0078774D" w:rsidRDefault="00844C8B" w:rsidP="00647F9C">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19009814" w14:textId="77777777" w:rsidR="00844C8B" w:rsidRDefault="00844C8B" w:rsidP="00647F9C">
            <w:pPr>
              <w:rPr>
                <w:lang w:val="ka-GE"/>
              </w:rPr>
            </w:pPr>
            <w:r w:rsidRPr="0078774D">
              <w:rPr>
                <w:rFonts w:ascii="Courier New" w:hAnsi="Courier New" w:cs="Courier New"/>
                <w:sz w:val="20"/>
                <w:szCs w:val="20"/>
                <w:lang w:val="ka-GE"/>
              </w:rPr>
              <w:t>}</w:t>
            </w:r>
          </w:p>
        </w:tc>
      </w:tr>
    </w:tbl>
    <w:p w14:paraId="3F7F3B1B" w14:textId="77777777" w:rsidR="00844C8B" w:rsidRDefault="00844C8B" w:rsidP="00844C8B">
      <w:pPr>
        <w:rPr>
          <w:lang w:val="ka-GE"/>
        </w:rPr>
      </w:pPr>
    </w:p>
    <w:p w14:paraId="0F0B6330" w14:textId="6969F473" w:rsidR="00844C8B" w:rsidRDefault="0061380E" w:rsidP="009B3C82">
      <w:pPr>
        <w:pStyle w:val="Heading2"/>
        <w:rPr>
          <w:lang w:val="ka-GE"/>
        </w:rPr>
      </w:pPr>
      <w:bookmarkStart w:id="1011" w:name="_Toc195970434"/>
      <w:r>
        <w:rPr>
          <w:lang w:val="ka-GE"/>
        </w:rPr>
        <w:t xml:space="preserve">ონლაინ </w:t>
      </w:r>
      <w:r w:rsidR="004E1073">
        <w:rPr>
          <w:lang w:val="ka-GE"/>
        </w:rPr>
        <w:t xml:space="preserve">ავთენტიფიკაცია </w:t>
      </w:r>
      <w:r w:rsidR="00B643B6">
        <w:rPr>
          <w:lang w:val="ka-GE"/>
        </w:rPr>
        <w:t xml:space="preserve">იდენტობის პროვაიდერის მიერ, </w:t>
      </w:r>
      <w:r w:rsidR="004E1073">
        <w:rPr>
          <w:lang w:val="ka-GE"/>
        </w:rPr>
        <w:t>სტანდარტული კამერით, პირადობის დამადასტურებელი დოკუმენტის წარდგენით ვიდეო სესიაში</w:t>
      </w:r>
      <w:r w:rsidR="00B643B6">
        <w:rPr>
          <w:lang w:val="ka-GE"/>
        </w:rPr>
        <w:t xml:space="preserve"> და შემდგომი გადამოწმებით სსგს მონაცემთა ბაზაში</w:t>
      </w:r>
      <w:bookmarkEnd w:id="1011"/>
    </w:p>
    <w:p w14:paraId="1BF91215" w14:textId="77777777" w:rsidR="00797C29" w:rsidRDefault="00232C9D" w:rsidP="00E56479">
      <w:pPr>
        <w:jc w:val="both"/>
        <w:rPr>
          <w:lang w:val="ka-GE"/>
        </w:rPr>
      </w:pPr>
      <w:r>
        <w:rPr>
          <w:lang w:val="ka-GE"/>
        </w:rPr>
        <w:t>ქვემოთ  მოცემული მაგალითი აღწერს შემთხვევას, როდესაც</w:t>
      </w:r>
      <w:r w:rsidR="00797C29">
        <w:t xml:space="preserve"> </w:t>
      </w:r>
      <w:r w:rsidR="00797C29">
        <w:rPr>
          <w:lang w:val="ka-GE"/>
        </w:rPr>
        <w:t>კმაყოფილდება ყველა შემდეგი პირობა</w:t>
      </w:r>
      <w:r>
        <w:rPr>
          <w:lang w:val="ka-GE"/>
        </w:rPr>
        <w:t xml:space="preserve"> </w:t>
      </w:r>
    </w:p>
    <w:p w14:paraId="7916DF33" w14:textId="01DB5BA9" w:rsidR="00B643B6" w:rsidRDefault="00232C9D" w:rsidP="00797C29">
      <w:pPr>
        <w:pStyle w:val="ListParagraph"/>
        <w:numPr>
          <w:ilvl w:val="0"/>
          <w:numId w:val="21"/>
        </w:numPr>
        <w:jc w:val="both"/>
        <w:rPr>
          <w:lang w:val="ka-GE"/>
        </w:rPr>
      </w:pPr>
      <w:r w:rsidRPr="00797C29">
        <w:rPr>
          <w:lang w:val="ka-GE"/>
        </w:rPr>
        <w:t>პირმა იდენტიფიკაცია და ავთენტიფიკაცია გაიარა დისტანციურად, სტანდარტული კამერ</w:t>
      </w:r>
      <w:r w:rsidR="008D7373" w:rsidRPr="00797C29">
        <w:rPr>
          <w:lang w:val="ka-GE"/>
        </w:rPr>
        <w:t>ის (მობილურის ან კომპიუტერის) გამოყენებით</w:t>
      </w:r>
      <w:r w:rsidR="004838CA" w:rsidRPr="00797C29">
        <w:rPr>
          <w:lang w:val="ka-GE"/>
        </w:rPr>
        <w:t xml:space="preserve"> და კამერის </w:t>
      </w:r>
      <w:r w:rsidR="00B643B6">
        <w:rPr>
          <w:lang w:val="ka-GE"/>
        </w:rPr>
        <w:t>წარმოადგინა დოკუმენტი</w:t>
      </w:r>
      <w:r w:rsidR="004838CA" w:rsidRPr="00797C29">
        <w:rPr>
          <w:lang w:val="ka-GE"/>
        </w:rPr>
        <w:t xml:space="preserve"> </w:t>
      </w:r>
    </w:p>
    <w:p w14:paraId="0F6A7EC9" w14:textId="1957246F" w:rsidR="00B643B6" w:rsidRDefault="00B643B6" w:rsidP="00797C29">
      <w:pPr>
        <w:pStyle w:val="ListParagraph"/>
        <w:numPr>
          <w:ilvl w:val="0"/>
          <w:numId w:val="21"/>
        </w:numPr>
        <w:jc w:val="both"/>
        <w:rPr>
          <w:lang w:val="ka-GE"/>
        </w:rPr>
      </w:pPr>
      <w:r>
        <w:rPr>
          <w:lang w:val="ka-GE"/>
        </w:rPr>
        <w:t>იდენტობის პროვაიდერის მიერ მართულმა სისტემამ (და არა მესამე პირ</w:t>
      </w:r>
      <w:r w:rsidR="00135AAE">
        <w:rPr>
          <w:lang w:val="ka-GE"/>
        </w:rPr>
        <w:t>თან არსებულმა სერვისმა</w:t>
      </w:r>
      <w:r>
        <w:rPr>
          <w:lang w:val="ka-GE"/>
        </w:rPr>
        <w:t xml:space="preserve">) </w:t>
      </w:r>
      <w:r w:rsidR="00697D6F" w:rsidRPr="00797C29">
        <w:rPr>
          <w:lang w:val="ka-GE"/>
        </w:rPr>
        <w:t>დოკუმენტის ავთენტიკურობ</w:t>
      </w:r>
      <w:r>
        <w:rPr>
          <w:lang w:val="ka-GE"/>
        </w:rPr>
        <w:t>ა შეამოწმა</w:t>
      </w:r>
      <w:r w:rsidR="00697D6F" w:rsidRPr="00797C29">
        <w:rPr>
          <w:lang w:val="ka-GE"/>
        </w:rPr>
        <w:t xml:space="preserve"> გარკვეული </w:t>
      </w:r>
      <w:r>
        <w:rPr>
          <w:lang w:val="ka-GE"/>
        </w:rPr>
        <w:t>წესით</w:t>
      </w:r>
      <w:r w:rsidR="00697D6F" w:rsidRPr="00797C29">
        <w:rPr>
          <w:lang w:val="ka-GE"/>
        </w:rPr>
        <w:t xml:space="preserve"> (მაგ.</w:t>
      </w:r>
      <w:r w:rsidR="00AE37A8">
        <w:rPr>
          <w:lang w:val="ka-GE"/>
        </w:rPr>
        <w:t xml:space="preserve"> </w:t>
      </w:r>
      <w:r w:rsidR="00697D6F" w:rsidRPr="00797C29">
        <w:rPr>
          <w:lang w:val="ka-GE"/>
        </w:rPr>
        <w:t>დოკუმენტის ვიზუალური შემოწმების ზონასა და ამავე დოკუმენტის მანქანაკითხვად ზონა</w:t>
      </w:r>
      <w:r w:rsidR="00C50B98" w:rsidRPr="00797C29">
        <w:rPr>
          <w:lang w:val="ka-GE"/>
        </w:rPr>
        <w:t>ში არსებული ინფორმაცი</w:t>
      </w:r>
      <w:r w:rsidR="00312F8D">
        <w:rPr>
          <w:lang w:val="ka-GE"/>
        </w:rPr>
        <w:t>ა ერთმანეთს შეადარა</w:t>
      </w:r>
      <w:r w:rsidR="00C50B98" w:rsidRPr="00797C29">
        <w:rPr>
          <w:lang w:val="ka-GE"/>
        </w:rPr>
        <w:t>)</w:t>
      </w:r>
    </w:p>
    <w:p w14:paraId="64E9A532" w14:textId="77777777" w:rsidR="00F03B88" w:rsidRDefault="00F03B88" w:rsidP="00797C29">
      <w:pPr>
        <w:pStyle w:val="ListParagraph"/>
        <w:numPr>
          <w:ilvl w:val="0"/>
          <w:numId w:val="21"/>
        </w:numPr>
        <w:jc w:val="both"/>
        <w:rPr>
          <w:lang w:val="ka-GE"/>
        </w:rPr>
      </w:pPr>
      <w:r>
        <w:rPr>
          <w:lang w:val="ka-GE"/>
        </w:rPr>
        <w:t xml:space="preserve">იმავე </w:t>
      </w:r>
      <w:r w:rsidR="00B643B6">
        <w:rPr>
          <w:lang w:val="ka-GE"/>
        </w:rPr>
        <w:t>სისტემამ</w:t>
      </w:r>
      <w:r>
        <w:rPr>
          <w:lang w:val="ka-GE"/>
        </w:rPr>
        <w:t xml:space="preserve"> ერთმანეთს შეადარა მომხმარებლის სახე და საიდენტიფიკაციო დოკუმენტზე დატანილი სახე</w:t>
      </w:r>
    </w:p>
    <w:p w14:paraId="55A57649" w14:textId="77777777" w:rsidR="00AD7CBE" w:rsidRDefault="00F03B88" w:rsidP="00797C29">
      <w:pPr>
        <w:pStyle w:val="ListParagraph"/>
        <w:numPr>
          <w:ilvl w:val="0"/>
          <w:numId w:val="21"/>
        </w:numPr>
        <w:jc w:val="both"/>
        <w:rPr>
          <w:lang w:val="ka-GE"/>
        </w:rPr>
      </w:pPr>
      <w:r>
        <w:rPr>
          <w:lang w:val="ka-GE"/>
        </w:rPr>
        <w:t xml:space="preserve">იდენტობის პროვაიდერმა გამოითხოვა მონაცემები </w:t>
      </w:r>
      <w:r w:rsidR="00E56479" w:rsidRPr="00797C29">
        <w:rPr>
          <w:lang w:val="ka-GE"/>
        </w:rPr>
        <w:t>სსიპ სახელმწიფო სერვისების განვითარების სააგენტოს მონაცემთა ელექტრონულ ბაზი</w:t>
      </w:r>
      <w:r>
        <w:rPr>
          <w:lang w:val="ka-GE"/>
        </w:rPr>
        <w:t>დან</w:t>
      </w:r>
    </w:p>
    <w:p w14:paraId="13274B9C" w14:textId="4553E303" w:rsidR="004E1073" w:rsidRDefault="00AD7CBE" w:rsidP="00797C29">
      <w:pPr>
        <w:pStyle w:val="ListParagraph"/>
        <w:numPr>
          <w:ilvl w:val="0"/>
          <w:numId w:val="21"/>
        </w:numPr>
        <w:jc w:val="both"/>
        <w:rPr>
          <w:lang w:val="ka-GE"/>
        </w:rPr>
      </w:pPr>
      <w:r>
        <w:rPr>
          <w:lang w:val="ka-GE"/>
        </w:rPr>
        <w:t xml:space="preserve">იდენტობის პროვაიდერმა შეადარა </w:t>
      </w:r>
      <w:r w:rsidR="0071303A">
        <w:rPr>
          <w:lang w:val="ka-GE"/>
        </w:rPr>
        <w:t>დისტანციურად გადაღებული სურათი (ან საიდენტიფიკაციო დოკუმენტის სურათი) სსიპ სახელმწიფო სერვისების განვითარების სააგენტოში დაფიქსირებულ სურათს</w:t>
      </w:r>
      <w:r w:rsidR="00E56479" w:rsidRPr="00797C29">
        <w:rPr>
          <w:lang w:val="ka-GE"/>
        </w:rPr>
        <w:t>.</w:t>
      </w:r>
    </w:p>
    <w:p w14:paraId="56E3CCC2" w14:textId="5E4D3742" w:rsidR="00632254" w:rsidRPr="00797C29" w:rsidRDefault="00632254" w:rsidP="009B3C82">
      <w:pPr>
        <w:pStyle w:val="ListParagraph"/>
        <w:numPr>
          <w:ilvl w:val="0"/>
          <w:numId w:val="21"/>
        </w:numPr>
        <w:jc w:val="both"/>
        <w:rPr>
          <w:lang w:val="ka-GE"/>
        </w:rPr>
      </w:pPr>
      <w:r>
        <w:rPr>
          <w:lang w:val="ka-GE"/>
        </w:rPr>
        <w:t xml:space="preserve">იდენტობის პროვაიდერმა </w:t>
      </w:r>
      <w:r w:rsidR="00387B70">
        <w:rPr>
          <w:lang w:val="ka-GE"/>
        </w:rPr>
        <w:t>სსგს-დან მონაცემების გამოთხოვისას ასევე მიიღო მომხმარებლის რეგისტრაციის მისამართი</w:t>
      </w:r>
    </w:p>
    <w:p w14:paraId="4E55718C" w14:textId="77777777" w:rsidR="00607EA7" w:rsidRDefault="00607EA7" w:rsidP="00702B62">
      <w:pPr>
        <w:jc w:val="both"/>
      </w:pPr>
    </w:p>
    <w:tbl>
      <w:tblPr>
        <w:tblStyle w:val="TableGrid"/>
        <w:tblW w:w="0" w:type="auto"/>
        <w:tblLook w:val="04A0" w:firstRow="1" w:lastRow="0" w:firstColumn="1" w:lastColumn="0" w:noHBand="0" w:noVBand="1"/>
      </w:tblPr>
      <w:tblGrid>
        <w:gridCol w:w="9350"/>
      </w:tblGrid>
      <w:tr w:rsidR="004441C4" w14:paraId="0E59EC49" w14:textId="77777777" w:rsidTr="1885459B">
        <w:tc>
          <w:tcPr>
            <w:tcW w:w="9350" w:type="dxa"/>
          </w:tcPr>
          <w:p w14:paraId="202B441C"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w:t>
            </w:r>
          </w:p>
          <w:p w14:paraId="36E0A94F"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"verified_claims":{</w:t>
            </w:r>
          </w:p>
          <w:p w14:paraId="63CC0BF2"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"verification":{</w:t>
            </w:r>
          </w:p>
          <w:p w14:paraId="25F3315C"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"trust_framework":"ge_aml",</w:t>
            </w:r>
          </w:p>
          <w:p w14:paraId="7DB9663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"time":"2012-04-23T18:25Z",</w:t>
            </w:r>
          </w:p>
          <w:p w14:paraId="4C935D57"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"verification_process":"f24c6f-6d3f-4ec5-973e-b0d8506f3bc7",</w:t>
            </w:r>
          </w:p>
          <w:p w14:paraId="4C70BB21"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"evidence":[</w:t>
            </w:r>
          </w:p>
          <w:p w14:paraId="1BC7C9BE"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A932EF3"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"type":"document",</w:t>
            </w:r>
          </w:p>
          <w:p w14:paraId="5B7D1191" w14:textId="33C069B2" w:rsidR="004441C4" w:rsidRDefault="004441C4" w:rsidP="00F45DAD">
            <w:pPr>
              <w:rPr>
                <w:rFonts w:ascii="Courier New" w:hAnsi="Courier New" w:cs="Courier New"/>
                <w:sz w:val="20"/>
                <w:szCs w:val="20"/>
              </w:rPr>
            </w:pPr>
            <w:r w:rsidRPr="0078774D">
              <w:rPr>
                <w:rFonts w:ascii="Courier New" w:hAnsi="Courier New" w:cs="Courier New"/>
                <w:sz w:val="20"/>
                <w:szCs w:val="20"/>
                <w:lang w:val="ka-GE"/>
              </w:rPr>
              <w:t xml:space="preserve">               "</w:t>
            </w:r>
            <w:r w:rsidR="005E7827">
              <w:rPr>
                <w:rFonts w:ascii="Courier New" w:hAnsi="Courier New" w:cs="Courier New"/>
                <w:sz w:val="20"/>
                <w:szCs w:val="20"/>
              </w:rPr>
              <w:t>check_details</w:t>
            </w:r>
            <w:r w:rsidRPr="0078774D">
              <w:rPr>
                <w:rFonts w:ascii="Courier New" w:hAnsi="Courier New" w:cs="Courier New"/>
                <w:sz w:val="20"/>
                <w:szCs w:val="20"/>
                <w:lang w:val="ka-GE"/>
              </w:rPr>
              <w:t>":</w:t>
            </w:r>
            <w:r w:rsidR="005E7827">
              <w:rPr>
                <w:rFonts w:ascii="Courier New" w:hAnsi="Courier New" w:cs="Courier New"/>
                <w:sz w:val="20"/>
                <w:szCs w:val="20"/>
              </w:rPr>
              <w:t>[</w:t>
            </w:r>
          </w:p>
          <w:p w14:paraId="710875F4" w14:textId="68AE2A86" w:rsidR="000928DE" w:rsidRPr="009B3C82" w:rsidRDefault="000928DE" w:rsidP="000928DE">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6817DA17" w14:textId="4ACCA67C" w:rsidR="004441C4" w:rsidRPr="0078774D" w:rsidRDefault="000928DE" w:rsidP="000928DE">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sidR="004C7758">
              <w:rPr>
                <w:rFonts w:ascii="Courier New" w:hAnsi="Courier New" w:cs="Courier New"/>
                <w:sz w:val="20"/>
                <w:szCs w:val="20"/>
              </w:rPr>
              <w:t xml:space="preserve"> </w:t>
            </w:r>
            <w:r w:rsidR="004441C4" w:rsidRPr="0078774D">
              <w:rPr>
                <w:rFonts w:ascii="Courier New" w:hAnsi="Courier New" w:cs="Courier New"/>
                <w:sz w:val="20"/>
                <w:szCs w:val="20"/>
                <w:lang w:val="ka-GE"/>
              </w:rPr>
              <w:t>"v</w:t>
            </w:r>
            <w:r w:rsidR="00F45B7A">
              <w:rPr>
                <w:rFonts w:ascii="Courier New" w:hAnsi="Courier New" w:cs="Courier New"/>
                <w:sz w:val="20"/>
                <w:szCs w:val="20"/>
              </w:rPr>
              <w:t>ri</w:t>
            </w:r>
            <w:r w:rsidR="004441C4" w:rsidRPr="0078774D">
              <w:rPr>
                <w:rFonts w:ascii="Courier New" w:hAnsi="Courier New" w:cs="Courier New"/>
                <w:sz w:val="20"/>
                <w:szCs w:val="20"/>
                <w:lang w:val="ka-GE"/>
              </w:rPr>
              <w:t>"</w:t>
            </w:r>
          </w:p>
          <w:p w14:paraId="76168C34" w14:textId="658A0C5C" w:rsidR="004441C4" w:rsidRPr="0078774D" w:rsidRDefault="004C7758"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r w:rsidR="004441C4" w:rsidRPr="0078774D">
              <w:rPr>
                <w:rFonts w:ascii="Courier New" w:hAnsi="Courier New" w:cs="Courier New"/>
                <w:sz w:val="20"/>
                <w:szCs w:val="20"/>
                <w:lang w:val="ka-GE"/>
              </w:rPr>
              <w:t>},</w:t>
            </w:r>
          </w:p>
          <w:p w14:paraId="0D17E50D" w14:textId="77777777" w:rsidR="004C7758" w:rsidRPr="00876D25" w:rsidRDefault="004C7758" w:rsidP="004C7758">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68BADA45" w14:textId="61E4280E" w:rsidR="004C7758" w:rsidRPr="0078774D" w:rsidRDefault="004C7758" w:rsidP="004C7758">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bvr</w:t>
            </w:r>
            <w:r w:rsidRPr="0078774D">
              <w:rPr>
                <w:rFonts w:ascii="Courier New" w:hAnsi="Courier New" w:cs="Courier New"/>
                <w:sz w:val="20"/>
                <w:szCs w:val="20"/>
                <w:lang w:val="ka-GE"/>
              </w:rPr>
              <w:t>"</w:t>
            </w:r>
          </w:p>
          <w:p w14:paraId="63546BE5" w14:textId="35FB56A6" w:rsidR="004C7758" w:rsidRPr="009B3C82" w:rsidRDefault="004C7758" w:rsidP="004C7758">
            <w:pPr>
              <w:rPr>
                <w:rFonts w:cs="Courier New"/>
                <w:sz w:val="20"/>
                <w:szCs w:val="20"/>
                <w:lang w:val="ka-GE"/>
              </w:rPr>
            </w:pPr>
            <w:r w:rsidRPr="0078774D">
              <w:rPr>
                <w:rFonts w:ascii="Courier New" w:hAnsi="Courier New" w:cs="Courier New"/>
                <w:sz w:val="20"/>
                <w:szCs w:val="20"/>
                <w:lang w:val="ka-GE"/>
              </w:rPr>
              <w:t xml:space="preserve">                  }</w:t>
            </w:r>
          </w:p>
          <w:p w14:paraId="7B2C385D" w14:textId="690EECA8"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r w:rsidR="005E7827" w:rsidRPr="00326095">
              <w:rPr>
                <w:rFonts w:ascii="Courier New" w:hAnsi="Courier New" w:cs="Courier New"/>
                <w:sz w:val="20"/>
                <w:szCs w:val="20"/>
                <w:lang w:val="ka-GE"/>
              </w:rPr>
              <w:t>]</w:t>
            </w:r>
            <w:r w:rsidRPr="0078774D">
              <w:rPr>
                <w:rFonts w:ascii="Courier New" w:hAnsi="Courier New" w:cs="Courier New"/>
                <w:sz w:val="20"/>
                <w:szCs w:val="20"/>
                <w:lang w:val="ka-GE"/>
              </w:rPr>
              <w:t>,</w:t>
            </w:r>
          </w:p>
          <w:p w14:paraId="6A7B2F69"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"time":"2014-04-22T11:30Z",</w:t>
            </w:r>
          </w:p>
          <w:p w14:paraId="12D6B114" w14:textId="77777777" w:rsidR="004441C4" w:rsidRPr="00326095" w:rsidRDefault="004441C4" w:rsidP="1885459B">
            <w:pPr>
              <w:rPr>
                <w:rFonts w:ascii="Courier New" w:hAnsi="Courier New" w:cs="Courier New"/>
                <w:sz w:val="20"/>
                <w:szCs w:val="20"/>
                <w:lang w:val="ka-GE"/>
              </w:rPr>
            </w:pPr>
            <w:r w:rsidRPr="00326095">
              <w:rPr>
                <w:rFonts w:ascii="Courier New" w:hAnsi="Courier New" w:cs="Courier New"/>
                <w:sz w:val="20"/>
                <w:szCs w:val="20"/>
                <w:lang w:val="ka-GE"/>
              </w:rPr>
              <w:lastRenderedPageBreak/>
              <w:t xml:space="preserve">               "document_details":{</w:t>
            </w:r>
          </w:p>
          <w:p w14:paraId="51540F40"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"type":"idcard",</w:t>
            </w:r>
          </w:p>
          <w:p w14:paraId="20D9F2ED" w14:textId="77777777" w:rsidR="004441C4" w:rsidRPr="00326095" w:rsidRDefault="004441C4" w:rsidP="1885459B">
            <w:pPr>
              <w:rPr>
                <w:rFonts w:ascii="Courier New" w:hAnsi="Courier New" w:cs="Courier New"/>
                <w:sz w:val="20"/>
                <w:szCs w:val="20"/>
                <w:lang w:val="ka-GE"/>
              </w:rPr>
            </w:pPr>
            <w:r w:rsidRPr="00326095">
              <w:rPr>
                <w:rFonts w:ascii="Courier New" w:hAnsi="Courier New" w:cs="Courier New"/>
                <w:sz w:val="20"/>
                <w:szCs w:val="20"/>
                <w:lang w:val="ka-GE"/>
              </w:rPr>
              <w:t xml:space="preserve">                  "issuer":{</w:t>
            </w:r>
          </w:p>
          <w:p w14:paraId="64493E6B"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"name":"</w:t>
            </w:r>
            <w:r w:rsidRPr="0078774D">
              <w:rPr>
                <w:rFonts w:ascii="Sylfaen" w:hAnsi="Sylfaen" w:cs="Sylfaen"/>
                <w:sz w:val="20"/>
                <w:szCs w:val="20"/>
                <w:lang w:val="ka-GE"/>
              </w:rPr>
              <w:t>საქართველოს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იუსტიციის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სამინისტრო</w:t>
            </w:r>
            <w:r w:rsidRPr="0078774D">
              <w:rPr>
                <w:rFonts w:ascii="Courier New" w:hAnsi="Courier New" w:cs="Courier New"/>
                <w:sz w:val="20"/>
                <w:szCs w:val="20"/>
                <w:lang w:val="ka-GE"/>
              </w:rPr>
              <w:t>",</w:t>
            </w:r>
          </w:p>
          <w:p w14:paraId="68EC844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549BB032"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73C35989"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r w:rsidRPr="009B3C82">
              <w:rPr>
                <w:rFonts w:ascii="Courier New" w:hAnsi="Courier New" w:cs="Courier New"/>
                <w:sz w:val="20"/>
                <w:szCs w:val="20"/>
                <w:lang w:val="ka-GE"/>
              </w:rPr>
              <w:t>document_number</w:t>
            </w:r>
            <w:r w:rsidRPr="0078774D">
              <w:rPr>
                <w:rFonts w:ascii="Courier New" w:hAnsi="Courier New" w:cs="Courier New"/>
                <w:sz w:val="20"/>
                <w:szCs w:val="20"/>
                <w:lang w:val="ka-GE"/>
              </w:rPr>
              <w:t xml:space="preserve"> ":"13IA123456",</w:t>
            </w:r>
          </w:p>
          <w:p w14:paraId="284EC1C6" w14:textId="77777777" w:rsidR="004441C4" w:rsidRPr="00647F9C" w:rsidRDefault="004441C4" w:rsidP="00F45DAD">
            <w:pPr>
              <w:rPr>
                <w:rFonts w:cs="Courier New"/>
                <w:sz w:val="20"/>
                <w:szCs w:val="20"/>
                <w:lang w:val="ka-GE"/>
              </w:rPr>
            </w:pPr>
            <w:r w:rsidRPr="0078774D">
              <w:rPr>
                <w:rFonts w:ascii="Courier New" w:hAnsi="Courier New" w:cs="Courier New"/>
                <w:sz w:val="20"/>
                <w:szCs w:val="20"/>
                <w:lang w:val="ka-GE"/>
              </w:rPr>
              <w:t xml:space="preserve">                  "personal_number":"987654321098",</w:t>
            </w:r>
          </w:p>
          <w:p w14:paraId="706C9D12"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"date_of_issuance":"2013-03-23",</w:t>
            </w:r>
          </w:p>
          <w:p w14:paraId="11D2BB12"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"date_of_expiry":"2023-03-22"</w:t>
            </w:r>
          </w:p>
          <w:p w14:paraId="5C5F5B02"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13341C7"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66F5845"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689A14E6" w14:textId="77777777" w:rsidR="004441C4" w:rsidRDefault="004441C4" w:rsidP="00F45DAD">
            <w:pPr>
              <w:rPr>
                <w:rFonts w:cs="Courier New"/>
                <w:sz w:val="20"/>
                <w:szCs w:val="20"/>
                <w:lang w:val="ka-GE"/>
              </w:rPr>
            </w:pPr>
            <w:r w:rsidRPr="0078774D">
              <w:rPr>
                <w:rFonts w:ascii="Courier New" w:hAnsi="Courier New" w:cs="Courier New"/>
                <w:sz w:val="20"/>
                <w:szCs w:val="20"/>
                <w:lang w:val="ka-GE"/>
              </w:rPr>
              <w:t xml:space="preserve">               "type":"electronic_record",</w:t>
            </w:r>
          </w:p>
          <w:p w14:paraId="464337AB" w14:textId="77777777" w:rsidR="00486039" w:rsidRDefault="00486039" w:rsidP="0048603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check_details</w:t>
            </w:r>
            <w:r w:rsidRPr="0078774D">
              <w:rPr>
                <w:rFonts w:ascii="Courier New" w:hAnsi="Courier New" w:cs="Courier New"/>
                <w:sz w:val="20"/>
                <w:szCs w:val="20"/>
                <w:lang w:val="ka-GE"/>
              </w:rPr>
              <w:t>":</w:t>
            </w:r>
            <w:r>
              <w:rPr>
                <w:rFonts w:ascii="Courier New" w:hAnsi="Courier New" w:cs="Courier New"/>
                <w:sz w:val="20"/>
                <w:szCs w:val="20"/>
              </w:rPr>
              <w:t>[</w:t>
            </w:r>
          </w:p>
          <w:p w14:paraId="1BBB8333" w14:textId="77777777" w:rsidR="00486039" w:rsidRPr="00876D25" w:rsidRDefault="00486039" w:rsidP="0048603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03A4FA79" w14:textId="2F231659" w:rsidR="00486039" w:rsidRPr="0078774D" w:rsidRDefault="00486039" w:rsidP="00486039">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data</w:t>
            </w:r>
            <w:r w:rsidRPr="0078774D">
              <w:rPr>
                <w:rFonts w:ascii="Courier New" w:hAnsi="Courier New" w:cs="Courier New"/>
                <w:sz w:val="20"/>
                <w:szCs w:val="20"/>
                <w:lang w:val="ka-GE"/>
              </w:rPr>
              <w:t>"</w:t>
            </w:r>
          </w:p>
          <w:p w14:paraId="6B29973F" w14:textId="77777777" w:rsidR="00486039" w:rsidRPr="0078774D" w:rsidRDefault="00486039" w:rsidP="00486039">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59C3AEE" w14:textId="77777777" w:rsidR="00486039" w:rsidRPr="00876D25" w:rsidRDefault="00486039" w:rsidP="00486039">
            <w:pPr>
              <w:rPr>
                <w:rFonts w:ascii="Courier New" w:hAnsi="Courier New" w:cs="Courier New"/>
                <w:sz w:val="20"/>
                <w:szCs w:val="20"/>
              </w:rPr>
            </w:pPr>
            <w:r w:rsidRPr="0078774D">
              <w:rPr>
                <w:rFonts w:ascii="Courier New" w:hAnsi="Courier New" w:cs="Courier New"/>
                <w:sz w:val="20"/>
                <w:szCs w:val="20"/>
                <w:lang w:val="ka-GE"/>
              </w:rPr>
              <w:t xml:space="preserve">                  </w:t>
            </w:r>
            <w:r>
              <w:rPr>
                <w:rFonts w:ascii="Courier New" w:hAnsi="Courier New" w:cs="Courier New"/>
                <w:sz w:val="20"/>
                <w:szCs w:val="20"/>
              </w:rPr>
              <w:t>{</w:t>
            </w:r>
          </w:p>
          <w:p w14:paraId="458D9DCB" w14:textId="77777777" w:rsidR="00486039" w:rsidRPr="0078774D" w:rsidRDefault="00486039" w:rsidP="00486039">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check_method</w:t>
            </w:r>
            <w:r w:rsidRPr="0078774D">
              <w:rPr>
                <w:rFonts w:ascii="Courier New" w:hAnsi="Courier New" w:cs="Courier New"/>
                <w:sz w:val="20"/>
                <w:szCs w:val="20"/>
                <w:lang w:val="ka-GE"/>
              </w:rPr>
              <w:t>":</w:t>
            </w:r>
            <w:r>
              <w:rPr>
                <w:rFonts w:ascii="Courier New" w:hAnsi="Courier New" w:cs="Courier New"/>
                <w:sz w:val="20"/>
                <w:szCs w:val="20"/>
              </w:rPr>
              <w:t xml:space="preserve"> </w:t>
            </w:r>
            <w:r w:rsidRPr="0078774D">
              <w:rPr>
                <w:rFonts w:ascii="Courier New" w:hAnsi="Courier New" w:cs="Courier New"/>
                <w:sz w:val="20"/>
                <w:szCs w:val="20"/>
                <w:lang w:val="ka-GE"/>
              </w:rPr>
              <w:t>"</w:t>
            </w:r>
            <w:r>
              <w:rPr>
                <w:rFonts w:ascii="Courier New" w:hAnsi="Courier New" w:cs="Courier New"/>
                <w:sz w:val="20"/>
                <w:szCs w:val="20"/>
              </w:rPr>
              <w:t>bvr</w:t>
            </w:r>
            <w:r w:rsidRPr="0078774D">
              <w:rPr>
                <w:rFonts w:ascii="Courier New" w:hAnsi="Courier New" w:cs="Courier New"/>
                <w:sz w:val="20"/>
                <w:szCs w:val="20"/>
                <w:lang w:val="ka-GE"/>
              </w:rPr>
              <w:t>"</w:t>
            </w:r>
          </w:p>
          <w:p w14:paraId="64EB4CB6" w14:textId="77777777" w:rsidR="00486039" w:rsidRPr="00876D25" w:rsidRDefault="00486039" w:rsidP="00486039">
            <w:pPr>
              <w:rPr>
                <w:rFonts w:cs="Courier New"/>
                <w:sz w:val="20"/>
                <w:szCs w:val="20"/>
                <w:lang w:val="ka-GE"/>
              </w:rPr>
            </w:pPr>
            <w:r w:rsidRPr="0078774D">
              <w:rPr>
                <w:rFonts w:ascii="Courier New" w:hAnsi="Courier New" w:cs="Courier New"/>
                <w:sz w:val="20"/>
                <w:szCs w:val="20"/>
                <w:lang w:val="ka-GE"/>
              </w:rPr>
              <w:t xml:space="preserve">                  }</w:t>
            </w:r>
          </w:p>
          <w:p w14:paraId="6C9F7DE2" w14:textId="0195CF2D" w:rsidR="004441C4" w:rsidRPr="0078774D" w:rsidRDefault="00486039" w:rsidP="00486039">
            <w:pPr>
              <w:rPr>
                <w:rFonts w:ascii="Courier New" w:hAnsi="Courier New" w:cs="Courier New"/>
                <w:sz w:val="20"/>
                <w:szCs w:val="20"/>
                <w:lang w:val="ka-GE"/>
              </w:rPr>
            </w:pPr>
            <w:r w:rsidRPr="0078774D">
              <w:rPr>
                <w:rFonts w:ascii="Courier New" w:hAnsi="Courier New" w:cs="Courier New"/>
                <w:sz w:val="20"/>
                <w:szCs w:val="20"/>
                <w:lang w:val="ka-GE"/>
              </w:rPr>
              <w:t xml:space="preserve">               </w:t>
            </w:r>
            <w:r>
              <w:rPr>
                <w:rFonts w:ascii="Courier New" w:hAnsi="Courier New" w:cs="Courier New"/>
                <w:sz w:val="20"/>
                <w:szCs w:val="20"/>
              </w:rPr>
              <w:t>]</w:t>
            </w:r>
            <w:r w:rsidR="004441C4" w:rsidRPr="0078774D">
              <w:rPr>
                <w:rFonts w:ascii="Courier New" w:hAnsi="Courier New" w:cs="Courier New"/>
                <w:sz w:val="20"/>
                <w:szCs w:val="20"/>
                <w:lang w:val="ka-GE"/>
              </w:rPr>
              <w:t>,</w:t>
            </w:r>
          </w:p>
          <w:p w14:paraId="3DAD286F"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"time":"2014-04-22T11:30Z",</w:t>
            </w:r>
          </w:p>
          <w:p w14:paraId="36F5025E"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"record":{</w:t>
            </w:r>
          </w:p>
          <w:p w14:paraId="7068940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"type":"population_register",</w:t>
            </w:r>
          </w:p>
          <w:p w14:paraId="7703E679"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"source":{</w:t>
            </w:r>
          </w:p>
          <w:p w14:paraId="6BAD9BA0"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"name":"</w:t>
            </w:r>
            <w:r w:rsidRPr="0078774D">
              <w:rPr>
                <w:rFonts w:ascii="Sylfaen" w:hAnsi="Sylfaen" w:cs="Sylfaen"/>
                <w:sz w:val="20"/>
                <w:szCs w:val="20"/>
                <w:lang w:val="ka-GE"/>
              </w:rPr>
              <w:t>სახელმწიფო</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სერვისების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განვითარების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სააგენტო</w:t>
            </w:r>
            <w:r w:rsidRPr="0078774D">
              <w:rPr>
                <w:rFonts w:ascii="Courier New" w:hAnsi="Courier New" w:cs="Courier New"/>
                <w:sz w:val="20"/>
                <w:szCs w:val="20"/>
                <w:lang w:val="ka-GE"/>
              </w:rPr>
              <w:t>",</w:t>
            </w:r>
          </w:p>
          <w:p w14:paraId="7E384A13"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"country_code":"GE"</w:t>
            </w:r>
          </w:p>
          <w:p w14:paraId="507EABF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269826AE"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"personal_number":"987654321098"</w:t>
            </w:r>
          </w:p>
          <w:p w14:paraId="3610B60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A241C0F"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16554C69"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61610D44"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6346E196"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"claims":{</w:t>
            </w:r>
          </w:p>
          <w:p w14:paraId="3149294F"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"given_name":"</w:t>
            </w:r>
            <w:r w:rsidRPr="0078774D">
              <w:rPr>
                <w:rFonts w:ascii="Sylfaen" w:hAnsi="Sylfaen" w:cs="Sylfaen"/>
                <w:sz w:val="20"/>
                <w:szCs w:val="20"/>
                <w:lang w:val="ka-GE"/>
              </w:rPr>
              <w:t>სახელი</w:t>
            </w:r>
            <w:r w:rsidRPr="0078774D">
              <w:rPr>
                <w:rFonts w:ascii="Courier New" w:hAnsi="Courier New" w:cs="Courier New"/>
                <w:sz w:val="20"/>
                <w:szCs w:val="20"/>
                <w:lang w:val="ka-GE"/>
              </w:rPr>
              <w:t>",</w:t>
            </w:r>
          </w:p>
          <w:p w14:paraId="5EC2922A"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"family_name":"</w:t>
            </w:r>
            <w:r w:rsidRPr="0078774D">
              <w:rPr>
                <w:rFonts w:ascii="Sylfaen" w:hAnsi="Sylfaen" w:cs="Sylfaen"/>
                <w:sz w:val="20"/>
                <w:szCs w:val="20"/>
                <w:lang w:val="ka-GE"/>
              </w:rPr>
              <w:t>გვარიაშვილი</w:t>
            </w:r>
            <w:r w:rsidRPr="0078774D">
              <w:rPr>
                <w:rFonts w:ascii="Courier New" w:hAnsi="Courier New" w:cs="Courier New"/>
                <w:sz w:val="20"/>
                <w:szCs w:val="20"/>
                <w:lang w:val="ka-GE"/>
              </w:rPr>
              <w:t>",</w:t>
            </w:r>
          </w:p>
          <w:p w14:paraId="696E469F"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"personal_number":"PNOGE-987654321098",</w:t>
            </w:r>
          </w:p>
          <w:p w14:paraId="46983B25"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"birthdate":"1956-01-28",</w:t>
            </w:r>
          </w:p>
          <w:p w14:paraId="5921DE2B"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"place_of_birth":{</w:t>
            </w:r>
          </w:p>
          <w:p w14:paraId="03550EC3"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7123FAF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"locality":"</w:t>
            </w:r>
            <w:r w:rsidRPr="0078774D">
              <w:rPr>
                <w:rFonts w:ascii="Sylfaen" w:hAnsi="Sylfaen" w:cs="Sylfaen"/>
                <w:sz w:val="20"/>
                <w:szCs w:val="20"/>
                <w:lang w:val="ka-GE"/>
              </w:rPr>
              <w:t>ჩხოროწყუ</w:t>
            </w:r>
            <w:r w:rsidRPr="0078774D">
              <w:rPr>
                <w:rFonts w:ascii="Courier New" w:hAnsi="Courier New" w:cs="Courier New"/>
                <w:sz w:val="20"/>
                <w:szCs w:val="20"/>
                <w:lang w:val="ka-GE"/>
              </w:rPr>
              <w:t>"</w:t>
            </w:r>
          </w:p>
          <w:p w14:paraId="0C5FFBC7"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594AB943"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"nationalities":[</w:t>
            </w:r>
          </w:p>
          <w:p w14:paraId="22B2337B"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"GE"</w:t>
            </w:r>
          </w:p>
          <w:p w14:paraId="296DBDFE"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721E779C" w14:textId="77777777" w:rsidR="004441C4" w:rsidRPr="0078774D" w:rsidRDefault="004441C4" w:rsidP="1885459B">
            <w:pPr>
              <w:rPr>
                <w:rFonts w:ascii="Courier New" w:hAnsi="Courier New" w:cs="Courier New"/>
                <w:sz w:val="20"/>
                <w:szCs w:val="20"/>
              </w:rPr>
            </w:pPr>
            <w:r w:rsidRPr="1885459B">
              <w:rPr>
                <w:rFonts w:ascii="Courier New" w:hAnsi="Courier New" w:cs="Courier New"/>
                <w:sz w:val="20"/>
                <w:szCs w:val="20"/>
              </w:rPr>
              <w:t xml:space="preserve">         "address":{</w:t>
            </w:r>
          </w:p>
          <w:p w14:paraId="15DFA0AC"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"locality":"</w:t>
            </w:r>
            <w:r w:rsidRPr="0078774D">
              <w:rPr>
                <w:rFonts w:ascii="Sylfaen" w:hAnsi="Sylfaen" w:cs="Sylfaen"/>
                <w:sz w:val="20"/>
                <w:szCs w:val="20"/>
                <w:lang w:val="ka-GE"/>
              </w:rPr>
              <w:t>თბილისი</w:t>
            </w:r>
            <w:r w:rsidRPr="0078774D">
              <w:rPr>
                <w:rFonts w:ascii="Courier New" w:hAnsi="Courier New" w:cs="Courier New"/>
                <w:sz w:val="20"/>
                <w:szCs w:val="20"/>
                <w:lang w:val="ka-GE"/>
              </w:rPr>
              <w:t>",</w:t>
            </w:r>
          </w:p>
          <w:p w14:paraId="3F23A9D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"postal_code":"0162",</w:t>
            </w:r>
          </w:p>
          <w:p w14:paraId="5637A89F"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"country":"GE",</w:t>
            </w:r>
          </w:p>
          <w:p w14:paraId="304CBDD8"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"street_address":"</w:t>
            </w:r>
            <w:r w:rsidRPr="0078774D">
              <w:rPr>
                <w:rFonts w:ascii="Sylfaen" w:hAnsi="Sylfaen" w:cs="Sylfaen"/>
                <w:sz w:val="20"/>
                <w:szCs w:val="20"/>
                <w:lang w:val="ka-GE"/>
              </w:rPr>
              <w:t>ილია</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ჭავჭავაძის</w:t>
            </w:r>
            <w:r w:rsidRPr="0078774D">
              <w:rPr>
                <w:rFonts w:ascii="Courier New" w:hAnsi="Courier New" w:cs="Courier New"/>
                <w:sz w:val="20"/>
                <w:szCs w:val="20"/>
                <w:lang w:val="ka-GE"/>
              </w:rPr>
              <w:t xml:space="preserve"> </w:t>
            </w:r>
            <w:r w:rsidRPr="0078774D">
              <w:rPr>
                <w:rFonts w:ascii="Sylfaen" w:hAnsi="Sylfaen" w:cs="Sylfaen"/>
                <w:sz w:val="20"/>
                <w:szCs w:val="20"/>
                <w:lang w:val="ka-GE"/>
              </w:rPr>
              <w:t>გამზირი</w:t>
            </w:r>
            <w:r w:rsidRPr="0078774D">
              <w:rPr>
                <w:rFonts w:ascii="Courier New" w:hAnsi="Courier New" w:cs="Courier New"/>
                <w:sz w:val="20"/>
                <w:szCs w:val="20"/>
                <w:lang w:val="ka-GE"/>
              </w:rPr>
              <w:t xml:space="preserve"> 1"</w:t>
            </w:r>
          </w:p>
          <w:p w14:paraId="0B1BD865"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464954C3"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06458DEB" w14:textId="77777777" w:rsidR="004441C4" w:rsidRPr="0078774D" w:rsidRDefault="004441C4" w:rsidP="00F45DAD">
            <w:pPr>
              <w:rPr>
                <w:rFonts w:ascii="Courier New" w:hAnsi="Courier New" w:cs="Courier New"/>
                <w:sz w:val="20"/>
                <w:szCs w:val="20"/>
                <w:lang w:val="ka-GE"/>
              </w:rPr>
            </w:pPr>
            <w:r w:rsidRPr="0078774D">
              <w:rPr>
                <w:rFonts w:ascii="Courier New" w:hAnsi="Courier New" w:cs="Courier New"/>
                <w:sz w:val="20"/>
                <w:szCs w:val="20"/>
                <w:lang w:val="ka-GE"/>
              </w:rPr>
              <w:t xml:space="preserve">   }</w:t>
            </w:r>
          </w:p>
          <w:p w14:paraId="35621204" w14:textId="77777777" w:rsidR="004441C4" w:rsidRDefault="004441C4" w:rsidP="00F45DAD">
            <w:pPr>
              <w:rPr>
                <w:lang w:val="ka-GE"/>
              </w:rPr>
            </w:pPr>
            <w:r w:rsidRPr="0078774D">
              <w:rPr>
                <w:rFonts w:ascii="Courier New" w:hAnsi="Courier New" w:cs="Courier New"/>
                <w:sz w:val="20"/>
                <w:szCs w:val="20"/>
                <w:lang w:val="ka-GE"/>
              </w:rPr>
              <w:t>}</w:t>
            </w:r>
          </w:p>
        </w:tc>
      </w:tr>
    </w:tbl>
    <w:p w14:paraId="3550169D" w14:textId="77777777" w:rsidR="004441C4" w:rsidRPr="00BE4560" w:rsidRDefault="004441C4" w:rsidP="00702B62">
      <w:pPr>
        <w:jc w:val="both"/>
      </w:pPr>
    </w:p>
    <w:p w14:paraId="64F13CEA" w14:textId="01F0EFA0" w:rsidR="003F2AC9" w:rsidRDefault="001A1A5D" w:rsidP="001A1A5D">
      <w:pPr>
        <w:pStyle w:val="Heading1"/>
        <w:rPr>
          <w:ins w:id="1012" w:author="Mikheil Kapanadze" w:date="2025-03-05T16:19:00Z" w16du:dateUtc="2025-03-05T12:19:00Z"/>
        </w:rPr>
      </w:pPr>
      <w:bookmarkStart w:id="1013" w:name="_Toc195970435"/>
      <w:ins w:id="1014" w:author="Mikheil Kapanadze" w:date="2025-03-05T15:58:00Z" w16du:dateUtc="2025-03-05T11:58:00Z">
        <w:r>
          <w:t>სამომხმარებლო ინტერფეისის მოთ</w:t>
        </w:r>
      </w:ins>
      <w:ins w:id="1015" w:author="Mikheil Kapanadze" w:date="2025-03-05T15:59:00Z" w16du:dateUtc="2025-03-05T11:59:00Z">
        <w:r>
          <w:t>ხოვნები</w:t>
        </w:r>
      </w:ins>
      <w:bookmarkEnd w:id="1013"/>
    </w:p>
    <w:p w14:paraId="0EE31CD2" w14:textId="0C323729" w:rsidR="00B95276" w:rsidRDefault="00B95276" w:rsidP="000378BB">
      <w:pPr>
        <w:pStyle w:val="Heading2"/>
        <w:rPr>
          <w:ins w:id="1016" w:author="Mikheil Kapanadze" w:date="2025-03-05T16:20:00Z" w16du:dateUtc="2025-03-05T12:20:00Z"/>
        </w:rPr>
      </w:pPr>
      <w:bookmarkStart w:id="1017" w:name="_Ref192084237"/>
      <w:bookmarkStart w:id="1018" w:name="_Toc195970436"/>
      <w:ins w:id="1019" w:author="Mikheil Kapanadze" w:date="2025-03-05T16:19:00Z" w16du:dateUtc="2025-03-05T12:19:00Z">
        <w:r>
          <w:t xml:space="preserve">ძირითადი მოთხოვნები </w:t>
        </w:r>
      </w:ins>
      <w:ins w:id="1020" w:author="Mikheil Kapanadze" w:date="2025-03-05T16:20:00Z" w16du:dateUtc="2025-03-05T12:20:00Z">
        <w:r w:rsidR="000378BB">
          <w:t xml:space="preserve">ავტორიზაციის </w:t>
        </w:r>
        <w:r w:rsidR="004F2C96">
          <w:t xml:space="preserve">პროცესში მოხმარებლის </w:t>
        </w:r>
      </w:ins>
      <w:ins w:id="1021" w:author="Mikheil Kapanadze" w:date="2025-03-05T16:19:00Z" w16du:dateUtc="2025-03-05T12:19:00Z">
        <w:r w:rsidR="000378BB">
          <w:t>გადამისამართების</w:t>
        </w:r>
        <w:r>
          <w:t xml:space="preserve"> </w:t>
        </w:r>
      </w:ins>
      <w:ins w:id="1022" w:author="Mikheil Kapanadze" w:date="2025-03-05T16:20:00Z" w16du:dateUtc="2025-03-05T12:20:00Z">
        <w:r w:rsidR="004F2C96">
          <w:t>შემთხვევაში</w:t>
        </w:r>
        <w:bookmarkEnd w:id="1017"/>
        <w:bookmarkEnd w:id="1018"/>
      </w:ins>
    </w:p>
    <w:p w14:paraId="14BB8C06" w14:textId="66B6D9E0" w:rsidR="000378BB" w:rsidRDefault="004F2C96" w:rsidP="00CE2022">
      <w:pPr>
        <w:jc w:val="both"/>
        <w:rPr>
          <w:ins w:id="1023" w:author="Mikheil Kapanadze" w:date="2025-03-05T16:20:00Z" w16du:dateUtc="2025-03-05T12:20:00Z"/>
        </w:rPr>
      </w:pPr>
      <w:ins w:id="1024" w:author="Mikheil Kapanadze" w:date="2025-03-05T16:20:00Z" w16du:dateUtc="2025-03-05T12:20:00Z">
        <w:r w:rsidRPr="00353B2B">
          <w:rPr>
            <w:b/>
            <w:bCs/>
          </w:rPr>
          <w:t>აუცილებელია</w:t>
        </w:r>
        <w:r>
          <w:t xml:space="preserve">, “ავტორიზაციის </w:t>
        </w:r>
      </w:ins>
      <w:ins w:id="1025" w:author="Mikheil Kapanadze" w:date="2025-04-17T20:50:00Z" w16du:dateUtc="2025-04-17T16:50:00Z">
        <w:r w:rsidR="00B159BE">
          <w:t>კოდის თანმიმდ</w:t>
        </w:r>
      </w:ins>
      <w:ins w:id="1026" w:author="Mikheil Kapanadze" w:date="2025-03-05T16:20:00Z" w16du:dateUtc="2025-03-05T12:20:00Z">
        <w:r>
          <w:t xml:space="preserve">ევრობის” მეშვეობით ავთენტიფიკაციისას (იხ. </w:t>
        </w:r>
        <w:r>
          <w:fldChar w:fldCharType="begin"/>
        </w:r>
        <w:r>
          <w:instrText xml:space="preserve"> REF _Ref121308863 \r \h  \* MERGEFORMAT </w:instrText>
        </w:r>
      </w:ins>
      <w:ins w:id="1027" w:author="Mikheil Kapanadze" w:date="2025-03-05T16:20:00Z" w16du:dateUtc="2025-03-05T12:20:00Z">
        <w:r>
          <w:fldChar w:fldCharType="separate"/>
        </w:r>
        <w:r>
          <w:t>10.1</w:t>
        </w:r>
        <w:r>
          <w:fldChar w:fldCharType="end"/>
        </w:r>
        <w:r>
          <w:t xml:space="preserve"> თავი) </w:t>
        </w:r>
        <w:r w:rsidR="00DE6C0D">
          <w:t>იდენტობის პროვაიდერმა საშუალებ</w:t>
        </w:r>
      </w:ins>
      <w:ins w:id="1028" w:author="Mikheil Kapanadze" w:date="2025-03-05T16:21:00Z" w16du:dateUtc="2025-03-05T12:21:00Z">
        <w:r w:rsidR="00DE6C0D">
          <w:t xml:space="preserve">ა მისცეს მომხმარებელს, უარყოს ავთენტიფიკაციის ან/და ავტორიზაციის განხორციელება. ამ შემთხვევაში </w:t>
        </w:r>
        <w:r w:rsidR="00DE6C0D" w:rsidRPr="00CE2022">
          <w:rPr>
            <w:b/>
            <w:bCs/>
          </w:rPr>
          <w:t>აუცილებელია</w:t>
        </w:r>
        <w:r w:rsidR="00DE6C0D">
          <w:t xml:space="preserve"> მომხმარებელი გადამისამართდეს დაყრდნობილ მხარესთან და </w:t>
        </w:r>
      </w:ins>
      <w:ins w:id="1029" w:author="Mikheil Kapanadze" w:date="2025-03-05T16:22:00Z" w16du:dateUtc="2025-03-05T12:22:00Z">
        <w:r w:rsidR="00DE6C0D" w:rsidRPr="00CE2022">
          <w:rPr>
            <w:b/>
            <w:bCs/>
          </w:rPr>
          <w:t>არავითარ შემთხვევაში</w:t>
        </w:r>
        <w:r w:rsidR="00DE6C0D">
          <w:t xml:space="preserve"> </w:t>
        </w:r>
      </w:ins>
      <w:ins w:id="1030" w:author="Mikheil Kapanadze" w:date="2025-03-05T16:21:00Z" w16du:dateUtc="2025-03-05T12:21:00Z">
        <w:r w:rsidR="00DE6C0D">
          <w:t>არ დარჩეს იდენტობის პროვაიდერის ეკრანზე.</w:t>
        </w:r>
      </w:ins>
      <w:ins w:id="1031" w:author="Mikheil Kapanadze" w:date="2025-03-05T16:22:00Z" w16du:dateUtc="2025-03-05T12:22:00Z">
        <w:r w:rsidR="00132555">
          <w:t xml:space="preserve"> </w:t>
        </w:r>
        <w:r w:rsidR="00132555" w:rsidRPr="00CE2022">
          <w:rPr>
            <w:b/>
            <w:bCs/>
          </w:rPr>
          <w:t>აუცილებელია</w:t>
        </w:r>
        <w:r w:rsidR="00132555">
          <w:t xml:space="preserve"> გადამისამართება მოხდეს </w:t>
        </w:r>
      </w:ins>
      <w:customXmlInsRangeStart w:id="1032" w:author="Mikheil Kapanadze" w:date="2025-03-05T16:23:00Z"/>
      <w:sdt>
        <w:sdtPr>
          <w:id w:val="4709777"/>
          <w:citation/>
        </w:sdtPr>
        <w:sdtEndPr/>
        <w:sdtContent>
          <w:customXmlInsRangeEnd w:id="1032"/>
          <w:ins w:id="1033" w:author="Mikheil Kapanadze" w:date="2025-03-05T16:23:00Z" w16du:dateUtc="2025-03-05T12:23:00Z">
            <w:r w:rsidR="00132555">
              <w:fldChar w:fldCharType="begin"/>
            </w:r>
            <w:r w:rsidR="00132555">
              <w:rPr>
                <w:lang w:val="ka-GE"/>
              </w:rPr>
              <w:instrText xml:space="preserve"> CITATION OIDCCORE \l 1079 </w:instrText>
            </w:r>
          </w:ins>
          <w:r w:rsidR="00132555">
            <w:fldChar w:fldCharType="separate"/>
          </w:r>
          <w:r w:rsidR="008A7DCD">
            <w:rPr>
              <w:noProof/>
              <w:lang w:val="ka-GE"/>
            </w:rPr>
            <w:t>(4)</w:t>
          </w:r>
          <w:ins w:id="1034" w:author="Mikheil Kapanadze" w:date="2025-03-05T16:23:00Z" w16du:dateUtc="2025-03-05T12:23:00Z">
            <w:r w:rsidR="00132555">
              <w:fldChar w:fldCharType="end"/>
            </w:r>
          </w:ins>
          <w:customXmlInsRangeStart w:id="1035" w:author="Mikheil Kapanadze" w:date="2025-03-05T16:23:00Z"/>
        </w:sdtContent>
      </w:sdt>
      <w:customXmlInsRangeEnd w:id="1035"/>
      <w:ins w:id="1036" w:author="Mikheil Kapanadze" w:date="2025-03-05T16:23:00Z" w16du:dateUtc="2025-03-05T12:23:00Z">
        <w:r w:rsidR="00132555">
          <w:t>-ით განსაზღვრული წესით.</w:t>
        </w:r>
      </w:ins>
      <w:ins w:id="1037" w:author="Mikheil Kapanadze" w:date="2025-03-05T16:25:00Z" w16du:dateUtc="2025-03-05T12:25:00Z">
        <w:r w:rsidR="00A244B7">
          <w:t xml:space="preserve"> </w:t>
        </w:r>
        <w:r w:rsidR="00A244B7" w:rsidRPr="00CE2022">
          <w:rPr>
            <w:b/>
            <w:bCs/>
          </w:rPr>
          <w:t>აუცილებელია</w:t>
        </w:r>
        <w:r w:rsidR="00A244B7">
          <w:t xml:space="preserve"> აღნიშნული წესი გავრცელდეს ისეთ შემთხვევაზეც, როდესაც ავთენტიფიკაცია შეუძლებელია და </w:t>
        </w:r>
        <w:r w:rsidR="00CD538E">
          <w:t xml:space="preserve">იდენტობის პროვაიდერი მომხმარებელს უჩვენებს </w:t>
        </w:r>
      </w:ins>
      <w:ins w:id="1038" w:author="Mikheil Kapanadze" w:date="2025-03-05T16:26:00Z" w16du:dateUtc="2025-03-05T12:26:00Z">
        <w:r w:rsidR="00CD538E">
          <w:t>შეცდომის ეკრანს</w:t>
        </w:r>
        <w:r w:rsidR="0090388B">
          <w:t xml:space="preserve"> (</w:t>
        </w:r>
        <w:r w:rsidR="00CD538E">
          <w:t xml:space="preserve">ნაცვლად </w:t>
        </w:r>
        <w:r w:rsidR="0090388B">
          <w:t>დაყრდნობილ მხარესთან ავტომატური გადამისამართებისა)</w:t>
        </w:r>
        <w:r w:rsidR="00CD538E">
          <w:t>.</w:t>
        </w:r>
      </w:ins>
    </w:p>
    <w:p w14:paraId="4C1EBD4E" w14:textId="77777777" w:rsidR="004E58FE" w:rsidRDefault="004E58FE" w:rsidP="00CE2022">
      <w:pPr>
        <w:rPr>
          <w:ins w:id="1039" w:author="Mikheil Kapanadze" w:date="2025-04-17T20:43:00Z" w16du:dateUtc="2025-04-17T16:43:00Z"/>
        </w:rPr>
      </w:pPr>
    </w:p>
    <w:p w14:paraId="7A74D25D" w14:textId="20C10968" w:rsidR="004E58FE" w:rsidRDefault="004E58FE" w:rsidP="00326095">
      <w:pPr>
        <w:pStyle w:val="Heading2"/>
        <w:rPr>
          <w:ins w:id="1040" w:author="Mikheil Kapanadze" w:date="2025-04-17T20:44:00Z" w16du:dateUtc="2025-04-17T16:44:00Z"/>
        </w:rPr>
      </w:pPr>
      <w:bookmarkStart w:id="1041" w:name="_Toc195970437"/>
      <w:ins w:id="1042" w:author="Mikheil Kapanadze" w:date="2025-04-17T20:43:00Z" w16du:dateUtc="2025-04-17T16:43:00Z">
        <w:r>
          <w:t>დაყრდნობილი მხარის ინტერფეისის მოთხოვნები მოწყობილობის კოდის თა</w:t>
        </w:r>
      </w:ins>
      <w:ins w:id="1043" w:author="Mikheil Kapanadze" w:date="2025-04-17T20:44:00Z" w16du:dateUtc="2025-04-17T16:44:00Z">
        <w:r>
          <w:t>ნმიმდევრობის შემთხვევაში</w:t>
        </w:r>
        <w:bookmarkEnd w:id="1041"/>
      </w:ins>
    </w:p>
    <w:p w14:paraId="4E54FD34" w14:textId="77777777" w:rsidR="004E58FE" w:rsidRDefault="004E58FE" w:rsidP="004E58FE">
      <w:pPr>
        <w:jc w:val="both"/>
        <w:rPr>
          <w:ins w:id="1044" w:author="Mikheil Kapanadze" w:date="2025-04-17T20:44:00Z" w16du:dateUtc="2025-04-17T16:44:00Z"/>
          <w:lang w:val="ka-GE"/>
        </w:rPr>
      </w:pPr>
      <w:ins w:id="1045" w:author="Mikheil Kapanadze" w:date="2025-04-17T20:44:00Z" w16du:dateUtc="2025-04-17T16:44:00Z">
        <w:r w:rsidRPr="009B3C82">
          <w:rPr>
            <w:b/>
            <w:bCs/>
            <w:lang w:val="ka-GE"/>
          </w:rPr>
          <w:t>აუცილებელია</w:t>
        </w:r>
        <w:r>
          <w:rPr>
            <w:lang w:val="ka-GE"/>
          </w:rPr>
          <w:t xml:space="preserve"> დაყრდნობილმა მხარემ მომხმარებელს </w:t>
        </w:r>
        <w:r w:rsidRPr="0015553F">
          <w:rPr>
            <w:lang w:val="ka-GE"/>
          </w:rPr>
          <w:t>verification_url და user_code</w:t>
        </w:r>
        <w:r>
          <w:rPr>
            <w:lang w:val="ka-GE"/>
          </w:rPr>
          <w:t xml:space="preserve"> ეკრანზე უჩვენოს.</w:t>
        </w:r>
      </w:ins>
    </w:p>
    <w:p w14:paraId="2D828D0F" w14:textId="77777777" w:rsidR="004E58FE" w:rsidRDefault="004E58FE" w:rsidP="004E58FE">
      <w:pPr>
        <w:jc w:val="both"/>
        <w:rPr>
          <w:ins w:id="1046" w:author="Mikheil Kapanadze" w:date="2025-04-17T20:44:00Z" w16du:dateUtc="2025-04-17T16:44:00Z"/>
          <w:lang w:val="ka-GE"/>
        </w:rPr>
      </w:pPr>
      <w:ins w:id="1047" w:author="Mikheil Kapanadze" w:date="2025-04-17T20:44:00Z" w16du:dateUtc="2025-04-17T16:44:00Z">
        <w:r w:rsidRPr="009B3C82">
          <w:rPr>
            <w:b/>
            <w:bCs/>
            <w:lang w:val="ka-GE"/>
          </w:rPr>
          <w:t>აუცილებელია</w:t>
        </w:r>
        <w:r>
          <w:rPr>
            <w:lang w:val="ka-GE"/>
          </w:rPr>
          <w:t xml:space="preserve"> დაყრდნობილლმა მხარემ </w:t>
        </w:r>
        <w:r w:rsidRPr="006122FC">
          <w:rPr>
            <w:lang w:val="ka-GE"/>
          </w:rPr>
          <w:t>verification_uri_complete</w:t>
        </w:r>
        <w:r>
          <w:rPr>
            <w:lang w:val="ka-GE"/>
          </w:rPr>
          <w:t xml:space="preserve"> მომხმარებელს უჩვენოს </w:t>
        </w:r>
        <w:r w:rsidRPr="00A9227C">
          <w:rPr>
            <w:lang w:val="ka-GE"/>
          </w:rPr>
          <w:t>QR</w:t>
        </w:r>
        <w:r>
          <w:rPr>
            <w:lang w:val="ka-GE"/>
          </w:rPr>
          <w:t xml:space="preserve"> კოდის ფორმით და ასევე, სულ მცირე, მცირე უჩვენოს ტექსტური ფორმით მისი საწყისი კომპონენტები:</w:t>
        </w:r>
      </w:ins>
    </w:p>
    <w:p w14:paraId="046A31C6" w14:textId="77777777" w:rsidR="004E58FE" w:rsidRDefault="004E58FE" w:rsidP="004E58FE">
      <w:pPr>
        <w:pStyle w:val="ListParagraph"/>
        <w:numPr>
          <w:ilvl w:val="0"/>
          <w:numId w:val="31"/>
        </w:numPr>
        <w:jc w:val="both"/>
        <w:rPr>
          <w:ins w:id="1048" w:author="Mikheil Kapanadze" w:date="2025-04-17T20:44:00Z" w16du:dateUtc="2025-04-17T16:44:00Z"/>
          <w:lang w:val="ka-GE"/>
        </w:rPr>
      </w:pPr>
      <w:ins w:id="1049" w:author="Mikheil Kapanadze" w:date="2025-04-17T20:44:00Z" w16du:dateUtc="2025-04-17T16:44:00Z">
        <w:r w:rsidRPr="00DD1D92">
          <w:rPr>
            <w:lang w:val="ka-GE"/>
          </w:rPr>
          <w:t>პროტოკოლი</w:t>
        </w:r>
      </w:ins>
    </w:p>
    <w:p w14:paraId="79042AAE" w14:textId="77777777" w:rsidR="004E58FE" w:rsidRDefault="004E58FE" w:rsidP="004E58FE">
      <w:pPr>
        <w:pStyle w:val="ListParagraph"/>
        <w:numPr>
          <w:ilvl w:val="0"/>
          <w:numId w:val="31"/>
        </w:numPr>
        <w:jc w:val="both"/>
        <w:rPr>
          <w:ins w:id="1050" w:author="Mikheil Kapanadze" w:date="2025-04-17T20:44:00Z" w16du:dateUtc="2025-04-17T16:44:00Z"/>
          <w:lang w:val="ka-GE"/>
        </w:rPr>
      </w:pPr>
      <w:ins w:id="1051" w:author="Mikheil Kapanadze" w:date="2025-04-17T20:44:00Z" w16du:dateUtc="2025-04-17T16:44:00Z">
        <w:r>
          <w:rPr>
            <w:lang w:val="ka-GE"/>
          </w:rPr>
          <w:t>ჰოსტის დასახელება სრულად</w:t>
        </w:r>
      </w:ins>
    </w:p>
    <w:p w14:paraId="615A73B3" w14:textId="77777777" w:rsidR="004E58FE" w:rsidRPr="000378BB" w:rsidRDefault="004E58FE" w:rsidP="00CE2022">
      <w:pPr>
        <w:rPr>
          <w:ins w:id="1052" w:author="Mikheil Kapanadze" w:date="2025-03-05T15:59:00Z" w16du:dateUtc="2025-03-05T11:59:00Z"/>
        </w:rPr>
      </w:pPr>
    </w:p>
    <w:p w14:paraId="418792C2" w14:textId="06E265FA" w:rsidR="001A1A5D" w:rsidRDefault="001966CA" w:rsidP="001966CA">
      <w:pPr>
        <w:pStyle w:val="Heading2"/>
        <w:rPr>
          <w:ins w:id="1053" w:author="Mikheil Kapanadze" w:date="2025-03-05T15:59:00Z" w16du:dateUtc="2025-03-05T11:59:00Z"/>
        </w:rPr>
      </w:pPr>
      <w:bookmarkStart w:id="1054" w:name="_Ref195814879"/>
      <w:bookmarkStart w:id="1055" w:name="_Toc195970438"/>
      <w:ins w:id="1056" w:author="Mikheil Kapanadze" w:date="2025-03-05T15:59:00Z" w16du:dateUtc="2025-03-05T11:59:00Z">
        <w:r>
          <w:t>მოთხოვნები მობილურ ოპერაციულ სისტემებში ინტეგრაციასთან დაკავშირებით</w:t>
        </w:r>
        <w:bookmarkEnd w:id="1054"/>
        <w:bookmarkEnd w:id="1055"/>
      </w:ins>
    </w:p>
    <w:p w14:paraId="29FCE942" w14:textId="307A6D09" w:rsidR="001966CA" w:rsidRDefault="008C467B" w:rsidP="00460614">
      <w:pPr>
        <w:jc w:val="both"/>
        <w:rPr>
          <w:ins w:id="1057" w:author="Mikheil Kapanadze" w:date="2025-04-17T20:44:00Z" w16du:dateUtc="2025-04-17T16:44:00Z"/>
          <w:lang w:val="ka-GE"/>
        </w:rPr>
      </w:pPr>
      <w:ins w:id="1058" w:author="Mikheil Kapanadze" w:date="2025-03-05T16:03:00Z" w16du:dateUtc="2025-03-05T12:03:00Z">
        <w:r w:rsidRPr="00CE2022">
          <w:t>თუ</w:t>
        </w:r>
        <w:r>
          <w:rPr>
            <w:b/>
            <w:bCs/>
          </w:rPr>
          <w:t xml:space="preserve"> </w:t>
        </w:r>
        <w:r w:rsidRPr="00CE2022">
          <w:t>იდენტობის პროვაიდერი</w:t>
        </w:r>
      </w:ins>
      <w:ins w:id="1059" w:author="Mikheil Kapanadze" w:date="2025-03-05T16:04:00Z" w16du:dateUtc="2025-03-05T12:04:00Z">
        <w:r w:rsidR="005C0E19">
          <w:t xml:space="preserve"> მომხმხმარებელს</w:t>
        </w:r>
        <w:r w:rsidR="00CC0B7D">
          <w:t xml:space="preserve"> სთავაზობს მობილურ აპლიკაციას</w:t>
        </w:r>
        <w:r w:rsidR="00CC0B7D" w:rsidRPr="00CE2022">
          <w:t xml:space="preserve"> iOS</w:t>
        </w:r>
      </w:ins>
      <w:ins w:id="1060" w:author="Mikheil Kapanadze" w:date="2025-03-05T16:05:00Z" w16du:dateUtc="2025-03-05T12:05:00Z">
        <w:r w:rsidR="00CC0B7D">
          <w:t xml:space="preserve"> </w:t>
        </w:r>
        <w:r w:rsidR="00CC0B7D">
          <w:rPr>
            <w:lang w:val="ka-GE"/>
          </w:rPr>
          <w:t xml:space="preserve">ან/და </w:t>
        </w:r>
        <w:r w:rsidR="00CC0B7D">
          <w:t>Android</w:t>
        </w:r>
        <w:r w:rsidR="00CC0B7D">
          <w:rPr>
            <w:lang w:val="ka-GE"/>
          </w:rPr>
          <w:t xml:space="preserve"> სისტემებში,</w:t>
        </w:r>
      </w:ins>
      <w:ins w:id="1061" w:author="Mikheil Kapanadze" w:date="2025-03-05T16:03:00Z" w16du:dateUtc="2025-03-05T12:03:00Z">
        <w:r>
          <w:t xml:space="preserve"> </w:t>
        </w:r>
        <w:r>
          <w:rPr>
            <w:b/>
            <w:bCs/>
          </w:rPr>
          <w:t xml:space="preserve"> </w:t>
        </w:r>
      </w:ins>
      <w:ins w:id="1062" w:author="Mikheil Kapanadze" w:date="2025-03-05T16:00:00Z" w16du:dateUtc="2025-03-05T12:00:00Z">
        <w:r w:rsidR="00885A34" w:rsidRPr="00CE2022">
          <w:rPr>
            <w:b/>
            <w:bCs/>
          </w:rPr>
          <w:t>აუცილებელია</w:t>
        </w:r>
        <w:r w:rsidR="00885A34">
          <w:t xml:space="preserve">, </w:t>
        </w:r>
        <w:r w:rsidR="008A3A1B">
          <w:t>“ავტორიზ</w:t>
        </w:r>
      </w:ins>
      <w:ins w:id="1063" w:author="Mikheil Kapanadze" w:date="2025-03-05T16:01:00Z" w16du:dateUtc="2025-03-05T12:01:00Z">
        <w:r w:rsidR="008A3A1B">
          <w:t xml:space="preserve">აციის </w:t>
        </w:r>
      </w:ins>
      <w:ins w:id="1064" w:author="Mikheil Kapanadze" w:date="2025-04-17T20:50:00Z" w16du:dateUtc="2025-04-17T16:50:00Z">
        <w:r w:rsidR="00B159BE">
          <w:t>კოდის თანმიმდ</w:t>
        </w:r>
      </w:ins>
      <w:ins w:id="1065" w:author="Mikheil Kapanadze" w:date="2025-03-05T16:02:00Z" w16du:dateUtc="2025-03-05T12:02:00Z">
        <w:r w:rsidR="008A3A1B">
          <w:t>ევრობის</w:t>
        </w:r>
      </w:ins>
      <w:ins w:id="1066" w:author="Mikheil Kapanadze" w:date="2025-03-05T16:01:00Z" w16du:dateUtc="2025-03-05T12:01:00Z">
        <w:r w:rsidR="008A3A1B">
          <w:t xml:space="preserve">” </w:t>
        </w:r>
      </w:ins>
      <w:ins w:id="1067" w:author="Mikheil Kapanadze" w:date="2025-03-05T16:02:00Z" w16du:dateUtc="2025-03-05T12:02:00Z">
        <w:r w:rsidR="008A3A1B">
          <w:t>მეშვეობით</w:t>
        </w:r>
      </w:ins>
      <w:ins w:id="1068" w:author="Mikheil Kapanadze" w:date="2025-03-05T16:01:00Z" w16du:dateUtc="2025-03-05T12:01:00Z">
        <w:r w:rsidR="008A3A1B">
          <w:t xml:space="preserve"> ავთენტიფიკაციისას (იხ. </w:t>
        </w:r>
      </w:ins>
      <w:ins w:id="1069" w:author="Mikheil Kapanadze" w:date="2025-03-05T16:02:00Z" w16du:dateUtc="2025-03-05T12:02:00Z">
        <w:r w:rsidR="008A3A1B">
          <w:fldChar w:fldCharType="begin"/>
        </w:r>
        <w:r w:rsidR="008A3A1B">
          <w:instrText xml:space="preserve"> REF _Ref121308863 \r \h </w:instrText>
        </w:r>
      </w:ins>
      <w:r w:rsidR="00460614">
        <w:instrText xml:space="preserve"> \* MERGEFORMAT </w:instrText>
      </w:r>
      <w:ins w:id="1070" w:author="Mikheil Kapanadze" w:date="2025-03-05T16:02:00Z" w16du:dateUtc="2025-03-05T12:02:00Z">
        <w:r w:rsidR="008A3A1B">
          <w:fldChar w:fldCharType="separate"/>
        </w:r>
        <w:r w:rsidR="008A3A1B">
          <w:t>10.1</w:t>
        </w:r>
        <w:r w:rsidR="008A3A1B">
          <w:fldChar w:fldCharType="end"/>
        </w:r>
        <w:r w:rsidR="008A3A1B">
          <w:t xml:space="preserve"> თავი)</w:t>
        </w:r>
      </w:ins>
      <w:ins w:id="1071" w:author="Mikheil Kapanadze" w:date="2025-03-05T16:05:00Z" w16du:dateUtc="2025-03-05T12:05:00Z">
        <w:r w:rsidR="007B6924">
          <w:t xml:space="preserve"> გამოყენებული </w:t>
        </w:r>
        <w:r w:rsidR="007B6924">
          <w:rPr>
            <w:lang w:val="ka-GE"/>
          </w:rPr>
          <w:t>ავტორიზაციის ბოლოწერტილის (</w:t>
        </w:r>
        <w:r w:rsidR="007B6924">
          <w:t>authorization endpoint) URL</w:t>
        </w:r>
        <w:r w:rsidR="007B6924">
          <w:rPr>
            <w:lang w:val="ka-GE"/>
          </w:rPr>
          <w:t xml:space="preserve"> მისამართი </w:t>
        </w:r>
      </w:ins>
      <w:ins w:id="1072" w:author="Mikheil Kapanadze" w:date="2025-03-05T16:07:00Z" w16du:dateUtc="2025-03-05T12:07:00Z">
        <w:r w:rsidR="001D64CF">
          <w:rPr>
            <w:lang w:val="ka-GE"/>
          </w:rPr>
          <w:t xml:space="preserve">დაუკავშიროს აღნიშნულ მობილურ ავთენტიფიკაციას, </w:t>
        </w:r>
      </w:ins>
      <w:ins w:id="1073" w:author="Mikheil Kapanadze" w:date="2025-03-05T16:09:00Z" w16du:dateUtc="2025-03-05T12:09:00Z">
        <w:r w:rsidR="00B85A49">
          <w:rPr>
            <w:lang w:val="ka-GE"/>
          </w:rPr>
          <w:t xml:space="preserve">რათა </w:t>
        </w:r>
        <w:r w:rsidR="005C1E93">
          <w:rPr>
            <w:lang w:val="ka-GE"/>
          </w:rPr>
          <w:t>დაყრდნობილი მხარის მიერ განხორციელებული გადამისამართების ოპერაცია დაამუშავოს არა მობილურმა ბროუზერმა, არამედ მობილურმა აპლიკაციამ (</w:t>
        </w:r>
        <w:r w:rsidR="006E41CC">
          <w:rPr>
            <w:lang w:val="ka-GE"/>
          </w:rPr>
          <w:t>თუ ის ინსტალირე</w:t>
        </w:r>
      </w:ins>
      <w:ins w:id="1074" w:author="Mikheil Kapanadze" w:date="2025-03-05T16:10:00Z" w16du:dateUtc="2025-03-05T12:10:00Z">
        <w:r w:rsidR="006E41CC">
          <w:rPr>
            <w:lang w:val="ka-GE"/>
          </w:rPr>
          <w:t>ბულია მოწყობილობაზე)</w:t>
        </w:r>
      </w:ins>
      <w:ins w:id="1075" w:author="Mikheil Kapanadze" w:date="2025-03-05T16:07:00Z" w16du:dateUtc="2025-03-05T12:07:00Z">
        <w:r w:rsidR="001D64CF">
          <w:rPr>
            <w:lang w:val="ka-GE"/>
          </w:rPr>
          <w:t>.</w:t>
        </w:r>
      </w:ins>
    </w:p>
    <w:p w14:paraId="5FA7730F" w14:textId="1D3B3862" w:rsidR="001C3FED" w:rsidRDefault="004E58FE" w:rsidP="00460614">
      <w:pPr>
        <w:jc w:val="both"/>
        <w:rPr>
          <w:ins w:id="1076" w:author="Mikheil Kapanadze" w:date="2025-03-05T16:10:00Z" w16du:dateUtc="2025-03-05T12:10:00Z"/>
          <w:lang w:val="ka-GE"/>
        </w:rPr>
      </w:pPr>
      <w:ins w:id="1077" w:author="Mikheil Kapanadze" w:date="2025-04-17T20:44:00Z" w16du:dateUtc="2025-04-17T16:44:00Z">
        <w:r>
          <w:rPr>
            <w:lang w:val="ka-GE"/>
          </w:rPr>
          <w:t xml:space="preserve">თუ იდენტობის პროვაიდეი მხარს უჭერს „მოწყობილობის კოდის თანმიმდევრობას“ (იხ. </w:t>
        </w:r>
        <w:r>
          <w:rPr>
            <w:lang w:val="ka-GE"/>
          </w:rPr>
          <w:fldChar w:fldCharType="begin"/>
        </w:r>
        <w:r>
          <w:rPr>
            <w:lang w:val="ka-GE"/>
          </w:rPr>
          <w:instrText xml:space="preserve"> REF _Ref121309905 \r \h </w:instrText>
        </w:r>
      </w:ins>
      <w:r>
        <w:rPr>
          <w:lang w:val="ka-GE"/>
        </w:rPr>
      </w:r>
      <w:ins w:id="1078" w:author="Mikheil Kapanadze" w:date="2025-04-17T20:44:00Z" w16du:dateUtc="2025-04-17T16:44:00Z">
        <w:r>
          <w:rPr>
            <w:lang w:val="ka-GE"/>
          </w:rPr>
          <w:fldChar w:fldCharType="separate"/>
        </w:r>
        <w:r>
          <w:rPr>
            <w:lang w:val="ka-GE"/>
          </w:rPr>
          <w:t>10.3</w:t>
        </w:r>
        <w:r>
          <w:rPr>
            <w:lang w:val="ka-GE"/>
          </w:rPr>
          <w:fldChar w:fldCharType="end"/>
        </w:r>
        <w:r>
          <w:rPr>
            <w:lang w:val="ka-GE"/>
          </w:rPr>
          <w:t xml:space="preserve"> თავი),  </w:t>
        </w:r>
      </w:ins>
      <w:ins w:id="1079" w:author="Mikheil Kapanadze" w:date="2025-04-17T20:41:00Z" w16du:dateUtc="2025-04-17T16:41:00Z">
        <w:r w:rsidR="001C3FED" w:rsidRPr="00326095">
          <w:rPr>
            <w:b/>
            <w:bCs/>
            <w:lang w:val="ka-GE"/>
          </w:rPr>
          <w:t>აუცილებელია</w:t>
        </w:r>
        <w:r w:rsidR="001C3FED">
          <w:rPr>
            <w:lang w:val="ka-GE"/>
          </w:rPr>
          <w:t xml:space="preserve"> </w:t>
        </w:r>
      </w:ins>
      <w:ins w:id="1080" w:author="Mikheil Kapanadze" w:date="2025-04-17T20:45:00Z" w16du:dateUtc="2025-04-17T16:45:00Z">
        <w:r>
          <w:rPr>
            <w:lang w:val="ka-GE"/>
          </w:rPr>
          <w:t xml:space="preserve">მის მიერ დაბრუნებული </w:t>
        </w:r>
        <w:r w:rsidRPr="00326095">
          <w:rPr>
            <w:lang w:val="ka-GE"/>
          </w:rPr>
          <w:t>verification_url_complete</w:t>
        </w:r>
        <w:r>
          <w:rPr>
            <w:lang w:val="ka-GE"/>
          </w:rPr>
          <w:t xml:space="preserve"> მისამართი</w:t>
        </w:r>
        <w:r w:rsidR="00391E24">
          <w:rPr>
            <w:lang w:val="ka-GE"/>
          </w:rPr>
          <w:t xml:space="preserve">, მობილური ტელეფონით მისი შესაბამისი </w:t>
        </w:r>
        <w:r w:rsidR="00391E24" w:rsidRPr="00326095">
          <w:rPr>
            <w:lang w:val="ka-GE"/>
          </w:rPr>
          <w:t xml:space="preserve">QR </w:t>
        </w:r>
        <w:r w:rsidR="00391E24">
          <w:rPr>
            <w:lang w:val="ka-GE"/>
          </w:rPr>
          <w:t>კოდის დასკანერების შემთხვევაში</w:t>
        </w:r>
        <w:r>
          <w:rPr>
            <w:lang w:val="ka-GE"/>
          </w:rPr>
          <w:t xml:space="preserve"> </w:t>
        </w:r>
        <w:r w:rsidR="00391E24">
          <w:rPr>
            <w:lang w:val="ka-GE"/>
          </w:rPr>
          <w:t>გახსნას არა მობილურმა ბროუზერმა,</w:t>
        </w:r>
      </w:ins>
      <w:ins w:id="1081" w:author="Mikheil Kapanadze" w:date="2025-04-17T20:46:00Z" w16du:dateUtc="2025-04-17T16:46:00Z">
        <w:r w:rsidR="00876FE5">
          <w:rPr>
            <w:lang w:val="ka-GE"/>
          </w:rPr>
          <w:t xml:space="preserve"> არამედ მობილურმა აპლიკაციამ (თუ ის ინსტალირებულია მოწყობილობაზე).</w:t>
        </w:r>
      </w:ins>
    </w:p>
    <w:p w14:paraId="6740C79D" w14:textId="518343CE" w:rsidR="006E41CC" w:rsidRDefault="00930458" w:rsidP="00460614">
      <w:pPr>
        <w:jc w:val="both"/>
        <w:rPr>
          <w:ins w:id="1082" w:author="Mikheil Kapanadze" w:date="2025-03-05T16:13:00Z" w16du:dateUtc="2025-03-05T12:13:00Z"/>
          <w:lang w:val="ka-GE"/>
        </w:rPr>
      </w:pPr>
      <w:ins w:id="1083" w:author="Mikheil Kapanadze" w:date="2025-03-05T16:10:00Z" w16du:dateUtc="2025-03-05T12:10:00Z">
        <w:r w:rsidRPr="00CE2022">
          <w:rPr>
            <w:b/>
            <w:bCs/>
            <w:lang w:val="ka-GE"/>
          </w:rPr>
          <w:lastRenderedPageBreak/>
          <w:t>აუცილებელია</w:t>
        </w:r>
      </w:ins>
      <w:ins w:id="1084" w:author="Mikheil Kapanadze" w:date="2025-03-05T16:11:00Z" w16du:dateUtc="2025-03-05T12:11:00Z">
        <w:r w:rsidR="008F68AE">
          <w:rPr>
            <w:b/>
            <w:bCs/>
            <w:lang w:val="ka-GE"/>
          </w:rPr>
          <w:t>,</w:t>
        </w:r>
      </w:ins>
      <w:ins w:id="1085" w:author="Mikheil Kapanadze" w:date="2025-03-05T16:10:00Z" w16du:dateUtc="2025-03-05T12:10:00Z">
        <w:r>
          <w:rPr>
            <w:lang w:val="ka-GE"/>
          </w:rPr>
          <w:t xml:space="preserve"> </w:t>
        </w:r>
      </w:ins>
      <w:ins w:id="1086" w:author="Mikheil Kapanadze" w:date="2025-03-05T16:11:00Z" w16du:dateUtc="2025-03-05T12:11:00Z">
        <w:r w:rsidR="008F68AE">
          <w:rPr>
            <w:lang w:val="ka-GE"/>
          </w:rPr>
          <w:t xml:space="preserve">იდენტობის პროვაიდერმმა მხარი დაუჭიროს იმ შემთხვევას, როდესაც მოწყობილობაზე არ არის დაინსტალირებული </w:t>
        </w:r>
        <w:r w:rsidR="00E131B9">
          <w:rPr>
            <w:lang w:val="ka-GE"/>
          </w:rPr>
          <w:t>მიბილური აპლიკაცია</w:t>
        </w:r>
      </w:ins>
      <w:ins w:id="1087" w:author="Mikheil Kapanadze" w:date="2025-03-05T16:12:00Z" w16du:dateUtc="2025-03-05T12:12:00Z">
        <w:r w:rsidR="00E131B9">
          <w:rPr>
            <w:lang w:val="ka-GE"/>
          </w:rPr>
          <w:t xml:space="preserve"> და </w:t>
        </w:r>
        <w:r w:rsidR="00CD25CC">
          <w:rPr>
            <w:lang w:val="ka-GE"/>
          </w:rPr>
          <w:t xml:space="preserve">უზრუნველყოს რომ </w:t>
        </w:r>
        <w:r w:rsidR="00E131B9">
          <w:rPr>
            <w:lang w:val="ka-GE"/>
          </w:rPr>
          <w:t>ავტორიზაციის ბოლოწერტილი</w:t>
        </w:r>
        <w:r w:rsidR="00CD25CC">
          <w:rPr>
            <w:lang w:val="ka-GE"/>
          </w:rPr>
          <w:t xml:space="preserve"> შეუფერხებლად იხსნებოდეს მოწყობილობის სტანდარტულ მობილურ ბროუზერში - მომ</w:t>
        </w:r>
      </w:ins>
      <w:ins w:id="1088" w:author="Mikheil Kapanadze" w:date="2025-03-05T16:13:00Z" w16du:dateUtc="2025-03-05T12:13:00Z">
        <w:r w:rsidR="00CD25CC">
          <w:rPr>
            <w:lang w:val="ka-GE"/>
          </w:rPr>
          <w:t xml:space="preserve">ხმარებლის მხრიდან რაიმე დამატებითი </w:t>
        </w:r>
        <w:r w:rsidR="00D23419">
          <w:rPr>
            <w:lang w:val="ka-GE"/>
          </w:rPr>
          <w:t>პროგრამის ინსტალაციის საჭიროების გარეშე.</w:t>
        </w:r>
      </w:ins>
      <w:ins w:id="1089" w:author="Mikheil Kapanadze" w:date="2025-03-05T16:17:00Z" w16du:dateUtc="2025-03-05T12:17:00Z">
        <w:r w:rsidR="00806E8B">
          <w:rPr>
            <w:lang w:val="ka-GE"/>
          </w:rPr>
          <w:t xml:space="preserve"> </w:t>
        </w:r>
        <w:r w:rsidR="00806E8B" w:rsidRPr="00353B2B">
          <w:rPr>
            <w:b/>
            <w:bCs/>
            <w:lang w:val="ka-GE"/>
          </w:rPr>
          <w:t>აუცილებელია</w:t>
        </w:r>
        <w:r w:rsidR="00806E8B" w:rsidRPr="00806E8B">
          <w:rPr>
            <w:lang w:val="ka-GE"/>
          </w:rPr>
          <w:t xml:space="preserve"> ბმულები დაცული იყოს https სქემით</w:t>
        </w:r>
        <w:r w:rsidR="00806E8B">
          <w:rPr>
            <w:lang w:val="ka-GE"/>
          </w:rPr>
          <w:t xml:space="preserve"> და </w:t>
        </w:r>
        <w:r w:rsidR="000B764C">
          <w:rPr>
            <w:lang w:val="ka-GE"/>
          </w:rPr>
          <w:t xml:space="preserve">ბროუზერით ამ მიასამართების გახსნისას (როდესაც მობილური აპლიკაცია არ არის </w:t>
        </w:r>
      </w:ins>
      <w:ins w:id="1090" w:author="Mikheil Kapanadze" w:date="2025-03-05T16:18:00Z" w16du:dateUtc="2025-03-05T12:18:00Z">
        <w:r w:rsidR="000B764C">
          <w:rPr>
            <w:lang w:val="ka-GE"/>
          </w:rPr>
          <w:t>ინსტალირებული) ვებ-გვერდები იხსნებოდეს იმ</w:t>
        </w:r>
        <w:r w:rsidR="007E06AB">
          <w:rPr>
            <w:lang w:val="ka-GE"/>
          </w:rPr>
          <w:t>ის გათვალისწინებით, რომ მომხმარებელი იყენებს შეზღუდული ზომმის მქონე ეკრანს.</w:t>
        </w:r>
      </w:ins>
    </w:p>
    <w:p w14:paraId="09CD70E3" w14:textId="298DD189" w:rsidR="00D23419" w:rsidRDefault="00713EB7" w:rsidP="00460614">
      <w:pPr>
        <w:jc w:val="both"/>
        <w:rPr>
          <w:ins w:id="1091" w:author="Mikheil Kapanadze" w:date="2025-03-05T16:13:00Z" w16du:dateUtc="2025-03-05T12:13:00Z"/>
          <w:lang w:val="ka-GE"/>
        </w:rPr>
      </w:pPr>
      <w:ins w:id="1092" w:author="Mikheil Kapanadze" w:date="2025-03-05T16:13:00Z" w16du:dateUtc="2025-03-05T12:13:00Z">
        <w:r w:rsidRPr="00CE2022">
          <w:rPr>
            <w:b/>
            <w:bCs/>
            <w:lang w:val="ka-GE"/>
          </w:rPr>
          <w:t>აუცილებელია</w:t>
        </w:r>
        <w:r>
          <w:rPr>
            <w:lang w:val="ka-GE"/>
          </w:rPr>
          <w:t>, მობილური აპლიკაციის მიერ გამოყენებული იქნას:</w:t>
        </w:r>
      </w:ins>
    </w:p>
    <w:p w14:paraId="7DB90A97" w14:textId="12893304" w:rsidR="00713EB7" w:rsidRDefault="00713EB7" w:rsidP="00460614">
      <w:pPr>
        <w:jc w:val="both"/>
        <w:rPr>
          <w:ins w:id="1093" w:author="Mikheil Kapanadze" w:date="2025-03-05T16:13:00Z" w16du:dateUtc="2025-03-05T12:13:00Z"/>
          <w:lang w:val="ka-GE"/>
        </w:rPr>
      </w:pPr>
      <w:ins w:id="1094" w:author="Mikheil Kapanadze" w:date="2025-03-05T16:13:00Z" w16du:dateUtc="2025-03-05T12:13:00Z">
        <w:r w:rsidRPr="00713EB7">
          <w:rPr>
            <w:lang w:val="ka-GE"/>
          </w:rPr>
          <w:t>•</w:t>
        </w:r>
        <w:r w:rsidRPr="00713EB7">
          <w:rPr>
            <w:lang w:val="ka-GE"/>
          </w:rPr>
          <w:tab/>
          <w:t>უნივერსალური ბმულები (Universal Links) iOS ოპერაციული სისტემისათვის</w:t>
        </w:r>
      </w:ins>
    </w:p>
    <w:p w14:paraId="373D61DB" w14:textId="0918D026" w:rsidR="00713EB7" w:rsidRDefault="00DD128D" w:rsidP="00460614">
      <w:pPr>
        <w:jc w:val="both"/>
        <w:rPr>
          <w:ins w:id="1095" w:author="Mikheil Kapanadze" w:date="2025-03-05T16:15:00Z" w16du:dateUtc="2025-03-05T12:15:00Z"/>
          <w:lang w:val="ka-GE"/>
        </w:rPr>
      </w:pPr>
      <w:ins w:id="1096" w:author="Mikheil Kapanadze" w:date="2025-03-05T16:15:00Z" w16du:dateUtc="2025-03-05T12:15:00Z">
        <w:r w:rsidRPr="00DD128D">
          <w:rPr>
            <w:lang w:val="ka-GE"/>
          </w:rPr>
          <w:t>•</w:t>
        </w:r>
        <w:r w:rsidRPr="00DD128D">
          <w:rPr>
            <w:lang w:val="ka-GE"/>
          </w:rPr>
          <w:tab/>
          <w:t>აპლიკაციის ბმულები (App Links) Android ოპერაციული სისტემისათვის</w:t>
        </w:r>
      </w:ins>
    </w:p>
    <w:p w14:paraId="55224DAF" w14:textId="2775BE24" w:rsidR="00132555" w:rsidRDefault="002F1128" w:rsidP="00460614">
      <w:pPr>
        <w:jc w:val="both"/>
        <w:rPr>
          <w:ins w:id="1097" w:author="Mikheil Kapanadze" w:date="2025-04-17T20:47:00Z" w16du:dateUtc="2025-04-17T16:47:00Z"/>
          <w:lang w:val="ka-GE"/>
        </w:rPr>
      </w:pPr>
      <w:ins w:id="1098" w:author="Mikheil Kapanadze" w:date="2025-03-05T16:18:00Z" w16du:dateUtc="2025-03-05T12:18:00Z">
        <w:r w:rsidRPr="00CE2022">
          <w:rPr>
            <w:b/>
            <w:bCs/>
            <w:lang w:val="ka-GE"/>
          </w:rPr>
          <w:t>აუცილებელია</w:t>
        </w:r>
        <w:r>
          <w:rPr>
            <w:lang w:val="ka-GE"/>
          </w:rPr>
          <w:t xml:space="preserve">, მობილურმა აპლიკაციამ </w:t>
        </w:r>
      </w:ins>
      <w:ins w:id="1099" w:author="Mikheil Kapanadze" w:date="2025-04-17T20:47:00Z" w16du:dateUtc="2025-04-17T16:47:00Z">
        <w:r w:rsidR="00FE4CA9">
          <w:t xml:space="preserve">“ავტორიზაციის </w:t>
        </w:r>
      </w:ins>
      <w:ins w:id="1100" w:author="Mikheil Kapanadze" w:date="2025-04-17T20:50:00Z" w16du:dateUtc="2025-04-17T16:50:00Z">
        <w:r w:rsidR="00B159BE">
          <w:t>კოდის თანმიმდ</w:t>
        </w:r>
      </w:ins>
      <w:ins w:id="1101" w:author="Mikheil Kapanadze" w:date="2025-04-17T20:47:00Z" w16du:dateUtc="2025-04-17T16:47:00Z">
        <w:r w:rsidR="00FE4CA9">
          <w:t xml:space="preserve">ევრობით” </w:t>
        </w:r>
      </w:ins>
      <w:ins w:id="1102" w:author="Mikheil Kapanadze" w:date="2025-03-05T16:19:00Z" w16du:dateUtc="2025-03-05T12:19:00Z">
        <w:r>
          <w:rPr>
            <w:lang w:val="ka-GE"/>
          </w:rPr>
          <w:t xml:space="preserve">ავტორიზაციის პროცესის დასრულების შემდეგ </w:t>
        </w:r>
        <w:r w:rsidR="00B95276">
          <w:rPr>
            <w:lang w:val="ka-GE"/>
          </w:rPr>
          <w:t>უკან გადაამისამართოს მომხმარებელი</w:t>
        </w:r>
      </w:ins>
      <w:ins w:id="1103" w:author="Mikheil Kapanadze" w:date="2025-03-05T16:23:00Z" w16du:dateUtc="2025-03-05T12:23:00Z">
        <w:r w:rsidR="00132555">
          <w:rPr>
            <w:lang w:val="ka-GE"/>
          </w:rPr>
          <w:t xml:space="preserve">, </w:t>
        </w:r>
      </w:ins>
      <w:ins w:id="1104" w:author="Mikheil Kapanadze" w:date="2025-03-05T16:24:00Z" w16du:dateUtc="2025-03-05T12:24:00Z">
        <w:r w:rsidR="0013164D">
          <w:rPr>
            <w:lang w:val="ka-GE"/>
          </w:rPr>
          <w:t xml:space="preserve">მათ შორის - შეცდომის ან მომხმარებლის მიერ უარყოფის შემთხვევაში </w:t>
        </w:r>
      </w:ins>
      <w:ins w:id="1105" w:author="Mikheil Kapanadze" w:date="2025-03-05T16:23:00Z" w16du:dateUtc="2025-03-05T12:23:00Z">
        <w:r w:rsidR="00132555">
          <w:rPr>
            <w:lang w:val="ka-GE"/>
          </w:rPr>
          <w:t xml:space="preserve">როგორც ეს </w:t>
        </w:r>
        <w:r w:rsidR="00132555">
          <w:rPr>
            <w:lang w:val="ka-GE"/>
          </w:rPr>
          <w:fldChar w:fldCharType="begin"/>
        </w:r>
        <w:r w:rsidR="00132555">
          <w:rPr>
            <w:lang w:val="ka-GE"/>
          </w:rPr>
          <w:instrText xml:space="preserve"> REF _Ref192084237 \r \h </w:instrText>
        </w:r>
      </w:ins>
      <w:r w:rsidR="00132555">
        <w:rPr>
          <w:lang w:val="ka-GE"/>
        </w:rPr>
      </w:r>
      <w:ins w:id="1106" w:author="Mikheil Kapanadze" w:date="2025-03-05T16:23:00Z" w16du:dateUtc="2025-03-05T12:23:00Z">
        <w:r w:rsidR="00132555">
          <w:rPr>
            <w:lang w:val="ka-GE"/>
          </w:rPr>
          <w:fldChar w:fldCharType="separate"/>
        </w:r>
        <w:r w:rsidR="00132555">
          <w:rPr>
            <w:lang w:val="ka-GE"/>
          </w:rPr>
          <w:t>15.1</w:t>
        </w:r>
        <w:r w:rsidR="00132555">
          <w:rPr>
            <w:lang w:val="ka-GE"/>
          </w:rPr>
          <w:fldChar w:fldCharType="end"/>
        </w:r>
        <w:r w:rsidR="00132555">
          <w:rPr>
            <w:lang w:val="ka-GE"/>
          </w:rPr>
          <w:t xml:space="preserve"> თავით არის განსაზღვრული. </w:t>
        </w:r>
      </w:ins>
    </w:p>
    <w:p w14:paraId="39F51B94" w14:textId="29CF12B7" w:rsidR="005312C6" w:rsidRDefault="005312C6" w:rsidP="00460614">
      <w:pPr>
        <w:jc w:val="both"/>
        <w:rPr>
          <w:ins w:id="1107" w:author="Mikheil Kapanadze" w:date="2025-03-05T16:24:00Z" w16du:dateUtc="2025-03-05T12:24:00Z"/>
          <w:lang w:val="ka-GE"/>
        </w:rPr>
      </w:pPr>
      <w:ins w:id="1108" w:author="Mikheil Kapanadze" w:date="2025-04-17T20:48:00Z" w16du:dateUtc="2025-04-17T16:48:00Z">
        <w:r w:rsidRPr="00CE2022">
          <w:rPr>
            <w:b/>
            <w:bCs/>
            <w:lang w:val="ka-GE"/>
          </w:rPr>
          <w:t>აუცილებელია</w:t>
        </w:r>
        <w:r>
          <w:rPr>
            <w:lang w:val="ka-GE"/>
          </w:rPr>
          <w:t xml:space="preserve">, მობილურმა აპლიკაციამ </w:t>
        </w:r>
        <w:r>
          <w:t xml:space="preserve">“მოწყობილობის </w:t>
        </w:r>
      </w:ins>
      <w:ins w:id="1109" w:author="Mikheil Kapanadze" w:date="2025-04-17T20:50:00Z" w16du:dateUtc="2025-04-17T16:50:00Z">
        <w:r w:rsidR="00B159BE">
          <w:t>კოდის თანმიმდ</w:t>
        </w:r>
      </w:ins>
      <w:ins w:id="1110" w:author="Mikheil Kapanadze" w:date="2025-04-17T20:48:00Z" w16du:dateUtc="2025-04-17T16:48:00Z">
        <w:r>
          <w:t xml:space="preserve">ევრობით” </w:t>
        </w:r>
        <w:r>
          <w:rPr>
            <w:lang w:val="ka-GE"/>
          </w:rPr>
          <w:t>ავტორიზაციის პროცესის დასრულების შემდეგ</w:t>
        </w:r>
        <w:r w:rsidR="00C510FB">
          <w:rPr>
            <w:lang w:val="ka-GE"/>
          </w:rPr>
          <w:t xml:space="preserve"> მომხმარებელს ეკრანზე დაუწეროს შეტყობინება ავთენტიფიკაციის შედეგის თაობაზე და </w:t>
        </w:r>
        <w:r w:rsidR="00472674">
          <w:rPr>
            <w:lang w:val="ka-GE"/>
          </w:rPr>
          <w:t>ნათლად აცნობოს, რომ შემდგომი დამუშავება კვლავ იმ მოწყო</w:t>
        </w:r>
      </w:ins>
      <w:ins w:id="1111" w:author="Mikheil Kapanadze" w:date="2025-04-17T20:49:00Z" w16du:dateUtc="2025-04-17T16:49:00Z">
        <w:r w:rsidR="00472674">
          <w:rPr>
            <w:lang w:val="ka-GE"/>
          </w:rPr>
          <w:t xml:space="preserve">ბილობაზე გაგრძელდება, საიდანაც ინიციირებული იქნა </w:t>
        </w:r>
        <w:r w:rsidR="00472674">
          <w:t>“მოწყობილობის კოდის თანმიმდევრობით” ავთენტიფიკაცია.</w:t>
        </w:r>
      </w:ins>
    </w:p>
    <w:p w14:paraId="139F0578" w14:textId="1191A955" w:rsidR="00132555" w:rsidRPr="00CE2022" w:rsidRDefault="00132555" w:rsidP="00CE2022">
      <w:pPr>
        <w:jc w:val="both"/>
        <w:rPr>
          <w:ins w:id="1112" w:author="Mikheil Kapanadze" w:date="2025-03-05T15:59:00Z" w16du:dateUtc="2025-03-05T11:59:00Z"/>
          <w:lang w:val="ka-GE"/>
        </w:rPr>
      </w:pPr>
      <w:ins w:id="1113" w:author="Mikheil Kapanadze" w:date="2025-03-05T16:23:00Z" w16du:dateUtc="2025-03-05T12:23:00Z">
        <w:r>
          <w:rPr>
            <w:lang w:val="ka-GE"/>
          </w:rPr>
          <w:t>დაყრდნობილმა მხარ</w:t>
        </w:r>
      </w:ins>
      <w:ins w:id="1114" w:author="Mikheil Kapanadze" w:date="2025-03-05T16:24:00Z" w16du:dateUtc="2025-03-05T12:24:00Z">
        <w:r>
          <w:rPr>
            <w:lang w:val="ka-GE"/>
          </w:rPr>
          <w:t xml:space="preserve">ემ </w:t>
        </w:r>
        <w:r w:rsidRPr="00CE2022">
          <w:rPr>
            <w:b/>
            <w:bCs/>
            <w:lang w:val="ka-GE"/>
          </w:rPr>
          <w:t>არავითარ შემთხვევაში</w:t>
        </w:r>
        <w:r>
          <w:rPr>
            <w:lang w:val="ka-GE"/>
          </w:rPr>
          <w:t xml:space="preserve"> არ უნდა იგულისხმოს, რომ  </w:t>
        </w:r>
      </w:ins>
      <w:ins w:id="1115" w:author="Mikheil Kapanadze" w:date="2025-03-05T16:26:00Z" w16du:dateUtc="2025-03-05T12:26:00Z">
        <w:r w:rsidR="00586B7D">
          <w:rPr>
            <w:lang w:val="ka-GE"/>
          </w:rPr>
          <w:t>იდენტობ</w:t>
        </w:r>
      </w:ins>
      <w:ins w:id="1116" w:author="Mikheil Kapanadze" w:date="2025-03-05T16:27:00Z" w16du:dateUtc="2025-03-05T12:27:00Z">
        <w:r w:rsidR="00586B7D">
          <w:rPr>
            <w:lang w:val="ka-GE"/>
          </w:rPr>
          <w:t xml:space="preserve">ის პროვაიდერი გააკეთებს რაიმე </w:t>
        </w:r>
      </w:ins>
      <w:ins w:id="1117" w:author="Mikheil Kapanadze" w:date="2025-03-05T16:28:00Z" w16du:dateUtc="2025-03-05T12:28:00Z">
        <w:r w:rsidR="00AD491F">
          <w:rPr>
            <w:lang w:val="ka-GE"/>
          </w:rPr>
          <w:t>განსაკუთრებულ ან/</w:t>
        </w:r>
      </w:ins>
      <w:ins w:id="1118" w:author="Mikheil Kapanadze" w:date="2025-03-05T16:29:00Z" w16du:dateUtc="2025-03-05T12:29:00Z">
        <w:r w:rsidR="00AD491F">
          <w:rPr>
            <w:lang w:val="ka-GE"/>
          </w:rPr>
          <w:t>და დესკტოპ ოპერაციული სისტემებისგან განსხვავებულ</w:t>
        </w:r>
      </w:ins>
      <w:ins w:id="1119" w:author="Mikheil Kapanadze" w:date="2025-03-05T16:27:00Z" w16du:dateUtc="2025-03-05T12:27:00Z">
        <w:r w:rsidR="00586B7D">
          <w:rPr>
            <w:lang w:val="ka-GE"/>
          </w:rPr>
          <w:t xml:space="preserve"> დამუშავებას მობილური ოპერაციული სისტემის შემთხვევაში. </w:t>
        </w:r>
        <w:r w:rsidR="00586B7D" w:rsidRPr="00CE2022">
          <w:rPr>
            <w:b/>
            <w:bCs/>
            <w:lang w:val="ka-GE"/>
          </w:rPr>
          <w:t>აუცილებელია</w:t>
        </w:r>
        <w:r w:rsidR="00586B7D">
          <w:rPr>
            <w:lang w:val="ka-GE"/>
          </w:rPr>
          <w:t xml:space="preserve">, </w:t>
        </w:r>
      </w:ins>
      <w:ins w:id="1120" w:author="Mikheil Kapanadze" w:date="2025-04-17T20:47:00Z" w16du:dateUtc="2025-04-17T16:47:00Z">
        <w:r w:rsidR="00904084">
          <w:t xml:space="preserve">“ავტორიზაციის </w:t>
        </w:r>
      </w:ins>
      <w:ins w:id="1121" w:author="Mikheil Kapanadze" w:date="2025-04-17T20:50:00Z" w16du:dateUtc="2025-04-17T16:50:00Z">
        <w:r w:rsidR="00B159BE">
          <w:t>კოდის თანმიმდ</w:t>
        </w:r>
      </w:ins>
      <w:ins w:id="1122" w:author="Mikheil Kapanadze" w:date="2025-04-17T20:47:00Z" w16du:dateUtc="2025-04-17T16:47:00Z">
        <w:r w:rsidR="00904084">
          <w:t xml:space="preserve">ევრობის” შემთხვევაში </w:t>
        </w:r>
      </w:ins>
      <w:ins w:id="1123" w:author="Mikheil Kapanadze" w:date="2025-03-05T16:27:00Z" w16du:dateUtc="2025-03-05T12:27:00Z">
        <w:r w:rsidR="00586B7D">
          <w:rPr>
            <w:lang w:val="ka-GE"/>
          </w:rPr>
          <w:t xml:space="preserve">დაყრდნობილმა მხარე უკან დასაბრუნებელ მისამართებად გადმოსცეს </w:t>
        </w:r>
        <w:r w:rsidR="009F2650">
          <w:t xml:space="preserve">https </w:t>
        </w:r>
        <w:r w:rsidR="009F2650">
          <w:rPr>
            <w:lang w:val="ka-GE"/>
          </w:rPr>
          <w:t xml:space="preserve">სქემით დაცული </w:t>
        </w:r>
      </w:ins>
      <w:ins w:id="1124" w:author="Mikheil Kapanadze" w:date="2025-03-05T16:28:00Z" w16du:dateUtc="2025-03-05T12:28:00Z">
        <w:r w:rsidR="009F2650">
          <w:rPr>
            <w:lang w:val="ka-GE"/>
          </w:rPr>
          <w:t>ბმულები და თავად უზრუნველყოს</w:t>
        </w:r>
        <w:r w:rsidR="00AD491F">
          <w:rPr>
            <w:lang w:val="ka-GE"/>
          </w:rPr>
          <w:t xml:space="preserve"> რომ ისინი გაიხსნან მობილურ ბროუზერში ან მობილურ აპლიკაციაში.</w:t>
        </w:r>
      </w:ins>
    </w:p>
    <w:p w14:paraId="4D0EC78A" w14:textId="77777777" w:rsidR="001966CA" w:rsidRPr="00CE2022" w:rsidRDefault="001966CA" w:rsidP="001966CA">
      <w:pPr>
        <w:rPr>
          <w:lang w:val="ka-GE"/>
        </w:rPr>
      </w:pPr>
    </w:p>
    <w:bookmarkStart w:id="1125" w:name="_Toc195970439" w:displacedByCustomXml="next"/>
    <w:sdt>
      <w:sdtPr>
        <w:rPr>
          <w:rFonts w:asciiTheme="minorHAnsi" w:eastAsiaTheme="minorEastAsia" w:hAnsiTheme="minorHAnsi" w:cstheme="minorBidi"/>
          <w:color w:val="auto"/>
          <w:sz w:val="22"/>
          <w:szCs w:val="22"/>
        </w:rPr>
        <w:id w:val="2060522016"/>
        <w:docPartObj>
          <w:docPartGallery w:val="Bibliographies"/>
          <w:docPartUnique/>
        </w:docPartObj>
      </w:sdtPr>
      <w:sdtEndPr/>
      <w:sdtContent>
        <w:p w14:paraId="7E188569" w14:textId="032E9D29" w:rsidR="000E084F" w:rsidRDefault="00B426CF">
          <w:pPr>
            <w:pStyle w:val="Heading1"/>
          </w:pPr>
          <w:r>
            <w:rPr>
              <w:lang w:val="ka-GE"/>
            </w:rPr>
            <w:t>წყაროები</w:t>
          </w:r>
          <w:bookmarkEnd w:id="1125"/>
        </w:p>
        <w:sdt>
          <w:sdtPr>
            <w:id w:val="-573587230"/>
            <w:bibliography/>
          </w:sdtPr>
          <w:sdtEndPr/>
          <w:sdtContent>
            <w:p w14:paraId="042D1DD4" w14:textId="77777777" w:rsidR="008A7DCD" w:rsidRDefault="000E084F" w:rsidP="008A7DCD">
              <w:pPr>
                <w:pStyle w:val="Bibliography"/>
                <w:rPr>
                  <w:noProof/>
                  <w:sz w:val="24"/>
                  <w:szCs w:val="24"/>
                </w:rPr>
              </w:pPr>
              <w:r>
                <w:fldChar w:fldCharType="begin"/>
              </w:r>
              <w:r>
                <w:instrText xml:space="preserve"> BIBLIOGRAPHY </w:instrText>
              </w:r>
              <w:r>
                <w:fldChar w:fldCharType="separate"/>
              </w:r>
              <w:r w:rsidR="008A7DCD">
                <w:rPr>
                  <w:noProof/>
                </w:rPr>
                <w:t xml:space="preserve">1. </w:t>
              </w:r>
              <w:r w:rsidR="008A7DCD">
                <w:rPr>
                  <w:b/>
                  <w:bCs/>
                  <w:noProof/>
                </w:rPr>
                <w:t>The Berlin Group Joint Initiative on a PSD2 Compliant XS2A Interface.</w:t>
              </w:r>
              <w:r w:rsidR="008A7DCD">
                <w:rPr>
                  <w:noProof/>
                </w:rPr>
                <w:t xml:space="preserve"> NexGenPSD2 XS2A Framework, Operational Rules. ვერსია 1.3 დეკემბერი 21, 2018.</w:t>
              </w:r>
            </w:p>
            <w:p w14:paraId="51DE0F34" w14:textId="77777777" w:rsidR="008A7DCD" w:rsidRDefault="008A7DCD" w:rsidP="008A7DCD">
              <w:pPr>
                <w:pStyle w:val="Bibliography"/>
                <w:rPr>
                  <w:noProof/>
                </w:rPr>
              </w:pPr>
              <w:r>
                <w:rPr>
                  <w:noProof/>
                </w:rPr>
                <w:t>2. —. NexGenPSD2 XS2A Framework, Implementation Guidelines. ვერსია 1.3.9 მარტი 29, 2021.</w:t>
              </w:r>
            </w:p>
            <w:p w14:paraId="4EFA18C7" w14:textId="77777777" w:rsidR="008A7DCD" w:rsidRDefault="008A7DCD" w:rsidP="008A7DCD">
              <w:pPr>
                <w:pStyle w:val="Bibliography"/>
                <w:rPr>
                  <w:noProof/>
                </w:rPr>
              </w:pPr>
              <w:r>
                <w:rPr>
                  <w:noProof/>
                </w:rPr>
                <w:t xml:space="preserve">3. </w:t>
              </w:r>
              <w:r>
                <w:rPr>
                  <w:b/>
                  <w:bCs/>
                  <w:noProof/>
                </w:rPr>
                <w:t>Bradner, Scott.</w:t>
              </w:r>
              <w:r>
                <w:rPr>
                  <w:noProof/>
                </w:rPr>
                <w:t xml:space="preserve"> </w:t>
              </w:r>
              <w:r>
                <w:rPr>
                  <w:i/>
                  <w:iCs/>
                  <w:noProof/>
                </w:rPr>
                <w:t xml:space="preserve">RFC 2119 Key words for use in RFCs to Indicate Requirement Levels. </w:t>
              </w:r>
              <w:r>
                <w:rPr>
                  <w:noProof/>
                </w:rPr>
                <w:t>March 1997.</w:t>
              </w:r>
            </w:p>
            <w:p w14:paraId="6B9570CB" w14:textId="77777777" w:rsidR="008A7DCD" w:rsidRDefault="008A7DCD" w:rsidP="008A7DCD">
              <w:pPr>
                <w:pStyle w:val="Bibliography"/>
                <w:rPr>
                  <w:noProof/>
                </w:rPr>
              </w:pPr>
              <w:r>
                <w:rPr>
                  <w:noProof/>
                </w:rPr>
                <w:t xml:space="preserve">4. </w:t>
              </w:r>
              <w:r>
                <w:rPr>
                  <w:b/>
                  <w:bCs/>
                  <w:noProof/>
                </w:rPr>
                <w:t>N. Sakimura, NRI, J. Bradley, Ping Identity, M. Jones, Microsoft, B. de Medeiros, Google, C. Mortimore, Salesforce.</w:t>
              </w:r>
              <w:r>
                <w:rPr>
                  <w:noProof/>
                </w:rPr>
                <w:t xml:space="preserve"> OpenID Connect Core 1.0 incorporating errata set 1. [Online] November 8, 2014. https://openid.net/specs/openid-connect-core-1_0.html.</w:t>
              </w:r>
            </w:p>
            <w:p w14:paraId="5F15082A" w14:textId="77777777" w:rsidR="008A7DCD" w:rsidRDefault="008A7DCD" w:rsidP="008A7DCD">
              <w:pPr>
                <w:pStyle w:val="Bibliography"/>
                <w:rPr>
                  <w:noProof/>
                </w:rPr>
              </w:pPr>
              <w:r>
                <w:rPr>
                  <w:noProof/>
                </w:rPr>
                <w:lastRenderedPageBreak/>
                <w:t xml:space="preserve">5. </w:t>
              </w:r>
              <w:r>
                <w:rPr>
                  <w:b/>
                  <w:bCs/>
                  <w:noProof/>
                </w:rPr>
                <w:t>N. Sakimura, Nat Consulting, J. Bradley, Yubico, E. Jay, Illumila.</w:t>
              </w:r>
              <w:r>
                <w:rPr>
                  <w:noProof/>
                </w:rPr>
                <w:t xml:space="preserve"> Financial-grade API Security Profile 1.0 - Part 1: Baseline. [Online] March 12, 2021. https://openid.net/specs/openid-financial-api-part-1-1_0-final.html.</w:t>
              </w:r>
            </w:p>
            <w:p w14:paraId="44E72D2B" w14:textId="77777777" w:rsidR="008A7DCD" w:rsidRDefault="008A7DCD" w:rsidP="008A7DCD">
              <w:pPr>
                <w:pStyle w:val="Bibliography"/>
                <w:rPr>
                  <w:noProof/>
                </w:rPr>
              </w:pPr>
              <w:r>
                <w:rPr>
                  <w:noProof/>
                </w:rPr>
                <w:t>6. —. Financial-grade API Security Profile 1.0 - Part 2: Advanced. [Online] May 12, 2021. https://openid.net/specs/openid-financial-api-part-2-1_0.html.</w:t>
              </w:r>
            </w:p>
            <w:p w14:paraId="73BC9266" w14:textId="77777777" w:rsidR="008A7DCD" w:rsidRDefault="008A7DCD" w:rsidP="008A7DCD">
              <w:pPr>
                <w:pStyle w:val="Bibliography"/>
                <w:rPr>
                  <w:noProof/>
                </w:rPr>
              </w:pPr>
              <w:r>
                <w:rPr>
                  <w:noProof/>
                </w:rPr>
                <w:t xml:space="preserve">7. </w:t>
              </w:r>
              <w:r>
                <w:rPr>
                  <w:b/>
                  <w:bCs/>
                  <w:noProof/>
                </w:rPr>
                <w:t>T. Lodderstedt, D. Fett, M. Haine, A. Pulido, K. Lehmann, K. Koiwai.</w:t>
              </w:r>
              <w:r>
                <w:rPr>
                  <w:noProof/>
                </w:rPr>
                <w:t xml:space="preserve"> OpenID Connect for Identity Assurance 1.0. [Online] 1.0 Final, October 1, 2024. https://openid.net/specs/openid-connect-4-identity-assurance-1_0-final.html.</w:t>
              </w:r>
            </w:p>
            <w:p w14:paraId="244953B5" w14:textId="77777777" w:rsidR="008A7DCD" w:rsidRDefault="008A7DCD" w:rsidP="008A7DCD">
              <w:pPr>
                <w:pStyle w:val="Bibliography"/>
                <w:rPr>
                  <w:noProof/>
                </w:rPr>
              </w:pPr>
              <w:r>
                <w:rPr>
                  <w:noProof/>
                </w:rPr>
                <w:t xml:space="preserve">8. </w:t>
              </w:r>
              <w:r>
                <w:rPr>
                  <w:b/>
                  <w:bCs/>
                  <w:noProof/>
                </w:rPr>
                <w:t>N. Sakimura, NRI, J. Bradley, Ping Identity, M. Jones, Microsoft, E. Jay, Illumila.</w:t>
              </w:r>
              <w:r>
                <w:rPr>
                  <w:noProof/>
                </w:rPr>
                <w:t xml:space="preserve"> OpenID Connect Discovery 1.0 incorporating errata set 1. November 8, 2014.</w:t>
              </w:r>
            </w:p>
            <w:p w14:paraId="2C1D1BF3" w14:textId="77777777" w:rsidR="008A7DCD" w:rsidRDefault="008A7DCD" w:rsidP="008A7DCD">
              <w:pPr>
                <w:pStyle w:val="Bibliography"/>
                <w:rPr>
                  <w:noProof/>
                </w:rPr>
              </w:pPr>
              <w:r>
                <w:rPr>
                  <w:noProof/>
                </w:rPr>
                <w:t xml:space="preserve">9. </w:t>
              </w:r>
              <w:r>
                <w:rPr>
                  <w:b/>
                  <w:bCs/>
                  <w:noProof/>
                </w:rPr>
                <w:t>საქართველოს საბანკო ასოციაცია.</w:t>
              </w:r>
              <w:r>
                <w:rPr>
                  <w:noProof/>
                </w:rPr>
                <w:t xml:space="preserve"> </w:t>
              </w:r>
              <w:r>
                <w:rPr>
                  <w:i/>
                  <w:iCs/>
                  <w:noProof/>
                </w:rPr>
                <w:t xml:space="preserve">XS2A სტანდარტის განხორციელების სახელმძღვანელო. </w:t>
              </w:r>
              <w:r>
                <w:rPr>
                  <w:noProof/>
                </w:rPr>
                <w:t xml:space="preserve">ვერსია 0.7. </w:t>
              </w:r>
            </w:p>
            <w:p w14:paraId="73C600E8" w14:textId="77777777" w:rsidR="008A7DCD" w:rsidRDefault="008A7DCD" w:rsidP="008A7DCD">
              <w:pPr>
                <w:pStyle w:val="Bibliography"/>
                <w:rPr>
                  <w:noProof/>
                </w:rPr>
              </w:pPr>
              <w:r>
                <w:rPr>
                  <w:noProof/>
                </w:rPr>
                <w:t xml:space="preserve">10. —. </w:t>
              </w:r>
              <w:r>
                <w:rPr>
                  <w:i/>
                  <w:iCs/>
                  <w:noProof/>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noProof/>
                </w:rPr>
                <w:t xml:space="preserve">ვერსია 0.8. </w:t>
              </w:r>
            </w:p>
            <w:p w14:paraId="0E1DB700" w14:textId="77777777" w:rsidR="008A7DCD" w:rsidRDefault="008A7DCD" w:rsidP="008A7DCD">
              <w:pPr>
                <w:pStyle w:val="Bibliography"/>
                <w:rPr>
                  <w:noProof/>
                </w:rPr>
              </w:pPr>
              <w:r>
                <w:rPr>
                  <w:noProof/>
                </w:rPr>
                <w:t xml:space="preserve">11. </w:t>
              </w:r>
              <w:r>
                <w:rPr>
                  <w:b/>
                  <w:bCs/>
                  <w:noProof/>
                </w:rPr>
                <w:t>T. Lodderstedt, D. Fett, M. Haine, A. Pulido, K. Lehmann, K. Koiwai.</w:t>
              </w:r>
              <w:r>
                <w:rPr>
                  <w:noProof/>
                </w:rPr>
                <w:t xml:space="preserve"> OpenID Identity Assurance Schema Definition 1.0. [Online] 1.0 Final, October 1, 2024. https://openid.net/specs/openid-ida-verified-claims-1_0-final.html.</w:t>
              </w:r>
            </w:p>
            <w:p w14:paraId="25023213" w14:textId="77777777" w:rsidR="008A7DCD" w:rsidRDefault="008A7DCD" w:rsidP="008A7DCD">
              <w:pPr>
                <w:pStyle w:val="Bibliography"/>
                <w:rPr>
                  <w:noProof/>
                </w:rPr>
              </w:pPr>
              <w:r>
                <w:rPr>
                  <w:noProof/>
                </w:rPr>
                <w:t xml:space="preserve">12. </w:t>
              </w:r>
              <w:r>
                <w:rPr>
                  <w:b/>
                  <w:bCs/>
                  <w:noProof/>
                </w:rPr>
                <w:t>Campbell, B., Bradley, J., Sakimura, N., and T. Lodderstedt.</w:t>
              </w:r>
              <w:r>
                <w:rPr>
                  <w:noProof/>
                </w:rPr>
                <w:t xml:space="preserve"> RFC 8705 - OAuth 2.0 Mutual-TLS Client Authentication and Certificate-Bound Access Tokens. February 2020. RFC 8705.</w:t>
              </w:r>
            </w:p>
            <w:p w14:paraId="6047C9C8" w14:textId="77777777" w:rsidR="008A7DCD" w:rsidRDefault="008A7DCD" w:rsidP="008A7DCD">
              <w:pPr>
                <w:pStyle w:val="Bibliography"/>
                <w:rPr>
                  <w:noProof/>
                </w:rPr>
              </w:pPr>
              <w:r>
                <w:rPr>
                  <w:noProof/>
                </w:rPr>
                <w:t xml:space="preserve">13. </w:t>
              </w:r>
              <w:r>
                <w:rPr>
                  <w:b/>
                  <w:bCs/>
                  <w:noProof/>
                </w:rPr>
                <w:t>ETSI.</w:t>
              </w:r>
              <w:r>
                <w:rPr>
                  <w:noProof/>
                </w:rPr>
                <w:t xml:space="preserve"> </w:t>
              </w:r>
              <w:r>
                <w:rPr>
                  <w:i/>
                  <w:iCs/>
                  <w:noProof/>
                </w:rPr>
                <w:t xml:space="preserve">EN 319 412-1 - Electronic Signatures and Infrastructures (ESI); Certificate Profiles; Part 1: Overview and common data structures. </w:t>
              </w:r>
              <w:r>
                <w:rPr>
                  <w:noProof/>
                </w:rPr>
                <w:t>05 2021. ETSI EN 319 412-1.</w:t>
              </w:r>
            </w:p>
            <w:p w14:paraId="3D14F76A" w14:textId="77777777" w:rsidR="008A7DCD" w:rsidRDefault="008A7DCD" w:rsidP="008A7DCD">
              <w:pPr>
                <w:pStyle w:val="Bibliography"/>
                <w:rPr>
                  <w:noProof/>
                </w:rPr>
              </w:pPr>
              <w:r>
                <w:rPr>
                  <w:noProof/>
                </w:rPr>
                <w:t xml:space="preserve">14. </w:t>
              </w:r>
              <w:r>
                <w:rPr>
                  <w:b/>
                  <w:bCs/>
                  <w:noProof/>
                </w:rPr>
                <w:t>G. Fernandez, Telefonica, F. Walter, A. Nennker, Deutsche Telekom AG, D. Tonge, Moneyhub, B. Campbell, Ping Identity.</w:t>
              </w:r>
              <w:r>
                <w:rPr>
                  <w:noProof/>
                </w:rPr>
                <w:t xml:space="preserve"> OpenID Connect Client-Initiated Backchannel Authentication Flow - Core 1.0. [Online] 09 1, 2021. https://openid.net/specs/openid-client-initiated-backchannel-authentication-core-1_0.html.</w:t>
              </w:r>
            </w:p>
            <w:p w14:paraId="68647DB7" w14:textId="77777777" w:rsidR="008A7DCD" w:rsidRDefault="008A7DCD" w:rsidP="008A7DCD">
              <w:pPr>
                <w:pStyle w:val="Bibliography"/>
                <w:rPr>
                  <w:noProof/>
                </w:rPr>
              </w:pPr>
              <w:r>
                <w:rPr>
                  <w:noProof/>
                </w:rPr>
                <w:t xml:space="preserve">15. </w:t>
              </w:r>
              <w:r>
                <w:rPr>
                  <w:b/>
                  <w:bCs/>
                  <w:noProof/>
                </w:rPr>
                <w:t>W. Denniss, J. Bradley, M. Jones, H. Tschofenig.</w:t>
              </w:r>
              <w:r>
                <w:rPr>
                  <w:noProof/>
                </w:rPr>
                <w:t xml:space="preserve"> RFC 8628 OAuth 2.0 Device Authorization Grant. 08 2019.</w:t>
              </w:r>
            </w:p>
            <w:p w14:paraId="7237B802" w14:textId="77777777" w:rsidR="008A7DCD" w:rsidRDefault="008A7DCD" w:rsidP="008A7DCD">
              <w:pPr>
                <w:pStyle w:val="Bibliography"/>
                <w:rPr>
                  <w:noProof/>
                </w:rPr>
              </w:pPr>
              <w:r>
                <w:rPr>
                  <w:noProof/>
                </w:rPr>
                <w:t xml:space="preserve">16. </w:t>
              </w:r>
              <w:r>
                <w:rPr>
                  <w:b/>
                  <w:bCs/>
                  <w:noProof/>
                </w:rPr>
                <w:t>Jones, M., de Medeiros, B., Agarwal, N., Sakimura, N., and J. Bradley.</w:t>
              </w:r>
              <w:r>
                <w:rPr>
                  <w:noProof/>
                </w:rPr>
                <w:t xml:space="preserve"> OpenID Connect RP-Initiated Logout 1.0 - draft 01. August 7, 2020. OpenID.RPInitiated.</w:t>
              </w:r>
            </w:p>
            <w:p w14:paraId="5E9B1F75" w14:textId="77777777" w:rsidR="008A7DCD" w:rsidRDefault="008A7DCD" w:rsidP="008A7DCD">
              <w:pPr>
                <w:pStyle w:val="Bibliography"/>
                <w:rPr>
                  <w:noProof/>
                </w:rPr>
              </w:pPr>
              <w:r>
                <w:rPr>
                  <w:noProof/>
                </w:rPr>
                <w:t xml:space="preserve">17. </w:t>
              </w:r>
              <w:r>
                <w:rPr>
                  <w:b/>
                  <w:bCs/>
                  <w:noProof/>
                </w:rPr>
                <w:t>Stateless, M. Kelly.</w:t>
              </w:r>
              <w:r>
                <w:rPr>
                  <w:noProof/>
                </w:rPr>
                <w:t xml:space="preserve"> JSON Hypertext Application Language. [Online] https://datatracker.ietf.org/doc/html/draft-kelly-json-hal-08.</w:t>
              </w:r>
            </w:p>
            <w:p w14:paraId="0012B9BA" w14:textId="77777777" w:rsidR="008A7DCD" w:rsidRDefault="008A7DCD" w:rsidP="008A7DCD">
              <w:pPr>
                <w:pStyle w:val="Bibliography"/>
                <w:rPr>
                  <w:noProof/>
                </w:rPr>
              </w:pPr>
              <w:r>
                <w:rPr>
                  <w:noProof/>
                </w:rPr>
                <w:t xml:space="preserve">18. </w:t>
              </w:r>
              <w:r>
                <w:rPr>
                  <w:b/>
                  <w:bCs/>
                  <w:noProof/>
                </w:rPr>
                <w:t>Jones, M., Sakimura, N., and J. Bradley.</w:t>
              </w:r>
              <w:r>
                <w:rPr>
                  <w:noProof/>
                </w:rPr>
                <w:t xml:space="preserve"> OAuth 2.0 Authorization Server Metadata. June 2018. RFC 8414.</w:t>
              </w:r>
            </w:p>
            <w:p w14:paraId="0DC3100C" w14:textId="3A50A915" w:rsidR="000E084F" w:rsidRDefault="000E084F" w:rsidP="008A7DCD">
              <w:r>
                <w:rPr>
                  <w:b/>
                  <w:bCs/>
                  <w:noProof/>
                </w:rPr>
                <w:fldChar w:fldCharType="end"/>
              </w:r>
            </w:p>
          </w:sdtContent>
        </w:sdt>
      </w:sdtContent>
    </w:sdt>
    <w:p w14:paraId="6EEB6728" w14:textId="77777777" w:rsidR="000E084F" w:rsidRPr="000E084F" w:rsidRDefault="000E084F" w:rsidP="000E084F"/>
    <w:sectPr w:rsidR="000E084F" w:rsidRPr="000E084F">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9" w:author="Mikheil Kapanadze" w:date="2025-04-17T22:37:00Z" w:initials="MK">
    <w:p w14:paraId="3108FCBE" w14:textId="77777777" w:rsidR="00326095" w:rsidRDefault="00326095" w:rsidP="00326095">
      <w:pPr>
        <w:pStyle w:val="CommentText"/>
      </w:pPr>
      <w:r>
        <w:rPr>
          <w:rStyle w:val="CommentReference"/>
        </w:rPr>
        <w:annotationRef/>
      </w:r>
      <w:r>
        <w:rPr>
          <w:lang w:val="ka-GE"/>
        </w:rPr>
        <w:t>სემანტიკურ ვერსიონირებაზე გადავდივართ</w:t>
      </w:r>
    </w:p>
  </w:comment>
  <w:comment w:id="236" w:author="Mikheil Kapanadze" w:date="2025-04-17T20:00:00Z" w:initials="MK">
    <w:p w14:paraId="4F67BCCE" w14:textId="38FE8042" w:rsidR="00C76EC4" w:rsidRDefault="00C76EC4" w:rsidP="00C76EC4">
      <w:pPr>
        <w:pStyle w:val="CommentText"/>
      </w:pPr>
      <w:r>
        <w:rPr>
          <w:rStyle w:val="CommentReference"/>
        </w:rPr>
        <w:annotationRef/>
      </w:r>
      <w:r>
        <w:rPr>
          <w:lang w:val="ka-GE"/>
        </w:rPr>
        <w:t>დასახელებები მოვიყვანეთ შეთანხმებასთან შესაბამისობაში</w:t>
      </w:r>
    </w:p>
  </w:comment>
  <w:comment w:id="269" w:author="Mikheil Kapanadze" w:date="2025-04-02T12:51:00Z" w:initials="MK">
    <w:p w14:paraId="39AA657E" w14:textId="77777777" w:rsidR="00593242" w:rsidRDefault="00E02B64" w:rsidP="00593242">
      <w:pPr>
        <w:pStyle w:val="CommentText"/>
      </w:pPr>
      <w:r>
        <w:rPr>
          <w:rStyle w:val="CommentReference"/>
        </w:rPr>
        <w:annotationRef/>
      </w:r>
      <w:r w:rsidR="00593242">
        <w:rPr>
          <w:lang w:val="ka-GE"/>
        </w:rPr>
        <w:t>"თუ არ შეუძლია მიყოლება" პრინციპი უნდა იდოს, ვინაიდან "ძირითად საიდენტიფიკაციო ინფორმაციაში"</w:t>
      </w:r>
      <w:r w:rsidR="00593242">
        <w:t xml:space="preserve"> </w:t>
      </w:r>
      <w:r w:rsidR="00593242">
        <w:rPr>
          <w:lang w:val="ka-GE"/>
        </w:rPr>
        <w:t>მტკიცებები არ ბრუნდება.</w:t>
      </w:r>
    </w:p>
  </w:comment>
  <w:comment w:id="305" w:author="Mikheil Kapanadze" w:date="2022-12-09T20:51:00Z" w:initials="MK">
    <w:p w14:paraId="636CE591" w14:textId="0E5D4AC3" w:rsidR="006258D9" w:rsidRDefault="006258D9" w:rsidP="009C045E">
      <w:pPr>
        <w:pStyle w:val="CommentText"/>
      </w:pPr>
      <w:r>
        <w:rPr>
          <w:rStyle w:val="CommentReference"/>
        </w:rPr>
        <w:annotationRef/>
      </w:r>
      <w:r>
        <w:rPr>
          <w:lang w:val="ka-GE"/>
        </w:rPr>
        <w:t>შემდეგ ვერსიაში ვფიქრობთ დავწეროთ "აუცილებელია"</w:t>
      </w:r>
    </w:p>
  </w:comment>
  <w:comment w:id="342" w:author="Mikheil Kapanadze" w:date="2025-04-19T15:06:00Z" w:initials="MK">
    <w:p w14:paraId="49E20E79" w14:textId="77777777" w:rsidR="00393C34" w:rsidRPr="001836AF" w:rsidRDefault="00393C34" w:rsidP="00393C34">
      <w:pPr>
        <w:pStyle w:val="CommentText"/>
      </w:pPr>
      <w:r>
        <w:rPr>
          <w:rStyle w:val="CommentReference"/>
        </w:rPr>
        <w:annotationRef/>
      </w:r>
      <w:r>
        <w:rPr>
          <w:lang w:val="ka-GE"/>
        </w:rPr>
        <w:t>საბოლოო სპეციფიკაციიდან ამოღებულია</w:t>
      </w:r>
    </w:p>
  </w:comment>
  <w:comment w:id="391" w:author="Mikheil Kapanadze" w:date="2025-04-17T22:56:00Z" w:initials="MK">
    <w:p w14:paraId="5BDC95C8" w14:textId="2B01C184" w:rsidR="00A32354" w:rsidRDefault="00A32354" w:rsidP="00A32354">
      <w:pPr>
        <w:pStyle w:val="CommentText"/>
      </w:pPr>
      <w:r>
        <w:rPr>
          <w:rStyle w:val="CommentReference"/>
        </w:rPr>
        <w:annotationRef/>
      </w:r>
      <w:r>
        <w:rPr>
          <w:lang w:val="ka-GE"/>
        </w:rPr>
        <w:t xml:space="preserve">ეს ვარიანტი ადრეც იყო მხარდაჭერილი, უბრალოდ ქვეთავში ჩავიდა და მეტი თვალსაჩინოებისათვის მაგალითში </w:t>
      </w:r>
      <w:r>
        <w:rPr>
          <w:lang w:val="de-DE"/>
        </w:rPr>
        <w:t xml:space="preserve">nationalities </w:t>
      </w:r>
      <w:r>
        <w:rPr>
          <w:lang w:val="ka-GE"/>
        </w:rPr>
        <w:t>მიემატა, რომელიც აქამდეც მხარდაჭერილი უნდა ყოფილიყო.</w:t>
      </w:r>
    </w:p>
  </w:comment>
  <w:comment w:id="408" w:author="Mikheil Kapanadze" w:date="2025-04-17T22:53:00Z" w:initials="MK">
    <w:p w14:paraId="11FDE299" w14:textId="2845A6C1" w:rsidR="00046446" w:rsidRDefault="00046446" w:rsidP="00046446">
      <w:pPr>
        <w:pStyle w:val="CommentText"/>
      </w:pPr>
      <w:r>
        <w:rPr>
          <w:rStyle w:val="CommentReference"/>
        </w:rPr>
        <w:annotationRef/>
      </w:r>
      <w:r>
        <w:rPr>
          <w:lang w:val="ka-GE"/>
        </w:rPr>
        <w:t>არაცხადად ამის მხარდაჭერა აქამდეც უნდა ყოფილიყო, თუმცა ახლა ვაკონკრეტებთ.</w:t>
      </w:r>
      <w:r>
        <w:rPr>
          <w:lang w:val="ka-GE"/>
        </w:rPr>
        <w:br/>
      </w:r>
      <w:r>
        <w:rPr>
          <w:lang w:val="ka-GE"/>
        </w:rPr>
        <w:br/>
        <w:t xml:space="preserve">დოკუმენტის ამ ვერსიისათვის ამ ტიპის მონაცემების დაბრუნება ისევ "ძირითადი </w:t>
      </w:r>
      <w:r>
        <w:rPr>
          <w:lang w:val="de-DE"/>
        </w:rPr>
        <w:t>KYC</w:t>
      </w:r>
      <w:r>
        <w:rPr>
          <w:lang w:val="ka-GE"/>
        </w:rPr>
        <w:t xml:space="preserve"> ინფორმაციის" ფარგლებში ექცევა (იმიტომ რომ </w:t>
      </w:r>
      <w:r>
        <w:rPr>
          <w:lang w:val="de-DE"/>
        </w:rPr>
        <w:t xml:space="preserve">evidence </w:t>
      </w:r>
      <w:r>
        <w:rPr>
          <w:lang w:val="ka-GE"/>
        </w:rPr>
        <w:t xml:space="preserve">მაინც ბრუნდება), </w:t>
      </w:r>
      <w:r>
        <w:rPr>
          <w:lang w:val="ka-GE"/>
        </w:rPr>
        <w:br/>
      </w:r>
      <w:r>
        <w:rPr>
          <w:lang w:val="ka-GE"/>
        </w:rPr>
        <w:br/>
        <w:t>თუმცა შეგვიძლია ვიმსჯელოთ, ხომ არ გადავიტანოთ ეს "ძირითადი საიდენტიფიკაციო ინფორმაციის" კატეგორიაში.</w:t>
      </w:r>
      <w:r>
        <w:rPr>
          <w:lang w:val="ka-GE"/>
        </w:rPr>
        <w:br/>
      </w:r>
      <w:r>
        <w:rPr>
          <w:lang w:val="ka-GE"/>
        </w:rPr>
        <w:br/>
        <w:t xml:space="preserve">ამის საშუალებით დაყრდნობილი მხარე გაიგებს, რა ტიპის შემოწმება განხორციელდა პირზე (პირადად გამოცხადდა, ვიდეო იდენტიფიკაცია გაიარა და ა.შ.) ოღონდ არ მიიღებს ინფორმაციას, მაგალითად, მისი საიდენტიიკაციო დოკუმენტის შესახებ. </w:t>
      </w:r>
      <w:r>
        <w:rPr>
          <w:lang w:val="ka-GE"/>
        </w:rPr>
        <w:br/>
      </w:r>
      <w:r>
        <w:rPr>
          <w:lang w:val="ka-GE"/>
        </w:rPr>
        <w:br/>
        <w:t>შესაძლოა, მარტო ეს ინფორმაცია 10 ლარი არც უნდა ღირდეს. ვიმსჯელოთ.</w:t>
      </w:r>
    </w:p>
  </w:comment>
  <w:comment w:id="533" w:author="Mikheil Kapanadze" w:date="2025-04-17T22:58:00Z" w:initials="MK">
    <w:p w14:paraId="30961BB8" w14:textId="77777777" w:rsidR="00507902" w:rsidRDefault="00507902" w:rsidP="00507902">
      <w:pPr>
        <w:pStyle w:val="CommentText"/>
      </w:pPr>
      <w:r>
        <w:rPr>
          <w:rStyle w:val="CommentReference"/>
        </w:rPr>
        <w:annotationRef/>
      </w:r>
      <w:r>
        <w:rPr>
          <w:lang w:val="ka-GE"/>
        </w:rPr>
        <w:t>ესეც მოქმედი მოთხოვნაა, უბრალოდ ქვეთავში გავიდა.</w:t>
      </w:r>
    </w:p>
  </w:comment>
  <w:comment w:id="597" w:author="Mikheil Kapanadze" w:date="2025-04-19T14:48:00Z" w:initials="MK">
    <w:p w14:paraId="534F5FFF" w14:textId="77777777" w:rsidR="006F26C1" w:rsidRDefault="006F26C1" w:rsidP="006F26C1">
      <w:pPr>
        <w:pStyle w:val="CommentText"/>
      </w:pPr>
      <w:r>
        <w:rPr>
          <w:rStyle w:val="CommentReference"/>
        </w:rPr>
        <w:annotationRef/>
      </w:r>
      <w:r>
        <w:rPr>
          <w:lang w:val="ka-GE"/>
        </w:rPr>
        <w:t>ზედა დონის ელემენტზე დროითი შეზღუდვა დავამატეთ - შეიძლება დაყრდნობილ მხარეს არ აწყობდეს ძველი მონაცემების მიღება</w:t>
      </w:r>
    </w:p>
  </w:comment>
  <w:comment w:id="710" w:author="Mikheil Kapanadze" w:date="2025-04-17T22:02:00Z" w:initials="MK">
    <w:p w14:paraId="19A941A3" w14:textId="1D167FDC" w:rsidR="00E263E4" w:rsidRDefault="008B10F9" w:rsidP="00E263E4">
      <w:pPr>
        <w:pStyle w:val="CommentText"/>
      </w:pPr>
      <w:r>
        <w:rPr>
          <w:rStyle w:val="CommentReference"/>
        </w:rPr>
        <w:annotationRef/>
      </w:r>
      <w:r w:rsidR="00E263E4">
        <w:rPr>
          <w:lang w:val="ka-GE"/>
        </w:rPr>
        <w:t>ეს მარტო სრული ანკეტის შემთხვევაში გვქონდა და ზოგად შემთხვევაში ეწეროს, რომ თავიდან გამოთხოვა შეიძლებოდეს.</w:t>
      </w:r>
    </w:p>
  </w:comment>
  <w:comment w:id="867" w:author="Mikheil Kapanadze [2]" w:date="2023-08-01T13:37:00Z" w:initials="MK">
    <w:p w14:paraId="25D4114C" w14:textId="08D2AFF2" w:rsidR="00742E9C" w:rsidRDefault="00742E9C" w:rsidP="00733BC8">
      <w:pPr>
        <w:pStyle w:val="CommentText"/>
      </w:pPr>
      <w:r>
        <w:rPr>
          <w:rStyle w:val="CommentReference"/>
        </w:rPr>
        <w:annotationRef/>
      </w:r>
      <w:r>
        <w:rPr>
          <w:lang w:val="ka-GE"/>
        </w:rPr>
        <w:t>დაემატა 0.3-ის შემდეგ</w:t>
      </w:r>
    </w:p>
  </w:comment>
  <w:comment w:id="873" w:author="Mikheil Kapanadze" w:date="2025-04-17T20:55:00Z" w:initials="MK">
    <w:p w14:paraId="169999E4" w14:textId="77777777" w:rsidR="00EF2593" w:rsidRDefault="00EE6828" w:rsidP="00EF2593">
      <w:pPr>
        <w:pStyle w:val="CommentText"/>
      </w:pPr>
      <w:r>
        <w:rPr>
          <w:rStyle w:val="CommentReference"/>
        </w:rPr>
        <w:annotationRef/>
      </w:r>
      <w:r w:rsidR="00EF2593">
        <w:rPr>
          <w:lang w:val="ka-GE"/>
        </w:rPr>
        <w:t>ეს არის ძალიან კარგი მეთოდი არამარტო ბანკომატების, არამედ მაგ. დესკტოპ აპლიკაციების შემთხვევაში.</w:t>
      </w:r>
      <w:r w:rsidR="00EF2593">
        <w:rPr>
          <w:lang w:val="ka-GE"/>
        </w:rPr>
        <w:br/>
      </w:r>
      <w:r w:rsidR="00EF2593">
        <w:rPr>
          <w:lang w:val="ka-GE"/>
        </w:rPr>
        <w:br/>
        <w:t xml:space="preserve">მაგალითად, ამით შეიძლება რომ ვებში ონბორდინგს ვაკეთებდე </w:t>
      </w:r>
      <w:r w:rsidR="00EF2593">
        <w:rPr>
          <w:lang w:val="de-DE"/>
        </w:rPr>
        <w:t xml:space="preserve">A </w:t>
      </w:r>
      <w:r w:rsidR="00EF2593">
        <w:rPr>
          <w:lang w:val="ka-GE"/>
        </w:rPr>
        <w:t xml:space="preserve">ბანკის საიტზე და იმან შემომთავაზოს </w:t>
      </w:r>
      <w:r w:rsidR="00EF2593">
        <w:rPr>
          <w:lang w:val="de-DE"/>
        </w:rPr>
        <w:t xml:space="preserve">B </w:t>
      </w:r>
      <w:r w:rsidR="00EF2593">
        <w:rPr>
          <w:lang w:val="ka-GE"/>
        </w:rPr>
        <w:t xml:space="preserve">ბანკის მობილური აპლიკაციით ავთენტიფიკაცია. დავასკანერებ </w:t>
      </w:r>
      <w:r w:rsidR="00EF2593">
        <w:rPr>
          <w:lang w:val="de-DE"/>
        </w:rPr>
        <w:t xml:space="preserve">QR </w:t>
      </w:r>
      <w:r w:rsidR="00EF2593">
        <w:rPr>
          <w:lang w:val="ka-GE"/>
        </w:rPr>
        <w:t>კოდს ტელეფონით და იქ ვიზამ ყველაფერს.</w:t>
      </w:r>
      <w:r w:rsidR="00EF2593">
        <w:rPr>
          <w:lang w:val="ka-GE"/>
        </w:rPr>
        <w:br/>
      </w:r>
      <w:r w:rsidR="00EF2593">
        <w:rPr>
          <w:lang w:val="ka-GE"/>
        </w:rPr>
        <w:br/>
      </w:r>
      <w:r w:rsidR="00EF2593">
        <w:t>ვ</w:t>
      </w:r>
      <w:r w:rsidR="00EF2593">
        <w:rPr>
          <w:lang w:val="ka-GE"/>
        </w:rPr>
        <w:t>ფიქრობ, ეს მეთოდი რეკომენდებული კი არა, სავალდებულოდ მხარდასაჭერი უნდა გახდეს. ცხადია, ადეკვატური ვადით.</w:t>
      </w:r>
    </w:p>
  </w:comment>
  <w:comment w:id="914" w:author="Mikheil Kapanadze" w:date="2022-07-18T12:45:00Z" w:initials="MK">
    <w:p w14:paraId="1FADAD80" w14:textId="4AD6672C" w:rsidR="00F37B4B" w:rsidRPr="00FF2AEF" w:rsidRDefault="00F37B4B" w:rsidP="007E33BB">
      <w:pPr>
        <w:pStyle w:val="CommentText"/>
      </w:pPr>
      <w:r>
        <w:rPr>
          <w:rStyle w:val="CommentReference"/>
        </w:rPr>
        <w:annotationRef/>
      </w:r>
      <w:r>
        <w:rPr>
          <w:lang w:val="ka-GE"/>
        </w:rPr>
        <w:t xml:space="preserve">შეგვიძლია ვიმსჯელოთ კომიტეტზე, უფრო მეტად დაკონკრეტება ხომ არ გვინდა. მაგალითად, 32 და 48 გვერდიან პასპორტს ჩვენთან </w:t>
      </w:r>
      <w:r>
        <w:t>passport</w:t>
      </w:r>
      <w:r>
        <w:rPr>
          <w:lang w:val="ka-GE"/>
        </w:rPr>
        <w:t xml:space="preserve"> ჰქვია. შეგვიძლია რამე დამატებითი "ქვეტიპის" დამატებაზე ვიფიქროთ, თუ გვჭირდება.</w:t>
      </w:r>
    </w:p>
  </w:comment>
  <w:comment w:id="915" w:author="Mikheil Kapanadze" w:date="2022-06-22T16:07:00Z" w:initials="MK">
    <w:p w14:paraId="0C1D5371" w14:textId="6294F05E" w:rsidR="00CF30E8" w:rsidRDefault="00CF30E8" w:rsidP="003066F9">
      <w:pPr>
        <w:pStyle w:val="CommentText"/>
      </w:pPr>
      <w:r>
        <w:rPr>
          <w:rStyle w:val="CommentReference"/>
        </w:rPr>
        <w:annotationRef/>
      </w:r>
      <w:r>
        <w:rPr>
          <w:lang w:val="ka-GE"/>
        </w:rPr>
        <w:t>ლამინირებული პირადობის მაგვარი ქაღალდი იყო 2008 წლის ომისთვის., აღარ გაიცემა</w:t>
      </w:r>
    </w:p>
  </w:comment>
  <w:comment w:id="916" w:author="Mikheil Kapanadze" w:date="2022-06-22T16:09:00Z" w:initials="MK">
    <w:p w14:paraId="1B2617D9" w14:textId="77777777" w:rsidR="00920421" w:rsidRDefault="00920421" w:rsidP="00157EF0">
      <w:pPr>
        <w:pStyle w:val="CommentText"/>
      </w:pPr>
      <w:r>
        <w:rPr>
          <w:rStyle w:val="CommentReference"/>
        </w:rPr>
        <w:annotationRef/>
      </w:r>
      <w:r>
        <w:rPr>
          <w:color w:val="000000"/>
          <w:lang w:val="ka-GE"/>
        </w:rPr>
        <w:t>საარჩევნოდ იყო 2010-ში, დროებითი ქაღალდი</w:t>
      </w:r>
    </w:p>
  </w:comment>
  <w:comment w:id="917" w:author="Mikheil Kapanadze" w:date="2022-06-22T16:07:00Z" w:initials="MK">
    <w:p w14:paraId="1AFB1351" w14:textId="1F6D92DC" w:rsidR="00D87AB5" w:rsidRDefault="00D87AB5" w:rsidP="00906061">
      <w:pPr>
        <w:pStyle w:val="CommentText"/>
      </w:pPr>
      <w:r>
        <w:rPr>
          <w:rStyle w:val="CommentReference"/>
        </w:rPr>
        <w:annotationRef/>
      </w:r>
      <w:r>
        <w:rPr>
          <w:lang w:val="ka-GE"/>
        </w:rPr>
        <w:t>ბუკლეტია, არაბიომეტრიული</w:t>
      </w:r>
    </w:p>
  </w:comment>
  <w:comment w:id="918" w:author="Mikheil Kapanadze" w:date="2022-06-22T16:08:00Z" w:initials="MK">
    <w:p w14:paraId="13DA4744" w14:textId="77777777" w:rsidR="00D87AB5" w:rsidRDefault="00D87AB5" w:rsidP="00B80D9C">
      <w:pPr>
        <w:pStyle w:val="CommentText"/>
      </w:pPr>
      <w:r>
        <w:rPr>
          <w:rStyle w:val="CommentReference"/>
        </w:rPr>
        <w:annotationRef/>
      </w:r>
      <w:r>
        <w:rPr>
          <w:lang w:val="ka-GE"/>
        </w:rPr>
        <w:t xml:space="preserve">ვიზუალურად ბუკლეტია (პასპორტს ჰგავს) თუმცა იდეურად პირადობის მოწმობაა. ანუ სამგზავრო დოკუმენტი არაა. </w:t>
      </w:r>
    </w:p>
  </w:comment>
  <w:comment w:id="919" w:author="Mikheil Kapanadze" w:date="2022-06-22T16:09:00Z" w:initials="MK">
    <w:p w14:paraId="1A5D155D" w14:textId="77777777" w:rsidR="00584EA5" w:rsidRDefault="00584EA5" w:rsidP="00AC65A2">
      <w:pPr>
        <w:pStyle w:val="CommentText"/>
      </w:pPr>
      <w:r>
        <w:rPr>
          <w:rStyle w:val="CommentReference"/>
        </w:rPr>
        <w:annotationRef/>
      </w:r>
      <w:r>
        <w:rPr>
          <w:lang w:val="ka-GE"/>
        </w:rPr>
        <w:t>პირადობის დამადასტურებელი ქაღალდი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08FCBE" w15:done="0"/>
  <w15:commentEx w15:paraId="4F67BCCE" w15:done="0"/>
  <w15:commentEx w15:paraId="39AA657E" w15:done="0"/>
  <w15:commentEx w15:paraId="636CE591" w15:done="0"/>
  <w15:commentEx w15:paraId="49E20E79" w15:done="0"/>
  <w15:commentEx w15:paraId="5BDC95C8" w15:done="0"/>
  <w15:commentEx w15:paraId="11FDE299" w15:done="0"/>
  <w15:commentEx w15:paraId="30961BB8" w15:done="0"/>
  <w15:commentEx w15:paraId="534F5FFF" w15:done="0"/>
  <w15:commentEx w15:paraId="19A941A3" w15:done="0"/>
  <w15:commentEx w15:paraId="25D4114C" w15:done="0"/>
  <w15:commentEx w15:paraId="169999E4" w15:done="0"/>
  <w15:commentEx w15:paraId="1FADAD80" w15:done="0"/>
  <w15:commentEx w15:paraId="0C1D5371" w15:done="0"/>
  <w15:commentEx w15:paraId="1B2617D9" w15:done="0"/>
  <w15:commentEx w15:paraId="1AFB1351" w15:done="0"/>
  <w15:commentEx w15:paraId="13DA4744" w15:done="0"/>
  <w15:commentEx w15:paraId="1A5D15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FB2D02" w16cex:dateUtc="2025-04-17T18:37:00Z"/>
  <w16cex:commentExtensible w16cex:durableId="26D75726" w16cex:dateUtc="2025-04-17T16:00:00Z"/>
  <w16cex:commentExtensible w16cex:durableId="0002062F" w16cex:dateUtc="2025-04-02T08:51:00Z"/>
  <w16cex:commentExtensible w16cex:durableId="273E1E42" w16cex:dateUtc="2022-12-09T16:51:00Z"/>
  <w16cex:commentExtensible w16cex:durableId="1D7546E5" w16cex:dateUtc="2025-04-19T11:06:00Z"/>
  <w16cex:commentExtensible w16cex:durableId="1679651D" w16cex:dateUtc="2025-04-17T18:56:00Z"/>
  <w16cex:commentExtensible w16cex:durableId="5C1C048E" w16cex:dateUtc="2025-04-17T18:53:00Z"/>
  <w16cex:commentExtensible w16cex:durableId="65B78E70" w16cex:dateUtc="2025-04-17T18:58:00Z"/>
  <w16cex:commentExtensible w16cex:durableId="7D353EBB" w16cex:dateUtc="2025-04-19T10:48:00Z"/>
  <w16cex:commentExtensible w16cex:durableId="302E56EA" w16cex:dateUtc="2025-04-17T18:02:00Z"/>
  <w16cex:commentExtensible w16cex:durableId="2873891F" w16cex:dateUtc="2023-08-01T09:37:00Z"/>
  <w16cex:commentExtensible w16cex:durableId="1AF8EA8B" w16cex:dateUtc="2025-04-17T16:55:00Z"/>
  <w16cex:commentExtensible w16cex:durableId="267FD486" w16cex:dateUtc="2022-07-18T08:45:00Z"/>
  <w16cex:commentExtensible w16cex:durableId="265DBCB8" w16cex:dateUtc="2022-06-22T12:07:00Z"/>
  <w16cex:commentExtensible w16cex:durableId="265DBD52" w16cex:dateUtc="2022-06-22T12:09:00Z"/>
  <w16cex:commentExtensible w16cex:durableId="265DBCCF" w16cex:dateUtc="2022-06-22T12:07:00Z"/>
  <w16cex:commentExtensible w16cex:durableId="265DBCFE" w16cex:dateUtc="2022-06-22T12:08:00Z"/>
  <w16cex:commentExtensible w16cex:durableId="265DBD29" w16cex:dateUtc="2022-06-22T1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08FCBE" w16cid:durableId="0FFB2D02"/>
  <w16cid:commentId w16cid:paraId="4F67BCCE" w16cid:durableId="26D75726"/>
  <w16cid:commentId w16cid:paraId="39AA657E" w16cid:durableId="0002062F"/>
  <w16cid:commentId w16cid:paraId="636CE591" w16cid:durableId="273E1E42"/>
  <w16cid:commentId w16cid:paraId="49E20E79" w16cid:durableId="1D7546E5"/>
  <w16cid:commentId w16cid:paraId="5BDC95C8" w16cid:durableId="1679651D"/>
  <w16cid:commentId w16cid:paraId="11FDE299" w16cid:durableId="5C1C048E"/>
  <w16cid:commentId w16cid:paraId="30961BB8" w16cid:durableId="65B78E70"/>
  <w16cid:commentId w16cid:paraId="534F5FFF" w16cid:durableId="7D353EBB"/>
  <w16cid:commentId w16cid:paraId="19A941A3" w16cid:durableId="302E56EA"/>
  <w16cid:commentId w16cid:paraId="25D4114C" w16cid:durableId="2873891F"/>
  <w16cid:commentId w16cid:paraId="169999E4" w16cid:durableId="1AF8EA8B"/>
  <w16cid:commentId w16cid:paraId="1FADAD80" w16cid:durableId="267FD486"/>
  <w16cid:commentId w16cid:paraId="0C1D5371" w16cid:durableId="265DBCB8"/>
  <w16cid:commentId w16cid:paraId="1B2617D9" w16cid:durableId="265DBD52"/>
  <w16cid:commentId w16cid:paraId="1AFB1351" w16cid:durableId="265DBCCF"/>
  <w16cid:commentId w16cid:paraId="13DA4744" w16cid:durableId="265DBCFE"/>
  <w16cid:commentId w16cid:paraId="1A5D155D" w16cid:durableId="265DB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9FBD" w14:textId="77777777" w:rsidR="00CA0CAC" w:rsidRDefault="00CA0CAC" w:rsidP="000E084F">
      <w:pPr>
        <w:spacing w:after="0" w:line="240" w:lineRule="auto"/>
      </w:pPr>
      <w:r>
        <w:separator/>
      </w:r>
    </w:p>
  </w:endnote>
  <w:endnote w:type="continuationSeparator" w:id="0">
    <w:p w14:paraId="25FB604B" w14:textId="77777777" w:rsidR="00CA0CAC" w:rsidRDefault="00CA0CAC" w:rsidP="000E084F">
      <w:pPr>
        <w:spacing w:after="0" w:line="240" w:lineRule="auto"/>
      </w:pPr>
      <w:r>
        <w:continuationSeparator/>
      </w:r>
    </w:p>
  </w:endnote>
  <w:endnote w:type="continuationNotice" w:id="1">
    <w:p w14:paraId="0D95C2E2" w14:textId="77777777" w:rsidR="00CA0CAC" w:rsidRDefault="00CA0C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49390"/>
      <w:docPartObj>
        <w:docPartGallery w:val="Page Numbers (Bottom of Page)"/>
        <w:docPartUnique/>
      </w:docPartObj>
    </w:sdtPr>
    <w:sdtEndPr/>
    <w:sdtContent>
      <w:p w14:paraId="5D25A541" w14:textId="59B726CA" w:rsidR="000E084F" w:rsidRDefault="000E084F">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06ACF54E" w14:textId="77777777" w:rsidR="000E084F" w:rsidRDefault="000E0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552A" w14:textId="77777777" w:rsidR="00CA0CAC" w:rsidRDefault="00CA0CAC" w:rsidP="000E084F">
      <w:pPr>
        <w:spacing w:after="0" w:line="240" w:lineRule="auto"/>
      </w:pPr>
      <w:r>
        <w:separator/>
      </w:r>
    </w:p>
  </w:footnote>
  <w:footnote w:type="continuationSeparator" w:id="0">
    <w:p w14:paraId="4D33EE67" w14:textId="77777777" w:rsidR="00CA0CAC" w:rsidRDefault="00CA0CAC" w:rsidP="000E084F">
      <w:pPr>
        <w:spacing w:after="0" w:line="240" w:lineRule="auto"/>
      </w:pPr>
      <w:r>
        <w:continuationSeparator/>
      </w:r>
    </w:p>
  </w:footnote>
  <w:footnote w:type="continuationNotice" w:id="1">
    <w:p w14:paraId="2D9B0505" w14:textId="77777777" w:rsidR="00CA0CAC" w:rsidRDefault="00CA0CAC">
      <w:pPr>
        <w:spacing w:after="0" w:line="240" w:lineRule="auto"/>
      </w:pPr>
    </w:p>
  </w:footnote>
  <w:footnote w:id="2">
    <w:p w14:paraId="084022A7" w14:textId="0C152CA1" w:rsidR="006B03A6" w:rsidRPr="006B03A6" w:rsidRDefault="006B03A6">
      <w:pPr>
        <w:pStyle w:val="FootnoteText"/>
        <w:rPr>
          <w:lang w:val="ka-GE"/>
        </w:rPr>
      </w:pPr>
      <w:r>
        <w:rPr>
          <w:rStyle w:val="FootnoteReference"/>
        </w:rPr>
        <w:footnoteRef/>
      </w:r>
      <w:r>
        <w:t xml:space="preserve"> ge_aml </w:t>
      </w:r>
      <w:r w:rsidR="007F0EC8">
        <w:rPr>
          <w:lang w:val="ka-GE"/>
        </w:rPr>
        <w:t>კოდი ამჟამად არ არის რეგისტრირებული და იგეგმება მისი რეგისტრაცია სტანდარტის შესაბამისად.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B8C"/>
    <w:multiLevelType w:val="hybridMultilevel"/>
    <w:tmpl w:val="5706D8F2"/>
    <w:lvl w:ilvl="0" w:tplc="37B4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710DB"/>
    <w:multiLevelType w:val="hybridMultilevel"/>
    <w:tmpl w:val="EB26B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238E0"/>
    <w:multiLevelType w:val="hybridMultilevel"/>
    <w:tmpl w:val="6888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416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5C516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17D0C"/>
    <w:multiLevelType w:val="hybridMultilevel"/>
    <w:tmpl w:val="133C39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565E11"/>
    <w:multiLevelType w:val="hybridMultilevel"/>
    <w:tmpl w:val="FA9A9FD0"/>
    <w:lvl w:ilvl="0" w:tplc="9326A0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21F7C"/>
    <w:multiLevelType w:val="hybridMultilevel"/>
    <w:tmpl w:val="038A2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E2EF7"/>
    <w:multiLevelType w:val="hybridMultilevel"/>
    <w:tmpl w:val="AFA03F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63A41"/>
    <w:multiLevelType w:val="hybridMultilevel"/>
    <w:tmpl w:val="4A52AC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85686"/>
    <w:multiLevelType w:val="hybridMultilevel"/>
    <w:tmpl w:val="E3BE8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10277"/>
    <w:multiLevelType w:val="hybridMultilevel"/>
    <w:tmpl w:val="20967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F00D84"/>
    <w:multiLevelType w:val="hybridMultilevel"/>
    <w:tmpl w:val="5C1C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A762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DF0724"/>
    <w:multiLevelType w:val="hybridMultilevel"/>
    <w:tmpl w:val="5174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F23B1A"/>
    <w:multiLevelType w:val="hybridMultilevel"/>
    <w:tmpl w:val="0EC060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C8331E"/>
    <w:multiLevelType w:val="hybridMultilevel"/>
    <w:tmpl w:val="03DC5C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CB4A48"/>
    <w:multiLevelType w:val="hybridMultilevel"/>
    <w:tmpl w:val="2F4C062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D003E69"/>
    <w:multiLevelType w:val="hybridMultilevel"/>
    <w:tmpl w:val="F552D4CE"/>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19" w15:restartNumberingAfterBreak="0">
    <w:nsid w:val="5068608F"/>
    <w:multiLevelType w:val="hybridMultilevel"/>
    <w:tmpl w:val="3AEE1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B609BD"/>
    <w:multiLevelType w:val="hybridMultilevel"/>
    <w:tmpl w:val="146CDF30"/>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1" w15:restartNumberingAfterBreak="0">
    <w:nsid w:val="51224B15"/>
    <w:multiLevelType w:val="hybridMultilevel"/>
    <w:tmpl w:val="E41E18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5497E"/>
    <w:multiLevelType w:val="hybridMultilevel"/>
    <w:tmpl w:val="3690A9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136F1F"/>
    <w:multiLevelType w:val="multilevel"/>
    <w:tmpl w:val="1E7258F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8267A4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83C3A4B"/>
    <w:multiLevelType w:val="hybridMultilevel"/>
    <w:tmpl w:val="D5EA0FC4"/>
    <w:lvl w:ilvl="0" w:tplc="CA0A9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EA1F25"/>
    <w:multiLevelType w:val="hybridMultilevel"/>
    <w:tmpl w:val="1F488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D15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BA459CE"/>
    <w:multiLevelType w:val="hybridMultilevel"/>
    <w:tmpl w:val="F2822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E71E55"/>
    <w:multiLevelType w:val="hybridMultilevel"/>
    <w:tmpl w:val="D6227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D000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C250CE"/>
    <w:multiLevelType w:val="hybridMultilevel"/>
    <w:tmpl w:val="E4AAF4A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348BB"/>
    <w:multiLevelType w:val="hybridMultilevel"/>
    <w:tmpl w:val="0B204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916C43"/>
    <w:multiLevelType w:val="hybridMultilevel"/>
    <w:tmpl w:val="69A8B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43D1F"/>
    <w:multiLevelType w:val="hybridMultilevel"/>
    <w:tmpl w:val="C3981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7B75C6"/>
    <w:multiLevelType w:val="hybridMultilevel"/>
    <w:tmpl w:val="F042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8756C8"/>
    <w:multiLevelType w:val="hybridMultilevel"/>
    <w:tmpl w:val="08609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365897">
    <w:abstractNumId w:val="23"/>
  </w:num>
  <w:num w:numId="2" w16cid:durableId="180516124">
    <w:abstractNumId w:val="20"/>
  </w:num>
  <w:num w:numId="3" w16cid:durableId="196159275">
    <w:abstractNumId w:val="18"/>
  </w:num>
  <w:num w:numId="4" w16cid:durableId="1148207172">
    <w:abstractNumId w:val="13"/>
  </w:num>
  <w:num w:numId="5" w16cid:durableId="1438792931">
    <w:abstractNumId w:val="22"/>
  </w:num>
  <w:num w:numId="6" w16cid:durableId="777414109">
    <w:abstractNumId w:val="2"/>
  </w:num>
  <w:num w:numId="7" w16cid:durableId="871963426">
    <w:abstractNumId w:val="3"/>
  </w:num>
  <w:num w:numId="8" w16cid:durableId="1198785077">
    <w:abstractNumId w:val="27"/>
  </w:num>
  <w:num w:numId="9" w16cid:durableId="2069113018">
    <w:abstractNumId w:val="10"/>
  </w:num>
  <w:num w:numId="10" w16cid:durableId="638072322">
    <w:abstractNumId w:val="11"/>
  </w:num>
  <w:num w:numId="11" w16cid:durableId="195198219">
    <w:abstractNumId w:val="36"/>
  </w:num>
  <w:num w:numId="12" w16cid:durableId="364216190">
    <w:abstractNumId w:val="1"/>
  </w:num>
  <w:num w:numId="13" w16cid:durableId="1648127516">
    <w:abstractNumId w:val="6"/>
  </w:num>
  <w:num w:numId="14" w16cid:durableId="1637875821">
    <w:abstractNumId w:val="32"/>
  </w:num>
  <w:num w:numId="15" w16cid:durableId="736129946">
    <w:abstractNumId w:val="7"/>
  </w:num>
  <w:num w:numId="16" w16cid:durableId="541869714">
    <w:abstractNumId w:val="0"/>
  </w:num>
  <w:num w:numId="17" w16cid:durableId="1693652251">
    <w:abstractNumId w:val="25"/>
  </w:num>
  <w:num w:numId="18" w16cid:durableId="1335299572">
    <w:abstractNumId w:val="35"/>
  </w:num>
  <w:num w:numId="19" w16cid:durableId="1426415752">
    <w:abstractNumId w:val="5"/>
  </w:num>
  <w:num w:numId="20" w16cid:durableId="600141505">
    <w:abstractNumId w:val="14"/>
  </w:num>
  <w:num w:numId="21" w16cid:durableId="579683033">
    <w:abstractNumId w:val="19"/>
  </w:num>
  <w:num w:numId="22" w16cid:durableId="1061439345">
    <w:abstractNumId w:val="16"/>
  </w:num>
  <w:num w:numId="23" w16cid:durableId="2106025928">
    <w:abstractNumId w:val="9"/>
  </w:num>
  <w:num w:numId="24" w16cid:durableId="638220919">
    <w:abstractNumId w:val="31"/>
  </w:num>
  <w:num w:numId="25" w16cid:durableId="155342904">
    <w:abstractNumId w:val="33"/>
  </w:num>
  <w:num w:numId="26" w16cid:durableId="1979139869">
    <w:abstractNumId w:val="21"/>
  </w:num>
  <w:num w:numId="27" w16cid:durableId="933056443">
    <w:abstractNumId w:val="15"/>
  </w:num>
  <w:num w:numId="28" w16cid:durableId="888809751">
    <w:abstractNumId w:val="4"/>
  </w:num>
  <w:num w:numId="29" w16cid:durableId="1381710534">
    <w:abstractNumId w:val="30"/>
  </w:num>
  <w:num w:numId="30" w16cid:durableId="1777141577">
    <w:abstractNumId w:val="24"/>
  </w:num>
  <w:num w:numId="31" w16cid:durableId="889152047">
    <w:abstractNumId w:val="34"/>
  </w:num>
  <w:num w:numId="32" w16cid:durableId="355010862">
    <w:abstractNumId w:val="26"/>
  </w:num>
  <w:num w:numId="33" w16cid:durableId="421266160">
    <w:abstractNumId w:val="29"/>
  </w:num>
  <w:num w:numId="34" w16cid:durableId="564225252">
    <w:abstractNumId w:val="8"/>
  </w:num>
  <w:num w:numId="35" w16cid:durableId="1812942627">
    <w:abstractNumId w:val="12"/>
  </w:num>
  <w:num w:numId="36" w16cid:durableId="1749039418">
    <w:abstractNumId w:val="17"/>
  </w:num>
  <w:num w:numId="37" w16cid:durableId="1719817664">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heil Kapanadze">
    <w15:presenceInfo w15:providerId="None" w15:userId="Mikheil Kapanadze"/>
  </w15:person>
  <w15:person w15:author="Mikheil Kapanadze [2]">
    <w15:presenceInfo w15:providerId="AD" w15:userId="S::mikheil@openbankinggeo.onmicrosoft.com::412a72e2-03eb-4f47-9964-fd5736dd0a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4F"/>
    <w:rsid w:val="00000D96"/>
    <w:rsid w:val="00001B03"/>
    <w:rsid w:val="000029F5"/>
    <w:rsid w:val="00004F24"/>
    <w:rsid w:val="0000577C"/>
    <w:rsid w:val="00006760"/>
    <w:rsid w:val="00010E17"/>
    <w:rsid w:val="00012E97"/>
    <w:rsid w:val="00013A9E"/>
    <w:rsid w:val="00015D67"/>
    <w:rsid w:val="00017845"/>
    <w:rsid w:val="00022EF9"/>
    <w:rsid w:val="00024085"/>
    <w:rsid w:val="00027869"/>
    <w:rsid w:val="00027BEA"/>
    <w:rsid w:val="0003156A"/>
    <w:rsid w:val="00031A52"/>
    <w:rsid w:val="00031DE8"/>
    <w:rsid w:val="0003287A"/>
    <w:rsid w:val="00033416"/>
    <w:rsid w:val="00034EED"/>
    <w:rsid w:val="000378BB"/>
    <w:rsid w:val="00043DF0"/>
    <w:rsid w:val="00044534"/>
    <w:rsid w:val="00044A79"/>
    <w:rsid w:val="000457C1"/>
    <w:rsid w:val="00045EB2"/>
    <w:rsid w:val="00046446"/>
    <w:rsid w:val="000475A9"/>
    <w:rsid w:val="000477DA"/>
    <w:rsid w:val="000527BF"/>
    <w:rsid w:val="00053841"/>
    <w:rsid w:val="00053DAF"/>
    <w:rsid w:val="000543F8"/>
    <w:rsid w:val="00055DBA"/>
    <w:rsid w:val="00056BEA"/>
    <w:rsid w:val="00061071"/>
    <w:rsid w:val="00063E0A"/>
    <w:rsid w:val="00066362"/>
    <w:rsid w:val="000666BE"/>
    <w:rsid w:val="00067399"/>
    <w:rsid w:val="00067EC6"/>
    <w:rsid w:val="00071D32"/>
    <w:rsid w:val="0007230E"/>
    <w:rsid w:val="00073596"/>
    <w:rsid w:val="000752F3"/>
    <w:rsid w:val="00080573"/>
    <w:rsid w:val="00080895"/>
    <w:rsid w:val="000822B7"/>
    <w:rsid w:val="00082335"/>
    <w:rsid w:val="00082870"/>
    <w:rsid w:val="000831B3"/>
    <w:rsid w:val="00085571"/>
    <w:rsid w:val="00086812"/>
    <w:rsid w:val="00086BBA"/>
    <w:rsid w:val="00086DF9"/>
    <w:rsid w:val="00087BA0"/>
    <w:rsid w:val="000909A7"/>
    <w:rsid w:val="00090D12"/>
    <w:rsid w:val="000928DE"/>
    <w:rsid w:val="00092B4D"/>
    <w:rsid w:val="00095332"/>
    <w:rsid w:val="00095FE3"/>
    <w:rsid w:val="000A1589"/>
    <w:rsid w:val="000A2F4B"/>
    <w:rsid w:val="000A4554"/>
    <w:rsid w:val="000A5690"/>
    <w:rsid w:val="000A5DA6"/>
    <w:rsid w:val="000A68C1"/>
    <w:rsid w:val="000B188C"/>
    <w:rsid w:val="000B1B56"/>
    <w:rsid w:val="000B56B0"/>
    <w:rsid w:val="000B5B56"/>
    <w:rsid w:val="000B601E"/>
    <w:rsid w:val="000B675B"/>
    <w:rsid w:val="000B6959"/>
    <w:rsid w:val="000B764C"/>
    <w:rsid w:val="000C0965"/>
    <w:rsid w:val="000C167F"/>
    <w:rsid w:val="000C4C30"/>
    <w:rsid w:val="000C4D50"/>
    <w:rsid w:val="000C4FAD"/>
    <w:rsid w:val="000C5BCD"/>
    <w:rsid w:val="000C6B76"/>
    <w:rsid w:val="000C7219"/>
    <w:rsid w:val="000D4080"/>
    <w:rsid w:val="000D55DF"/>
    <w:rsid w:val="000D60EB"/>
    <w:rsid w:val="000D6502"/>
    <w:rsid w:val="000D65BC"/>
    <w:rsid w:val="000D6C20"/>
    <w:rsid w:val="000E084F"/>
    <w:rsid w:val="000E369B"/>
    <w:rsid w:val="000E5295"/>
    <w:rsid w:val="000E66DA"/>
    <w:rsid w:val="000F2C94"/>
    <w:rsid w:val="000F3237"/>
    <w:rsid w:val="000F716E"/>
    <w:rsid w:val="000F725A"/>
    <w:rsid w:val="000F72DC"/>
    <w:rsid w:val="000F7B1C"/>
    <w:rsid w:val="00100072"/>
    <w:rsid w:val="001007CC"/>
    <w:rsid w:val="00110019"/>
    <w:rsid w:val="00110868"/>
    <w:rsid w:val="00110ECF"/>
    <w:rsid w:val="00111A31"/>
    <w:rsid w:val="0011326D"/>
    <w:rsid w:val="001168D1"/>
    <w:rsid w:val="00117C38"/>
    <w:rsid w:val="001209ED"/>
    <w:rsid w:val="0012452D"/>
    <w:rsid w:val="0012516E"/>
    <w:rsid w:val="001254C2"/>
    <w:rsid w:val="00125787"/>
    <w:rsid w:val="00126115"/>
    <w:rsid w:val="001278BB"/>
    <w:rsid w:val="00130816"/>
    <w:rsid w:val="00130B7E"/>
    <w:rsid w:val="00130DC5"/>
    <w:rsid w:val="00130F0B"/>
    <w:rsid w:val="0013164D"/>
    <w:rsid w:val="00131B10"/>
    <w:rsid w:val="00131E2C"/>
    <w:rsid w:val="00132555"/>
    <w:rsid w:val="00135403"/>
    <w:rsid w:val="00135AAE"/>
    <w:rsid w:val="00136EAF"/>
    <w:rsid w:val="0013761E"/>
    <w:rsid w:val="0013767E"/>
    <w:rsid w:val="001377D3"/>
    <w:rsid w:val="0013787A"/>
    <w:rsid w:val="00137885"/>
    <w:rsid w:val="00140796"/>
    <w:rsid w:val="00141972"/>
    <w:rsid w:val="00141D5D"/>
    <w:rsid w:val="0014309D"/>
    <w:rsid w:val="001431ED"/>
    <w:rsid w:val="00147610"/>
    <w:rsid w:val="00150DB2"/>
    <w:rsid w:val="001517D4"/>
    <w:rsid w:val="0015266B"/>
    <w:rsid w:val="00153329"/>
    <w:rsid w:val="00154AFE"/>
    <w:rsid w:val="00154C51"/>
    <w:rsid w:val="0015553F"/>
    <w:rsid w:val="00155DCC"/>
    <w:rsid w:val="00156138"/>
    <w:rsid w:val="00157D05"/>
    <w:rsid w:val="001604B7"/>
    <w:rsid w:val="00162A80"/>
    <w:rsid w:val="0016333A"/>
    <w:rsid w:val="00163C02"/>
    <w:rsid w:val="00164F06"/>
    <w:rsid w:val="00171E11"/>
    <w:rsid w:val="0017416E"/>
    <w:rsid w:val="0017590B"/>
    <w:rsid w:val="001764A9"/>
    <w:rsid w:val="00176985"/>
    <w:rsid w:val="00177173"/>
    <w:rsid w:val="00177880"/>
    <w:rsid w:val="00177D54"/>
    <w:rsid w:val="00180265"/>
    <w:rsid w:val="001836AF"/>
    <w:rsid w:val="00183709"/>
    <w:rsid w:val="001839EF"/>
    <w:rsid w:val="0018599D"/>
    <w:rsid w:val="00190894"/>
    <w:rsid w:val="00191254"/>
    <w:rsid w:val="001917D0"/>
    <w:rsid w:val="001951FE"/>
    <w:rsid w:val="001966CA"/>
    <w:rsid w:val="001A12BC"/>
    <w:rsid w:val="001A1A5D"/>
    <w:rsid w:val="001A1F7D"/>
    <w:rsid w:val="001A32AB"/>
    <w:rsid w:val="001A5E75"/>
    <w:rsid w:val="001A6F96"/>
    <w:rsid w:val="001B20C9"/>
    <w:rsid w:val="001B23F2"/>
    <w:rsid w:val="001B3050"/>
    <w:rsid w:val="001B6242"/>
    <w:rsid w:val="001C0442"/>
    <w:rsid w:val="001C123D"/>
    <w:rsid w:val="001C14E5"/>
    <w:rsid w:val="001C3FED"/>
    <w:rsid w:val="001C46B8"/>
    <w:rsid w:val="001C6BEA"/>
    <w:rsid w:val="001D0942"/>
    <w:rsid w:val="001D166F"/>
    <w:rsid w:val="001D3B68"/>
    <w:rsid w:val="001D5F33"/>
    <w:rsid w:val="001D64CF"/>
    <w:rsid w:val="001E0FED"/>
    <w:rsid w:val="001E2AA2"/>
    <w:rsid w:val="001E4453"/>
    <w:rsid w:val="001E5E5B"/>
    <w:rsid w:val="001F029A"/>
    <w:rsid w:val="001F2B64"/>
    <w:rsid w:val="001F3867"/>
    <w:rsid w:val="001F4B03"/>
    <w:rsid w:val="00200831"/>
    <w:rsid w:val="002010DE"/>
    <w:rsid w:val="00201F2C"/>
    <w:rsid w:val="002051A2"/>
    <w:rsid w:val="002078F2"/>
    <w:rsid w:val="00210261"/>
    <w:rsid w:val="002108D4"/>
    <w:rsid w:val="0021103B"/>
    <w:rsid w:val="00211C78"/>
    <w:rsid w:val="00212808"/>
    <w:rsid w:val="00214321"/>
    <w:rsid w:val="002158D1"/>
    <w:rsid w:val="00216647"/>
    <w:rsid w:val="00222151"/>
    <w:rsid w:val="00222A38"/>
    <w:rsid w:val="00225700"/>
    <w:rsid w:val="0022631C"/>
    <w:rsid w:val="00226514"/>
    <w:rsid w:val="00227450"/>
    <w:rsid w:val="00230CC3"/>
    <w:rsid w:val="0023133B"/>
    <w:rsid w:val="00231D5A"/>
    <w:rsid w:val="00232C9D"/>
    <w:rsid w:val="002337A3"/>
    <w:rsid w:val="00235776"/>
    <w:rsid w:val="002379D9"/>
    <w:rsid w:val="00240D1B"/>
    <w:rsid w:val="002416FA"/>
    <w:rsid w:val="00251A98"/>
    <w:rsid w:val="00254000"/>
    <w:rsid w:val="002558E1"/>
    <w:rsid w:val="00256009"/>
    <w:rsid w:val="002565B3"/>
    <w:rsid w:val="00257789"/>
    <w:rsid w:val="00261DEB"/>
    <w:rsid w:val="00262818"/>
    <w:rsid w:val="00262AAA"/>
    <w:rsid w:val="002637AB"/>
    <w:rsid w:val="00263D07"/>
    <w:rsid w:val="002659B1"/>
    <w:rsid w:val="0027096B"/>
    <w:rsid w:val="00270AA0"/>
    <w:rsid w:val="00272ECA"/>
    <w:rsid w:val="00273307"/>
    <w:rsid w:val="00273D34"/>
    <w:rsid w:val="002756C0"/>
    <w:rsid w:val="00277824"/>
    <w:rsid w:val="00281B88"/>
    <w:rsid w:val="002822F8"/>
    <w:rsid w:val="00282843"/>
    <w:rsid w:val="00285998"/>
    <w:rsid w:val="002873ED"/>
    <w:rsid w:val="00287DD7"/>
    <w:rsid w:val="002906BA"/>
    <w:rsid w:val="00291AC3"/>
    <w:rsid w:val="00292365"/>
    <w:rsid w:val="00292DDB"/>
    <w:rsid w:val="002A0321"/>
    <w:rsid w:val="002A0A20"/>
    <w:rsid w:val="002A0A48"/>
    <w:rsid w:val="002A2738"/>
    <w:rsid w:val="002A3C4C"/>
    <w:rsid w:val="002A45EA"/>
    <w:rsid w:val="002A6DEA"/>
    <w:rsid w:val="002A7FC5"/>
    <w:rsid w:val="002B01EB"/>
    <w:rsid w:val="002B595D"/>
    <w:rsid w:val="002B5ABD"/>
    <w:rsid w:val="002B5D8E"/>
    <w:rsid w:val="002B6639"/>
    <w:rsid w:val="002C1B94"/>
    <w:rsid w:val="002C380C"/>
    <w:rsid w:val="002C4319"/>
    <w:rsid w:val="002C50EA"/>
    <w:rsid w:val="002C5368"/>
    <w:rsid w:val="002D0B54"/>
    <w:rsid w:val="002D2197"/>
    <w:rsid w:val="002D469D"/>
    <w:rsid w:val="002D7EB2"/>
    <w:rsid w:val="002E0B20"/>
    <w:rsid w:val="002E1B7F"/>
    <w:rsid w:val="002E5E29"/>
    <w:rsid w:val="002E600E"/>
    <w:rsid w:val="002E66F9"/>
    <w:rsid w:val="002F0E0B"/>
    <w:rsid w:val="002F1128"/>
    <w:rsid w:val="002F3148"/>
    <w:rsid w:val="002F406B"/>
    <w:rsid w:val="002F63BF"/>
    <w:rsid w:val="003002E3"/>
    <w:rsid w:val="003031CB"/>
    <w:rsid w:val="00303AB1"/>
    <w:rsid w:val="00303FDF"/>
    <w:rsid w:val="003056BC"/>
    <w:rsid w:val="0030579C"/>
    <w:rsid w:val="00310146"/>
    <w:rsid w:val="00311EDD"/>
    <w:rsid w:val="00312F8D"/>
    <w:rsid w:val="00314454"/>
    <w:rsid w:val="0031476C"/>
    <w:rsid w:val="00320BFC"/>
    <w:rsid w:val="0032123F"/>
    <w:rsid w:val="00321A5D"/>
    <w:rsid w:val="00321CFA"/>
    <w:rsid w:val="00321FED"/>
    <w:rsid w:val="00322290"/>
    <w:rsid w:val="00326095"/>
    <w:rsid w:val="0032679F"/>
    <w:rsid w:val="00326A96"/>
    <w:rsid w:val="00327D44"/>
    <w:rsid w:val="00330513"/>
    <w:rsid w:val="00330FF6"/>
    <w:rsid w:val="0033127C"/>
    <w:rsid w:val="003322A0"/>
    <w:rsid w:val="003327E3"/>
    <w:rsid w:val="00332BA9"/>
    <w:rsid w:val="0033742A"/>
    <w:rsid w:val="00337F6F"/>
    <w:rsid w:val="00340198"/>
    <w:rsid w:val="00340CEA"/>
    <w:rsid w:val="00341187"/>
    <w:rsid w:val="0034145D"/>
    <w:rsid w:val="00344806"/>
    <w:rsid w:val="00344864"/>
    <w:rsid w:val="00345D88"/>
    <w:rsid w:val="003478E1"/>
    <w:rsid w:val="0035104A"/>
    <w:rsid w:val="00351414"/>
    <w:rsid w:val="003530FB"/>
    <w:rsid w:val="00360511"/>
    <w:rsid w:val="00361D83"/>
    <w:rsid w:val="003627F9"/>
    <w:rsid w:val="00362970"/>
    <w:rsid w:val="00362E6D"/>
    <w:rsid w:val="0036338F"/>
    <w:rsid w:val="00363E0A"/>
    <w:rsid w:val="00364DF9"/>
    <w:rsid w:val="00366B4A"/>
    <w:rsid w:val="00367EA9"/>
    <w:rsid w:val="0037031C"/>
    <w:rsid w:val="00370EDF"/>
    <w:rsid w:val="00372021"/>
    <w:rsid w:val="00373790"/>
    <w:rsid w:val="00373D75"/>
    <w:rsid w:val="00374692"/>
    <w:rsid w:val="00374EA1"/>
    <w:rsid w:val="003752E3"/>
    <w:rsid w:val="0037748D"/>
    <w:rsid w:val="003840C0"/>
    <w:rsid w:val="00384232"/>
    <w:rsid w:val="00386E10"/>
    <w:rsid w:val="00387B70"/>
    <w:rsid w:val="00391BE5"/>
    <w:rsid w:val="00391E24"/>
    <w:rsid w:val="00393A99"/>
    <w:rsid w:val="00393C34"/>
    <w:rsid w:val="0039656E"/>
    <w:rsid w:val="0039725F"/>
    <w:rsid w:val="003A2CE5"/>
    <w:rsid w:val="003A3570"/>
    <w:rsid w:val="003A45BC"/>
    <w:rsid w:val="003A46E9"/>
    <w:rsid w:val="003A5600"/>
    <w:rsid w:val="003A580F"/>
    <w:rsid w:val="003A58DC"/>
    <w:rsid w:val="003A7D67"/>
    <w:rsid w:val="003B094E"/>
    <w:rsid w:val="003B0F20"/>
    <w:rsid w:val="003B0FAC"/>
    <w:rsid w:val="003B2053"/>
    <w:rsid w:val="003B5A57"/>
    <w:rsid w:val="003B5E9E"/>
    <w:rsid w:val="003B660D"/>
    <w:rsid w:val="003C0255"/>
    <w:rsid w:val="003C182F"/>
    <w:rsid w:val="003C230F"/>
    <w:rsid w:val="003C567D"/>
    <w:rsid w:val="003C61E2"/>
    <w:rsid w:val="003C6F56"/>
    <w:rsid w:val="003C7BEE"/>
    <w:rsid w:val="003D0ACD"/>
    <w:rsid w:val="003D0B73"/>
    <w:rsid w:val="003D1F4A"/>
    <w:rsid w:val="003D2F0D"/>
    <w:rsid w:val="003D32DA"/>
    <w:rsid w:val="003D54D2"/>
    <w:rsid w:val="003D562E"/>
    <w:rsid w:val="003D585F"/>
    <w:rsid w:val="003D687F"/>
    <w:rsid w:val="003E15C0"/>
    <w:rsid w:val="003E1B79"/>
    <w:rsid w:val="003E3660"/>
    <w:rsid w:val="003E70EC"/>
    <w:rsid w:val="003F1EB7"/>
    <w:rsid w:val="003F2AC9"/>
    <w:rsid w:val="003F381B"/>
    <w:rsid w:val="003F3A0E"/>
    <w:rsid w:val="003F62ED"/>
    <w:rsid w:val="003F67FA"/>
    <w:rsid w:val="003F68C1"/>
    <w:rsid w:val="0040601A"/>
    <w:rsid w:val="00412396"/>
    <w:rsid w:val="00415679"/>
    <w:rsid w:val="00416035"/>
    <w:rsid w:val="00416759"/>
    <w:rsid w:val="004201D2"/>
    <w:rsid w:val="00421284"/>
    <w:rsid w:val="00423005"/>
    <w:rsid w:val="0042530C"/>
    <w:rsid w:val="0042606B"/>
    <w:rsid w:val="0042671C"/>
    <w:rsid w:val="00427B1C"/>
    <w:rsid w:val="0043170A"/>
    <w:rsid w:val="00432AA0"/>
    <w:rsid w:val="00434817"/>
    <w:rsid w:val="00435652"/>
    <w:rsid w:val="004369B7"/>
    <w:rsid w:val="004405A8"/>
    <w:rsid w:val="00441896"/>
    <w:rsid w:val="00441D9E"/>
    <w:rsid w:val="00442141"/>
    <w:rsid w:val="00443D26"/>
    <w:rsid w:val="004441C4"/>
    <w:rsid w:val="00444976"/>
    <w:rsid w:val="00444CE5"/>
    <w:rsid w:val="00444E59"/>
    <w:rsid w:val="00445049"/>
    <w:rsid w:val="004456F8"/>
    <w:rsid w:val="004458F6"/>
    <w:rsid w:val="00445A8B"/>
    <w:rsid w:val="00446879"/>
    <w:rsid w:val="0044707A"/>
    <w:rsid w:val="00450257"/>
    <w:rsid w:val="00452102"/>
    <w:rsid w:val="004553A4"/>
    <w:rsid w:val="00455B11"/>
    <w:rsid w:val="004605F1"/>
    <w:rsid w:val="00460614"/>
    <w:rsid w:val="00462EE6"/>
    <w:rsid w:val="004661E5"/>
    <w:rsid w:val="004667A3"/>
    <w:rsid w:val="00472674"/>
    <w:rsid w:val="004737B5"/>
    <w:rsid w:val="00474771"/>
    <w:rsid w:val="00476B72"/>
    <w:rsid w:val="00476D5E"/>
    <w:rsid w:val="00477444"/>
    <w:rsid w:val="00477EC1"/>
    <w:rsid w:val="00480C76"/>
    <w:rsid w:val="00481922"/>
    <w:rsid w:val="0048203B"/>
    <w:rsid w:val="004833B8"/>
    <w:rsid w:val="004838CA"/>
    <w:rsid w:val="0048494C"/>
    <w:rsid w:val="00485999"/>
    <w:rsid w:val="00485AF1"/>
    <w:rsid w:val="00486039"/>
    <w:rsid w:val="00486C88"/>
    <w:rsid w:val="00490C78"/>
    <w:rsid w:val="00495131"/>
    <w:rsid w:val="00495535"/>
    <w:rsid w:val="004A0496"/>
    <w:rsid w:val="004A1058"/>
    <w:rsid w:val="004A14A5"/>
    <w:rsid w:val="004A194E"/>
    <w:rsid w:val="004A271B"/>
    <w:rsid w:val="004A43C3"/>
    <w:rsid w:val="004A53A8"/>
    <w:rsid w:val="004A6322"/>
    <w:rsid w:val="004A7BE4"/>
    <w:rsid w:val="004B17A7"/>
    <w:rsid w:val="004B4D72"/>
    <w:rsid w:val="004B4DF0"/>
    <w:rsid w:val="004B516E"/>
    <w:rsid w:val="004B527B"/>
    <w:rsid w:val="004B5557"/>
    <w:rsid w:val="004B557A"/>
    <w:rsid w:val="004B6C24"/>
    <w:rsid w:val="004B7F54"/>
    <w:rsid w:val="004C311C"/>
    <w:rsid w:val="004C3CD4"/>
    <w:rsid w:val="004C451A"/>
    <w:rsid w:val="004C4673"/>
    <w:rsid w:val="004C5F25"/>
    <w:rsid w:val="004C72E1"/>
    <w:rsid w:val="004C7758"/>
    <w:rsid w:val="004D16EB"/>
    <w:rsid w:val="004D1C81"/>
    <w:rsid w:val="004D2ADF"/>
    <w:rsid w:val="004D340D"/>
    <w:rsid w:val="004E052A"/>
    <w:rsid w:val="004E0913"/>
    <w:rsid w:val="004E0A39"/>
    <w:rsid w:val="004E1073"/>
    <w:rsid w:val="004E2F1A"/>
    <w:rsid w:val="004E3E3A"/>
    <w:rsid w:val="004E4308"/>
    <w:rsid w:val="004E45EA"/>
    <w:rsid w:val="004E58FE"/>
    <w:rsid w:val="004E6D34"/>
    <w:rsid w:val="004E7253"/>
    <w:rsid w:val="004F1BF3"/>
    <w:rsid w:val="004F2C96"/>
    <w:rsid w:val="004F3DCF"/>
    <w:rsid w:val="005012D5"/>
    <w:rsid w:val="00501339"/>
    <w:rsid w:val="005014E7"/>
    <w:rsid w:val="0050179B"/>
    <w:rsid w:val="00505B54"/>
    <w:rsid w:val="00507902"/>
    <w:rsid w:val="005101B4"/>
    <w:rsid w:val="005119B3"/>
    <w:rsid w:val="00513B28"/>
    <w:rsid w:val="00513F2B"/>
    <w:rsid w:val="00514377"/>
    <w:rsid w:val="005144C7"/>
    <w:rsid w:val="00514790"/>
    <w:rsid w:val="005147B2"/>
    <w:rsid w:val="00515C5B"/>
    <w:rsid w:val="00516586"/>
    <w:rsid w:val="005172EE"/>
    <w:rsid w:val="005200E7"/>
    <w:rsid w:val="00520A5B"/>
    <w:rsid w:val="00522953"/>
    <w:rsid w:val="0052574D"/>
    <w:rsid w:val="005312C6"/>
    <w:rsid w:val="00537FF4"/>
    <w:rsid w:val="0054270F"/>
    <w:rsid w:val="00545FBD"/>
    <w:rsid w:val="0054720C"/>
    <w:rsid w:val="00550019"/>
    <w:rsid w:val="005504AE"/>
    <w:rsid w:val="00552C4D"/>
    <w:rsid w:val="005552DC"/>
    <w:rsid w:val="00557420"/>
    <w:rsid w:val="00557C9E"/>
    <w:rsid w:val="00560FB2"/>
    <w:rsid w:val="00561C7A"/>
    <w:rsid w:val="00562733"/>
    <w:rsid w:val="00562828"/>
    <w:rsid w:val="00562F4B"/>
    <w:rsid w:val="00564C4C"/>
    <w:rsid w:val="005652E3"/>
    <w:rsid w:val="00565DAC"/>
    <w:rsid w:val="00566203"/>
    <w:rsid w:val="005702DB"/>
    <w:rsid w:val="00571EA6"/>
    <w:rsid w:val="005744ED"/>
    <w:rsid w:val="005746DB"/>
    <w:rsid w:val="005756FF"/>
    <w:rsid w:val="00575990"/>
    <w:rsid w:val="0057651A"/>
    <w:rsid w:val="00577035"/>
    <w:rsid w:val="005823F5"/>
    <w:rsid w:val="00583135"/>
    <w:rsid w:val="00584EA5"/>
    <w:rsid w:val="00585519"/>
    <w:rsid w:val="00586B7D"/>
    <w:rsid w:val="00586C7F"/>
    <w:rsid w:val="00586FD0"/>
    <w:rsid w:val="00592713"/>
    <w:rsid w:val="00593016"/>
    <w:rsid w:val="00593242"/>
    <w:rsid w:val="00594370"/>
    <w:rsid w:val="005948FA"/>
    <w:rsid w:val="005949BD"/>
    <w:rsid w:val="00596612"/>
    <w:rsid w:val="005968E5"/>
    <w:rsid w:val="005A37E3"/>
    <w:rsid w:val="005A3ED7"/>
    <w:rsid w:val="005A3F43"/>
    <w:rsid w:val="005A79DA"/>
    <w:rsid w:val="005B0C22"/>
    <w:rsid w:val="005B1A93"/>
    <w:rsid w:val="005B2DF6"/>
    <w:rsid w:val="005C0121"/>
    <w:rsid w:val="005C0E19"/>
    <w:rsid w:val="005C1519"/>
    <w:rsid w:val="005C16DE"/>
    <w:rsid w:val="005C1BBB"/>
    <w:rsid w:val="005C1E93"/>
    <w:rsid w:val="005C311F"/>
    <w:rsid w:val="005C33D3"/>
    <w:rsid w:val="005C5094"/>
    <w:rsid w:val="005C570F"/>
    <w:rsid w:val="005C731D"/>
    <w:rsid w:val="005C7872"/>
    <w:rsid w:val="005C7987"/>
    <w:rsid w:val="005C7BCD"/>
    <w:rsid w:val="005D0B7A"/>
    <w:rsid w:val="005D27D3"/>
    <w:rsid w:val="005D2A59"/>
    <w:rsid w:val="005D42FC"/>
    <w:rsid w:val="005D4BAC"/>
    <w:rsid w:val="005D4C5E"/>
    <w:rsid w:val="005D51F5"/>
    <w:rsid w:val="005D58A0"/>
    <w:rsid w:val="005D5E88"/>
    <w:rsid w:val="005D5FFB"/>
    <w:rsid w:val="005D66DE"/>
    <w:rsid w:val="005D746B"/>
    <w:rsid w:val="005E1268"/>
    <w:rsid w:val="005E21DE"/>
    <w:rsid w:val="005E2A79"/>
    <w:rsid w:val="005E3B0E"/>
    <w:rsid w:val="005E3C6A"/>
    <w:rsid w:val="005E3C87"/>
    <w:rsid w:val="005E585A"/>
    <w:rsid w:val="005E7827"/>
    <w:rsid w:val="005E7D3F"/>
    <w:rsid w:val="005F0120"/>
    <w:rsid w:val="005F621B"/>
    <w:rsid w:val="00600B12"/>
    <w:rsid w:val="0060342B"/>
    <w:rsid w:val="00603554"/>
    <w:rsid w:val="00603806"/>
    <w:rsid w:val="006045D9"/>
    <w:rsid w:val="00606486"/>
    <w:rsid w:val="00607EA7"/>
    <w:rsid w:val="006122FC"/>
    <w:rsid w:val="006129F9"/>
    <w:rsid w:val="00612EAB"/>
    <w:rsid w:val="006131C6"/>
    <w:rsid w:val="0061380E"/>
    <w:rsid w:val="00614E74"/>
    <w:rsid w:val="00615DC4"/>
    <w:rsid w:val="006201AA"/>
    <w:rsid w:val="006213E8"/>
    <w:rsid w:val="006234F8"/>
    <w:rsid w:val="006258D9"/>
    <w:rsid w:val="006279DD"/>
    <w:rsid w:val="006301F1"/>
    <w:rsid w:val="00630B0D"/>
    <w:rsid w:val="0063224F"/>
    <w:rsid w:val="00632254"/>
    <w:rsid w:val="00634172"/>
    <w:rsid w:val="00635D49"/>
    <w:rsid w:val="00640301"/>
    <w:rsid w:val="00641BA6"/>
    <w:rsid w:val="00641D82"/>
    <w:rsid w:val="00645CD1"/>
    <w:rsid w:val="00647DC3"/>
    <w:rsid w:val="00647FE1"/>
    <w:rsid w:val="006507AA"/>
    <w:rsid w:val="0065145D"/>
    <w:rsid w:val="0065250F"/>
    <w:rsid w:val="00652838"/>
    <w:rsid w:val="0065345C"/>
    <w:rsid w:val="00654F20"/>
    <w:rsid w:val="00656788"/>
    <w:rsid w:val="0065723F"/>
    <w:rsid w:val="006612F5"/>
    <w:rsid w:val="00661EE5"/>
    <w:rsid w:val="00664441"/>
    <w:rsid w:val="00664870"/>
    <w:rsid w:val="00666494"/>
    <w:rsid w:val="0066745D"/>
    <w:rsid w:val="00671B3E"/>
    <w:rsid w:val="006759C6"/>
    <w:rsid w:val="00676793"/>
    <w:rsid w:val="006771E4"/>
    <w:rsid w:val="00681295"/>
    <w:rsid w:val="00682A59"/>
    <w:rsid w:val="00684BEE"/>
    <w:rsid w:val="00684DDE"/>
    <w:rsid w:val="00686651"/>
    <w:rsid w:val="006904C9"/>
    <w:rsid w:val="00692FDE"/>
    <w:rsid w:val="0069316B"/>
    <w:rsid w:val="00693FB0"/>
    <w:rsid w:val="00694257"/>
    <w:rsid w:val="00695948"/>
    <w:rsid w:val="006959D7"/>
    <w:rsid w:val="00697D6F"/>
    <w:rsid w:val="006A189F"/>
    <w:rsid w:val="006A335F"/>
    <w:rsid w:val="006A38D7"/>
    <w:rsid w:val="006A4648"/>
    <w:rsid w:val="006A5390"/>
    <w:rsid w:val="006A5985"/>
    <w:rsid w:val="006A62FA"/>
    <w:rsid w:val="006A7DB8"/>
    <w:rsid w:val="006B03A6"/>
    <w:rsid w:val="006B095B"/>
    <w:rsid w:val="006B1079"/>
    <w:rsid w:val="006B1BFA"/>
    <w:rsid w:val="006B1CA4"/>
    <w:rsid w:val="006B2162"/>
    <w:rsid w:val="006B57D3"/>
    <w:rsid w:val="006B71E2"/>
    <w:rsid w:val="006C04B1"/>
    <w:rsid w:val="006C0E52"/>
    <w:rsid w:val="006C38A2"/>
    <w:rsid w:val="006C4708"/>
    <w:rsid w:val="006C4DD2"/>
    <w:rsid w:val="006C52A5"/>
    <w:rsid w:val="006C55E9"/>
    <w:rsid w:val="006C5AB5"/>
    <w:rsid w:val="006C5DFD"/>
    <w:rsid w:val="006C7ECD"/>
    <w:rsid w:val="006D047F"/>
    <w:rsid w:val="006D26DE"/>
    <w:rsid w:val="006D32FE"/>
    <w:rsid w:val="006D55AB"/>
    <w:rsid w:val="006D5720"/>
    <w:rsid w:val="006E05AE"/>
    <w:rsid w:val="006E068E"/>
    <w:rsid w:val="006E14B6"/>
    <w:rsid w:val="006E41CC"/>
    <w:rsid w:val="006E49D1"/>
    <w:rsid w:val="006E6F97"/>
    <w:rsid w:val="006E76FD"/>
    <w:rsid w:val="006F0998"/>
    <w:rsid w:val="006F26C1"/>
    <w:rsid w:val="006F3566"/>
    <w:rsid w:val="006F3A6E"/>
    <w:rsid w:val="006F3C7A"/>
    <w:rsid w:val="006F62BF"/>
    <w:rsid w:val="006F6838"/>
    <w:rsid w:val="006F7182"/>
    <w:rsid w:val="00700D71"/>
    <w:rsid w:val="00701106"/>
    <w:rsid w:val="00701A0A"/>
    <w:rsid w:val="00702B62"/>
    <w:rsid w:val="007037C6"/>
    <w:rsid w:val="0070467C"/>
    <w:rsid w:val="00707747"/>
    <w:rsid w:val="0071008C"/>
    <w:rsid w:val="007114D8"/>
    <w:rsid w:val="0071168A"/>
    <w:rsid w:val="00711B82"/>
    <w:rsid w:val="007121A3"/>
    <w:rsid w:val="0071280A"/>
    <w:rsid w:val="00712FBE"/>
    <w:rsid w:val="0071303A"/>
    <w:rsid w:val="00713EB7"/>
    <w:rsid w:val="00715415"/>
    <w:rsid w:val="00717731"/>
    <w:rsid w:val="007227F1"/>
    <w:rsid w:val="00722EAE"/>
    <w:rsid w:val="007246E1"/>
    <w:rsid w:val="00725B1B"/>
    <w:rsid w:val="00730646"/>
    <w:rsid w:val="00730B17"/>
    <w:rsid w:val="00730EEC"/>
    <w:rsid w:val="0073183E"/>
    <w:rsid w:val="0073590E"/>
    <w:rsid w:val="00735DE5"/>
    <w:rsid w:val="00740030"/>
    <w:rsid w:val="00742E9C"/>
    <w:rsid w:val="007433DA"/>
    <w:rsid w:val="0074491D"/>
    <w:rsid w:val="00745675"/>
    <w:rsid w:val="0074600B"/>
    <w:rsid w:val="00746D96"/>
    <w:rsid w:val="00746E44"/>
    <w:rsid w:val="00747C1A"/>
    <w:rsid w:val="00751C9E"/>
    <w:rsid w:val="00752465"/>
    <w:rsid w:val="007548E2"/>
    <w:rsid w:val="00755447"/>
    <w:rsid w:val="00755EAD"/>
    <w:rsid w:val="0075732A"/>
    <w:rsid w:val="00760C62"/>
    <w:rsid w:val="0076122F"/>
    <w:rsid w:val="00764D0A"/>
    <w:rsid w:val="00765473"/>
    <w:rsid w:val="007677FF"/>
    <w:rsid w:val="00770D2B"/>
    <w:rsid w:val="0077186D"/>
    <w:rsid w:val="00776788"/>
    <w:rsid w:val="00777A1E"/>
    <w:rsid w:val="00781A5B"/>
    <w:rsid w:val="00781B90"/>
    <w:rsid w:val="00782F6B"/>
    <w:rsid w:val="0078369B"/>
    <w:rsid w:val="00783AAF"/>
    <w:rsid w:val="00783FEE"/>
    <w:rsid w:val="00786EDA"/>
    <w:rsid w:val="0078774D"/>
    <w:rsid w:val="00790D40"/>
    <w:rsid w:val="00791453"/>
    <w:rsid w:val="007956BC"/>
    <w:rsid w:val="007959D0"/>
    <w:rsid w:val="007966AB"/>
    <w:rsid w:val="007968EC"/>
    <w:rsid w:val="00796BCB"/>
    <w:rsid w:val="00797579"/>
    <w:rsid w:val="00797C29"/>
    <w:rsid w:val="007A091A"/>
    <w:rsid w:val="007A1B2F"/>
    <w:rsid w:val="007A1CE4"/>
    <w:rsid w:val="007A4D1E"/>
    <w:rsid w:val="007A7219"/>
    <w:rsid w:val="007A7763"/>
    <w:rsid w:val="007B03E2"/>
    <w:rsid w:val="007B6924"/>
    <w:rsid w:val="007C4B01"/>
    <w:rsid w:val="007C7B85"/>
    <w:rsid w:val="007D210F"/>
    <w:rsid w:val="007D23E9"/>
    <w:rsid w:val="007E06AB"/>
    <w:rsid w:val="007E07C4"/>
    <w:rsid w:val="007E32CE"/>
    <w:rsid w:val="007E35F4"/>
    <w:rsid w:val="007F0EC8"/>
    <w:rsid w:val="007F29C9"/>
    <w:rsid w:val="007F30A9"/>
    <w:rsid w:val="007F3D8A"/>
    <w:rsid w:val="007F4038"/>
    <w:rsid w:val="007F790C"/>
    <w:rsid w:val="007F7DE3"/>
    <w:rsid w:val="0080086A"/>
    <w:rsid w:val="008021F6"/>
    <w:rsid w:val="00803453"/>
    <w:rsid w:val="008053AE"/>
    <w:rsid w:val="00806220"/>
    <w:rsid w:val="00806E8B"/>
    <w:rsid w:val="008077CD"/>
    <w:rsid w:val="008078AC"/>
    <w:rsid w:val="00810B02"/>
    <w:rsid w:val="00810F54"/>
    <w:rsid w:val="00812189"/>
    <w:rsid w:val="0081525D"/>
    <w:rsid w:val="0081628C"/>
    <w:rsid w:val="008168B5"/>
    <w:rsid w:val="00816DBC"/>
    <w:rsid w:val="00822ABF"/>
    <w:rsid w:val="00822E87"/>
    <w:rsid w:val="00824897"/>
    <w:rsid w:val="00824ABD"/>
    <w:rsid w:val="0082517E"/>
    <w:rsid w:val="00825285"/>
    <w:rsid w:val="00830897"/>
    <w:rsid w:val="00831178"/>
    <w:rsid w:val="00831593"/>
    <w:rsid w:val="00833F57"/>
    <w:rsid w:val="00835A92"/>
    <w:rsid w:val="00836EA2"/>
    <w:rsid w:val="00844C8B"/>
    <w:rsid w:val="00845762"/>
    <w:rsid w:val="0084587C"/>
    <w:rsid w:val="00846053"/>
    <w:rsid w:val="00846B60"/>
    <w:rsid w:val="008472E4"/>
    <w:rsid w:val="008521B6"/>
    <w:rsid w:val="0085294F"/>
    <w:rsid w:val="00853144"/>
    <w:rsid w:val="0085503C"/>
    <w:rsid w:val="00855108"/>
    <w:rsid w:val="00856E14"/>
    <w:rsid w:val="008613A3"/>
    <w:rsid w:val="0086161F"/>
    <w:rsid w:val="00861AC3"/>
    <w:rsid w:val="00862653"/>
    <w:rsid w:val="008628E7"/>
    <w:rsid w:val="008629C1"/>
    <w:rsid w:val="00863DE8"/>
    <w:rsid w:val="008727C5"/>
    <w:rsid w:val="0087355C"/>
    <w:rsid w:val="00874759"/>
    <w:rsid w:val="00875CCA"/>
    <w:rsid w:val="00876603"/>
    <w:rsid w:val="00876FE5"/>
    <w:rsid w:val="00877505"/>
    <w:rsid w:val="00877C72"/>
    <w:rsid w:val="008817FF"/>
    <w:rsid w:val="00881A62"/>
    <w:rsid w:val="008822A2"/>
    <w:rsid w:val="00883307"/>
    <w:rsid w:val="00883E80"/>
    <w:rsid w:val="00885A34"/>
    <w:rsid w:val="00885E90"/>
    <w:rsid w:val="00890A2E"/>
    <w:rsid w:val="00890C6F"/>
    <w:rsid w:val="008916BD"/>
    <w:rsid w:val="00894AB1"/>
    <w:rsid w:val="008957DA"/>
    <w:rsid w:val="00896470"/>
    <w:rsid w:val="008A2533"/>
    <w:rsid w:val="008A3A1B"/>
    <w:rsid w:val="008A4054"/>
    <w:rsid w:val="008A7DCD"/>
    <w:rsid w:val="008B0B9D"/>
    <w:rsid w:val="008B10F9"/>
    <w:rsid w:val="008B2208"/>
    <w:rsid w:val="008B46E8"/>
    <w:rsid w:val="008B556D"/>
    <w:rsid w:val="008B5BC5"/>
    <w:rsid w:val="008C3342"/>
    <w:rsid w:val="008C467B"/>
    <w:rsid w:val="008C5578"/>
    <w:rsid w:val="008D01F0"/>
    <w:rsid w:val="008D06F3"/>
    <w:rsid w:val="008D0EB1"/>
    <w:rsid w:val="008D12F2"/>
    <w:rsid w:val="008D24BE"/>
    <w:rsid w:val="008D2BF5"/>
    <w:rsid w:val="008D2E27"/>
    <w:rsid w:val="008D4BA4"/>
    <w:rsid w:val="008D58EB"/>
    <w:rsid w:val="008D6166"/>
    <w:rsid w:val="008D7373"/>
    <w:rsid w:val="008E1814"/>
    <w:rsid w:val="008E18A5"/>
    <w:rsid w:val="008E20FC"/>
    <w:rsid w:val="008E276F"/>
    <w:rsid w:val="008E41FB"/>
    <w:rsid w:val="008E4EB7"/>
    <w:rsid w:val="008E5F7A"/>
    <w:rsid w:val="008E60A6"/>
    <w:rsid w:val="008E7BA5"/>
    <w:rsid w:val="008F0B02"/>
    <w:rsid w:val="008F137C"/>
    <w:rsid w:val="008F27B6"/>
    <w:rsid w:val="008F68AE"/>
    <w:rsid w:val="009019BF"/>
    <w:rsid w:val="009019EF"/>
    <w:rsid w:val="0090375B"/>
    <w:rsid w:val="0090388B"/>
    <w:rsid w:val="00904084"/>
    <w:rsid w:val="0090467B"/>
    <w:rsid w:val="00904E3D"/>
    <w:rsid w:val="00905EC7"/>
    <w:rsid w:val="0090798F"/>
    <w:rsid w:val="00907D66"/>
    <w:rsid w:val="00912EE8"/>
    <w:rsid w:val="0091310B"/>
    <w:rsid w:val="00914224"/>
    <w:rsid w:val="009153FA"/>
    <w:rsid w:val="00915ADB"/>
    <w:rsid w:val="00920421"/>
    <w:rsid w:val="009222C4"/>
    <w:rsid w:val="00922470"/>
    <w:rsid w:val="00923644"/>
    <w:rsid w:val="0092400D"/>
    <w:rsid w:val="00924C65"/>
    <w:rsid w:val="009268BF"/>
    <w:rsid w:val="00927A2E"/>
    <w:rsid w:val="00930458"/>
    <w:rsid w:val="009308B7"/>
    <w:rsid w:val="009322CA"/>
    <w:rsid w:val="009327E5"/>
    <w:rsid w:val="00932BD6"/>
    <w:rsid w:val="00934D0B"/>
    <w:rsid w:val="00935E56"/>
    <w:rsid w:val="00936BA8"/>
    <w:rsid w:val="00937282"/>
    <w:rsid w:val="009375D0"/>
    <w:rsid w:val="009376B8"/>
    <w:rsid w:val="00937C51"/>
    <w:rsid w:val="00940B54"/>
    <w:rsid w:val="009438CC"/>
    <w:rsid w:val="009439A7"/>
    <w:rsid w:val="00944363"/>
    <w:rsid w:val="00945A0C"/>
    <w:rsid w:val="00945CC4"/>
    <w:rsid w:val="0095346D"/>
    <w:rsid w:val="00953966"/>
    <w:rsid w:val="009540F6"/>
    <w:rsid w:val="00954281"/>
    <w:rsid w:val="00955695"/>
    <w:rsid w:val="00956CC4"/>
    <w:rsid w:val="009579EC"/>
    <w:rsid w:val="009606F0"/>
    <w:rsid w:val="00960854"/>
    <w:rsid w:val="00961172"/>
    <w:rsid w:val="009627D4"/>
    <w:rsid w:val="00962EAB"/>
    <w:rsid w:val="009649D1"/>
    <w:rsid w:val="00965ED3"/>
    <w:rsid w:val="0096644B"/>
    <w:rsid w:val="009664FD"/>
    <w:rsid w:val="00970BD4"/>
    <w:rsid w:val="00970C96"/>
    <w:rsid w:val="00971A09"/>
    <w:rsid w:val="00971FAF"/>
    <w:rsid w:val="0097334F"/>
    <w:rsid w:val="00973736"/>
    <w:rsid w:val="0097629A"/>
    <w:rsid w:val="00976C69"/>
    <w:rsid w:val="009775FD"/>
    <w:rsid w:val="00980F48"/>
    <w:rsid w:val="009810D2"/>
    <w:rsid w:val="00981BEB"/>
    <w:rsid w:val="00981D87"/>
    <w:rsid w:val="00981E3B"/>
    <w:rsid w:val="009820E3"/>
    <w:rsid w:val="00984B24"/>
    <w:rsid w:val="00985853"/>
    <w:rsid w:val="0098735B"/>
    <w:rsid w:val="00993507"/>
    <w:rsid w:val="009968EB"/>
    <w:rsid w:val="009A1287"/>
    <w:rsid w:val="009A3663"/>
    <w:rsid w:val="009A7D64"/>
    <w:rsid w:val="009B0E84"/>
    <w:rsid w:val="009B264A"/>
    <w:rsid w:val="009B3C82"/>
    <w:rsid w:val="009B41B6"/>
    <w:rsid w:val="009B4C7C"/>
    <w:rsid w:val="009B5698"/>
    <w:rsid w:val="009B73B6"/>
    <w:rsid w:val="009C1E47"/>
    <w:rsid w:val="009C60EE"/>
    <w:rsid w:val="009C64B5"/>
    <w:rsid w:val="009C70F0"/>
    <w:rsid w:val="009D0E3C"/>
    <w:rsid w:val="009D5151"/>
    <w:rsid w:val="009D6B60"/>
    <w:rsid w:val="009E09D5"/>
    <w:rsid w:val="009E3EB4"/>
    <w:rsid w:val="009F2650"/>
    <w:rsid w:val="009F395C"/>
    <w:rsid w:val="009F41D7"/>
    <w:rsid w:val="00A03F3C"/>
    <w:rsid w:val="00A048D7"/>
    <w:rsid w:val="00A04FA0"/>
    <w:rsid w:val="00A06DCD"/>
    <w:rsid w:val="00A07370"/>
    <w:rsid w:val="00A13C47"/>
    <w:rsid w:val="00A2003D"/>
    <w:rsid w:val="00A2200E"/>
    <w:rsid w:val="00A244B7"/>
    <w:rsid w:val="00A248A2"/>
    <w:rsid w:val="00A24E32"/>
    <w:rsid w:val="00A25399"/>
    <w:rsid w:val="00A26334"/>
    <w:rsid w:val="00A26A32"/>
    <w:rsid w:val="00A2761F"/>
    <w:rsid w:val="00A27DED"/>
    <w:rsid w:val="00A303E0"/>
    <w:rsid w:val="00A32354"/>
    <w:rsid w:val="00A34654"/>
    <w:rsid w:val="00A36C2D"/>
    <w:rsid w:val="00A405E8"/>
    <w:rsid w:val="00A43F3C"/>
    <w:rsid w:val="00A44CBC"/>
    <w:rsid w:val="00A44ED5"/>
    <w:rsid w:val="00A46B14"/>
    <w:rsid w:val="00A473DB"/>
    <w:rsid w:val="00A50A13"/>
    <w:rsid w:val="00A514A3"/>
    <w:rsid w:val="00A532B2"/>
    <w:rsid w:val="00A55B1D"/>
    <w:rsid w:val="00A600D6"/>
    <w:rsid w:val="00A605BA"/>
    <w:rsid w:val="00A6373E"/>
    <w:rsid w:val="00A66B7E"/>
    <w:rsid w:val="00A66EF6"/>
    <w:rsid w:val="00A75376"/>
    <w:rsid w:val="00A757AA"/>
    <w:rsid w:val="00A76F4F"/>
    <w:rsid w:val="00A77789"/>
    <w:rsid w:val="00A77BC0"/>
    <w:rsid w:val="00A80F9C"/>
    <w:rsid w:val="00A834E1"/>
    <w:rsid w:val="00A83936"/>
    <w:rsid w:val="00A84B27"/>
    <w:rsid w:val="00A84D14"/>
    <w:rsid w:val="00A8519C"/>
    <w:rsid w:val="00A858F2"/>
    <w:rsid w:val="00A8622C"/>
    <w:rsid w:val="00A87E60"/>
    <w:rsid w:val="00A92E0E"/>
    <w:rsid w:val="00A92F49"/>
    <w:rsid w:val="00A955C0"/>
    <w:rsid w:val="00A95E10"/>
    <w:rsid w:val="00AA18E3"/>
    <w:rsid w:val="00AA3BC1"/>
    <w:rsid w:val="00AA3E87"/>
    <w:rsid w:val="00AA3F15"/>
    <w:rsid w:val="00AA4770"/>
    <w:rsid w:val="00AA4A5D"/>
    <w:rsid w:val="00AA5D10"/>
    <w:rsid w:val="00AA7983"/>
    <w:rsid w:val="00AB0124"/>
    <w:rsid w:val="00AB1231"/>
    <w:rsid w:val="00AB196E"/>
    <w:rsid w:val="00AB1A49"/>
    <w:rsid w:val="00AB370F"/>
    <w:rsid w:val="00AB557B"/>
    <w:rsid w:val="00AB6A08"/>
    <w:rsid w:val="00AB779F"/>
    <w:rsid w:val="00AC1CBC"/>
    <w:rsid w:val="00AC244A"/>
    <w:rsid w:val="00AC57ED"/>
    <w:rsid w:val="00AC627B"/>
    <w:rsid w:val="00AC7531"/>
    <w:rsid w:val="00AC771A"/>
    <w:rsid w:val="00AD2821"/>
    <w:rsid w:val="00AD4368"/>
    <w:rsid w:val="00AD491F"/>
    <w:rsid w:val="00AD5BD9"/>
    <w:rsid w:val="00AD7814"/>
    <w:rsid w:val="00AD7B47"/>
    <w:rsid w:val="00AD7CBE"/>
    <w:rsid w:val="00AD7F97"/>
    <w:rsid w:val="00AE147E"/>
    <w:rsid w:val="00AE29A9"/>
    <w:rsid w:val="00AE2ED6"/>
    <w:rsid w:val="00AE37A8"/>
    <w:rsid w:val="00AE4434"/>
    <w:rsid w:val="00AE4F9E"/>
    <w:rsid w:val="00AE6E6F"/>
    <w:rsid w:val="00AF152C"/>
    <w:rsid w:val="00AF29DC"/>
    <w:rsid w:val="00AF2DE8"/>
    <w:rsid w:val="00AF3A04"/>
    <w:rsid w:val="00AF3EA6"/>
    <w:rsid w:val="00AF60A2"/>
    <w:rsid w:val="00AF66FA"/>
    <w:rsid w:val="00B0106B"/>
    <w:rsid w:val="00B01611"/>
    <w:rsid w:val="00B01971"/>
    <w:rsid w:val="00B01A64"/>
    <w:rsid w:val="00B04574"/>
    <w:rsid w:val="00B10293"/>
    <w:rsid w:val="00B11AF9"/>
    <w:rsid w:val="00B12E12"/>
    <w:rsid w:val="00B13B5D"/>
    <w:rsid w:val="00B13EF5"/>
    <w:rsid w:val="00B143E9"/>
    <w:rsid w:val="00B14712"/>
    <w:rsid w:val="00B159BE"/>
    <w:rsid w:val="00B20916"/>
    <w:rsid w:val="00B21D34"/>
    <w:rsid w:val="00B22FB4"/>
    <w:rsid w:val="00B27932"/>
    <w:rsid w:val="00B31145"/>
    <w:rsid w:val="00B32511"/>
    <w:rsid w:val="00B32A3A"/>
    <w:rsid w:val="00B334EE"/>
    <w:rsid w:val="00B33770"/>
    <w:rsid w:val="00B3548C"/>
    <w:rsid w:val="00B364BE"/>
    <w:rsid w:val="00B365F0"/>
    <w:rsid w:val="00B376B6"/>
    <w:rsid w:val="00B37EF1"/>
    <w:rsid w:val="00B40033"/>
    <w:rsid w:val="00B416BD"/>
    <w:rsid w:val="00B41C27"/>
    <w:rsid w:val="00B426CF"/>
    <w:rsid w:val="00B4308A"/>
    <w:rsid w:val="00B44629"/>
    <w:rsid w:val="00B459E5"/>
    <w:rsid w:val="00B46323"/>
    <w:rsid w:val="00B47431"/>
    <w:rsid w:val="00B52310"/>
    <w:rsid w:val="00B52AFA"/>
    <w:rsid w:val="00B53406"/>
    <w:rsid w:val="00B53873"/>
    <w:rsid w:val="00B53C13"/>
    <w:rsid w:val="00B54257"/>
    <w:rsid w:val="00B57438"/>
    <w:rsid w:val="00B57B45"/>
    <w:rsid w:val="00B63637"/>
    <w:rsid w:val="00B643B6"/>
    <w:rsid w:val="00B64935"/>
    <w:rsid w:val="00B65787"/>
    <w:rsid w:val="00B66453"/>
    <w:rsid w:val="00B6676A"/>
    <w:rsid w:val="00B670FF"/>
    <w:rsid w:val="00B70FA7"/>
    <w:rsid w:val="00B716C5"/>
    <w:rsid w:val="00B718D2"/>
    <w:rsid w:val="00B76C40"/>
    <w:rsid w:val="00B76D1C"/>
    <w:rsid w:val="00B76FD7"/>
    <w:rsid w:val="00B814D7"/>
    <w:rsid w:val="00B82BD7"/>
    <w:rsid w:val="00B833E6"/>
    <w:rsid w:val="00B834BA"/>
    <w:rsid w:val="00B8479D"/>
    <w:rsid w:val="00B84BAF"/>
    <w:rsid w:val="00B84CD6"/>
    <w:rsid w:val="00B8561C"/>
    <w:rsid w:val="00B85A49"/>
    <w:rsid w:val="00B860EB"/>
    <w:rsid w:val="00B866BE"/>
    <w:rsid w:val="00B919B6"/>
    <w:rsid w:val="00B937EC"/>
    <w:rsid w:val="00B94287"/>
    <w:rsid w:val="00B94564"/>
    <w:rsid w:val="00B95276"/>
    <w:rsid w:val="00B95286"/>
    <w:rsid w:val="00B9783E"/>
    <w:rsid w:val="00BA1423"/>
    <w:rsid w:val="00BA39AB"/>
    <w:rsid w:val="00BA5400"/>
    <w:rsid w:val="00BA6727"/>
    <w:rsid w:val="00BA73D6"/>
    <w:rsid w:val="00BA7954"/>
    <w:rsid w:val="00BB1561"/>
    <w:rsid w:val="00BB462F"/>
    <w:rsid w:val="00BB72B3"/>
    <w:rsid w:val="00BB7A50"/>
    <w:rsid w:val="00BC1283"/>
    <w:rsid w:val="00BC377E"/>
    <w:rsid w:val="00BC45D9"/>
    <w:rsid w:val="00BD135A"/>
    <w:rsid w:val="00BD2239"/>
    <w:rsid w:val="00BD33BE"/>
    <w:rsid w:val="00BD4443"/>
    <w:rsid w:val="00BD4F64"/>
    <w:rsid w:val="00BD5326"/>
    <w:rsid w:val="00BD7990"/>
    <w:rsid w:val="00BE14A8"/>
    <w:rsid w:val="00BE154B"/>
    <w:rsid w:val="00BE2855"/>
    <w:rsid w:val="00BE410A"/>
    <w:rsid w:val="00BE4560"/>
    <w:rsid w:val="00BE498A"/>
    <w:rsid w:val="00BE4B09"/>
    <w:rsid w:val="00BE7E60"/>
    <w:rsid w:val="00BF1E74"/>
    <w:rsid w:val="00BF50A8"/>
    <w:rsid w:val="00BF5492"/>
    <w:rsid w:val="00C01583"/>
    <w:rsid w:val="00C0222B"/>
    <w:rsid w:val="00C04B62"/>
    <w:rsid w:val="00C0580F"/>
    <w:rsid w:val="00C05F2D"/>
    <w:rsid w:val="00C06BC8"/>
    <w:rsid w:val="00C0725A"/>
    <w:rsid w:val="00C1047E"/>
    <w:rsid w:val="00C13133"/>
    <w:rsid w:val="00C13FC8"/>
    <w:rsid w:val="00C155D0"/>
    <w:rsid w:val="00C157F5"/>
    <w:rsid w:val="00C17D8D"/>
    <w:rsid w:val="00C207C6"/>
    <w:rsid w:val="00C22956"/>
    <w:rsid w:val="00C22B9C"/>
    <w:rsid w:val="00C27D87"/>
    <w:rsid w:val="00C308A8"/>
    <w:rsid w:val="00C30F31"/>
    <w:rsid w:val="00C34327"/>
    <w:rsid w:val="00C3494B"/>
    <w:rsid w:val="00C34C2A"/>
    <w:rsid w:val="00C3661F"/>
    <w:rsid w:val="00C36C3F"/>
    <w:rsid w:val="00C376D2"/>
    <w:rsid w:val="00C40BCD"/>
    <w:rsid w:val="00C410D0"/>
    <w:rsid w:val="00C41E38"/>
    <w:rsid w:val="00C421C8"/>
    <w:rsid w:val="00C43330"/>
    <w:rsid w:val="00C4588F"/>
    <w:rsid w:val="00C463FF"/>
    <w:rsid w:val="00C50B98"/>
    <w:rsid w:val="00C510C9"/>
    <w:rsid w:val="00C510FB"/>
    <w:rsid w:val="00C53AA8"/>
    <w:rsid w:val="00C540C1"/>
    <w:rsid w:val="00C54904"/>
    <w:rsid w:val="00C55327"/>
    <w:rsid w:val="00C5718D"/>
    <w:rsid w:val="00C5778E"/>
    <w:rsid w:val="00C6051D"/>
    <w:rsid w:val="00C6081B"/>
    <w:rsid w:val="00C60B9F"/>
    <w:rsid w:val="00C6443D"/>
    <w:rsid w:val="00C655D4"/>
    <w:rsid w:val="00C70F18"/>
    <w:rsid w:val="00C73800"/>
    <w:rsid w:val="00C73817"/>
    <w:rsid w:val="00C76EC4"/>
    <w:rsid w:val="00C7784F"/>
    <w:rsid w:val="00C77D7B"/>
    <w:rsid w:val="00C813D0"/>
    <w:rsid w:val="00C83B68"/>
    <w:rsid w:val="00C85740"/>
    <w:rsid w:val="00C87132"/>
    <w:rsid w:val="00C935A4"/>
    <w:rsid w:val="00C9536A"/>
    <w:rsid w:val="00C9596F"/>
    <w:rsid w:val="00C96563"/>
    <w:rsid w:val="00C9793D"/>
    <w:rsid w:val="00CA07E4"/>
    <w:rsid w:val="00CA09D1"/>
    <w:rsid w:val="00CA0CAC"/>
    <w:rsid w:val="00CA2E6A"/>
    <w:rsid w:val="00CA3864"/>
    <w:rsid w:val="00CA584D"/>
    <w:rsid w:val="00CA77AA"/>
    <w:rsid w:val="00CB1FAB"/>
    <w:rsid w:val="00CB3E13"/>
    <w:rsid w:val="00CB6CCF"/>
    <w:rsid w:val="00CC0B7D"/>
    <w:rsid w:val="00CC1035"/>
    <w:rsid w:val="00CC2553"/>
    <w:rsid w:val="00CC3701"/>
    <w:rsid w:val="00CC3A94"/>
    <w:rsid w:val="00CC6194"/>
    <w:rsid w:val="00CC6A4F"/>
    <w:rsid w:val="00CC7CA4"/>
    <w:rsid w:val="00CD05EC"/>
    <w:rsid w:val="00CD16B3"/>
    <w:rsid w:val="00CD1CCC"/>
    <w:rsid w:val="00CD204C"/>
    <w:rsid w:val="00CD25CC"/>
    <w:rsid w:val="00CD538E"/>
    <w:rsid w:val="00CD7C73"/>
    <w:rsid w:val="00CE07D0"/>
    <w:rsid w:val="00CE2022"/>
    <w:rsid w:val="00CE2349"/>
    <w:rsid w:val="00CE30FF"/>
    <w:rsid w:val="00CE3D54"/>
    <w:rsid w:val="00CE3DF2"/>
    <w:rsid w:val="00CE4814"/>
    <w:rsid w:val="00CE547F"/>
    <w:rsid w:val="00CE680C"/>
    <w:rsid w:val="00CE6D7D"/>
    <w:rsid w:val="00CF022C"/>
    <w:rsid w:val="00CF2314"/>
    <w:rsid w:val="00CF284E"/>
    <w:rsid w:val="00CF30E8"/>
    <w:rsid w:val="00CF326A"/>
    <w:rsid w:val="00CF51B0"/>
    <w:rsid w:val="00CF573D"/>
    <w:rsid w:val="00D038DA"/>
    <w:rsid w:val="00D04207"/>
    <w:rsid w:val="00D065D5"/>
    <w:rsid w:val="00D0756A"/>
    <w:rsid w:val="00D11D70"/>
    <w:rsid w:val="00D1220E"/>
    <w:rsid w:val="00D12FFD"/>
    <w:rsid w:val="00D13669"/>
    <w:rsid w:val="00D15CD6"/>
    <w:rsid w:val="00D16FCB"/>
    <w:rsid w:val="00D17901"/>
    <w:rsid w:val="00D201CB"/>
    <w:rsid w:val="00D211FD"/>
    <w:rsid w:val="00D21DA1"/>
    <w:rsid w:val="00D23419"/>
    <w:rsid w:val="00D23529"/>
    <w:rsid w:val="00D31ABA"/>
    <w:rsid w:val="00D32AA0"/>
    <w:rsid w:val="00D36F67"/>
    <w:rsid w:val="00D37A54"/>
    <w:rsid w:val="00D419B0"/>
    <w:rsid w:val="00D41D65"/>
    <w:rsid w:val="00D431F8"/>
    <w:rsid w:val="00D44F50"/>
    <w:rsid w:val="00D452AA"/>
    <w:rsid w:val="00D45561"/>
    <w:rsid w:val="00D506D0"/>
    <w:rsid w:val="00D526F7"/>
    <w:rsid w:val="00D54485"/>
    <w:rsid w:val="00D55B49"/>
    <w:rsid w:val="00D57890"/>
    <w:rsid w:val="00D60D34"/>
    <w:rsid w:val="00D60F98"/>
    <w:rsid w:val="00D62E3C"/>
    <w:rsid w:val="00D6384B"/>
    <w:rsid w:val="00D66324"/>
    <w:rsid w:val="00D67BB5"/>
    <w:rsid w:val="00D702A1"/>
    <w:rsid w:val="00D74BA6"/>
    <w:rsid w:val="00D77222"/>
    <w:rsid w:val="00D811E3"/>
    <w:rsid w:val="00D82100"/>
    <w:rsid w:val="00D84491"/>
    <w:rsid w:val="00D84FEE"/>
    <w:rsid w:val="00D86B75"/>
    <w:rsid w:val="00D86E94"/>
    <w:rsid w:val="00D87AB5"/>
    <w:rsid w:val="00D94587"/>
    <w:rsid w:val="00D94F81"/>
    <w:rsid w:val="00D95D8D"/>
    <w:rsid w:val="00DA05D1"/>
    <w:rsid w:val="00DA09E1"/>
    <w:rsid w:val="00DA2C2A"/>
    <w:rsid w:val="00DA56ED"/>
    <w:rsid w:val="00DA58C3"/>
    <w:rsid w:val="00DA6B0C"/>
    <w:rsid w:val="00DB32AE"/>
    <w:rsid w:val="00DB4A0C"/>
    <w:rsid w:val="00DB4D37"/>
    <w:rsid w:val="00DB6330"/>
    <w:rsid w:val="00DB76AA"/>
    <w:rsid w:val="00DC0BF5"/>
    <w:rsid w:val="00DC27B1"/>
    <w:rsid w:val="00DC2F46"/>
    <w:rsid w:val="00DC50A2"/>
    <w:rsid w:val="00DC7106"/>
    <w:rsid w:val="00DC773A"/>
    <w:rsid w:val="00DD128D"/>
    <w:rsid w:val="00DD1D92"/>
    <w:rsid w:val="00DD22B9"/>
    <w:rsid w:val="00DD2492"/>
    <w:rsid w:val="00DD5790"/>
    <w:rsid w:val="00DD7F76"/>
    <w:rsid w:val="00DE619F"/>
    <w:rsid w:val="00DE685E"/>
    <w:rsid w:val="00DE6C0D"/>
    <w:rsid w:val="00DF023E"/>
    <w:rsid w:val="00DF1CAD"/>
    <w:rsid w:val="00DF394D"/>
    <w:rsid w:val="00DF3A1C"/>
    <w:rsid w:val="00DF50FE"/>
    <w:rsid w:val="00DF56EE"/>
    <w:rsid w:val="00DF69CD"/>
    <w:rsid w:val="00E0207B"/>
    <w:rsid w:val="00E02B64"/>
    <w:rsid w:val="00E02B6E"/>
    <w:rsid w:val="00E02D12"/>
    <w:rsid w:val="00E07534"/>
    <w:rsid w:val="00E079D9"/>
    <w:rsid w:val="00E12375"/>
    <w:rsid w:val="00E12E48"/>
    <w:rsid w:val="00E131B9"/>
    <w:rsid w:val="00E133A1"/>
    <w:rsid w:val="00E17B52"/>
    <w:rsid w:val="00E202ED"/>
    <w:rsid w:val="00E212D6"/>
    <w:rsid w:val="00E2152D"/>
    <w:rsid w:val="00E215F6"/>
    <w:rsid w:val="00E23451"/>
    <w:rsid w:val="00E2462E"/>
    <w:rsid w:val="00E252DF"/>
    <w:rsid w:val="00E263E4"/>
    <w:rsid w:val="00E31738"/>
    <w:rsid w:val="00E31E10"/>
    <w:rsid w:val="00E31F74"/>
    <w:rsid w:val="00E32F45"/>
    <w:rsid w:val="00E3637C"/>
    <w:rsid w:val="00E44DC0"/>
    <w:rsid w:val="00E45688"/>
    <w:rsid w:val="00E4658E"/>
    <w:rsid w:val="00E46959"/>
    <w:rsid w:val="00E52DA5"/>
    <w:rsid w:val="00E55EFB"/>
    <w:rsid w:val="00E56333"/>
    <w:rsid w:val="00E56479"/>
    <w:rsid w:val="00E56BBF"/>
    <w:rsid w:val="00E56FB0"/>
    <w:rsid w:val="00E5740E"/>
    <w:rsid w:val="00E60CA4"/>
    <w:rsid w:val="00E6301D"/>
    <w:rsid w:val="00E667D8"/>
    <w:rsid w:val="00E6693D"/>
    <w:rsid w:val="00E709C5"/>
    <w:rsid w:val="00E71923"/>
    <w:rsid w:val="00E71F17"/>
    <w:rsid w:val="00E735B3"/>
    <w:rsid w:val="00E737F6"/>
    <w:rsid w:val="00E771D3"/>
    <w:rsid w:val="00E77902"/>
    <w:rsid w:val="00E80C01"/>
    <w:rsid w:val="00E8234E"/>
    <w:rsid w:val="00E8598C"/>
    <w:rsid w:val="00E8764D"/>
    <w:rsid w:val="00E87779"/>
    <w:rsid w:val="00E8780D"/>
    <w:rsid w:val="00E87E65"/>
    <w:rsid w:val="00E92ACC"/>
    <w:rsid w:val="00E9394F"/>
    <w:rsid w:val="00E93D1A"/>
    <w:rsid w:val="00E94F6D"/>
    <w:rsid w:val="00E95C04"/>
    <w:rsid w:val="00E95FF9"/>
    <w:rsid w:val="00E97903"/>
    <w:rsid w:val="00EA07A0"/>
    <w:rsid w:val="00EA142B"/>
    <w:rsid w:val="00EA2748"/>
    <w:rsid w:val="00EA4896"/>
    <w:rsid w:val="00EA4DF7"/>
    <w:rsid w:val="00EA59AC"/>
    <w:rsid w:val="00EA660D"/>
    <w:rsid w:val="00EA6833"/>
    <w:rsid w:val="00EB106D"/>
    <w:rsid w:val="00EB1C31"/>
    <w:rsid w:val="00EB3D21"/>
    <w:rsid w:val="00EC35F0"/>
    <w:rsid w:val="00EC365B"/>
    <w:rsid w:val="00EC4BE8"/>
    <w:rsid w:val="00EC5823"/>
    <w:rsid w:val="00EC7592"/>
    <w:rsid w:val="00ED05A8"/>
    <w:rsid w:val="00ED0FF1"/>
    <w:rsid w:val="00ED2C87"/>
    <w:rsid w:val="00ED35C7"/>
    <w:rsid w:val="00ED5BA8"/>
    <w:rsid w:val="00ED70C7"/>
    <w:rsid w:val="00EE211F"/>
    <w:rsid w:val="00EE238D"/>
    <w:rsid w:val="00EE39CA"/>
    <w:rsid w:val="00EE42A2"/>
    <w:rsid w:val="00EE52CD"/>
    <w:rsid w:val="00EE5CBA"/>
    <w:rsid w:val="00EE6828"/>
    <w:rsid w:val="00EF11F1"/>
    <w:rsid w:val="00EF2593"/>
    <w:rsid w:val="00EF629A"/>
    <w:rsid w:val="00EF7F98"/>
    <w:rsid w:val="00F02194"/>
    <w:rsid w:val="00F0234C"/>
    <w:rsid w:val="00F03B88"/>
    <w:rsid w:val="00F063C7"/>
    <w:rsid w:val="00F07137"/>
    <w:rsid w:val="00F108D3"/>
    <w:rsid w:val="00F10BCC"/>
    <w:rsid w:val="00F10E73"/>
    <w:rsid w:val="00F11680"/>
    <w:rsid w:val="00F2038C"/>
    <w:rsid w:val="00F213B4"/>
    <w:rsid w:val="00F22D66"/>
    <w:rsid w:val="00F24374"/>
    <w:rsid w:val="00F25A84"/>
    <w:rsid w:val="00F26B3E"/>
    <w:rsid w:val="00F270AE"/>
    <w:rsid w:val="00F270B4"/>
    <w:rsid w:val="00F27D70"/>
    <w:rsid w:val="00F3239C"/>
    <w:rsid w:val="00F326D9"/>
    <w:rsid w:val="00F32F29"/>
    <w:rsid w:val="00F33918"/>
    <w:rsid w:val="00F35414"/>
    <w:rsid w:val="00F357B3"/>
    <w:rsid w:val="00F36924"/>
    <w:rsid w:val="00F37B4B"/>
    <w:rsid w:val="00F40562"/>
    <w:rsid w:val="00F40E3E"/>
    <w:rsid w:val="00F42B28"/>
    <w:rsid w:val="00F443D5"/>
    <w:rsid w:val="00F4487B"/>
    <w:rsid w:val="00F45110"/>
    <w:rsid w:val="00F45B7A"/>
    <w:rsid w:val="00F46699"/>
    <w:rsid w:val="00F468E0"/>
    <w:rsid w:val="00F47239"/>
    <w:rsid w:val="00F531F8"/>
    <w:rsid w:val="00F53E91"/>
    <w:rsid w:val="00F60F0C"/>
    <w:rsid w:val="00F61436"/>
    <w:rsid w:val="00F62832"/>
    <w:rsid w:val="00F641C3"/>
    <w:rsid w:val="00F646EF"/>
    <w:rsid w:val="00F66203"/>
    <w:rsid w:val="00F7081B"/>
    <w:rsid w:val="00F725CF"/>
    <w:rsid w:val="00F7291B"/>
    <w:rsid w:val="00F7317E"/>
    <w:rsid w:val="00F7397B"/>
    <w:rsid w:val="00F75883"/>
    <w:rsid w:val="00F76B1F"/>
    <w:rsid w:val="00F771B5"/>
    <w:rsid w:val="00F771CA"/>
    <w:rsid w:val="00F77C10"/>
    <w:rsid w:val="00F80543"/>
    <w:rsid w:val="00F806D7"/>
    <w:rsid w:val="00F80C69"/>
    <w:rsid w:val="00F8237B"/>
    <w:rsid w:val="00F829D5"/>
    <w:rsid w:val="00F83EBA"/>
    <w:rsid w:val="00F84937"/>
    <w:rsid w:val="00F854AF"/>
    <w:rsid w:val="00F9188F"/>
    <w:rsid w:val="00F923B7"/>
    <w:rsid w:val="00F95713"/>
    <w:rsid w:val="00F96ED3"/>
    <w:rsid w:val="00FA076D"/>
    <w:rsid w:val="00FA1237"/>
    <w:rsid w:val="00FA19AD"/>
    <w:rsid w:val="00FA2858"/>
    <w:rsid w:val="00FA2C68"/>
    <w:rsid w:val="00FA38EC"/>
    <w:rsid w:val="00FA4275"/>
    <w:rsid w:val="00FA605F"/>
    <w:rsid w:val="00FA7A5B"/>
    <w:rsid w:val="00FB004D"/>
    <w:rsid w:val="00FB01DF"/>
    <w:rsid w:val="00FB2603"/>
    <w:rsid w:val="00FB2B11"/>
    <w:rsid w:val="00FB33C5"/>
    <w:rsid w:val="00FB7BC4"/>
    <w:rsid w:val="00FC0745"/>
    <w:rsid w:val="00FC3B7B"/>
    <w:rsid w:val="00FC43C4"/>
    <w:rsid w:val="00FC56CF"/>
    <w:rsid w:val="00FC6211"/>
    <w:rsid w:val="00FC690B"/>
    <w:rsid w:val="00FC6995"/>
    <w:rsid w:val="00FC736C"/>
    <w:rsid w:val="00FD0100"/>
    <w:rsid w:val="00FD25B3"/>
    <w:rsid w:val="00FD455D"/>
    <w:rsid w:val="00FD5ECF"/>
    <w:rsid w:val="00FD7C69"/>
    <w:rsid w:val="00FE04F5"/>
    <w:rsid w:val="00FE0B1A"/>
    <w:rsid w:val="00FE3305"/>
    <w:rsid w:val="00FE4CA9"/>
    <w:rsid w:val="00FE70EE"/>
    <w:rsid w:val="00FE7824"/>
    <w:rsid w:val="00FF117B"/>
    <w:rsid w:val="00FF1E54"/>
    <w:rsid w:val="00FF2AEF"/>
    <w:rsid w:val="00FF42D8"/>
    <w:rsid w:val="1885459B"/>
    <w:rsid w:val="29D9AA90"/>
    <w:rsid w:val="675CB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1F93"/>
  <w15:chartTrackingRefBased/>
  <w15:docId w15:val="{5B8AA5DB-ADF2-4F0B-AC1E-9CCF0298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B3"/>
  </w:style>
  <w:style w:type="paragraph" w:styleId="Heading1">
    <w:name w:val="heading 1"/>
    <w:basedOn w:val="Normal"/>
    <w:next w:val="Normal"/>
    <w:link w:val="Heading1Char"/>
    <w:uiPriority w:val="9"/>
    <w:qFormat/>
    <w:rsid w:val="000E084F"/>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084F"/>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084F"/>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E084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E084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E084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E084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E08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E08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08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84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E084F"/>
    <w:rPr>
      <w:rFonts w:eastAsiaTheme="minorEastAsia"/>
      <w:color w:val="5A5A5A" w:themeColor="text1" w:themeTint="A5"/>
      <w:spacing w:val="15"/>
    </w:rPr>
  </w:style>
  <w:style w:type="paragraph" w:styleId="Header">
    <w:name w:val="header"/>
    <w:basedOn w:val="Normal"/>
    <w:link w:val="HeaderChar"/>
    <w:uiPriority w:val="99"/>
    <w:unhideWhenUsed/>
    <w:rsid w:val="000E0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84F"/>
  </w:style>
  <w:style w:type="paragraph" w:styleId="Footer">
    <w:name w:val="footer"/>
    <w:basedOn w:val="Normal"/>
    <w:link w:val="FooterChar"/>
    <w:uiPriority w:val="99"/>
    <w:unhideWhenUsed/>
    <w:rsid w:val="000E0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84F"/>
  </w:style>
  <w:style w:type="character" w:customStyle="1" w:styleId="Heading1Char">
    <w:name w:val="Heading 1 Char"/>
    <w:basedOn w:val="DefaultParagraphFont"/>
    <w:link w:val="Heading1"/>
    <w:uiPriority w:val="9"/>
    <w:rsid w:val="000E08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E084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E084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E08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E08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E08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E08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E08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E084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E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084F"/>
    <w:pPr>
      <w:ind w:left="720"/>
      <w:contextualSpacing/>
    </w:pPr>
  </w:style>
  <w:style w:type="paragraph" w:styleId="Caption">
    <w:name w:val="caption"/>
    <w:basedOn w:val="Normal"/>
    <w:next w:val="Normal"/>
    <w:uiPriority w:val="35"/>
    <w:unhideWhenUsed/>
    <w:qFormat/>
    <w:rsid w:val="000E084F"/>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0E084F"/>
  </w:style>
  <w:style w:type="paragraph" w:styleId="TOCHeading">
    <w:name w:val="TOC Heading"/>
    <w:basedOn w:val="Heading1"/>
    <w:next w:val="Normal"/>
    <w:uiPriority w:val="39"/>
    <w:unhideWhenUsed/>
    <w:qFormat/>
    <w:rsid w:val="000E084F"/>
    <w:pPr>
      <w:numPr>
        <w:numId w:val="0"/>
      </w:numPr>
      <w:outlineLvl w:val="9"/>
    </w:pPr>
  </w:style>
  <w:style w:type="paragraph" w:styleId="TOC1">
    <w:name w:val="toc 1"/>
    <w:basedOn w:val="Normal"/>
    <w:next w:val="Normal"/>
    <w:autoRedefine/>
    <w:uiPriority w:val="39"/>
    <w:unhideWhenUsed/>
    <w:rsid w:val="000E084F"/>
    <w:pPr>
      <w:spacing w:after="100"/>
    </w:pPr>
  </w:style>
  <w:style w:type="character" w:styleId="Hyperlink">
    <w:name w:val="Hyperlink"/>
    <w:basedOn w:val="DefaultParagraphFont"/>
    <w:uiPriority w:val="99"/>
    <w:unhideWhenUsed/>
    <w:rsid w:val="000E084F"/>
    <w:rPr>
      <w:color w:val="0563C1" w:themeColor="hyperlink"/>
      <w:u w:val="single"/>
    </w:rPr>
  </w:style>
  <w:style w:type="character" w:styleId="CommentReference">
    <w:name w:val="annotation reference"/>
    <w:basedOn w:val="DefaultParagraphFont"/>
    <w:uiPriority w:val="99"/>
    <w:semiHidden/>
    <w:unhideWhenUsed/>
    <w:rsid w:val="00441896"/>
    <w:rPr>
      <w:sz w:val="16"/>
      <w:szCs w:val="16"/>
    </w:rPr>
  </w:style>
  <w:style w:type="paragraph" w:styleId="CommentText">
    <w:name w:val="annotation text"/>
    <w:basedOn w:val="Normal"/>
    <w:link w:val="CommentTextChar"/>
    <w:uiPriority w:val="99"/>
    <w:unhideWhenUsed/>
    <w:rsid w:val="00441896"/>
    <w:pPr>
      <w:spacing w:line="240" w:lineRule="auto"/>
    </w:pPr>
    <w:rPr>
      <w:sz w:val="20"/>
      <w:szCs w:val="20"/>
    </w:rPr>
  </w:style>
  <w:style w:type="character" w:customStyle="1" w:styleId="CommentTextChar">
    <w:name w:val="Comment Text Char"/>
    <w:basedOn w:val="DefaultParagraphFont"/>
    <w:link w:val="CommentText"/>
    <w:uiPriority w:val="99"/>
    <w:rsid w:val="00441896"/>
    <w:rPr>
      <w:sz w:val="20"/>
      <w:szCs w:val="20"/>
    </w:rPr>
  </w:style>
  <w:style w:type="paragraph" w:styleId="CommentSubject">
    <w:name w:val="annotation subject"/>
    <w:basedOn w:val="CommentText"/>
    <w:next w:val="CommentText"/>
    <w:link w:val="CommentSubjectChar"/>
    <w:uiPriority w:val="99"/>
    <w:semiHidden/>
    <w:unhideWhenUsed/>
    <w:rsid w:val="00441896"/>
    <w:rPr>
      <w:b/>
      <w:bCs/>
    </w:rPr>
  </w:style>
  <w:style w:type="character" w:customStyle="1" w:styleId="CommentSubjectChar">
    <w:name w:val="Comment Subject Char"/>
    <w:basedOn w:val="CommentTextChar"/>
    <w:link w:val="CommentSubject"/>
    <w:uiPriority w:val="99"/>
    <w:semiHidden/>
    <w:rsid w:val="00441896"/>
    <w:rPr>
      <w:b/>
      <w:bCs/>
      <w:sz w:val="20"/>
      <w:szCs w:val="20"/>
    </w:rPr>
  </w:style>
  <w:style w:type="paragraph" w:styleId="FootnoteText">
    <w:name w:val="footnote text"/>
    <w:basedOn w:val="Normal"/>
    <w:link w:val="FootnoteTextChar"/>
    <w:uiPriority w:val="99"/>
    <w:semiHidden/>
    <w:unhideWhenUsed/>
    <w:rsid w:val="00CB6C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6CCF"/>
    <w:rPr>
      <w:sz w:val="20"/>
      <w:szCs w:val="20"/>
    </w:rPr>
  </w:style>
  <w:style w:type="character" w:styleId="FootnoteReference">
    <w:name w:val="footnote reference"/>
    <w:basedOn w:val="DefaultParagraphFont"/>
    <w:uiPriority w:val="99"/>
    <w:semiHidden/>
    <w:unhideWhenUsed/>
    <w:rsid w:val="00CB6CCF"/>
    <w:rPr>
      <w:vertAlign w:val="superscript"/>
    </w:rPr>
  </w:style>
  <w:style w:type="paragraph" w:styleId="TOC2">
    <w:name w:val="toc 2"/>
    <w:basedOn w:val="Normal"/>
    <w:next w:val="Normal"/>
    <w:autoRedefine/>
    <w:uiPriority w:val="39"/>
    <w:unhideWhenUsed/>
    <w:rsid w:val="002873ED"/>
    <w:pPr>
      <w:spacing w:after="100"/>
      <w:ind w:left="220"/>
    </w:pPr>
  </w:style>
  <w:style w:type="character" w:styleId="UnresolvedMention">
    <w:name w:val="Unresolved Mention"/>
    <w:basedOn w:val="DefaultParagraphFont"/>
    <w:uiPriority w:val="99"/>
    <w:semiHidden/>
    <w:unhideWhenUsed/>
    <w:rsid w:val="00A77789"/>
    <w:rPr>
      <w:color w:val="605E5C"/>
      <w:shd w:val="clear" w:color="auto" w:fill="E1DFDD"/>
    </w:rPr>
  </w:style>
  <w:style w:type="paragraph" w:styleId="Revision">
    <w:name w:val="Revision"/>
    <w:hidden/>
    <w:uiPriority w:val="99"/>
    <w:semiHidden/>
    <w:rsid w:val="008916BD"/>
    <w:pPr>
      <w:spacing w:after="0" w:line="240" w:lineRule="auto"/>
    </w:pPr>
  </w:style>
  <w:style w:type="paragraph" w:styleId="TOC3">
    <w:name w:val="toc 3"/>
    <w:basedOn w:val="Normal"/>
    <w:next w:val="Normal"/>
    <w:autoRedefine/>
    <w:uiPriority w:val="39"/>
    <w:unhideWhenUsed/>
    <w:rsid w:val="00F47239"/>
    <w:pPr>
      <w:spacing w:after="100"/>
      <w:ind w:left="440"/>
    </w:pPr>
  </w:style>
  <w:style w:type="paragraph" w:styleId="HTMLPreformatted">
    <w:name w:val="HTML Preformatted"/>
    <w:basedOn w:val="Normal"/>
    <w:link w:val="HTMLPreformattedChar"/>
    <w:uiPriority w:val="99"/>
    <w:semiHidden/>
    <w:unhideWhenUsed/>
    <w:rsid w:val="00881A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1A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851">
      <w:bodyDiv w:val="1"/>
      <w:marLeft w:val="0"/>
      <w:marRight w:val="0"/>
      <w:marTop w:val="0"/>
      <w:marBottom w:val="0"/>
      <w:divBdr>
        <w:top w:val="none" w:sz="0" w:space="0" w:color="auto"/>
        <w:left w:val="none" w:sz="0" w:space="0" w:color="auto"/>
        <w:bottom w:val="none" w:sz="0" w:space="0" w:color="auto"/>
        <w:right w:val="none" w:sz="0" w:space="0" w:color="auto"/>
      </w:divBdr>
    </w:div>
    <w:div w:id="12190420">
      <w:bodyDiv w:val="1"/>
      <w:marLeft w:val="0"/>
      <w:marRight w:val="0"/>
      <w:marTop w:val="0"/>
      <w:marBottom w:val="0"/>
      <w:divBdr>
        <w:top w:val="none" w:sz="0" w:space="0" w:color="auto"/>
        <w:left w:val="none" w:sz="0" w:space="0" w:color="auto"/>
        <w:bottom w:val="none" w:sz="0" w:space="0" w:color="auto"/>
        <w:right w:val="none" w:sz="0" w:space="0" w:color="auto"/>
      </w:divBdr>
    </w:div>
    <w:div w:id="12191765">
      <w:bodyDiv w:val="1"/>
      <w:marLeft w:val="0"/>
      <w:marRight w:val="0"/>
      <w:marTop w:val="0"/>
      <w:marBottom w:val="0"/>
      <w:divBdr>
        <w:top w:val="none" w:sz="0" w:space="0" w:color="auto"/>
        <w:left w:val="none" w:sz="0" w:space="0" w:color="auto"/>
        <w:bottom w:val="none" w:sz="0" w:space="0" w:color="auto"/>
        <w:right w:val="none" w:sz="0" w:space="0" w:color="auto"/>
      </w:divBdr>
    </w:div>
    <w:div w:id="15008221">
      <w:bodyDiv w:val="1"/>
      <w:marLeft w:val="0"/>
      <w:marRight w:val="0"/>
      <w:marTop w:val="0"/>
      <w:marBottom w:val="0"/>
      <w:divBdr>
        <w:top w:val="none" w:sz="0" w:space="0" w:color="auto"/>
        <w:left w:val="none" w:sz="0" w:space="0" w:color="auto"/>
        <w:bottom w:val="none" w:sz="0" w:space="0" w:color="auto"/>
        <w:right w:val="none" w:sz="0" w:space="0" w:color="auto"/>
      </w:divBdr>
    </w:div>
    <w:div w:id="18433834">
      <w:bodyDiv w:val="1"/>
      <w:marLeft w:val="0"/>
      <w:marRight w:val="0"/>
      <w:marTop w:val="0"/>
      <w:marBottom w:val="0"/>
      <w:divBdr>
        <w:top w:val="none" w:sz="0" w:space="0" w:color="auto"/>
        <w:left w:val="none" w:sz="0" w:space="0" w:color="auto"/>
        <w:bottom w:val="none" w:sz="0" w:space="0" w:color="auto"/>
        <w:right w:val="none" w:sz="0" w:space="0" w:color="auto"/>
      </w:divBdr>
    </w:div>
    <w:div w:id="19476693">
      <w:bodyDiv w:val="1"/>
      <w:marLeft w:val="0"/>
      <w:marRight w:val="0"/>
      <w:marTop w:val="0"/>
      <w:marBottom w:val="0"/>
      <w:divBdr>
        <w:top w:val="none" w:sz="0" w:space="0" w:color="auto"/>
        <w:left w:val="none" w:sz="0" w:space="0" w:color="auto"/>
        <w:bottom w:val="none" w:sz="0" w:space="0" w:color="auto"/>
        <w:right w:val="none" w:sz="0" w:space="0" w:color="auto"/>
      </w:divBdr>
    </w:div>
    <w:div w:id="20129431">
      <w:bodyDiv w:val="1"/>
      <w:marLeft w:val="0"/>
      <w:marRight w:val="0"/>
      <w:marTop w:val="0"/>
      <w:marBottom w:val="0"/>
      <w:divBdr>
        <w:top w:val="none" w:sz="0" w:space="0" w:color="auto"/>
        <w:left w:val="none" w:sz="0" w:space="0" w:color="auto"/>
        <w:bottom w:val="none" w:sz="0" w:space="0" w:color="auto"/>
        <w:right w:val="none" w:sz="0" w:space="0" w:color="auto"/>
      </w:divBdr>
    </w:div>
    <w:div w:id="20788184">
      <w:bodyDiv w:val="1"/>
      <w:marLeft w:val="0"/>
      <w:marRight w:val="0"/>
      <w:marTop w:val="0"/>
      <w:marBottom w:val="0"/>
      <w:divBdr>
        <w:top w:val="none" w:sz="0" w:space="0" w:color="auto"/>
        <w:left w:val="none" w:sz="0" w:space="0" w:color="auto"/>
        <w:bottom w:val="none" w:sz="0" w:space="0" w:color="auto"/>
        <w:right w:val="none" w:sz="0" w:space="0" w:color="auto"/>
      </w:divBdr>
    </w:div>
    <w:div w:id="22639474">
      <w:bodyDiv w:val="1"/>
      <w:marLeft w:val="0"/>
      <w:marRight w:val="0"/>
      <w:marTop w:val="0"/>
      <w:marBottom w:val="0"/>
      <w:divBdr>
        <w:top w:val="none" w:sz="0" w:space="0" w:color="auto"/>
        <w:left w:val="none" w:sz="0" w:space="0" w:color="auto"/>
        <w:bottom w:val="none" w:sz="0" w:space="0" w:color="auto"/>
        <w:right w:val="none" w:sz="0" w:space="0" w:color="auto"/>
      </w:divBdr>
    </w:div>
    <w:div w:id="25638507">
      <w:bodyDiv w:val="1"/>
      <w:marLeft w:val="0"/>
      <w:marRight w:val="0"/>
      <w:marTop w:val="0"/>
      <w:marBottom w:val="0"/>
      <w:divBdr>
        <w:top w:val="none" w:sz="0" w:space="0" w:color="auto"/>
        <w:left w:val="none" w:sz="0" w:space="0" w:color="auto"/>
        <w:bottom w:val="none" w:sz="0" w:space="0" w:color="auto"/>
        <w:right w:val="none" w:sz="0" w:space="0" w:color="auto"/>
      </w:divBdr>
    </w:div>
    <w:div w:id="27217507">
      <w:bodyDiv w:val="1"/>
      <w:marLeft w:val="0"/>
      <w:marRight w:val="0"/>
      <w:marTop w:val="0"/>
      <w:marBottom w:val="0"/>
      <w:divBdr>
        <w:top w:val="none" w:sz="0" w:space="0" w:color="auto"/>
        <w:left w:val="none" w:sz="0" w:space="0" w:color="auto"/>
        <w:bottom w:val="none" w:sz="0" w:space="0" w:color="auto"/>
        <w:right w:val="none" w:sz="0" w:space="0" w:color="auto"/>
      </w:divBdr>
    </w:div>
    <w:div w:id="28725818">
      <w:bodyDiv w:val="1"/>
      <w:marLeft w:val="0"/>
      <w:marRight w:val="0"/>
      <w:marTop w:val="0"/>
      <w:marBottom w:val="0"/>
      <w:divBdr>
        <w:top w:val="none" w:sz="0" w:space="0" w:color="auto"/>
        <w:left w:val="none" w:sz="0" w:space="0" w:color="auto"/>
        <w:bottom w:val="none" w:sz="0" w:space="0" w:color="auto"/>
        <w:right w:val="none" w:sz="0" w:space="0" w:color="auto"/>
      </w:divBdr>
    </w:div>
    <w:div w:id="34165261">
      <w:bodyDiv w:val="1"/>
      <w:marLeft w:val="0"/>
      <w:marRight w:val="0"/>
      <w:marTop w:val="0"/>
      <w:marBottom w:val="0"/>
      <w:divBdr>
        <w:top w:val="none" w:sz="0" w:space="0" w:color="auto"/>
        <w:left w:val="none" w:sz="0" w:space="0" w:color="auto"/>
        <w:bottom w:val="none" w:sz="0" w:space="0" w:color="auto"/>
        <w:right w:val="none" w:sz="0" w:space="0" w:color="auto"/>
      </w:divBdr>
    </w:div>
    <w:div w:id="35814008">
      <w:bodyDiv w:val="1"/>
      <w:marLeft w:val="0"/>
      <w:marRight w:val="0"/>
      <w:marTop w:val="0"/>
      <w:marBottom w:val="0"/>
      <w:divBdr>
        <w:top w:val="none" w:sz="0" w:space="0" w:color="auto"/>
        <w:left w:val="none" w:sz="0" w:space="0" w:color="auto"/>
        <w:bottom w:val="none" w:sz="0" w:space="0" w:color="auto"/>
        <w:right w:val="none" w:sz="0" w:space="0" w:color="auto"/>
      </w:divBdr>
    </w:div>
    <w:div w:id="37049706">
      <w:bodyDiv w:val="1"/>
      <w:marLeft w:val="0"/>
      <w:marRight w:val="0"/>
      <w:marTop w:val="0"/>
      <w:marBottom w:val="0"/>
      <w:divBdr>
        <w:top w:val="none" w:sz="0" w:space="0" w:color="auto"/>
        <w:left w:val="none" w:sz="0" w:space="0" w:color="auto"/>
        <w:bottom w:val="none" w:sz="0" w:space="0" w:color="auto"/>
        <w:right w:val="none" w:sz="0" w:space="0" w:color="auto"/>
      </w:divBdr>
    </w:div>
    <w:div w:id="37510678">
      <w:bodyDiv w:val="1"/>
      <w:marLeft w:val="0"/>
      <w:marRight w:val="0"/>
      <w:marTop w:val="0"/>
      <w:marBottom w:val="0"/>
      <w:divBdr>
        <w:top w:val="none" w:sz="0" w:space="0" w:color="auto"/>
        <w:left w:val="none" w:sz="0" w:space="0" w:color="auto"/>
        <w:bottom w:val="none" w:sz="0" w:space="0" w:color="auto"/>
        <w:right w:val="none" w:sz="0" w:space="0" w:color="auto"/>
      </w:divBdr>
    </w:div>
    <w:div w:id="38481942">
      <w:bodyDiv w:val="1"/>
      <w:marLeft w:val="0"/>
      <w:marRight w:val="0"/>
      <w:marTop w:val="0"/>
      <w:marBottom w:val="0"/>
      <w:divBdr>
        <w:top w:val="none" w:sz="0" w:space="0" w:color="auto"/>
        <w:left w:val="none" w:sz="0" w:space="0" w:color="auto"/>
        <w:bottom w:val="none" w:sz="0" w:space="0" w:color="auto"/>
        <w:right w:val="none" w:sz="0" w:space="0" w:color="auto"/>
      </w:divBdr>
    </w:div>
    <w:div w:id="39135922">
      <w:bodyDiv w:val="1"/>
      <w:marLeft w:val="0"/>
      <w:marRight w:val="0"/>
      <w:marTop w:val="0"/>
      <w:marBottom w:val="0"/>
      <w:divBdr>
        <w:top w:val="none" w:sz="0" w:space="0" w:color="auto"/>
        <w:left w:val="none" w:sz="0" w:space="0" w:color="auto"/>
        <w:bottom w:val="none" w:sz="0" w:space="0" w:color="auto"/>
        <w:right w:val="none" w:sz="0" w:space="0" w:color="auto"/>
      </w:divBdr>
    </w:div>
    <w:div w:id="40057358">
      <w:bodyDiv w:val="1"/>
      <w:marLeft w:val="0"/>
      <w:marRight w:val="0"/>
      <w:marTop w:val="0"/>
      <w:marBottom w:val="0"/>
      <w:divBdr>
        <w:top w:val="none" w:sz="0" w:space="0" w:color="auto"/>
        <w:left w:val="none" w:sz="0" w:space="0" w:color="auto"/>
        <w:bottom w:val="none" w:sz="0" w:space="0" w:color="auto"/>
        <w:right w:val="none" w:sz="0" w:space="0" w:color="auto"/>
      </w:divBdr>
    </w:div>
    <w:div w:id="41713502">
      <w:bodyDiv w:val="1"/>
      <w:marLeft w:val="0"/>
      <w:marRight w:val="0"/>
      <w:marTop w:val="0"/>
      <w:marBottom w:val="0"/>
      <w:divBdr>
        <w:top w:val="none" w:sz="0" w:space="0" w:color="auto"/>
        <w:left w:val="none" w:sz="0" w:space="0" w:color="auto"/>
        <w:bottom w:val="none" w:sz="0" w:space="0" w:color="auto"/>
        <w:right w:val="none" w:sz="0" w:space="0" w:color="auto"/>
      </w:divBdr>
    </w:div>
    <w:div w:id="44565619">
      <w:bodyDiv w:val="1"/>
      <w:marLeft w:val="0"/>
      <w:marRight w:val="0"/>
      <w:marTop w:val="0"/>
      <w:marBottom w:val="0"/>
      <w:divBdr>
        <w:top w:val="none" w:sz="0" w:space="0" w:color="auto"/>
        <w:left w:val="none" w:sz="0" w:space="0" w:color="auto"/>
        <w:bottom w:val="none" w:sz="0" w:space="0" w:color="auto"/>
        <w:right w:val="none" w:sz="0" w:space="0" w:color="auto"/>
      </w:divBdr>
    </w:div>
    <w:div w:id="44722406">
      <w:bodyDiv w:val="1"/>
      <w:marLeft w:val="0"/>
      <w:marRight w:val="0"/>
      <w:marTop w:val="0"/>
      <w:marBottom w:val="0"/>
      <w:divBdr>
        <w:top w:val="none" w:sz="0" w:space="0" w:color="auto"/>
        <w:left w:val="none" w:sz="0" w:space="0" w:color="auto"/>
        <w:bottom w:val="none" w:sz="0" w:space="0" w:color="auto"/>
        <w:right w:val="none" w:sz="0" w:space="0" w:color="auto"/>
      </w:divBdr>
    </w:div>
    <w:div w:id="46227629">
      <w:bodyDiv w:val="1"/>
      <w:marLeft w:val="0"/>
      <w:marRight w:val="0"/>
      <w:marTop w:val="0"/>
      <w:marBottom w:val="0"/>
      <w:divBdr>
        <w:top w:val="none" w:sz="0" w:space="0" w:color="auto"/>
        <w:left w:val="none" w:sz="0" w:space="0" w:color="auto"/>
        <w:bottom w:val="none" w:sz="0" w:space="0" w:color="auto"/>
        <w:right w:val="none" w:sz="0" w:space="0" w:color="auto"/>
      </w:divBdr>
    </w:div>
    <w:div w:id="49501748">
      <w:bodyDiv w:val="1"/>
      <w:marLeft w:val="0"/>
      <w:marRight w:val="0"/>
      <w:marTop w:val="0"/>
      <w:marBottom w:val="0"/>
      <w:divBdr>
        <w:top w:val="none" w:sz="0" w:space="0" w:color="auto"/>
        <w:left w:val="none" w:sz="0" w:space="0" w:color="auto"/>
        <w:bottom w:val="none" w:sz="0" w:space="0" w:color="auto"/>
        <w:right w:val="none" w:sz="0" w:space="0" w:color="auto"/>
      </w:divBdr>
    </w:div>
    <w:div w:id="49546039">
      <w:bodyDiv w:val="1"/>
      <w:marLeft w:val="0"/>
      <w:marRight w:val="0"/>
      <w:marTop w:val="0"/>
      <w:marBottom w:val="0"/>
      <w:divBdr>
        <w:top w:val="none" w:sz="0" w:space="0" w:color="auto"/>
        <w:left w:val="none" w:sz="0" w:space="0" w:color="auto"/>
        <w:bottom w:val="none" w:sz="0" w:space="0" w:color="auto"/>
        <w:right w:val="none" w:sz="0" w:space="0" w:color="auto"/>
      </w:divBdr>
    </w:div>
    <w:div w:id="50927897">
      <w:bodyDiv w:val="1"/>
      <w:marLeft w:val="0"/>
      <w:marRight w:val="0"/>
      <w:marTop w:val="0"/>
      <w:marBottom w:val="0"/>
      <w:divBdr>
        <w:top w:val="none" w:sz="0" w:space="0" w:color="auto"/>
        <w:left w:val="none" w:sz="0" w:space="0" w:color="auto"/>
        <w:bottom w:val="none" w:sz="0" w:space="0" w:color="auto"/>
        <w:right w:val="none" w:sz="0" w:space="0" w:color="auto"/>
      </w:divBdr>
    </w:div>
    <w:div w:id="51924257">
      <w:bodyDiv w:val="1"/>
      <w:marLeft w:val="0"/>
      <w:marRight w:val="0"/>
      <w:marTop w:val="0"/>
      <w:marBottom w:val="0"/>
      <w:divBdr>
        <w:top w:val="none" w:sz="0" w:space="0" w:color="auto"/>
        <w:left w:val="none" w:sz="0" w:space="0" w:color="auto"/>
        <w:bottom w:val="none" w:sz="0" w:space="0" w:color="auto"/>
        <w:right w:val="none" w:sz="0" w:space="0" w:color="auto"/>
      </w:divBdr>
    </w:div>
    <w:div w:id="53041387">
      <w:bodyDiv w:val="1"/>
      <w:marLeft w:val="0"/>
      <w:marRight w:val="0"/>
      <w:marTop w:val="0"/>
      <w:marBottom w:val="0"/>
      <w:divBdr>
        <w:top w:val="none" w:sz="0" w:space="0" w:color="auto"/>
        <w:left w:val="none" w:sz="0" w:space="0" w:color="auto"/>
        <w:bottom w:val="none" w:sz="0" w:space="0" w:color="auto"/>
        <w:right w:val="none" w:sz="0" w:space="0" w:color="auto"/>
      </w:divBdr>
    </w:div>
    <w:div w:id="53242273">
      <w:bodyDiv w:val="1"/>
      <w:marLeft w:val="0"/>
      <w:marRight w:val="0"/>
      <w:marTop w:val="0"/>
      <w:marBottom w:val="0"/>
      <w:divBdr>
        <w:top w:val="none" w:sz="0" w:space="0" w:color="auto"/>
        <w:left w:val="none" w:sz="0" w:space="0" w:color="auto"/>
        <w:bottom w:val="none" w:sz="0" w:space="0" w:color="auto"/>
        <w:right w:val="none" w:sz="0" w:space="0" w:color="auto"/>
      </w:divBdr>
    </w:div>
    <w:div w:id="55974726">
      <w:bodyDiv w:val="1"/>
      <w:marLeft w:val="0"/>
      <w:marRight w:val="0"/>
      <w:marTop w:val="0"/>
      <w:marBottom w:val="0"/>
      <w:divBdr>
        <w:top w:val="none" w:sz="0" w:space="0" w:color="auto"/>
        <w:left w:val="none" w:sz="0" w:space="0" w:color="auto"/>
        <w:bottom w:val="none" w:sz="0" w:space="0" w:color="auto"/>
        <w:right w:val="none" w:sz="0" w:space="0" w:color="auto"/>
      </w:divBdr>
    </w:div>
    <w:div w:id="58408945">
      <w:bodyDiv w:val="1"/>
      <w:marLeft w:val="0"/>
      <w:marRight w:val="0"/>
      <w:marTop w:val="0"/>
      <w:marBottom w:val="0"/>
      <w:divBdr>
        <w:top w:val="none" w:sz="0" w:space="0" w:color="auto"/>
        <w:left w:val="none" w:sz="0" w:space="0" w:color="auto"/>
        <w:bottom w:val="none" w:sz="0" w:space="0" w:color="auto"/>
        <w:right w:val="none" w:sz="0" w:space="0" w:color="auto"/>
      </w:divBdr>
    </w:div>
    <w:div w:id="58596599">
      <w:bodyDiv w:val="1"/>
      <w:marLeft w:val="0"/>
      <w:marRight w:val="0"/>
      <w:marTop w:val="0"/>
      <w:marBottom w:val="0"/>
      <w:divBdr>
        <w:top w:val="none" w:sz="0" w:space="0" w:color="auto"/>
        <w:left w:val="none" w:sz="0" w:space="0" w:color="auto"/>
        <w:bottom w:val="none" w:sz="0" w:space="0" w:color="auto"/>
        <w:right w:val="none" w:sz="0" w:space="0" w:color="auto"/>
      </w:divBdr>
    </w:div>
    <w:div w:id="64500131">
      <w:bodyDiv w:val="1"/>
      <w:marLeft w:val="0"/>
      <w:marRight w:val="0"/>
      <w:marTop w:val="0"/>
      <w:marBottom w:val="0"/>
      <w:divBdr>
        <w:top w:val="none" w:sz="0" w:space="0" w:color="auto"/>
        <w:left w:val="none" w:sz="0" w:space="0" w:color="auto"/>
        <w:bottom w:val="none" w:sz="0" w:space="0" w:color="auto"/>
        <w:right w:val="none" w:sz="0" w:space="0" w:color="auto"/>
      </w:divBdr>
    </w:div>
    <w:div w:id="66533171">
      <w:bodyDiv w:val="1"/>
      <w:marLeft w:val="0"/>
      <w:marRight w:val="0"/>
      <w:marTop w:val="0"/>
      <w:marBottom w:val="0"/>
      <w:divBdr>
        <w:top w:val="none" w:sz="0" w:space="0" w:color="auto"/>
        <w:left w:val="none" w:sz="0" w:space="0" w:color="auto"/>
        <w:bottom w:val="none" w:sz="0" w:space="0" w:color="auto"/>
        <w:right w:val="none" w:sz="0" w:space="0" w:color="auto"/>
      </w:divBdr>
    </w:div>
    <w:div w:id="66805098">
      <w:bodyDiv w:val="1"/>
      <w:marLeft w:val="0"/>
      <w:marRight w:val="0"/>
      <w:marTop w:val="0"/>
      <w:marBottom w:val="0"/>
      <w:divBdr>
        <w:top w:val="none" w:sz="0" w:space="0" w:color="auto"/>
        <w:left w:val="none" w:sz="0" w:space="0" w:color="auto"/>
        <w:bottom w:val="none" w:sz="0" w:space="0" w:color="auto"/>
        <w:right w:val="none" w:sz="0" w:space="0" w:color="auto"/>
      </w:divBdr>
    </w:div>
    <w:div w:id="70078781">
      <w:bodyDiv w:val="1"/>
      <w:marLeft w:val="0"/>
      <w:marRight w:val="0"/>
      <w:marTop w:val="0"/>
      <w:marBottom w:val="0"/>
      <w:divBdr>
        <w:top w:val="none" w:sz="0" w:space="0" w:color="auto"/>
        <w:left w:val="none" w:sz="0" w:space="0" w:color="auto"/>
        <w:bottom w:val="none" w:sz="0" w:space="0" w:color="auto"/>
        <w:right w:val="none" w:sz="0" w:space="0" w:color="auto"/>
      </w:divBdr>
    </w:div>
    <w:div w:id="77363858">
      <w:bodyDiv w:val="1"/>
      <w:marLeft w:val="0"/>
      <w:marRight w:val="0"/>
      <w:marTop w:val="0"/>
      <w:marBottom w:val="0"/>
      <w:divBdr>
        <w:top w:val="none" w:sz="0" w:space="0" w:color="auto"/>
        <w:left w:val="none" w:sz="0" w:space="0" w:color="auto"/>
        <w:bottom w:val="none" w:sz="0" w:space="0" w:color="auto"/>
        <w:right w:val="none" w:sz="0" w:space="0" w:color="auto"/>
      </w:divBdr>
    </w:div>
    <w:div w:id="79105348">
      <w:bodyDiv w:val="1"/>
      <w:marLeft w:val="0"/>
      <w:marRight w:val="0"/>
      <w:marTop w:val="0"/>
      <w:marBottom w:val="0"/>
      <w:divBdr>
        <w:top w:val="none" w:sz="0" w:space="0" w:color="auto"/>
        <w:left w:val="none" w:sz="0" w:space="0" w:color="auto"/>
        <w:bottom w:val="none" w:sz="0" w:space="0" w:color="auto"/>
        <w:right w:val="none" w:sz="0" w:space="0" w:color="auto"/>
      </w:divBdr>
    </w:div>
    <w:div w:id="85616844">
      <w:bodyDiv w:val="1"/>
      <w:marLeft w:val="0"/>
      <w:marRight w:val="0"/>
      <w:marTop w:val="0"/>
      <w:marBottom w:val="0"/>
      <w:divBdr>
        <w:top w:val="none" w:sz="0" w:space="0" w:color="auto"/>
        <w:left w:val="none" w:sz="0" w:space="0" w:color="auto"/>
        <w:bottom w:val="none" w:sz="0" w:space="0" w:color="auto"/>
        <w:right w:val="none" w:sz="0" w:space="0" w:color="auto"/>
      </w:divBdr>
    </w:div>
    <w:div w:id="90780854">
      <w:bodyDiv w:val="1"/>
      <w:marLeft w:val="0"/>
      <w:marRight w:val="0"/>
      <w:marTop w:val="0"/>
      <w:marBottom w:val="0"/>
      <w:divBdr>
        <w:top w:val="none" w:sz="0" w:space="0" w:color="auto"/>
        <w:left w:val="none" w:sz="0" w:space="0" w:color="auto"/>
        <w:bottom w:val="none" w:sz="0" w:space="0" w:color="auto"/>
        <w:right w:val="none" w:sz="0" w:space="0" w:color="auto"/>
      </w:divBdr>
    </w:div>
    <w:div w:id="93862979">
      <w:bodyDiv w:val="1"/>
      <w:marLeft w:val="0"/>
      <w:marRight w:val="0"/>
      <w:marTop w:val="0"/>
      <w:marBottom w:val="0"/>
      <w:divBdr>
        <w:top w:val="none" w:sz="0" w:space="0" w:color="auto"/>
        <w:left w:val="none" w:sz="0" w:space="0" w:color="auto"/>
        <w:bottom w:val="none" w:sz="0" w:space="0" w:color="auto"/>
        <w:right w:val="none" w:sz="0" w:space="0" w:color="auto"/>
      </w:divBdr>
    </w:div>
    <w:div w:id="94063869">
      <w:bodyDiv w:val="1"/>
      <w:marLeft w:val="0"/>
      <w:marRight w:val="0"/>
      <w:marTop w:val="0"/>
      <w:marBottom w:val="0"/>
      <w:divBdr>
        <w:top w:val="none" w:sz="0" w:space="0" w:color="auto"/>
        <w:left w:val="none" w:sz="0" w:space="0" w:color="auto"/>
        <w:bottom w:val="none" w:sz="0" w:space="0" w:color="auto"/>
        <w:right w:val="none" w:sz="0" w:space="0" w:color="auto"/>
      </w:divBdr>
    </w:div>
    <w:div w:id="94863287">
      <w:bodyDiv w:val="1"/>
      <w:marLeft w:val="0"/>
      <w:marRight w:val="0"/>
      <w:marTop w:val="0"/>
      <w:marBottom w:val="0"/>
      <w:divBdr>
        <w:top w:val="none" w:sz="0" w:space="0" w:color="auto"/>
        <w:left w:val="none" w:sz="0" w:space="0" w:color="auto"/>
        <w:bottom w:val="none" w:sz="0" w:space="0" w:color="auto"/>
        <w:right w:val="none" w:sz="0" w:space="0" w:color="auto"/>
      </w:divBdr>
    </w:div>
    <w:div w:id="96413149">
      <w:bodyDiv w:val="1"/>
      <w:marLeft w:val="0"/>
      <w:marRight w:val="0"/>
      <w:marTop w:val="0"/>
      <w:marBottom w:val="0"/>
      <w:divBdr>
        <w:top w:val="none" w:sz="0" w:space="0" w:color="auto"/>
        <w:left w:val="none" w:sz="0" w:space="0" w:color="auto"/>
        <w:bottom w:val="none" w:sz="0" w:space="0" w:color="auto"/>
        <w:right w:val="none" w:sz="0" w:space="0" w:color="auto"/>
      </w:divBdr>
    </w:div>
    <w:div w:id="96947467">
      <w:bodyDiv w:val="1"/>
      <w:marLeft w:val="0"/>
      <w:marRight w:val="0"/>
      <w:marTop w:val="0"/>
      <w:marBottom w:val="0"/>
      <w:divBdr>
        <w:top w:val="none" w:sz="0" w:space="0" w:color="auto"/>
        <w:left w:val="none" w:sz="0" w:space="0" w:color="auto"/>
        <w:bottom w:val="none" w:sz="0" w:space="0" w:color="auto"/>
        <w:right w:val="none" w:sz="0" w:space="0" w:color="auto"/>
      </w:divBdr>
    </w:div>
    <w:div w:id="98643005">
      <w:bodyDiv w:val="1"/>
      <w:marLeft w:val="0"/>
      <w:marRight w:val="0"/>
      <w:marTop w:val="0"/>
      <w:marBottom w:val="0"/>
      <w:divBdr>
        <w:top w:val="none" w:sz="0" w:space="0" w:color="auto"/>
        <w:left w:val="none" w:sz="0" w:space="0" w:color="auto"/>
        <w:bottom w:val="none" w:sz="0" w:space="0" w:color="auto"/>
        <w:right w:val="none" w:sz="0" w:space="0" w:color="auto"/>
      </w:divBdr>
    </w:div>
    <w:div w:id="101000286">
      <w:bodyDiv w:val="1"/>
      <w:marLeft w:val="0"/>
      <w:marRight w:val="0"/>
      <w:marTop w:val="0"/>
      <w:marBottom w:val="0"/>
      <w:divBdr>
        <w:top w:val="none" w:sz="0" w:space="0" w:color="auto"/>
        <w:left w:val="none" w:sz="0" w:space="0" w:color="auto"/>
        <w:bottom w:val="none" w:sz="0" w:space="0" w:color="auto"/>
        <w:right w:val="none" w:sz="0" w:space="0" w:color="auto"/>
      </w:divBdr>
    </w:div>
    <w:div w:id="103351560">
      <w:bodyDiv w:val="1"/>
      <w:marLeft w:val="0"/>
      <w:marRight w:val="0"/>
      <w:marTop w:val="0"/>
      <w:marBottom w:val="0"/>
      <w:divBdr>
        <w:top w:val="none" w:sz="0" w:space="0" w:color="auto"/>
        <w:left w:val="none" w:sz="0" w:space="0" w:color="auto"/>
        <w:bottom w:val="none" w:sz="0" w:space="0" w:color="auto"/>
        <w:right w:val="none" w:sz="0" w:space="0" w:color="auto"/>
      </w:divBdr>
    </w:div>
    <w:div w:id="105589650">
      <w:bodyDiv w:val="1"/>
      <w:marLeft w:val="0"/>
      <w:marRight w:val="0"/>
      <w:marTop w:val="0"/>
      <w:marBottom w:val="0"/>
      <w:divBdr>
        <w:top w:val="none" w:sz="0" w:space="0" w:color="auto"/>
        <w:left w:val="none" w:sz="0" w:space="0" w:color="auto"/>
        <w:bottom w:val="none" w:sz="0" w:space="0" w:color="auto"/>
        <w:right w:val="none" w:sz="0" w:space="0" w:color="auto"/>
      </w:divBdr>
    </w:div>
    <w:div w:id="113867186">
      <w:bodyDiv w:val="1"/>
      <w:marLeft w:val="0"/>
      <w:marRight w:val="0"/>
      <w:marTop w:val="0"/>
      <w:marBottom w:val="0"/>
      <w:divBdr>
        <w:top w:val="none" w:sz="0" w:space="0" w:color="auto"/>
        <w:left w:val="none" w:sz="0" w:space="0" w:color="auto"/>
        <w:bottom w:val="none" w:sz="0" w:space="0" w:color="auto"/>
        <w:right w:val="none" w:sz="0" w:space="0" w:color="auto"/>
      </w:divBdr>
    </w:div>
    <w:div w:id="114251808">
      <w:bodyDiv w:val="1"/>
      <w:marLeft w:val="0"/>
      <w:marRight w:val="0"/>
      <w:marTop w:val="0"/>
      <w:marBottom w:val="0"/>
      <w:divBdr>
        <w:top w:val="none" w:sz="0" w:space="0" w:color="auto"/>
        <w:left w:val="none" w:sz="0" w:space="0" w:color="auto"/>
        <w:bottom w:val="none" w:sz="0" w:space="0" w:color="auto"/>
        <w:right w:val="none" w:sz="0" w:space="0" w:color="auto"/>
      </w:divBdr>
    </w:div>
    <w:div w:id="119765075">
      <w:bodyDiv w:val="1"/>
      <w:marLeft w:val="0"/>
      <w:marRight w:val="0"/>
      <w:marTop w:val="0"/>
      <w:marBottom w:val="0"/>
      <w:divBdr>
        <w:top w:val="none" w:sz="0" w:space="0" w:color="auto"/>
        <w:left w:val="none" w:sz="0" w:space="0" w:color="auto"/>
        <w:bottom w:val="none" w:sz="0" w:space="0" w:color="auto"/>
        <w:right w:val="none" w:sz="0" w:space="0" w:color="auto"/>
      </w:divBdr>
    </w:div>
    <w:div w:id="121190665">
      <w:bodyDiv w:val="1"/>
      <w:marLeft w:val="0"/>
      <w:marRight w:val="0"/>
      <w:marTop w:val="0"/>
      <w:marBottom w:val="0"/>
      <w:divBdr>
        <w:top w:val="none" w:sz="0" w:space="0" w:color="auto"/>
        <w:left w:val="none" w:sz="0" w:space="0" w:color="auto"/>
        <w:bottom w:val="none" w:sz="0" w:space="0" w:color="auto"/>
        <w:right w:val="none" w:sz="0" w:space="0" w:color="auto"/>
      </w:divBdr>
    </w:div>
    <w:div w:id="123238212">
      <w:bodyDiv w:val="1"/>
      <w:marLeft w:val="0"/>
      <w:marRight w:val="0"/>
      <w:marTop w:val="0"/>
      <w:marBottom w:val="0"/>
      <w:divBdr>
        <w:top w:val="none" w:sz="0" w:space="0" w:color="auto"/>
        <w:left w:val="none" w:sz="0" w:space="0" w:color="auto"/>
        <w:bottom w:val="none" w:sz="0" w:space="0" w:color="auto"/>
        <w:right w:val="none" w:sz="0" w:space="0" w:color="auto"/>
      </w:divBdr>
    </w:div>
    <w:div w:id="123274887">
      <w:bodyDiv w:val="1"/>
      <w:marLeft w:val="0"/>
      <w:marRight w:val="0"/>
      <w:marTop w:val="0"/>
      <w:marBottom w:val="0"/>
      <w:divBdr>
        <w:top w:val="none" w:sz="0" w:space="0" w:color="auto"/>
        <w:left w:val="none" w:sz="0" w:space="0" w:color="auto"/>
        <w:bottom w:val="none" w:sz="0" w:space="0" w:color="auto"/>
        <w:right w:val="none" w:sz="0" w:space="0" w:color="auto"/>
      </w:divBdr>
    </w:div>
    <w:div w:id="125395497">
      <w:bodyDiv w:val="1"/>
      <w:marLeft w:val="0"/>
      <w:marRight w:val="0"/>
      <w:marTop w:val="0"/>
      <w:marBottom w:val="0"/>
      <w:divBdr>
        <w:top w:val="none" w:sz="0" w:space="0" w:color="auto"/>
        <w:left w:val="none" w:sz="0" w:space="0" w:color="auto"/>
        <w:bottom w:val="none" w:sz="0" w:space="0" w:color="auto"/>
        <w:right w:val="none" w:sz="0" w:space="0" w:color="auto"/>
      </w:divBdr>
    </w:div>
    <w:div w:id="126778518">
      <w:bodyDiv w:val="1"/>
      <w:marLeft w:val="0"/>
      <w:marRight w:val="0"/>
      <w:marTop w:val="0"/>
      <w:marBottom w:val="0"/>
      <w:divBdr>
        <w:top w:val="none" w:sz="0" w:space="0" w:color="auto"/>
        <w:left w:val="none" w:sz="0" w:space="0" w:color="auto"/>
        <w:bottom w:val="none" w:sz="0" w:space="0" w:color="auto"/>
        <w:right w:val="none" w:sz="0" w:space="0" w:color="auto"/>
      </w:divBdr>
    </w:div>
    <w:div w:id="127867855">
      <w:bodyDiv w:val="1"/>
      <w:marLeft w:val="0"/>
      <w:marRight w:val="0"/>
      <w:marTop w:val="0"/>
      <w:marBottom w:val="0"/>
      <w:divBdr>
        <w:top w:val="none" w:sz="0" w:space="0" w:color="auto"/>
        <w:left w:val="none" w:sz="0" w:space="0" w:color="auto"/>
        <w:bottom w:val="none" w:sz="0" w:space="0" w:color="auto"/>
        <w:right w:val="none" w:sz="0" w:space="0" w:color="auto"/>
      </w:divBdr>
    </w:div>
    <w:div w:id="129904662">
      <w:bodyDiv w:val="1"/>
      <w:marLeft w:val="0"/>
      <w:marRight w:val="0"/>
      <w:marTop w:val="0"/>
      <w:marBottom w:val="0"/>
      <w:divBdr>
        <w:top w:val="none" w:sz="0" w:space="0" w:color="auto"/>
        <w:left w:val="none" w:sz="0" w:space="0" w:color="auto"/>
        <w:bottom w:val="none" w:sz="0" w:space="0" w:color="auto"/>
        <w:right w:val="none" w:sz="0" w:space="0" w:color="auto"/>
      </w:divBdr>
    </w:div>
    <w:div w:id="133258635">
      <w:bodyDiv w:val="1"/>
      <w:marLeft w:val="0"/>
      <w:marRight w:val="0"/>
      <w:marTop w:val="0"/>
      <w:marBottom w:val="0"/>
      <w:divBdr>
        <w:top w:val="none" w:sz="0" w:space="0" w:color="auto"/>
        <w:left w:val="none" w:sz="0" w:space="0" w:color="auto"/>
        <w:bottom w:val="none" w:sz="0" w:space="0" w:color="auto"/>
        <w:right w:val="none" w:sz="0" w:space="0" w:color="auto"/>
      </w:divBdr>
    </w:div>
    <w:div w:id="137771146">
      <w:bodyDiv w:val="1"/>
      <w:marLeft w:val="0"/>
      <w:marRight w:val="0"/>
      <w:marTop w:val="0"/>
      <w:marBottom w:val="0"/>
      <w:divBdr>
        <w:top w:val="none" w:sz="0" w:space="0" w:color="auto"/>
        <w:left w:val="none" w:sz="0" w:space="0" w:color="auto"/>
        <w:bottom w:val="none" w:sz="0" w:space="0" w:color="auto"/>
        <w:right w:val="none" w:sz="0" w:space="0" w:color="auto"/>
      </w:divBdr>
    </w:div>
    <w:div w:id="145170125">
      <w:bodyDiv w:val="1"/>
      <w:marLeft w:val="0"/>
      <w:marRight w:val="0"/>
      <w:marTop w:val="0"/>
      <w:marBottom w:val="0"/>
      <w:divBdr>
        <w:top w:val="none" w:sz="0" w:space="0" w:color="auto"/>
        <w:left w:val="none" w:sz="0" w:space="0" w:color="auto"/>
        <w:bottom w:val="none" w:sz="0" w:space="0" w:color="auto"/>
        <w:right w:val="none" w:sz="0" w:space="0" w:color="auto"/>
      </w:divBdr>
    </w:div>
    <w:div w:id="146675927">
      <w:bodyDiv w:val="1"/>
      <w:marLeft w:val="0"/>
      <w:marRight w:val="0"/>
      <w:marTop w:val="0"/>
      <w:marBottom w:val="0"/>
      <w:divBdr>
        <w:top w:val="none" w:sz="0" w:space="0" w:color="auto"/>
        <w:left w:val="none" w:sz="0" w:space="0" w:color="auto"/>
        <w:bottom w:val="none" w:sz="0" w:space="0" w:color="auto"/>
        <w:right w:val="none" w:sz="0" w:space="0" w:color="auto"/>
      </w:divBdr>
    </w:div>
    <w:div w:id="146677823">
      <w:bodyDiv w:val="1"/>
      <w:marLeft w:val="0"/>
      <w:marRight w:val="0"/>
      <w:marTop w:val="0"/>
      <w:marBottom w:val="0"/>
      <w:divBdr>
        <w:top w:val="none" w:sz="0" w:space="0" w:color="auto"/>
        <w:left w:val="none" w:sz="0" w:space="0" w:color="auto"/>
        <w:bottom w:val="none" w:sz="0" w:space="0" w:color="auto"/>
        <w:right w:val="none" w:sz="0" w:space="0" w:color="auto"/>
      </w:divBdr>
    </w:div>
    <w:div w:id="154615998">
      <w:bodyDiv w:val="1"/>
      <w:marLeft w:val="0"/>
      <w:marRight w:val="0"/>
      <w:marTop w:val="0"/>
      <w:marBottom w:val="0"/>
      <w:divBdr>
        <w:top w:val="none" w:sz="0" w:space="0" w:color="auto"/>
        <w:left w:val="none" w:sz="0" w:space="0" w:color="auto"/>
        <w:bottom w:val="none" w:sz="0" w:space="0" w:color="auto"/>
        <w:right w:val="none" w:sz="0" w:space="0" w:color="auto"/>
      </w:divBdr>
    </w:div>
    <w:div w:id="156237989">
      <w:bodyDiv w:val="1"/>
      <w:marLeft w:val="0"/>
      <w:marRight w:val="0"/>
      <w:marTop w:val="0"/>
      <w:marBottom w:val="0"/>
      <w:divBdr>
        <w:top w:val="none" w:sz="0" w:space="0" w:color="auto"/>
        <w:left w:val="none" w:sz="0" w:space="0" w:color="auto"/>
        <w:bottom w:val="none" w:sz="0" w:space="0" w:color="auto"/>
        <w:right w:val="none" w:sz="0" w:space="0" w:color="auto"/>
      </w:divBdr>
    </w:div>
    <w:div w:id="158467518">
      <w:bodyDiv w:val="1"/>
      <w:marLeft w:val="0"/>
      <w:marRight w:val="0"/>
      <w:marTop w:val="0"/>
      <w:marBottom w:val="0"/>
      <w:divBdr>
        <w:top w:val="none" w:sz="0" w:space="0" w:color="auto"/>
        <w:left w:val="none" w:sz="0" w:space="0" w:color="auto"/>
        <w:bottom w:val="none" w:sz="0" w:space="0" w:color="auto"/>
        <w:right w:val="none" w:sz="0" w:space="0" w:color="auto"/>
      </w:divBdr>
    </w:div>
    <w:div w:id="160121967">
      <w:bodyDiv w:val="1"/>
      <w:marLeft w:val="0"/>
      <w:marRight w:val="0"/>
      <w:marTop w:val="0"/>
      <w:marBottom w:val="0"/>
      <w:divBdr>
        <w:top w:val="none" w:sz="0" w:space="0" w:color="auto"/>
        <w:left w:val="none" w:sz="0" w:space="0" w:color="auto"/>
        <w:bottom w:val="none" w:sz="0" w:space="0" w:color="auto"/>
        <w:right w:val="none" w:sz="0" w:space="0" w:color="auto"/>
      </w:divBdr>
    </w:div>
    <w:div w:id="161891890">
      <w:bodyDiv w:val="1"/>
      <w:marLeft w:val="0"/>
      <w:marRight w:val="0"/>
      <w:marTop w:val="0"/>
      <w:marBottom w:val="0"/>
      <w:divBdr>
        <w:top w:val="none" w:sz="0" w:space="0" w:color="auto"/>
        <w:left w:val="none" w:sz="0" w:space="0" w:color="auto"/>
        <w:bottom w:val="none" w:sz="0" w:space="0" w:color="auto"/>
        <w:right w:val="none" w:sz="0" w:space="0" w:color="auto"/>
      </w:divBdr>
    </w:div>
    <w:div w:id="166749878">
      <w:bodyDiv w:val="1"/>
      <w:marLeft w:val="0"/>
      <w:marRight w:val="0"/>
      <w:marTop w:val="0"/>
      <w:marBottom w:val="0"/>
      <w:divBdr>
        <w:top w:val="none" w:sz="0" w:space="0" w:color="auto"/>
        <w:left w:val="none" w:sz="0" w:space="0" w:color="auto"/>
        <w:bottom w:val="none" w:sz="0" w:space="0" w:color="auto"/>
        <w:right w:val="none" w:sz="0" w:space="0" w:color="auto"/>
      </w:divBdr>
    </w:div>
    <w:div w:id="169411121">
      <w:bodyDiv w:val="1"/>
      <w:marLeft w:val="0"/>
      <w:marRight w:val="0"/>
      <w:marTop w:val="0"/>
      <w:marBottom w:val="0"/>
      <w:divBdr>
        <w:top w:val="none" w:sz="0" w:space="0" w:color="auto"/>
        <w:left w:val="none" w:sz="0" w:space="0" w:color="auto"/>
        <w:bottom w:val="none" w:sz="0" w:space="0" w:color="auto"/>
        <w:right w:val="none" w:sz="0" w:space="0" w:color="auto"/>
      </w:divBdr>
    </w:div>
    <w:div w:id="170225931">
      <w:bodyDiv w:val="1"/>
      <w:marLeft w:val="0"/>
      <w:marRight w:val="0"/>
      <w:marTop w:val="0"/>
      <w:marBottom w:val="0"/>
      <w:divBdr>
        <w:top w:val="none" w:sz="0" w:space="0" w:color="auto"/>
        <w:left w:val="none" w:sz="0" w:space="0" w:color="auto"/>
        <w:bottom w:val="none" w:sz="0" w:space="0" w:color="auto"/>
        <w:right w:val="none" w:sz="0" w:space="0" w:color="auto"/>
      </w:divBdr>
    </w:div>
    <w:div w:id="173349280">
      <w:bodyDiv w:val="1"/>
      <w:marLeft w:val="0"/>
      <w:marRight w:val="0"/>
      <w:marTop w:val="0"/>
      <w:marBottom w:val="0"/>
      <w:divBdr>
        <w:top w:val="none" w:sz="0" w:space="0" w:color="auto"/>
        <w:left w:val="none" w:sz="0" w:space="0" w:color="auto"/>
        <w:bottom w:val="none" w:sz="0" w:space="0" w:color="auto"/>
        <w:right w:val="none" w:sz="0" w:space="0" w:color="auto"/>
      </w:divBdr>
    </w:div>
    <w:div w:id="173350192">
      <w:bodyDiv w:val="1"/>
      <w:marLeft w:val="0"/>
      <w:marRight w:val="0"/>
      <w:marTop w:val="0"/>
      <w:marBottom w:val="0"/>
      <w:divBdr>
        <w:top w:val="none" w:sz="0" w:space="0" w:color="auto"/>
        <w:left w:val="none" w:sz="0" w:space="0" w:color="auto"/>
        <w:bottom w:val="none" w:sz="0" w:space="0" w:color="auto"/>
        <w:right w:val="none" w:sz="0" w:space="0" w:color="auto"/>
      </w:divBdr>
    </w:div>
    <w:div w:id="175270718">
      <w:bodyDiv w:val="1"/>
      <w:marLeft w:val="0"/>
      <w:marRight w:val="0"/>
      <w:marTop w:val="0"/>
      <w:marBottom w:val="0"/>
      <w:divBdr>
        <w:top w:val="none" w:sz="0" w:space="0" w:color="auto"/>
        <w:left w:val="none" w:sz="0" w:space="0" w:color="auto"/>
        <w:bottom w:val="none" w:sz="0" w:space="0" w:color="auto"/>
        <w:right w:val="none" w:sz="0" w:space="0" w:color="auto"/>
      </w:divBdr>
    </w:div>
    <w:div w:id="175341014">
      <w:bodyDiv w:val="1"/>
      <w:marLeft w:val="0"/>
      <w:marRight w:val="0"/>
      <w:marTop w:val="0"/>
      <w:marBottom w:val="0"/>
      <w:divBdr>
        <w:top w:val="none" w:sz="0" w:space="0" w:color="auto"/>
        <w:left w:val="none" w:sz="0" w:space="0" w:color="auto"/>
        <w:bottom w:val="none" w:sz="0" w:space="0" w:color="auto"/>
        <w:right w:val="none" w:sz="0" w:space="0" w:color="auto"/>
      </w:divBdr>
    </w:div>
    <w:div w:id="180515788">
      <w:bodyDiv w:val="1"/>
      <w:marLeft w:val="0"/>
      <w:marRight w:val="0"/>
      <w:marTop w:val="0"/>
      <w:marBottom w:val="0"/>
      <w:divBdr>
        <w:top w:val="none" w:sz="0" w:space="0" w:color="auto"/>
        <w:left w:val="none" w:sz="0" w:space="0" w:color="auto"/>
        <w:bottom w:val="none" w:sz="0" w:space="0" w:color="auto"/>
        <w:right w:val="none" w:sz="0" w:space="0" w:color="auto"/>
      </w:divBdr>
    </w:div>
    <w:div w:id="182936505">
      <w:bodyDiv w:val="1"/>
      <w:marLeft w:val="0"/>
      <w:marRight w:val="0"/>
      <w:marTop w:val="0"/>
      <w:marBottom w:val="0"/>
      <w:divBdr>
        <w:top w:val="none" w:sz="0" w:space="0" w:color="auto"/>
        <w:left w:val="none" w:sz="0" w:space="0" w:color="auto"/>
        <w:bottom w:val="none" w:sz="0" w:space="0" w:color="auto"/>
        <w:right w:val="none" w:sz="0" w:space="0" w:color="auto"/>
      </w:divBdr>
    </w:div>
    <w:div w:id="183904122">
      <w:bodyDiv w:val="1"/>
      <w:marLeft w:val="0"/>
      <w:marRight w:val="0"/>
      <w:marTop w:val="0"/>
      <w:marBottom w:val="0"/>
      <w:divBdr>
        <w:top w:val="none" w:sz="0" w:space="0" w:color="auto"/>
        <w:left w:val="none" w:sz="0" w:space="0" w:color="auto"/>
        <w:bottom w:val="none" w:sz="0" w:space="0" w:color="auto"/>
        <w:right w:val="none" w:sz="0" w:space="0" w:color="auto"/>
      </w:divBdr>
    </w:div>
    <w:div w:id="184949783">
      <w:bodyDiv w:val="1"/>
      <w:marLeft w:val="0"/>
      <w:marRight w:val="0"/>
      <w:marTop w:val="0"/>
      <w:marBottom w:val="0"/>
      <w:divBdr>
        <w:top w:val="none" w:sz="0" w:space="0" w:color="auto"/>
        <w:left w:val="none" w:sz="0" w:space="0" w:color="auto"/>
        <w:bottom w:val="none" w:sz="0" w:space="0" w:color="auto"/>
        <w:right w:val="none" w:sz="0" w:space="0" w:color="auto"/>
      </w:divBdr>
    </w:div>
    <w:div w:id="187137929">
      <w:bodyDiv w:val="1"/>
      <w:marLeft w:val="0"/>
      <w:marRight w:val="0"/>
      <w:marTop w:val="0"/>
      <w:marBottom w:val="0"/>
      <w:divBdr>
        <w:top w:val="none" w:sz="0" w:space="0" w:color="auto"/>
        <w:left w:val="none" w:sz="0" w:space="0" w:color="auto"/>
        <w:bottom w:val="none" w:sz="0" w:space="0" w:color="auto"/>
        <w:right w:val="none" w:sz="0" w:space="0" w:color="auto"/>
      </w:divBdr>
    </w:div>
    <w:div w:id="190918810">
      <w:bodyDiv w:val="1"/>
      <w:marLeft w:val="0"/>
      <w:marRight w:val="0"/>
      <w:marTop w:val="0"/>
      <w:marBottom w:val="0"/>
      <w:divBdr>
        <w:top w:val="none" w:sz="0" w:space="0" w:color="auto"/>
        <w:left w:val="none" w:sz="0" w:space="0" w:color="auto"/>
        <w:bottom w:val="none" w:sz="0" w:space="0" w:color="auto"/>
        <w:right w:val="none" w:sz="0" w:space="0" w:color="auto"/>
      </w:divBdr>
    </w:div>
    <w:div w:id="194540949">
      <w:bodyDiv w:val="1"/>
      <w:marLeft w:val="0"/>
      <w:marRight w:val="0"/>
      <w:marTop w:val="0"/>
      <w:marBottom w:val="0"/>
      <w:divBdr>
        <w:top w:val="none" w:sz="0" w:space="0" w:color="auto"/>
        <w:left w:val="none" w:sz="0" w:space="0" w:color="auto"/>
        <w:bottom w:val="none" w:sz="0" w:space="0" w:color="auto"/>
        <w:right w:val="none" w:sz="0" w:space="0" w:color="auto"/>
      </w:divBdr>
    </w:div>
    <w:div w:id="196966860">
      <w:bodyDiv w:val="1"/>
      <w:marLeft w:val="0"/>
      <w:marRight w:val="0"/>
      <w:marTop w:val="0"/>
      <w:marBottom w:val="0"/>
      <w:divBdr>
        <w:top w:val="none" w:sz="0" w:space="0" w:color="auto"/>
        <w:left w:val="none" w:sz="0" w:space="0" w:color="auto"/>
        <w:bottom w:val="none" w:sz="0" w:space="0" w:color="auto"/>
        <w:right w:val="none" w:sz="0" w:space="0" w:color="auto"/>
      </w:divBdr>
    </w:div>
    <w:div w:id="198321755">
      <w:bodyDiv w:val="1"/>
      <w:marLeft w:val="0"/>
      <w:marRight w:val="0"/>
      <w:marTop w:val="0"/>
      <w:marBottom w:val="0"/>
      <w:divBdr>
        <w:top w:val="none" w:sz="0" w:space="0" w:color="auto"/>
        <w:left w:val="none" w:sz="0" w:space="0" w:color="auto"/>
        <w:bottom w:val="none" w:sz="0" w:space="0" w:color="auto"/>
        <w:right w:val="none" w:sz="0" w:space="0" w:color="auto"/>
      </w:divBdr>
    </w:div>
    <w:div w:id="198706662">
      <w:bodyDiv w:val="1"/>
      <w:marLeft w:val="0"/>
      <w:marRight w:val="0"/>
      <w:marTop w:val="0"/>
      <w:marBottom w:val="0"/>
      <w:divBdr>
        <w:top w:val="none" w:sz="0" w:space="0" w:color="auto"/>
        <w:left w:val="none" w:sz="0" w:space="0" w:color="auto"/>
        <w:bottom w:val="none" w:sz="0" w:space="0" w:color="auto"/>
        <w:right w:val="none" w:sz="0" w:space="0" w:color="auto"/>
      </w:divBdr>
    </w:div>
    <w:div w:id="198708316">
      <w:bodyDiv w:val="1"/>
      <w:marLeft w:val="0"/>
      <w:marRight w:val="0"/>
      <w:marTop w:val="0"/>
      <w:marBottom w:val="0"/>
      <w:divBdr>
        <w:top w:val="none" w:sz="0" w:space="0" w:color="auto"/>
        <w:left w:val="none" w:sz="0" w:space="0" w:color="auto"/>
        <w:bottom w:val="none" w:sz="0" w:space="0" w:color="auto"/>
        <w:right w:val="none" w:sz="0" w:space="0" w:color="auto"/>
      </w:divBdr>
    </w:div>
    <w:div w:id="198903939">
      <w:bodyDiv w:val="1"/>
      <w:marLeft w:val="0"/>
      <w:marRight w:val="0"/>
      <w:marTop w:val="0"/>
      <w:marBottom w:val="0"/>
      <w:divBdr>
        <w:top w:val="none" w:sz="0" w:space="0" w:color="auto"/>
        <w:left w:val="none" w:sz="0" w:space="0" w:color="auto"/>
        <w:bottom w:val="none" w:sz="0" w:space="0" w:color="auto"/>
        <w:right w:val="none" w:sz="0" w:space="0" w:color="auto"/>
      </w:divBdr>
    </w:div>
    <w:div w:id="202718914">
      <w:bodyDiv w:val="1"/>
      <w:marLeft w:val="0"/>
      <w:marRight w:val="0"/>
      <w:marTop w:val="0"/>
      <w:marBottom w:val="0"/>
      <w:divBdr>
        <w:top w:val="none" w:sz="0" w:space="0" w:color="auto"/>
        <w:left w:val="none" w:sz="0" w:space="0" w:color="auto"/>
        <w:bottom w:val="none" w:sz="0" w:space="0" w:color="auto"/>
        <w:right w:val="none" w:sz="0" w:space="0" w:color="auto"/>
      </w:divBdr>
    </w:div>
    <w:div w:id="208877423">
      <w:bodyDiv w:val="1"/>
      <w:marLeft w:val="0"/>
      <w:marRight w:val="0"/>
      <w:marTop w:val="0"/>
      <w:marBottom w:val="0"/>
      <w:divBdr>
        <w:top w:val="none" w:sz="0" w:space="0" w:color="auto"/>
        <w:left w:val="none" w:sz="0" w:space="0" w:color="auto"/>
        <w:bottom w:val="none" w:sz="0" w:space="0" w:color="auto"/>
        <w:right w:val="none" w:sz="0" w:space="0" w:color="auto"/>
      </w:divBdr>
    </w:div>
    <w:div w:id="209002141">
      <w:bodyDiv w:val="1"/>
      <w:marLeft w:val="0"/>
      <w:marRight w:val="0"/>
      <w:marTop w:val="0"/>
      <w:marBottom w:val="0"/>
      <w:divBdr>
        <w:top w:val="none" w:sz="0" w:space="0" w:color="auto"/>
        <w:left w:val="none" w:sz="0" w:space="0" w:color="auto"/>
        <w:bottom w:val="none" w:sz="0" w:space="0" w:color="auto"/>
        <w:right w:val="none" w:sz="0" w:space="0" w:color="auto"/>
      </w:divBdr>
    </w:div>
    <w:div w:id="209802656">
      <w:bodyDiv w:val="1"/>
      <w:marLeft w:val="0"/>
      <w:marRight w:val="0"/>
      <w:marTop w:val="0"/>
      <w:marBottom w:val="0"/>
      <w:divBdr>
        <w:top w:val="none" w:sz="0" w:space="0" w:color="auto"/>
        <w:left w:val="none" w:sz="0" w:space="0" w:color="auto"/>
        <w:bottom w:val="none" w:sz="0" w:space="0" w:color="auto"/>
        <w:right w:val="none" w:sz="0" w:space="0" w:color="auto"/>
      </w:divBdr>
    </w:div>
    <w:div w:id="216672302">
      <w:bodyDiv w:val="1"/>
      <w:marLeft w:val="0"/>
      <w:marRight w:val="0"/>
      <w:marTop w:val="0"/>
      <w:marBottom w:val="0"/>
      <w:divBdr>
        <w:top w:val="none" w:sz="0" w:space="0" w:color="auto"/>
        <w:left w:val="none" w:sz="0" w:space="0" w:color="auto"/>
        <w:bottom w:val="none" w:sz="0" w:space="0" w:color="auto"/>
        <w:right w:val="none" w:sz="0" w:space="0" w:color="auto"/>
      </w:divBdr>
    </w:div>
    <w:div w:id="218253760">
      <w:bodyDiv w:val="1"/>
      <w:marLeft w:val="0"/>
      <w:marRight w:val="0"/>
      <w:marTop w:val="0"/>
      <w:marBottom w:val="0"/>
      <w:divBdr>
        <w:top w:val="none" w:sz="0" w:space="0" w:color="auto"/>
        <w:left w:val="none" w:sz="0" w:space="0" w:color="auto"/>
        <w:bottom w:val="none" w:sz="0" w:space="0" w:color="auto"/>
        <w:right w:val="none" w:sz="0" w:space="0" w:color="auto"/>
      </w:divBdr>
    </w:div>
    <w:div w:id="218320107">
      <w:bodyDiv w:val="1"/>
      <w:marLeft w:val="0"/>
      <w:marRight w:val="0"/>
      <w:marTop w:val="0"/>
      <w:marBottom w:val="0"/>
      <w:divBdr>
        <w:top w:val="none" w:sz="0" w:space="0" w:color="auto"/>
        <w:left w:val="none" w:sz="0" w:space="0" w:color="auto"/>
        <w:bottom w:val="none" w:sz="0" w:space="0" w:color="auto"/>
        <w:right w:val="none" w:sz="0" w:space="0" w:color="auto"/>
      </w:divBdr>
    </w:div>
    <w:div w:id="220822855">
      <w:bodyDiv w:val="1"/>
      <w:marLeft w:val="0"/>
      <w:marRight w:val="0"/>
      <w:marTop w:val="0"/>
      <w:marBottom w:val="0"/>
      <w:divBdr>
        <w:top w:val="none" w:sz="0" w:space="0" w:color="auto"/>
        <w:left w:val="none" w:sz="0" w:space="0" w:color="auto"/>
        <w:bottom w:val="none" w:sz="0" w:space="0" w:color="auto"/>
        <w:right w:val="none" w:sz="0" w:space="0" w:color="auto"/>
      </w:divBdr>
    </w:div>
    <w:div w:id="221065870">
      <w:bodyDiv w:val="1"/>
      <w:marLeft w:val="0"/>
      <w:marRight w:val="0"/>
      <w:marTop w:val="0"/>
      <w:marBottom w:val="0"/>
      <w:divBdr>
        <w:top w:val="none" w:sz="0" w:space="0" w:color="auto"/>
        <w:left w:val="none" w:sz="0" w:space="0" w:color="auto"/>
        <w:bottom w:val="none" w:sz="0" w:space="0" w:color="auto"/>
        <w:right w:val="none" w:sz="0" w:space="0" w:color="auto"/>
      </w:divBdr>
    </w:div>
    <w:div w:id="221601289">
      <w:bodyDiv w:val="1"/>
      <w:marLeft w:val="0"/>
      <w:marRight w:val="0"/>
      <w:marTop w:val="0"/>
      <w:marBottom w:val="0"/>
      <w:divBdr>
        <w:top w:val="none" w:sz="0" w:space="0" w:color="auto"/>
        <w:left w:val="none" w:sz="0" w:space="0" w:color="auto"/>
        <w:bottom w:val="none" w:sz="0" w:space="0" w:color="auto"/>
        <w:right w:val="none" w:sz="0" w:space="0" w:color="auto"/>
      </w:divBdr>
    </w:div>
    <w:div w:id="221674633">
      <w:bodyDiv w:val="1"/>
      <w:marLeft w:val="0"/>
      <w:marRight w:val="0"/>
      <w:marTop w:val="0"/>
      <w:marBottom w:val="0"/>
      <w:divBdr>
        <w:top w:val="none" w:sz="0" w:space="0" w:color="auto"/>
        <w:left w:val="none" w:sz="0" w:space="0" w:color="auto"/>
        <w:bottom w:val="none" w:sz="0" w:space="0" w:color="auto"/>
        <w:right w:val="none" w:sz="0" w:space="0" w:color="auto"/>
      </w:divBdr>
    </w:div>
    <w:div w:id="225919253">
      <w:bodyDiv w:val="1"/>
      <w:marLeft w:val="0"/>
      <w:marRight w:val="0"/>
      <w:marTop w:val="0"/>
      <w:marBottom w:val="0"/>
      <w:divBdr>
        <w:top w:val="none" w:sz="0" w:space="0" w:color="auto"/>
        <w:left w:val="none" w:sz="0" w:space="0" w:color="auto"/>
        <w:bottom w:val="none" w:sz="0" w:space="0" w:color="auto"/>
        <w:right w:val="none" w:sz="0" w:space="0" w:color="auto"/>
      </w:divBdr>
    </w:div>
    <w:div w:id="226918151">
      <w:bodyDiv w:val="1"/>
      <w:marLeft w:val="0"/>
      <w:marRight w:val="0"/>
      <w:marTop w:val="0"/>
      <w:marBottom w:val="0"/>
      <w:divBdr>
        <w:top w:val="none" w:sz="0" w:space="0" w:color="auto"/>
        <w:left w:val="none" w:sz="0" w:space="0" w:color="auto"/>
        <w:bottom w:val="none" w:sz="0" w:space="0" w:color="auto"/>
        <w:right w:val="none" w:sz="0" w:space="0" w:color="auto"/>
      </w:divBdr>
    </w:div>
    <w:div w:id="234321735">
      <w:bodyDiv w:val="1"/>
      <w:marLeft w:val="0"/>
      <w:marRight w:val="0"/>
      <w:marTop w:val="0"/>
      <w:marBottom w:val="0"/>
      <w:divBdr>
        <w:top w:val="none" w:sz="0" w:space="0" w:color="auto"/>
        <w:left w:val="none" w:sz="0" w:space="0" w:color="auto"/>
        <w:bottom w:val="none" w:sz="0" w:space="0" w:color="auto"/>
        <w:right w:val="none" w:sz="0" w:space="0" w:color="auto"/>
      </w:divBdr>
    </w:div>
    <w:div w:id="239488576">
      <w:bodyDiv w:val="1"/>
      <w:marLeft w:val="0"/>
      <w:marRight w:val="0"/>
      <w:marTop w:val="0"/>
      <w:marBottom w:val="0"/>
      <w:divBdr>
        <w:top w:val="none" w:sz="0" w:space="0" w:color="auto"/>
        <w:left w:val="none" w:sz="0" w:space="0" w:color="auto"/>
        <w:bottom w:val="none" w:sz="0" w:space="0" w:color="auto"/>
        <w:right w:val="none" w:sz="0" w:space="0" w:color="auto"/>
      </w:divBdr>
    </w:div>
    <w:div w:id="242299183">
      <w:bodyDiv w:val="1"/>
      <w:marLeft w:val="0"/>
      <w:marRight w:val="0"/>
      <w:marTop w:val="0"/>
      <w:marBottom w:val="0"/>
      <w:divBdr>
        <w:top w:val="none" w:sz="0" w:space="0" w:color="auto"/>
        <w:left w:val="none" w:sz="0" w:space="0" w:color="auto"/>
        <w:bottom w:val="none" w:sz="0" w:space="0" w:color="auto"/>
        <w:right w:val="none" w:sz="0" w:space="0" w:color="auto"/>
      </w:divBdr>
    </w:div>
    <w:div w:id="249855074">
      <w:bodyDiv w:val="1"/>
      <w:marLeft w:val="0"/>
      <w:marRight w:val="0"/>
      <w:marTop w:val="0"/>
      <w:marBottom w:val="0"/>
      <w:divBdr>
        <w:top w:val="none" w:sz="0" w:space="0" w:color="auto"/>
        <w:left w:val="none" w:sz="0" w:space="0" w:color="auto"/>
        <w:bottom w:val="none" w:sz="0" w:space="0" w:color="auto"/>
        <w:right w:val="none" w:sz="0" w:space="0" w:color="auto"/>
      </w:divBdr>
    </w:div>
    <w:div w:id="253562853">
      <w:bodyDiv w:val="1"/>
      <w:marLeft w:val="0"/>
      <w:marRight w:val="0"/>
      <w:marTop w:val="0"/>
      <w:marBottom w:val="0"/>
      <w:divBdr>
        <w:top w:val="none" w:sz="0" w:space="0" w:color="auto"/>
        <w:left w:val="none" w:sz="0" w:space="0" w:color="auto"/>
        <w:bottom w:val="none" w:sz="0" w:space="0" w:color="auto"/>
        <w:right w:val="none" w:sz="0" w:space="0" w:color="auto"/>
      </w:divBdr>
    </w:div>
    <w:div w:id="256596261">
      <w:bodyDiv w:val="1"/>
      <w:marLeft w:val="0"/>
      <w:marRight w:val="0"/>
      <w:marTop w:val="0"/>
      <w:marBottom w:val="0"/>
      <w:divBdr>
        <w:top w:val="none" w:sz="0" w:space="0" w:color="auto"/>
        <w:left w:val="none" w:sz="0" w:space="0" w:color="auto"/>
        <w:bottom w:val="none" w:sz="0" w:space="0" w:color="auto"/>
        <w:right w:val="none" w:sz="0" w:space="0" w:color="auto"/>
      </w:divBdr>
    </w:div>
    <w:div w:id="257763298">
      <w:bodyDiv w:val="1"/>
      <w:marLeft w:val="0"/>
      <w:marRight w:val="0"/>
      <w:marTop w:val="0"/>
      <w:marBottom w:val="0"/>
      <w:divBdr>
        <w:top w:val="none" w:sz="0" w:space="0" w:color="auto"/>
        <w:left w:val="none" w:sz="0" w:space="0" w:color="auto"/>
        <w:bottom w:val="none" w:sz="0" w:space="0" w:color="auto"/>
        <w:right w:val="none" w:sz="0" w:space="0" w:color="auto"/>
      </w:divBdr>
    </w:div>
    <w:div w:id="257980041">
      <w:bodyDiv w:val="1"/>
      <w:marLeft w:val="0"/>
      <w:marRight w:val="0"/>
      <w:marTop w:val="0"/>
      <w:marBottom w:val="0"/>
      <w:divBdr>
        <w:top w:val="none" w:sz="0" w:space="0" w:color="auto"/>
        <w:left w:val="none" w:sz="0" w:space="0" w:color="auto"/>
        <w:bottom w:val="none" w:sz="0" w:space="0" w:color="auto"/>
        <w:right w:val="none" w:sz="0" w:space="0" w:color="auto"/>
      </w:divBdr>
    </w:div>
    <w:div w:id="262035762">
      <w:bodyDiv w:val="1"/>
      <w:marLeft w:val="0"/>
      <w:marRight w:val="0"/>
      <w:marTop w:val="0"/>
      <w:marBottom w:val="0"/>
      <w:divBdr>
        <w:top w:val="none" w:sz="0" w:space="0" w:color="auto"/>
        <w:left w:val="none" w:sz="0" w:space="0" w:color="auto"/>
        <w:bottom w:val="none" w:sz="0" w:space="0" w:color="auto"/>
        <w:right w:val="none" w:sz="0" w:space="0" w:color="auto"/>
      </w:divBdr>
    </w:div>
    <w:div w:id="263462901">
      <w:bodyDiv w:val="1"/>
      <w:marLeft w:val="0"/>
      <w:marRight w:val="0"/>
      <w:marTop w:val="0"/>
      <w:marBottom w:val="0"/>
      <w:divBdr>
        <w:top w:val="none" w:sz="0" w:space="0" w:color="auto"/>
        <w:left w:val="none" w:sz="0" w:space="0" w:color="auto"/>
        <w:bottom w:val="none" w:sz="0" w:space="0" w:color="auto"/>
        <w:right w:val="none" w:sz="0" w:space="0" w:color="auto"/>
      </w:divBdr>
    </w:div>
    <w:div w:id="266161350">
      <w:bodyDiv w:val="1"/>
      <w:marLeft w:val="0"/>
      <w:marRight w:val="0"/>
      <w:marTop w:val="0"/>
      <w:marBottom w:val="0"/>
      <w:divBdr>
        <w:top w:val="none" w:sz="0" w:space="0" w:color="auto"/>
        <w:left w:val="none" w:sz="0" w:space="0" w:color="auto"/>
        <w:bottom w:val="none" w:sz="0" w:space="0" w:color="auto"/>
        <w:right w:val="none" w:sz="0" w:space="0" w:color="auto"/>
      </w:divBdr>
    </w:div>
    <w:div w:id="269974715">
      <w:bodyDiv w:val="1"/>
      <w:marLeft w:val="0"/>
      <w:marRight w:val="0"/>
      <w:marTop w:val="0"/>
      <w:marBottom w:val="0"/>
      <w:divBdr>
        <w:top w:val="none" w:sz="0" w:space="0" w:color="auto"/>
        <w:left w:val="none" w:sz="0" w:space="0" w:color="auto"/>
        <w:bottom w:val="none" w:sz="0" w:space="0" w:color="auto"/>
        <w:right w:val="none" w:sz="0" w:space="0" w:color="auto"/>
      </w:divBdr>
    </w:div>
    <w:div w:id="270629829">
      <w:bodyDiv w:val="1"/>
      <w:marLeft w:val="0"/>
      <w:marRight w:val="0"/>
      <w:marTop w:val="0"/>
      <w:marBottom w:val="0"/>
      <w:divBdr>
        <w:top w:val="none" w:sz="0" w:space="0" w:color="auto"/>
        <w:left w:val="none" w:sz="0" w:space="0" w:color="auto"/>
        <w:bottom w:val="none" w:sz="0" w:space="0" w:color="auto"/>
        <w:right w:val="none" w:sz="0" w:space="0" w:color="auto"/>
      </w:divBdr>
    </w:div>
    <w:div w:id="271475263">
      <w:bodyDiv w:val="1"/>
      <w:marLeft w:val="0"/>
      <w:marRight w:val="0"/>
      <w:marTop w:val="0"/>
      <w:marBottom w:val="0"/>
      <w:divBdr>
        <w:top w:val="none" w:sz="0" w:space="0" w:color="auto"/>
        <w:left w:val="none" w:sz="0" w:space="0" w:color="auto"/>
        <w:bottom w:val="none" w:sz="0" w:space="0" w:color="auto"/>
        <w:right w:val="none" w:sz="0" w:space="0" w:color="auto"/>
      </w:divBdr>
    </w:div>
    <w:div w:id="271715520">
      <w:bodyDiv w:val="1"/>
      <w:marLeft w:val="0"/>
      <w:marRight w:val="0"/>
      <w:marTop w:val="0"/>
      <w:marBottom w:val="0"/>
      <w:divBdr>
        <w:top w:val="none" w:sz="0" w:space="0" w:color="auto"/>
        <w:left w:val="none" w:sz="0" w:space="0" w:color="auto"/>
        <w:bottom w:val="none" w:sz="0" w:space="0" w:color="auto"/>
        <w:right w:val="none" w:sz="0" w:space="0" w:color="auto"/>
      </w:divBdr>
    </w:div>
    <w:div w:id="274598042">
      <w:bodyDiv w:val="1"/>
      <w:marLeft w:val="0"/>
      <w:marRight w:val="0"/>
      <w:marTop w:val="0"/>
      <w:marBottom w:val="0"/>
      <w:divBdr>
        <w:top w:val="none" w:sz="0" w:space="0" w:color="auto"/>
        <w:left w:val="none" w:sz="0" w:space="0" w:color="auto"/>
        <w:bottom w:val="none" w:sz="0" w:space="0" w:color="auto"/>
        <w:right w:val="none" w:sz="0" w:space="0" w:color="auto"/>
      </w:divBdr>
    </w:div>
    <w:div w:id="275909968">
      <w:bodyDiv w:val="1"/>
      <w:marLeft w:val="0"/>
      <w:marRight w:val="0"/>
      <w:marTop w:val="0"/>
      <w:marBottom w:val="0"/>
      <w:divBdr>
        <w:top w:val="none" w:sz="0" w:space="0" w:color="auto"/>
        <w:left w:val="none" w:sz="0" w:space="0" w:color="auto"/>
        <w:bottom w:val="none" w:sz="0" w:space="0" w:color="auto"/>
        <w:right w:val="none" w:sz="0" w:space="0" w:color="auto"/>
      </w:divBdr>
    </w:div>
    <w:div w:id="276328290">
      <w:bodyDiv w:val="1"/>
      <w:marLeft w:val="0"/>
      <w:marRight w:val="0"/>
      <w:marTop w:val="0"/>
      <w:marBottom w:val="0"/>
      <w:divBdr>
        <w:top w:val="none" w:sz="0" w:space="0" w:color="auto"/>
        <w:left w:val="none" w:sz="0" w:space="0" w:color="auto"/>
        <w:bottom w:val="none" w:sz="0" w:space="0" w:color="auto"/>
        <w:right w:val="none" w:sz="0" w:space="0" w:color="auto"/>
      </w:divBdr>
    </w:div>
    <w:div w:id="277832149">
      <w:bodyDiv w:val="1"/>
      <w:marLeft w:val="0"/>
      <w:marRight w:val="0"/>
      <w:marTop w:val="0"/>
      <w:marBottom w:val="0"/>
      <w:divBdr>
        <w:top w:val="none" w:sz="0" w:space="0" w:color="auto"/>
        <w:left w:val="none" w:sz="0" w:space="0" w:color="auto"/>
        <w:bottom w:val="none" w:sz="0" w:space="0" w:color="auto"/>
        <w:right w:val="none" w:sz="0" w:space="0" w:color="auto"/>
      </w:divBdr>
    </w:div>
    <w:div w:id="283580563">
      <w:bodyDiv w:val="1"/>
      <w:marLeft w:val="0"/>
      <w:marRight w:val="0"/>
      <w:marTop w:val="0"/>
      <w:marBottom w:val="0"/>
      <w:divBdr>
        <w:top w:val="none" w:sz="0" w:space="0" w:color="auto"/>
        <w:left w:val="none" w:sz="0" w:space="0" w:color="auto"/>
        <w:bottom w:val="none" w:sz="0" w:space="0" w:color="auto"/>
        <w:right w:val="none" w:sz="0" w:space="0" w:color="auto"/>
      </w:divBdr>
    </w:div>
    <w:div w:id="283970378">
      <w:bodyDiv w:val="1"/>
      <w:marLeft w:val="0"/>
      <w:marRight w:val="0"/>
      <w:marTop w:val="0"/>
      <w:marBottom w:val="0"/>
      <w:divBdr>
        <w:top w:val="none" w:sz="0" w:space="0" w:color="auto"/>
        <w:left w:val="none" w:sz="0" w:space="0" w:color="auto"/>
        <w:bottom w:val="none" w:sz="0" w:space="0" w:color="auto"/>
        <w:right w:val="none" w:sz="0" w:space="0" w:color="auto"/>
      </w:divBdr>
    </w:div>
    <w:div w:id="286470249">
      <w:bodyDiv w:val="1"/>
      <w:marLeft w:val="0"/>
      <w:marRight w:val="0"/>
      <w:marTop w:val="0"/>
      <w:marBottom w:val="0"/>
      <w:divBdr>
        <w:top w:val="none" w:sz="0" w:space="0" w:color="auto"/>
        <w:left w:val="none" w:sz="0" w:space="0" w:color="auto"/>
        <w:bottom w:val="none" w:sz="0" w:space="0" w:color="auto"/>
        <w:right w:val="none" w:sz="0" w:space="0" w:color="auto"/>
      </w:divBdr>
    </w:div>
    <w:div w:id="289750181">
      <w:bodyDiv w:val="1"/>
      <w:marLeft w:val="0"/>
      <w:marRight w:val="0"/>
      <w:marTop w:val="0"/>
      <w:marBottom w:val="0"/>
      <w:divBdr>
        <w:top w:val="none" w:sz="0" w:space="0" w:color="auto"/>
        <w:left w:val="none" w:sz="0" w:space="0" w:color="auto"/>
        <w:bottom w:val="none" w:sz="0" w:space="0" w:color="auto"/>
        <w:right w:val="none" w:sz="0" w:space="0" w:color="auto"/>
      </w:divBdr>
    </w:div>
    <w:div w:id="290209917">
      <w:bodyDiv w:val="1"/>
      <w:marLeft w:val="0"/>
      <w:marRight w:val="0"/>
      <w:marTop w:val="0"/>
      <w:marBottom w:val="0"/>
      <w:divBdr>
        <w:top w:val="none" w:sz="0" w:space="0" w:color="auto"/>
        <w:left w:val="none" w:sz="0" w:space="0" w:color="auto"/>
        <w:bottom w:val="none" w:sz="0" w:space="0" w:color="auto"/>
        <w:right w:val="none" w:sz="0" w:space="0" w:color="auto"/>
      </w:divBdr>
    </w:div>
    <w:div w:id="292298779">
      <w:bodyDiv w:val="1"/>
      <w:marLeft w:val="0"/>
      <w:marRight w:val="0"/>
      <w:marTop w:val="0"/>
      <w:marBottom w:val="0"/>
      <w:divBdr>
        <w:top w:val="none" w:sz="0" w:space="0" w:color="auto"/>
        <w:left w:val="none" w:sz="0" w:space="0" w:color="auto"/>
        <w:bottom w:val="none" w:sz="0" w:space="0" w:color="auto"/>
        <w:right w:val="none" w:sz="0" w:space="0" w:color="auto"/>
      </w:divBdr>
    </w:div>
    <w:div w:id="292836297">
      <w:bodyDiv w:val="1"/>
      <w:marLeft w:val="0"/>
      <w:marRight w:val="0"/>
      <w:marTop w:val="0"/>
      <w:marBottom w:val="0"/>
      <w:divBdr>
        <w:top w:val="none" w:sz="0" w:space="0" w:color="auto"/>
        <w:left w:val="none" w:sz="0" w:space="0" w:color="auto"/>
        <w:bottom w:val="none" w:sz="0" w:space="0" w:color="auto"/>
        <w:right w:val="none" w:sz="0" w:space="0" w:color="auto"/>
      </w:divBdr>
    </w:div>
    <w:div w:id="293755353">
      <w:bodyDiv w:val="1"/>
      <w:marLeft w:val="0"/>
      <w:marRight w:val="0"/>
      <w:marTop w:val="0"/>
      <w:marBottom w:val="0"/>
      <w:divBdr>
        <w:top w:val="none" w:sz="0" w:space="0" w:color="auto"/>
        <w:left w:val="none" w:sz="0" w:space="0" w:color="auto"/>
        <w:bottom w:val="none" w:sz="0" w:space="0" w:color="auto"/>
        <w:right w:val="none" w:sz="0" w:space="0" w:color="auto"/>
      </w:divBdr>
    </w:div>
    <w:div w:id="297760697">
      <w:bodyDiv w:val="1"/>
      <w:marLeft w:val="0"/>
      <w:marRight w:val="0"/>
      <w:marTop w:val="0"/>
      <w:marBottom w:val="0"/>
      <w:divBdr>
        <w:top w:val="none" w:sz="0" w:space="0" w:color="auto"/>
        <w:left w:val="none" w:sz="0" w:space="0" w:color="auto"/>
        <w:bottom w:val="none" w:sz="0" w:space="0" w:color="auto"/>
        <w:right w:val="none" w:sz="0" w:space="0" w:color="auto"/>
      </w:divBdr>
    </w:div>
    <w:div w:id="302783163">
      <w:bodyDiv w:val="1"/>
      <w:marLeft w:val="0"/>
      <w:marRight w:val="0"/>
      <w:marTop w:val="0"/>
      <w:marBottom w:val="0"/>
      <w:divBdr>
        <w:top w:val="none" w:sz="0" w:space="0" w:color="auto"/>
        <w:left w:val="none" w:sz="0" w:space="0" w:color="auto"/>
        <w:bottom w:val="none" w:sz="0" w:space="0" w:color="auto"/>
        <w:right w:val="none" w:sz="0" w:space="0" w:color="auto"/>
      </w:divBdr>
    </w:div>
    <w:div w:id="304436899">
      <w:bodyDiv w:val="1"/>
      <w:marLeft w:val="0"/>
      <w:marRight w:val="0"/>
      <w:marTop w:val="0"/>
      <w:marBottom w:val="0"/>
      <w:divBdr>
        <w:top w:val="none" w:sz="0" w:space="0" w:color="auto"/>
        <w:left w:val="none" w:sz="0" w:space="0" w:color="auto"/>
        <w:bottom w:val="none" w:sz="0" w:space="0" w:color="auto"/>
        <w:right w:val="none" w:sz="0" w:space="0" w:color="auto"/>
      </w:divBdr>
    </w:div>
    <w:div w:id="307562096">
      <w:bodyDiv w:val="1"/>
      <w:marLeft w:val="0"/>
      <w:marRight w:val="0"/>
      <w:marTop w:val="0"/>
      <w:marBottom w:val="0"/>
      <w:divBdr>
        <w:top w:val="none" w:sz="0" w:space="0" w:color="auto"/>
        <w:left w:val="none" w:sz="0" w:space="0" w:color="auto"/>
        <w:bottom w:val="none" w:sz="0" w:space="0" w:color="auto"/>
        <w:right w:val="none" w:sz="0" w:space="0" w:color="auto"/>
      </w:divBdr>
    </w:div>
    <w:div w:id="308827021">
      <w:bodyDiv w:val="1"/>
      <w:marLeft w:val="0"/>
      <w:marRight w:val="0"/>
      <w:marTop w:val="0"/>
      <w:marBottom w:val="0"/>
      <w:divBdr>
        <w:top w:val="none" w:sz="0" w:space="0" w:color="auto"/>
        <w:left w:val="none" w:sz="0" w:space="0" w:color="auto"/>
        <w:bottom w:val="none" w:sz="0" w:space="0" w:color="auto"/>
        <w:right w:val="none" w:sz="0" w:space="0" w:color="auto"/>
      </w:divBdr>
    </w:div>
    <w:div w:id="309362148">
      <w:bodyDiv w:val="1"/>
      <w:marLeft w:val="0"/>
      <w:marRight w:val="0"/>
      <w:marTop w:val="0"/>
      <w:marBottom w:val="0"/>
      <w:divBdr>
        <w:top w:val="none" w:sz="0" w:space="0" w:color="auto"/>
        <w:left w:val="none" w:sz="0" w:space="0" w:color="auto"/>
        <w:bottom w:val="none" w:sz="0" w:space="0" w:color="auto"/>
        <w:right w:val="none" w:sz="0" w:space="0" w:color="auto"/>
      </w:divBdr>
    </w:div>
    <w:div w:id="309794796">
      <w:bodyDiv w:val="1"/>
      <w:marLeft w:val="0"/>
      <w:marRight w:val="0"/>
      <w:marTop w:val="0"/>
      <w:marBottom w:val="0"/>
      <w:divBdr>
        <w:top w:val="none" w:sz="0" w:space="0" w:color="auto"/>
        <w:left w:val="none" w:sz="0" w:space="0" w:color="auto"/>
        <w:bottom w:val="none" w:sz="0" w:space="0" w:color="auto"/>
        <w:right w:val="none" w:sz="0" w:space="0" w:color="auto"/>
      </w:divBdr>
    </w:div>
    <w:div w:id="313873740">
      <w:bodyDiv w:val="1"/>
      <w:marLeft w:val="0"/>
      <w:marRight w:val="0"/>
      <w:marTop w:val="0"/>
      <w:marBottom w:val="0"/>
      <w:divBdr>
        <w:top w:val="none" w:sz="0" w:space="0" w:color="auto"/>
        <w:left w:val="none" w:sz="0" w:space="0" w:color="auto"/>
        <w:bottom w:val="none" w:sz="0" w:space="0" w:color="auto"/>
        <w:right w:val="none" w:sz="0" w:space="0" w:color="auto"/>
      </w:divBdr>
    </w:div>
    <w:div w:id="317345813">
      <w:bodyDiv w:val="1"/>
      <w:marLeft w:val="0"/>
      <w:marRight w:val="0"/>
      <w:marTop w:val="0"/>
      <w:marBottom w:val="0"/>
      <w:divBdr>
        <w:top w:val="none" w:sz="0" w:space="0" w:color="auto"/>
        <w:left w:val="none" w:sz="0" w:space="0" w:color="auto"/>
        <w:bottom w:val="none" w:sz="0" w:space="0" w:color="auto"/>
        <w:right w:val="none" w:sz="0" w:space="0" w:color="auto"/>
      </w:divBdr>
    </w:div>
    <w:div w:id="319581122">
      <w:bodyDiv w:val="1"/>
      <w:marLeft w:val="0"/>
      <w:marRight w:val="0"/>
      <w:marTop w:val="0"/>
      <w:marBottom w:val="0"/>
      <w:divBdr>
        <w:top w:val="none" w:sz="0" w:space="0" w:color="auto"/>
        <w:left w:val="none" w:sz="0" w:space="0" w:color="auto"/>
        <w:bottom w:val="none" w:sz="0" w:space="0" w:color="auto"/>
        <w:right w:val="none" w:sz="0" w:space="0" w:color="auto"/>
      </w:divBdr>
    </w:div>
    <w:div w:id="321588928">
      <w:bodyDiv w:val="1"/>
      <w:marLeft w:val="0"/>
      <w:marRight w:val="0"/>
      <w:marTop w:val="0"/>
      <w:marBottom w:val="0"/>
      <w:divBdr>
        <w:top w:val="none" w:sz="0" w:space="0" w:color="auto"/>
        <w:left w:val="none" w:sz="0" w:space="0" w:color="auto"/>
        <w:bottom w:val="none" w:sz="0" w:space="0" w:color="auto"/>
        <w:right w:val="none" w:sz="0" w:space="0" w:color="auto"/>
      </w:divBdr>
    </w:div>
    <w:div w:id="323318114">
      <w:bodyDiv w:val="1"/>
      <w:marLeft w:val="0"/>
      <w:marRight w:val="0"/>
      <w:marTop w:val="0"/>
      <w:marBottom w:val="0"/>
      <w:divBdr>
        <w:top w:val="none" w:sz="0" w:space="0" w:color="auto"/>
        <w:left w:val="none" w:sz="0" w:space="0" w:color="auto"/>
        <w:bottom w:val="none" w:sz="0" w:space="0" w:color="auto"/>
        <w:right w:val="none" w:sz="0" w:space="0" w:color="auto"/>
      </w:divBdr>
    </w:div>
    <w:div w:id="325060593">
      <w:bodyDiv w:val="1"/>
      <w:marLeft w:val="0"/>
      <w:marRight w:val="0"/>
      <w:marTop w:val="0"/>
      <w:marBottom w:val="0"/>
      <w:divBdr>
        <w:top w:val="none" w:sz="0" w:space="0" w:color="auto"/>
        <w:left w:val="none" w:sz="0" w:space="0" w:color="auto"/>
        <w:bottom w:val="none" w:sz="0" w:space="0" w:color="auto"/>
        <w:right w:val="none" w:sz="0" w:space="0" w:color="auto"/>
      </w:divBdr>
    </w:div>
    <w:div w:id="325861035">
      <w:bodyDiv w:val="1"/>
      <w:marLeft w:val="0"/>
      <w:marRight w:val="0"/>
      <w:marTop w:val="0"/>
      <w:marBottom w:val="0"/>
      <w:divBdr>
        <w:top w:val="none" w:sz="0" w:space="0" w:color="auto"/>
        <w:left w:val="none" w:sz="0" w:space="0" w:color="auto"/>
        <w:bottom w:val="none" w:sz="0" w:space="0" w:color="auto"/>
        <w:right w:val="none" w:sz="0" w:space="0" w:color="auto"/>
      </w:divBdr>
    </w:div>
    <w:div w:id="328367061">
      <w:bodyDiv w:val="1"/>
      <w:marLeft w:val="0"/>
      <w:marRight w:val="0"/>
      <w:marTop w:val="0"/>
      <w:marBottom w:val="0"/>
      <w:divBdr>
        <w:top w:val="none" w:sz="0" w:space="0" w:color="auto"/>
        <w:left w:val="none" w:sz="0" w:space="0" w:color="auto"/>
        <w:bottom w:val="none" w:sz="0" w:space="0" w:color="auto"/>
        <w:right w:val="none" w:sz="0" w:space="0" w:color="auto"/>
      </w:divBdr>
    </w:div>
    <w:div w:id="329451699">
      <w:bodyDiv w:val="1"/>
      <w:marLeft w:val="0"/>
      <w:marRight w:val="0"/>
      <w:marTop w:val="0"/>
      <w:marBottom w:val="0"/>
      <w:divBdr>
        <w:top w:val="none" w:sz="0" w:space="0" w:color="auto"/>
        <w:left w:val="none" w:sz="0" w:space="0" w:color="auto"/>
        <w:bottom w:val="none" w:sz="0" w:space="0" w:color="auto"/>
        <w:right w:val="none" w:sz="0" w:space="0" w:color="auto"/>
      </w:divBdr>
    </w:div>
    <w:div w:id="337079814">
      <w:bodyDiv w:val="1"/>
      <w:marLeft w:val="0"/>
      <w:marRight w:val="0"/>
      <w:marTop w:val="0"/>
      <w:marBottom w:val="0"/>
      <w:divBdr>
        <w:top w:val="none" w:sz="0" w:space="0" w:color="auto"/>
        <w:left w:val="none" w:sz="0" w:space="0" w:color="auto"/>
        <w:bottom w:val="none" w:sz="0" w:space="0" w:color="auto"/>
        <w:right w:val="none" w:sz="0" w:space="0" w:color="auto"/>
      </w:divBdr>
    </w:div>
    <w:div w:id="339090241">
      <w:bodyDiv w:val="1"/>
      <w:marLeft w:val="0"/>
      <w:marRight w:val="0"/>
      <w:marTop w:val="0"/>
      <w:marBottom w:val="0"/>
      <w:divBdr>
        <w:top w:val="none" w:sz="0" w:space="0" w:color="auto"/>
        <w:left w:val="none" w:sz="0" w:space="0" w:color="auto"/>
        <w:bottom w:val="none" w:sz="0" w:space="0" w:color="auto"/>
        <w:right w:val="none" w:sz="0" w:space="0" w:color="auto"/>
      </w:divBdr>
    </w:div>
    <w:div w:id="340667386">
      <w:bodyDiv w:val="1"/>
      <w:marLeft w:val="0"/>
      <w:marRight w:val="0"/>
      <w:marTop w:val="0"/>
      <w:marBottom w:val="0"/>
      <w:divBdr>
        <w:top w:val="none" w:sz="0" w:space="0" w:color="auto"/>
        <w:left w:val="none" w:sz="0" w:space="0" w:color="auto"/>
        <w:bottom w:val="none" w:sz="0" w:space="0" w:color="auto"/>
        <w:right w:val="none" w:sz="0" w:space="0" w:color="auto"/>
      </w:divBdr>
    </w:div>
    <w:div w:id="342052526">
      <w:bodyDiv w:val="1"/>
      <w:marLeft w:val="0"/>
      <w:marRight w:val="0"/>
      <w:marTop w:val="0"/>
      <w:marBottom w:val="0"/>
      <w:divBdr>
        <w:top w:val="none" w:sz="0" w:space="0" w:color="auto"/>
        <w:left w:val="none" w:sz="0" w:space="0" w:color="auto"/>
        <w:bottom w:val="none" w:sz="0" w:space="0" w:color="auto"/>
        <w:right w:val="none" w:sz="0" w:space="0" w:color="auto"/>
      </w:divBdr>
    </w:div>
    <w:div w:id="345407205">
      <w:bodyDiv w:val="1"/>
      <w:marLeft w:val="0"/>
      <w:marRight w:val="0"/>
      <w:marTop w:val="0"/>
      <w:marBottom w:val="0"/>
      <w:divBdr>
        <w:top w:val="none" w:sz="0" w:space="0" w:color="auto"/>
        <w:left w:val="none" w:sz="0" w:space="0" w:color="auto"/>
        <w:bottom w:val="none" w:sz="0" w:space="0" w:color="auto"/>
        <w:right w:val="none" w:sz="0" w:space="0" w:color="auto"/>
      </w:divBdr>
    </w:div>
    <w:div w:id="350035317">
      <w:bodyDiv w:val="1"/>
      <w:marLeft w:val="0"/>
      <w:marRight w:val="0"/>
      <w:marTop w:val="0"/>
      <w:marBottom w:val="0"/>
      <w:divBdr>
        <w:top w:val="none" w:sz="0" w:space="0" w:color="auto"/>
        <w:left w:val="none" w:sz="0" w:space="0" w:color="auto"/>
        <w:bottom w:val="none" w:sz="0" w:space="0" w:color="auto"/>
        <w:right w:val="none" w:sz="0" w:space="0" w:color="auto"/>
      </w:divBdr>
    </w:div>
    <w:div w:id="356931362">
      <w:bodyDiv w:val="1"/>
      <w:marLeft w:val="0"/>
      <w:marRight w:val="0"/>
      <w:marTop w:val="0"/>
      <w:marBottom w:val="0"/>
      <w:divBdr>
        <w:top w:val="none" w:sz="0" w:space="0" w:color="auto"/>
        <w:left w:val="none" w:sz="0" w:space="0" w:color="auto"/>
        <w:bottom w:val="none" w:sz="0" w:space="0" w:color="auto"/>
        <w:right w:val="none" w:sz="0" w:space="0" w:color="auto"/>
      </w:divBdr>
    </w:div>
    <w:div w:id="365444610">
      <w:bodyDiv w:val="1"/>
      <w:marLeft w:val="0"/>
      <w:marRight w:val="0"/>
      <w:marTop w:val="0"/>
      <w:marBottom w:val="0"/>
      <w:divBdr>
        <w:top w:val="none" w:sz="0" w:space="0" w:color="auto"/>
        <w:left w:val="none" w:sz="0" w:space="0" w:color="auto"/>
        <w:bottom w:val="none" w:sz="0" w:space="0" w:color="auto"/>
        <w:right w:val="none" w:sz="0" w:space="0" w:color="auto"/>
      </w:divBdr>
    </w:div>
    <w:div w:id="374425617">
      <w:bodyDiv w:val="1"/>
      <w:marLeft w:val="0"/>
      <w:marRight w:val="0"/>
      <w:marTop w:val="0"/>
      <w:marBottom w:val="0"/>
      <w:divBdr>
        <w:top w:val="none" w:sz="0" w:space="0" w:color="auto"/>
        <w:left w:val="none" w:sz="0" w:space="0" w:color="auto"/>
        <w:bottom w:val="none" w:sz="0" w:space="0" w:color="auto"/>
        <w:right w:val="none" w:sz="0" w:space="0" w:color="auto"/>
      </w:divBdr>
    </w:div>
    <w:div w:id="379013754">
      <w:bodyDiv w:val="1"/>
      <w:marLeft w:val="0"/>
      <w:marRight w:val="0"/>
      <w:marTop w:val="0"/>
      <w:marBottom w:val="0"/>
      <w:divBdr>
        <w:top w:val="none" w:sz="0" w:space="0" w:color="auto"/>
        <w:left w:val="none" w:sz="0" w:space="0" w:color="auto"/>
        <w:bottom w:val="none" w:sz="0" w:space="0" w:color="auto"/>
        <w:right w:val="none" w:sz="0" w:space="0" w:color="auto"/>
      </w:divBdr>
    </w:div>
    <w:div w:id="382412650">
      <w:bodyDiv w:val="1"/>
      <w:marLeft w:val="0"/>
      <w:marRight w:val="0"/>
      <w:marTop w:val="0"/>
      <w:marBottom w:val="0"/>
      <w:divBdr>
        <w:top w:val="none" w:sz="0" w:space="0" w:color="auto"/>
        <w:left w:val="none" w:sz="0" w:space="0" w:color="auto"/>
        <w:bottom w:val="none" w:sz="0" w:space="0" w:color="auto"/>
        <w:right w:val="none" w:sz="0" w:space="0" w:color="auto"/>
      </w:divBdr>
    </w:div>
    <w:div w:id="382603867">
      <w:bodyDiv w:val="1"/>
      <w:marLeft w:val="0"/>
      <w:marRight w:val="0"/>
      <w:marTop w:val="0"/>
      <w:marBottom w:val="0"/>
      <w:divBdr>
        <w:top w:val="none" w:sz="0" w:space="0" w:color="auto"/>
        <w:left w:val="none" w:sz="0" w:space="0" w:color="auto"/>
        <w:bottom w:val="none" w:sz="0" w:space="0" w:color="auto"/>
        <w:right w:val="none" w:sz="0" w:space="0" w:color="auto"/>
      </w:divBdr>
    </w:div>
    <w:div w:id="383141732">
      <w:bodyDiv w:val="1"/>
      <w:marLeft w:val="0"/>
      <w:marRight w:val="0"/>
      <w:marTop w:val="0"/>
      <w:marBottom w:val="0"/>
      <w:divBdr>
        <w:top w:val="none" w:sz="0" w:space="0" w:color="auto"/>
        <w:left w:val="none" w:sz="0" w:space="0" w:color="auto"/>
        <w:bottom w:val="none" w:sz="0" w:space="0" w:color="auto"/>
        <w:right w:val="none" w:sz="0" w:space="0" w:color="auto"/>
      </w:divBdr>
    </w:div>
    <w:div w:id="385302292">
      <w:bodyDiv w:val="1"/>
      <w:marLeft w:val="0"/>
      <w:marRight w:val="0"/>
      <w:marTop w:val="0"/>
      <w:marBottom w:val="0"/>
      <w:divBdr>
        <w:top w:val="none" w:sz="0" w:space="0" w:color="auto"/>
        <w:left w:val="none" w:sz="0" w:space="0" w:color="auto"/>
        <w:bottom w:val="none" w:sz="0" w:space="0" w:color="auto"/>
        <w:right w:val="none" w:sz="0" w:space="0" w:color="auto"/>
      </w:divBdr>
    </w:div>
    <w:div w:id="398480915">
      <w:bodyDiv w:val="1"/>
      <w:marLeft w:val="0"/>
      <w:marRight w:val="0"/>
      <w:marTop w:val="0"/>
      <w:marBottom w:val="0"/>
      <w:divBdr>
        <w:top w:val="none" w:sz="0" w:space="0" w:color="auto"/>
        <w:left w:val="none" w:sz="0" w:space="0" w:color="auto"/>
        <w:bottom w:val="none" w:sz="0" w:space="0" w:color="auto"/>
        <w:right w:val="none" w:sz="0" w:space="0" w:color="auto"/>
      </w:divBdr>
    </w:div>
    <w:div w:id="400445501">
      <w:bodyDiv w:val="1"/>
      <w:marLeft w:val="0"/>
      <w:marRight w:val="0"/>
      <w:marTop w:val="0"/>
      <w:marBottom w:val="0"/>
      <w:divBdr>
        <w:top w:val="none" w:sz="0" w:space="0" w:color="auto"/>
        <w:left w:val="none" w:sz="0" w:space="0" w:color="auto"/>
        <w:bottom w:val="none" w:sz="0" w:space="0" w:color="auto"/>
        <w:right w:val="none" w:sz="0" w:space="0" w:color="auto"/>
      </w:divBdr>
    </w:div>
    <w:div w:id="403381564">
      <w:bodyDiv w:val="1"/>
      <w:marLeft w:val="0"/>
      <w:marRight w:val="0"/>
      <w:marTop w:val="0"/>
      <w:marBottom w:val="0"/>
      <w:divBdr>
        <w:top w:val="none" w:sz="0" w:space="0" w:color="auto"/>
        <w:left w:val="none" w:sz="0" w:space="0" w:color="auto"/>
        <w:bottom w:val="none" w:sz="0" w:space="0" w:color="auto"/>
        <w:right w:val="none" w:sz="0" w:space="0" w:color="auto"/>
      </w:divBdr>
    </w:div>
    <w:div w:id="412166699">
      <w:bodyDiv w:val="1"/>
      <w:marLeft w:val="0"/>
      <w:marRight w:val="0"/>
      <w:marTop w:val="0"/>
      <w:marBottom w:val="0"/>
      <w:divBdr>
        <w:top w:val="none" w:sz="0" w:space="0" w:color="auto"/>
        <w:left w:val="none" w:sz="0" w:space="0" w:color="auto"/>
        <w:bottom w:val="none" w:sz="0" w:space="0" w:color="auto"/>
        <w:right w:val="none" w:sz="0" w:space="0" w:color="auto"/>
      </w:divBdr>
    </w:div>
    <w:div w:id="414060574">
      <w:bodyDiv w:val="1"/>
      <w:marLeft w:val="0"/>
      <w:marRight w:val="0"/>
      <w:marTop w:val="0"/>
      <w:marBottom w:val="0"/>
      <w:divBdr>
        <w:top w:val="none" w:sz="0" w:space="0" w:color="auto"/>
        <w:left w:val="none" w:sz="0" w:space="0" w:color="auto"/>
        <w:bottom w:val="none" w:sz="0" w:space="0" w:color="auto"/>
        <w:right w:val="none" w:sz="0" w:space="0" w:color="auto"/>
      </w:divBdr>
    </w:div>
    <w:div w:id="418596320">
      <w:bodyDiv w:val="1"/>
      <w:marLeft w:val="0"/>
      <w:marRight w:val="0"/>
      <w:marTop w:val="0"/>
      <w:marBottom w:val="0"/>
      <w:divBdr>
        <w:top w:val="none" w:sz="0" w:space="0" w:color="auto"/>
        <w:left w:val="none" w:sz="0" w:space="0" w:color="auto"/>
        <w:bottom w:val="none" w:sz="0" w:space="0" w:color="auto"/>
        <w:right w:val="none" w:sz="0" w:space="0" w:color="auto"/>
      </w:divBdr>
    </w:div>
    <w:div w:id="420488850">
      <w:bodyDiv w:val="1"/>
      <w:marLeft w:val="0"/>
      <w:marRight w:val="0"/>
      <w:marTop w:val="0"/>
      <w:marBottom w:val="0"/>
      <w:divBdr>
        <w:top w:val="none" w:sz="0" w:space="0" w:color="auto"/>
        <w:left w:val="none" w:sz="0" w:space="0" w:color="auto"/>
        <w:bottom w:val="none" w:sz="0" w:space="0" w:color="auto"/>
        <w:right w:val="none" w:sz="0" w:space="0" w:color="auto"/>
      </w:divBdr>
    </w:div>
    <w:div w:id="424226947">
      <w:bodyDiv w:val="1"/>
      <w:marLeft w:val="0"/>
      <w:marRight w:val="0"/>
      <w:marTop w:val="0"/>
      <w:marBottom w:val="0"/>
      <w:divBdr>
        <w:top w:val="none" w:sz="0" w:space="0" w:color="auto"/>
        <w:left w:val="none" w:sz="0" w:space="0" w:color="auto"/>
        <w:bottom w:val="none" w:sz="0" w:space="0" w:color="auto"/>
        <w:right w:val="none" w:sz="0" w:space="0" w:color="auto"/>
      </w:divBdr>
    </w:div>
    <w:div w:id="429738829">
      <w:bodyDiv w:val="1"/>
      <w:marLeft w:val="0"/>
      <w:marRight w:val="0"/>
      <w:marTop w:val="0"/>
      <w:marBottom w:val="0"/>
      <w:divBdr>
        <w:top w:val="none" w:sz="0" w:space="0" w:color="auto"/>
        <w:left w:val="none" w:sz="0" w:space="0" w:color="auto"/>
        <w:bottom w:val="none" w:sz="0" w:space="0" w:color="auto"/>
        <w:right w:val="none" w:sz="0" w:space="0" w:color="auto"/>
      </w:divBdr>
    </w:div>
    <w:div w:id="432557338">
      <w:bodyDiv w:val="1"/>
      <w:marLeft w:val="0"/>
      <w:marRight w:val="0"/>
      <w:marTop w:val="0"/>
      <w:marBottom w:val="0"/>
      <w:divBdr>
        <w:top w:val="none" w:sz="0" w:space="0" w:color="auto"/>
        <w:left w:val="none" w:sz="0" w:space="0" w:color="auto"/>
        <w:bottom w:val="none" w:sz="0" w:space="0" w:color="auto"/>
        <w:right w:val="none" w:sz="0" w:space="0" w:color="auto"/>
      </w:divBdr>
    </w:div>
    <w:div w:id="434446280">
      <w:bodyDiv w:val="1"/>
      <w:marLeft w:val="0"/>
      <w:marRight w:val="0"/>
      <w:marTop w:val="0"/>
      <w:marBottom w:val="0"/>
      <w:divBdr>
        <w:top w:val="none" w:sz="0" w:space="0" w:color="auto"/>
        <w:left w:val="none" w:sz="0" w:space="0" w:color="auto"/>
        <w:bottom w:val="none" w:sz="0" w:space="0" w:color="auto"/>
        <w:right w:val="none" w:sz="0" w:space="0" w:color="auto"/>
      </w:divBdr>
    </w:div>
    <w:div w:id="436292728">
      <w:bodyDiv w:val="1"/>
      <w:marLeft w:val="0"/>
      <w:marRight w:val="0"/>
      <w:marTop w:val="0"/>
      <w:marBottom w:val="0"/>
      <w:divBdr>
        <w:top w:val="none" w:sz="0" w:space="0" w:color="auto"/>
        <w:left w:val="none" w:sz="0" w:space="0" w:color="auto"/>
        <w:bottom w:val="none" w:sz="0" w:space="0" w:color="auto"/>
        <w:right w:val="none" w:sz="0" w:space="0" w:color="auto"/>
      </w:divBdr>
    </w:div>
    <w:div w:id="436684603">
      <w:bodyDiv w:val="1"/>
      <w:marLeft w:val="0"/>
      <w:marRight w:val="0"/>
      <w:marTop w:val="0"/>
      <w:marBottom w:val="0"/>
      <w:divBdr>
        <w:top w:val="none" w:sz="0" w:space="0" w:color="auto"/>
        <w:left w:val="none" w:sz="0" w:space="0" w:color="auto"/>
        <w:bottom w:val="none" w:sz="0" w:space="0" w:color="auto"/>
        <w:right w:val="none" w:sz="0" w:space="0" w:color="auto"/>
      </w:divBdr>
    </w:div>
    <w:div w:id="436995033">
      <w:bodyDiv w:val="1"/>
      <w:marLeft w:val="0"/>
      <w:marRight w:val="0"/>
      <w:marTop w:val="0"/>
      <w:marBottom w:val="0"/>
      <w:divBdr>
        <w:top w:val="none" w:sz="0" w:space="0" w:color="auto"/>
        <w:left w:val="none" w:sz="0" w:space="0" w:color="auto"/>
        <w:bottom w:val="none" w:sz="0" w:space="0" w:color="auto"/>
        <w:right w:val="none" w:sz="0" w:space="0" w:color="auto"/>
      </w:divBdr>
    </w:div>
    <w:div w:id="437260648">
      <w:bodyDiv w:val="1"/>
      <w:marLeft w:val="0"/>
      <w:marRight w:val="0"/>
      <w:marTop w:val="0"/>
      <w:marBottom w:val="0"/>
      <w:divBdr>
        <w:top w:val="none" w:sz="0" w:space="0" w:color="auto"/>
        <w:left w:val="none" w:sz="0" w:space="0" w:color="auto"/>
        <w:bottom w:val="none" w:sz="0" w:space="0" w:color="auto"/>
        <w:right w:val="none" w:sz="0" w:space="0" w:color="auto"/>
      </w:divBdr>
    </w:div>
    <w:div w:id="442579286">
      <w:bodyDiv w:val="1"/>
      <w:marLeft w:val="0"/>
      <w:marRight w:val="0"/>
      <w:marTop w:val="0"/>
      <w:marBottom w:val="0"/>
      <w:divBdr>
        <w:top w:val="none" w:sz="0" w:space="0" w:color="auto"/>
        <w:left w:val="none" w:sz="0" w:space="0" w:color="auto"/>
        <w:bottom w:val="none" w:sz="0" w:space="0" w:color="auto"/>
        <w:right w:val="none" w:sz="0" w:space="0" w:color="auto"/>
      </w:divBdr>
    </w:div>
    <w:div w:id="447354420">
      <w:bodyDiv w:val="1"/>
      <w:marLeft w:val="0"/>
      <w:marRight w:val="0"/>
      <w:marTop w:val="0"/>
      <w:marBottom w:val="0"/>
      <w:divBdr>
        <w:top w:val="none" w:sz="0" w:space="0" w:color="auto"/>
        <w:left w:val="none" w:sz="0" w:space="0" w:color="auto"/>
        <w:bottom w:val="none" w:sz="0" w:space="0" w:color="auto"/>
        <w:right w:val="none" w:sz="0" w:space="0" w:color="auto"/>
      </w:divBdr>
    </w:div>
    <w:div w:id="451821769">
      <w:bodyDiv w:val="1"/>
      <w:marLeft w:val="0"/>
      <w:marRight w:val="0"/>
      <w:marTop w:val="0"/>
      <w:marBottom w:val="0"/>
      <w:divBdr>
        <w:top w:val="none" w:sz="0" w:space="0" w:color="auto"/>
        <w:left w:val="none" w:sz="0" w:space="0" w:color="auto"/>
        <w:bottom w:val="none" w:sz="0" w:space="0" w:color="auto"/>
        <w:right w:val="none" w:sz="0" w:space="0" w:color="auto"/>
      </w:divBdr>
    </w:div>
    <w:div w:id="452939941">
      <w:bodyDiv w:val="1"/>
      <w:marLeft w:val="0"/>
      <w:marRight w:val="0"/>
      <w:marTop w:val="0"/>
      <w:marBottom w:val="0"/>
      <w:divBdr>
        <w:top w:val="none" w:sz="0" w:space="0" w:color="auto"/>
        <w:left w:val="none" w:sz="0" w:space="0" w:color="auto"/>
        <w:bottom w:val="none" w:sz="0" w:space="0" w:color="auto"/>
        <w:right w:val="none" w:sz="0" w:space="0" w:color="auto"/>
      </w:divBdr>
    </w:div>
    <w:div w:id="454057474">
      <w:bodyDiv w:val="1"/>
      <w:marLeft w:val="0"/>
      <w:marRight w:val="0"/>
      <w:marTop w:val="0"/>
      <w:marBottom w:val="0"/>
      <w:divBdr>
        <w:top w:val="none" w:sz="0" w:space="0" w:color="auto"/>
        <w:left w:val="none" w:sz="0" w:space="0" w:color="auto"/>
        <w:bottom w:val="none" w:sz="0" w:space="0" w:color="auto"/>
        <w:right w:val="none" w:sz="0" w:space="0" w:color="auto"/>
      </w:divBdr>
    </w:div>
    <w:div w:id="455758367">
      <w:bodyDiv w:val="1"/>
      <w:marLeft w:val="0"/>
      <w:marRight w:val="0"/>
      <w:marTop w:val="0"/>
      <w:marBottom w:val="0"/>
      <w:divBdr>
        <w:top w:val="none" w:sz="0" w:space="0" w:color="auto"/>
        <w:left w:val="none" w:sz="0" w:space="0" w:color="auto"/>
        <w:bottom w:val="none" w:sz="0" w:space="0" w:color="auto"/>
        <w:right w:val="none" w:sz="0" w:space="0" w:color="auto"/>
      </w:divBdr>
    </w:div>
    <w:div w:id="459495417">
      <w:bodyDiv w:val="1"/>
      <w:marLeft w:val="0"/>
      <w:marRight w:val="0"/>
      <w:marTop w:val="0"/>
      <w:marBottom w:val="0"/>
      <w:divBdr>
        <w:top w:val="none" w:sz="0" w:space="0" w:color="auto"/>
        <w:left w:val="none" w:sz="0" w:space="0" w:color="auto"/>
        <w:bottom w:val="none" w:sz="0" w:space="0" w:color="auto"/>
        <w:right w:val="none" w:sz="0" w:space="0" w:color="auto"/>
      </w:divBdr>
    </w:div>
    <w:div w:id="461384819">
      <w:bodyDiv w:val="1"/>
      <w:marLeft w:val="0"/>
      <w:marRight w:val="0"/>
      <w:marTop w:val="0"/>
      <w:marBottom w:val="0"/>
      <w:divBdr>
        <w:top w:val="none" w:sz="0" w:space="0" w:color="auto"/>
        <w:left w:val="none" w:sz="0" w:space="0" w:color="auto"/>
        <w:bottom w:val="none" w:sz="0" w:space="0" w:color="auto"/>
        <w:right w:val="none" w:sz="0" w:space="0" w:color="auto"/>
      </w:divBdr>
    </w:div>
    <w:div w:id="463887614">
      <w:bodyDiv w:val="1"/>
      <w:marLeft w:val="0"/>
      <w:marRight w:val="0"/>
      <w:marTop w:val="0"/>
      <w:marBottom w:val="0"/>
      <w:divBdr>
        <w:top w:val="none" w:sz="0" w:space="0" w:color="auto"/>
        <w:left w:val="none" w:sz="0" w:space="0" w:color="auto"/>
        <w:bottom w:val="none" w:sz="0" w:space="0" w:color="auto"/>
        <w:right w:val="none" w:sz="0" w:space="0" w:color="auto"/>
      </w:divBdr>
    </w:div>
    <w:div w:id="464323817">
      <w:bodyDiv w:val="1"/>
      <w:marLeft w:val="0"/>
      <w:marRight w:val="0"/>
      <w:marTop w:val="0"/>
      <w:marBottom w:val="0"/>
      <w:divBdr>
        <w:top w:val="none" w:sz="0" w:space="0" w:color="auto"/>
        <w:left w:val="none" w:sz="0" w:space="0" w:color="auto"/>
        <w:bottom w:val="none" w:sz="0" w:space="0" w:color="auto"/>
        <w:right w:val="none" w:sz="0" w:space="0" w:color="auto"/>
      </w:divBdr>
    </w:div>
    <w:div w:id="468402070">
      <w:bodyDiv w:val="1"/>
      <w:marLeft w:val="0"/>
      <w:marRight w:val="0"/>
      <w:marTop w:val="0"/>
      <w:marBottom w:val="0"/>
      <w:divBdr>
        <w:top w:val="none" w:sz="0" w:space="0" w:color="auto"/>
        <w:left w:val="none" w:sz="0" w:space="0" w:color="auto"/>
        <w:bottom w:val="none" w:sz="0" w:space="0" w:color="auto"/>
        <w:right w:val="none" w:sz="0" w:space="0" w:color="auto"/>
      </w:divBdr>
    </w:div>
    <w:div w:id="471025516">
      <w:bodyDiv w:val="1"/>
      <w:marLeft w:val="0"/>
      <w:marRight w:val="0"/>
      <w:marTop w:val="0"/>
      <w:marBottom w:val="0"/>
      <w:divBdr>
        <w:top w:val="none" w:sz="0" w:space="0" w:color="auto"/>
        <w:left w:val="none" w:sz="0" w:space="0" w:color="auto"/>
        <w:bottom w:val="none" w:sz="0" w:space="0" w:color="auto"/>
        <w:right w:val="none" w:sz="0" w:space="0" w:color="auto"/>
      </w:divBdr>
    </w:div>
    <w:div w:id="476537795">
      <w:bodyDiv w:val="1"/>
      <w:marLeft w:val="0"/>
      <w:marRight w:val="0"/>
      <w:marTop w:val="0"/>
      <w:marBottom w:val="0"/>
      <w:divBdr>
        <w:top w:val="none" w:sz="0" w:space="0" w:color="auto"/>
        <w:left w:val="none" w:sz="0" w:space="0" w:color="auto"/>
        <w:bottom w:val="none" w:sz="0" w:space="0" w:color="auto"/>
        <w:right w:val="none" w:sz="0" w:space="0" w:color="auto"/>
      </w:divBdr>
    </w:div>
    <w:div w:id="477920145">
      <w:bodyDiv w:val="1"/>
      <w:marLeft w:val="0"/>
      <w:marRight w:val="0"/>
      <w:marTop w:val="0"/>
      <w:marBottom w:val="0"/>
      <w:divBdr>
        <w:top w:val="none" w:sz="0" w:space="0" w:color="auto"/>
        <w:left w:val="none" w:sz="0" w:space="0" w:color="auto"/>
        <w:bottom w:val="none" w:sz="0" w:space="0" w:color="auto"/>
        <w:right w:val="none" w:sz="0" w:space="0" w:color="auto"/>
      </w:divBdr>
    </w:div>
    <w:div w:id="482435484">
      <w:bodyDiv w:val="1"/>
      <w:marLeft w:val="0"/>
      <w:marRight w:val="0"/>
      <w:marTop w:val="0"/>
      <w:marBottom w:val="0"/>
      <w:divBdr>
        <w:top w:val="none" w:sz="0" w:space="0" w:color="auto"/>
        <w:left w:val="none" w:sz="0" w:space="0" w:color="auto"/>
        <w:bottom w:val="none" w:sz="0" w:space="0" w:color="auto"/>
        <w:right w:val="none" w:sz="0" w:space="0" w:color="auto"/>
      </w:divBdr>
    </w:div>
    <w:div w:id="482745290">
      <w:bodyDiv w:val="1"/>
      <w:marLeft w:val="0"/>
      <w:marRight w:val="0"/>
      <w:marTop w:val="0"/>
      <w:marBottom w:val="0"/>
      <w:divBdr>
        <w:top w:val="none" w:sz="0" w:space="0" w:color="auto"/>
        <w:left w:val="none" w:sz="0" w:space="0" w:color="auto"/>
        <w:bottom w:val="none" w:sz="0" w:space="0" w:color="auto"/>
        <w:right w:val="none" w:sz="0" w:space="0" w:color="auto"/>
      </w:divBdr>
    </w:div>
    <w:div w:id="483543658">
      <w:bodyDiv w:val="1"/>
      <w:marLeft w:val="0"/>
      <w:marRight w:val="0"/>
      <w:marTop w:val="0"/>
      <w:marBottom w:val="0"/>
      <w:divBdr>
        <w:top w:val="none" w:sz="0" w:space="0" w:color="auto"/>
        <w:left w:val="none" w:sz="0" w:space="0" w:color="auto"/>
        <w:bottom w:val="none" w:sz="0" w:space="0" w:color="auto"/>
        <w:right w:val="none" w:sz="0" w:space="0" w:color="auto"/>
      </w:divBdr>
    </w:div>
    <w:div w:id="483545724">
      <w:bodyDiv w:val="1"/>
      <w:marLeft w:val="0"/>
      <w:marRight w:val="0"/>
      <w:marTop w:val="0"/>
      <w:marBottom w:val="0"/>
      <w:divBdr>
        <w:top w:val="none" w:sz="0" w:space="0" w:color="auto"/>
        <w:left w:val="none" w:sz="0" w:space="0" w:color="auto"/>
        <w:bottom w:val="none" w:sz="0" w:space="0" w:color="auto"/>
        <w:right w:val="none" w:sz="0" w:space="0" w:color="auto"/>
      </w:divBdr>
    </w:div>
    <w:div w:id="483740688">
      <w:bodyDiv w:val="1"/>
      <w:marLeft w:val="0"/>
      <w:marRight w:val="0"/>
      <w:marTop w:val="0"/>
      <w:marBottom w:val="0"/>
      <w:divBdr>
        <w:top w:val="none" w:sz="0" w:space="0" w:color="auto"/>
        <w:left w:val="none" w:sz="0" w:space="0" w:color="auto"/>
        <w:bottom w:val="none" w:sz="0" w:space="0" w:color="auto"/>
        <w:right w:val="none" w:sz="0" w:space="0" w:color="auto"/>
      </w:divBdr>
    </w:div>
    <w:div w:id="485363643">
      <w:bodyDiv w:val="1"/>
      <w:marLeft w:val="0"/>
      <w:marRight w:val="0"/>
      <w:marTop w:val="0"/>
      <w:marBottom w:val="0"/>
      <w:divBdr>
        <w:top w:val="none" w:sz="0" w:space="0" w:color="auto"/>
        <w:left w:val="none" w:sz="0" w:space="0" w:color="auto"/>
        <w:bottom w:val="none" w:sz="0" w:space="0" w:color="auto"/>
        <w:right w:val="none" w:sz="0" w:space="0" w:color="auto"/>
      </w:divBdr>
    </w:div>
    <w:div w:id="485516454">
      <w:bodyDiv w:val="1"/>
      <w:marLeft w:val="0"/>
      <w:marRight w:val="0"/>
      <w:marTop w:val="0"/>
      <w:marBottom w:val="0"/>
      <w:divBdr>
        <w:top w:val="none" w:sz="0" w:space="0" w:color="auto"/>
        <w:left w:val="none" w:sz="0" w:space="0" w:color="auto"/>
        <w:bottom w:val="none" w:sz="0" w:space="0" w:color="auto"/>
        <w:right w:val="none" w:sz="0" w:space="0" w:color="auto"/>
      </w:divBdr>
    </w:div>
    <w:div w:id="489367555">
      <w:bodyDiv w:val="1"/>
      <w:marLeft w:val="0"/>
      <w:marRight w:val="0"/>
      <w:marTop w:val="0"/>
      <w:marBottom w:val="0"/>
      <w:divBdr>
        <w:top w:val="none" w:sz="0" w:space="0" w:color="auto"/>
        <w:left w:val="none" w:sz="0" w:space="0" w:color="auto"/>
        <w:bottom w:val="none" w:sz="0" w:space="0" w:color="auto"/>
        <w:right w:val="none" w:sz="0" w:space="0" w:color="auto"/>
      </w:divBdr>
    </w:div>
    <w:div w:id="489903063">
      <w:bodyDiv w:val="1"/>
      <w:marLeft w:val="0"/>
      <w:marRight w:val="0"/>
      <w:marTop w:val="0"/>
      <w:marBottom w:val="0"/>
      <w:divBdr>
        <w:top w:val="none" w:sz="0" w:space="0" w:color="auto"/>
        <w:left w:val="none" w:sz="0" w:space="0" w:color="auto"/>
        <w:bottom w:val="none" w:sz="0" w:space="0" w:color="auto"/>
        <w:right w:val="none" w:sz="0" w:space="0" w:color="auto"/>
      </w:divBdr>
    </w:div>
    <w:div w:id="490564834">
      <w:bodyDiv w:val="1"/>
      <w:marLeft w:val="0"/>
      <w:marRight w:val="0"/>
      <w:marTop w:val="0"/>
      <w:marBottom w:val="0"/>
      <w:divBdr>
        <w:top w:val="none" w:sz="0" w:space="0" w:color="auto"/>
        <w:left w:val="none" w:sz="0" w:space="0" w:color="auto"/>
        <w:bottom w:val="none" w:sz="0" w:space="0" w:color="auto"/>
        <w:right w:val="none" w:sz="0" w:space="0" w:color="auto"/>
      </w:divBdr>
    </w:div>
    <w:div w:id="490683936">
      <w:bodyDiv w:val="1"/>
      <w:marLeft w:val="0"/>
      <w:marRight w:val="0"/>
      <w:marTop w:val="0"/>
      <w:marBottom w:val="0"/>
      <w:divBdr>
        <w:top w:val="none" w:sz="0" w:space="0" w:color="auto"/>
        <w:left w:val="none" w:sz="0" w:space="0" w:color="auto"/>
        <w:bottom w:val="none" w:sz="0" w:space="0" w:color="auto"/>
        <w:right w:val="none" w:sz="0" w:space="0" w:color="auto"/>
      </w:divBdr>
    </w:div>
    <w:div w:id="492768069">
      <w:bodyDiv w:val="1"/>
      <w:marLeft w:val="0"/>
      <w:marRight w:val="0"/>
      <w:marTop w:val="0"/>
      <w:marBottom w:val="0"/>
      <w:divBdr>
        <w:top w:val="none" w:sz="0" w:space="0" w:color="auto"/>
        <w:left w:val="none" w:sz="0" w:space="0" w:color="auto"/>
        <w:bottom w:val="none" w:sz="0" w:space="0" w:color="auto"/>
        <w:right w:val="none" w:sz="0" w:space="0" w:color="auto"/>
      </w:divBdr>
    </w:div>
    <w:div w:id="494028737">
      <w:bodyDiv w:val="1"/>
      <w:marLeft w:val="0"/>
      <w:marRight w:val="0"/>
      <w:marTop w:val="0"/>
      <w:marBottom w:val="0"/>
      <w:divBdr>
        <w:top w:val="none" w:sz="0" w:space="0" w:color="auto"/>
        <w:left w:val="none" w:sz="0" w:space="0" w:color="auto"/>
        <w:bottom w:val="none" w:sz="0" w:space="0" w:color="auto"/>
        <w:right w:val="none" w:sz="0" w:space="0" w:color="auto"/>
      </w:divBdr>
    </w:div>
    <w:div w:id="494150279">
      <w:bodyDiv w:val="1"/>
      <w:marLeft w:val="0"/>
      <w:marRight w:val="0"/>
      <w:marTop w:val="0"/>
      <w:marBottom w:val="0"/>
      <w:divBdr>
        <w:top w:val="none" w:sz="0" w:space="0" w:color="auto"/>
        <w:left w:val="none" w:sz="0" w:space="0" w:color="auto"/>
        <w:bottom w:val="none" w:sz="0" w:space="0" w:color="auto"/>
        <w:right w:val="none" w:sz="0" w:space="0" w:color="auto"/>
      </w:divBdr>
    </w:div>
    <w:div w:id="498618460">
      <w:bodyDiv w:val="1"/>
      <w:marLeft w:val="0"/>
      <w:marRight w:val="0"/>
      <w:marTop w:val="0"/>
      <w:marBottom w:val="0"/>
      <w:divBdr>
        <w:top w:val="none" w:sz="0" w:space="0" w:color="auto"/>
        <w:left w:val="none" w:sz="0" w:space="0" w:color="auto"/>
        <w:bottom w:val="none" w:sz="0" w:space="0" w:color="auto"/>
        <w:right w:val="none" w:sz="0" w:space="0" w:color="auto"/>
      </w:divBdr>
    </w:div>
    <w:div w:id="503320320">
      <w:bodyDiv w:val="1"/>
      <w:marLeft w:val="0"/>
      <w:marRight w:val="0"/>
      <w:marTop w:val="0"/>
      <w:marBottom w:val="0"/>
      <w:divBdr>
        <w:top w:val="none" w:sz="0" w:space="0" w:color="auto"/>
        <w:left w:val="none" w:sz="0" w:space="0" w:color="auto"/>
        <w:bottom w:val="none" w:sz="0" w:space="0" w:color="auto"/>
        <w:right w:val="none" w:sz="0" w:space="0" w:color="auto"/>
      </w:divBdr>
    </w:div>
    <w:div w:id="504320664">
      <w:bodyDiv w:val="1"/>
      <w:marLeft w:val="0"/>
      <w:marRight w:val="0"/>
      <w:marTop w:val="0"/>
      <w:marBottom w:val="0"/>
      <w:divBdr>
        <w:top w:val="none" w:sz="0" w:space="0" w:color="auto"/>
        <w:left w:val="none" w:sz="0" w:space="0" w:color="auto"/>
        <w:bottom w:val="none" w:sz="0" w:space="0" w:color="auto"/>
        <w:right w:val="none" w:sz="0" w:space="0" w:color="auto"/>
      </w:divBdr>
    </w:div>
    <w:div w:id="507210026">
      <w:bodyDiv w:val="1"/>
      <w:marLeft w:val="0"/>
      <w:marRight w:val="0"/>
      <w:marTop w:val="0"/>
      <w:marBottom w:val="0"/>
      <w:divBdr>
        <w:top w:val="none" w:sz="0" w:space="0" w:color="auto"/>
        <w:left w:val="none" w:sz="0" w:space="0" w:color="auto"/>
        <w:bottom w:val="none" w:sz="0" w:space="0" w:color="auto"/>
        <w:right w:val="none" w:sz="0" w:space="0" w:color="auto"/>
      </w:divBdr>
    </w:div>
    <w:div w:id="510030694">
      <w:bodyDiv w:val="1"/>
      <w:marLeft w:val="0"/>
      <w:marRight w:val="0"/>
      <w:marTop w:val="0"/>
      <w:marBottom w:val="0"/>
      <w:divBdr>
        <w:top w:val="none" w:sz="0" w:space="0" w:color="auto"/>
        <w:left w:val="none" w:sz="0" w:space="0" w:color="auto"/>
        <w:bottom w:val="none" w:sz="0" w:space="0" w:color="auto"/>
        <w:right w:val="none" w:sz="0" w:space="0" w:color="auto"/>
      </w:divBdr>
    </w:div>
    <w:div w:id="515777029">
      <w:bodyDiv w:val="1"/>
      <w:marLeft w:val="0"/>
      <w:marRight w:val="0"/>
      <w:marTop w:val="0"/>
      <w:marBottom w:val="0"/>
      <w:divBdr>
        <w:top w:val="none" w:sz="0" w:space="0" w:color="auto"/>
        <w:left w:val="none" w:sz="0" w:space="0" w:color="auto"/>
        <w:bottom w:val="none" w:sz="0" w:space="0" w:color="auto"/>
        <w:right w:val="none" w:sz="0" w:space="0" w:color="auto"/>
      </w:divBdr>
    </w:div>
    <w:div w:id="518933414">
      <w:bodyDiv w:val="1"/>
      <w:marLeft w:val="0"/>
      <w:marRight w:val="0"/>
      <w:marTop w:val="0"/>
      <w:marBottom w:val="0"/>
      <w:divBdr>
        <w:top w:val="none" w:sz="0" w:space="0" w:color="auto"/>
        <w:left w:val="none" w:sz="0" w:space="0" w:color="auto"/>
        <w:bottom w:val="none" w:sz="0" w:space="0" w:color="auto"/>
        <w:right w:val="none" w:sz="0" w:space="0" w:color="auto"/>
      </w:divBdr>
    </w:div>
    <w:div w:id="521824748">
      <w:bodyDiv w:val="1"/>
      <w:marLeft w:val="0"/>
      <w:marRight w:val="0"/>
      <w:marTop w:val="0"/>
      <w:marBottom w:val="0"/>
      <w:divBdr>
        <w:top w:val="none" w:sz="0" w:space="0" w:color="auto"/>
        <w:left w:val="none" w:sz="0" w:space="0" w:color="auto"/>
        <w:bottom w:val="none" w:sz="0" w:space="0" w:color="auto"/>
        <w:right w:val="none" w:sz="0" w:space="0" w:color="auto"/>
      </w:divBdr>
    </w:div>
    <w:div w:id="526217512">
      <w:bodyDiv w:val="1"/>
      <w:marLeft w:val="0"/>
      <w:marRight w:val="0"/>
      <w:marTop w:val="0"/>
      <w:marBottom w:val="0"/>
      <w:divBdr>
        <w:top w:val="none" w:sz="0" w:space="0" w:color="auto"/>
        <w:left w:val="none" w:sz="0" w:space="0" w:color="auto"/>
        <w:bottom w:val="none" w:sz="0" w:space="0" w:color="auto"/>
        <w:right w:val="none" w:sz="0" w:space="0" w:color="auto"/>
      </w:divBdr>
    </w:div>
    <w:div w:id="528838789">
      <w:bodyDiv w:val="1"/>
      <w:marLeft w:val="0"/>
      <w:marRight w:val="0"/>
      <w:marTop w:val="0"/>
      <w:marBottom w:val="0"/>
      <w:divBdr>
        <w:top w:val="none" w:sz="0" w:space="0" w:color="auto"/>
        <w:left w:val="none" w:sz="0" w:space="0" w:color="auto"/>
        <w:bottom w:val="none" w:sz="0" w:space="0" w:color="auto"/>
        <w:right w:val="none" w:sz="0" w:space="0" w:color="auto"/>
      </w:divBdr>
    </w:div>
    <w:div w:id="529226109">
      <w:bodyDiv w:val="1"/>
      <w:marLeft w:val="0"/>
      <w:marRight w:val="0"/>
      <w:marTop w:val="0"/>
      <w:marBottom w:val="0"/>
      <w:divBdr>
        <w:top w:val="none" w:sz="0" w:space="0" w:color="auto"/>
        <w:left w:val="none" w:sz="0" w:space="0" w:color="auto"/>
        <w:bottom w:val="none" w:sz="0" w:space="0" w:color="auto"/>
        <w:right w:val="none" w:sz="0" w:space="0" w:color="auto"/>
      </w:divBdr>
    </w:div>
    <w:div w:id="529228297">
      <w:bodyDiv w:val="1"/>
      <w:marLeft w:val="0"/>
      <w:marRight w:val="0"/>
      <w:marTop w:val="0"/>
      <w:marBottom w:val="0"/>
      <w:divBdr>
        <w:top w:val="none" w:sz="0" w:space="0" w:color="auto"/>
        <w:left w:val="none" w:sz="0" w:space="0" w:color="auto"/>
        <w:bottom w:val="none" w:sz="0" w:space="0" w:color="auto"/>
        <w:right w:val="none" w:sz="0" w:space="0" w:color="auto"/>
      </w:divBdr>
    </w:div>
    <w:div w:id="529994733">
      <w:bodyDiv w:val="1"/>
      <w:marLeft w:val="0"/>
      <w:marRight w:val="0"/>
      <w:marTop w:val="0"/>
      <w:marBottom w:val="0"/>
      <w:divBdr>
        <w:top w:val="none" w:sz="0" w:space="0" w:color="auto"/>
        <w:left w:val="none" w:sz="0" w:space="0" w:color="auto"/>
        <w:bottom w:val="none" w:sz="0" w:space="0" w:color="auto"/>
        <w:right w:val="none" w:sz="0" w:space="0" w:color="auto"/>
      </w:divBdr>
    </w:div>
    <w:div w:id="532499699">
      <w:bodyDiv w:val="1"/>
      <w:marLeft w:val="0"/>
      <w:marRight w:val="0"/>
      <w:marTop w:val="0"/>
      <w:marBottom w:val="0"/>
      <w:divBdr>
        <w:top w:val="none" w:sz="0" w:space="0" w:color="auto"/>
        <w:left w:val="none" w:sz="0" w:space="0" w:color="auto"/>
        <w:bottom w:val="none" w:sz="0" w:space="0" w:color="auto"/>
        <w:right w:val="none" w:sz="0" w:space="0" w:color="auto"/>
      </w:divBdr>
    </w:div>
    <w:div w:id="534006799">
      <w:bodyDiv w:val="1"/>
      <w:marLeft w:val="0"/>
      <w:marRight w:val="0"/>
      <w:marTop w:val="0"/>
      <w:marBottom w:val="0"/>
      <w:divBdr>
        <w:top w:val="none" w:sz="0" w:space="0" w:color="auto"/>
        <w:left w:val="none" w:sz="0" w:space="0" w:color="auto"/>
        <w:bottom w:val="none" w:sz="0" w:space="0" w:color="auto"/>
        <w:right w:val="none" w:sz="0" w:space="0" w:color="auto"/>
      </w:divBdr>
    </w:div>
    <w:div w:id="535772454">
      <w:bodyDiv w:val="1"/>
      <w:marLeft w:val="0"/>
      <w:marRight w:val="0"/>
      <w:marTop w:val="0"/>
      <w:marBottom w:val="0"/>
      <w:divBdr>
        <w:top w:val="none" w:sz="0" w:space="0" w:color="auto"/>
        <w:left w:val="none" w:sz="0" w:space="0" w:color="auto"/>
        <w:bottom w:val="none" w:sz="0" w:space="0" w:color="auto"/>
        <w:right w:val="none" w:sz="0" w:space="0" w:color="auto"/>
      </w:divBdr>
    </w:div>
    <w:div w:id="537010289">
      <w:bodyDiv w:val="1"/>
      <w:marLeft w:val="0"/>
      <w:marRight w:val="0"/>
      <w:marTop w:val="0"/>
      <w:marBottom w:val="0"/>
      <w:divBdr>
        <w:top w:val="none" w:sz="0" w:space="0" w:color="auto"/>
        <w:left w:val="none" w:sz="0" w:space="0" w:color="auto"/>
        <w:bottom w:val="none" w:sz="0" w:space="0" w:color="auto"/>
        <w:right w:val="none" w:sz="0" w:space="0" w:color="auto"/>
      </w:divBdr>
    </w:div>
    <w:div w:id="539056357">
      <w:bodyDiv w:val="1"/>
      <w:marLeft w:val="0"/>
      <w:marRight w:val="0"/>
      <w:marTop w:val="0"/>
      <w:marBottom w:val="0"/>
      <w:divBdr>
        <w:top w:val="none" w:sz="0" w:space="0" w:color="auto"/>
        <w:left w:val="none" w:sz="0" w:space="0" w:color="auto"/>
        <w:bottom w:val="none" w:sz="0" w:space="0" w:color="auto"/>
        <w:right w:val="none" w:sz="0" w:space="0" w:color="auto"/>
      </w:divBdr>
    </w:div>
    <w:div w:id="539127209">
      <w:bodyDiv w:val="1"/>
      <w:marLeft w:val="0"/>
      <w:marRight w:val="0"/>
      <w:marTop w:val="0"/>
      <w:marBottom w:val="0"/>
      <w:divBdr>
        <w:top w:val="none" w:sz="0" w:space="0" w:color="auto"/>
        <w:left w:val="none" w:sz="0" w:space="0" w:color="auto"/>
        <w:bottom w:val="none" w:sz="0" w:space="0" w:color="auto"/>
        <w:right w:val="none" w:sz="0" w:space="0" w:color="auto"/>
      </w:divBdr>
    </w:div>
    <w:div w:id="539392274">
      <w:bodyDiv w:val="1"/>
      <w:marLeft w:val="0"/>
      <w:marRight w:val="0"/>
      <w:marTop w:val="0"/>
      <w:marBottom w:val="0"/>
      <w:divBdr>
        <w:top w:val="none" w:sz="0" w:space="0" w:color="auto"/>
        <w:left w:val="none" w:sz="0" w:space="0" w:color="auto"/>
        <w:bottom w:val="none" w:sz="0" w:space="0" w:color="auto"/>
        <w:right w:val="none" w:sz="0" w:space="0" w:color="auto"/>
      </w:divBdr>
    </w:div>
    <w:div w:id="542718702">
      <w:bodyDiv w:val="1"/>
      <w:marLeft w:val="0"/>
      <w:marRight w:val="0"/>
      <w:marTop w:val="0"/>
      <w:marBottom w:val="0"/>
      <w:divBdr>
        <w:top w:val="none" w:sz="0" w:space="0" w:color="auto"/>
        <w:left w:val="none" w:sz="0" w:space="0" w:color="auto"/>
        <w:bottom w:val="none" w:sz="0" w:space="0" w:color="auto"/>
        <w:right w:val="none" w:sz="0" w:space="0" w:color="auto"/>
      </w:divBdr>
    </w:div>
    <w:div w:id="544486939">
      <w:bodyDiv w:val="1"/>
      <w:marLeft w:val="0"/>
      <w:marRight w:val="0"/>
      <w:marTop w:val="0"/>
      <w:marBottom w:val="0"/>
      <w:divBdr>
        <w:top w:val="none" w:sz="0" w:space="0" w:color="auto"/>
        <w:left w:val="none" w:sz="0" w:space="0" w:color="auto"/>
        <w:bottom w:val="none" w:sz="0" w:space="0" w:color="auto"/>
        <w:right w:val="none" w:sz="0" w:space="0" w:color="auto"/>
      </w:divBdr>
    </w:div>
    <w:div w:id="547643059">
      <w:bodyDiv w:val="1"/>
      <w:marLeft w:val="0"/>
      <w:marRight w:val="0"/>
      <w:marTop w:val="0"/>
      <w:marBottom w:val="0"/>
      <w:divBdr>
        <w:top w:val="none" w:sz="0" w:space="0" w:color="auto"/>
        <w:left w:val="none" w:sz="0" w:space="0" w:color="auto"/>
        <w:bottom w:val="none" w:sz="0" w:space="0" w:color="auto"/>
        <w:right w:val="none" w:sz="0" w:space="0" w:color="auto"/>
      </w:divBdr>
    </w:div>
    <w:div w:id="548880313">
      <w:bodyDiv w:val="1"/>
      <w:marLeft w:val="0"/>
      <w:marRight w:val="0"/>
      <w:marTop w:val="0"/>
      <w:marBottom w:val="0"/>
      <w:divBdr>
        <w:top w:val="none" w:sz="0" w:space="0" w:color="auto"/>
        <w:left w:val="none" w:sz="0" w:space="0" w:color="auto"/>
        <w:bottom w:val="none" w:sz="0" w:space="0" w:color="auto"/>
        <w:right w:val="none" w:sz="0" w:space="0" w:color="auto"/>
      </w:divBdr>
    </w:div>
    <w:div w:id="559632030">
      <w:bodyDiv w:val="1"/>
      <w:marLeft w:val="0"/>
      <w:marRight w:val="0"/>
      <w:marTop w:val="0"/>
      <w:marBottom w:val="0"/>
      <w:divBdr>
        <w:top w:val="none" w:sz="0" w:space="0" w:color="auto"/>
        <w:left w:val="none" w:sz="0" w:space="0" w:color="auto"/>
        <w:bottom w:val="none" w:sz="0" w:space="0" w:color="auto"/>
        <w:right w:val="none" w:sz="0" w:space="0" w:color="auto"/>
      </w:divBdr>
    </w:div>
    <w:div w:id="560405766">
      <w:bodyDiv w:val="1"/>
      <w:marLeft w:val="0"/>
      <w:marRight w:val="0"/>
      <w:marTop w:val="0"/>
      <w:marBottom w:val="0"/>
      <w:divBdr>
        <w:top w:val="none" w:sz="0" w:space="0" w:color="auto"/>
        <w:left w:val="none" w:sz="0" w:space="0" w:color="auto"/>
        <w:bottom w:val="none" w:sz="0" w:space="0" w:color="auto"/>
        <w:right w:val="none" w:sz="0" w:space="0" w:color="auto"/>
      </w:divBdr>
    </w:div>
    <w:div w:id="565454277">
      <w:bodyDiv w:val="1"/>
      <w:marLeft w:val="0"/>
      <w:marRight w:val="0"/>
      <w:marTop w:val="0"/>
      <w:marBottom w:val="0"/>
      <w:divBdr>
        <w:top w:val="none" w:sz="0" w:space="0" w:color="auto"/>
        <w:left w:val="none" w:sz="0" w:space="0" w:color="auto"/>
        <w:bottom w:val="none" w:sz="0" w:space="0" w:color="auto"/>
        <w:right w:val="none" w:sz="0" w:space="0" w:color="auto"/>
      </w:divBdr>
    </w:div>
    <w:div w:id="573008663">
      <w:bodyDiv w:val="1"/>
      <w:marLeft w:val="0"/>
      <w:marRight w:val="0"/>
      <w:marTop w:val="0"/>
      <w:marBottom w:val="0"/>
      <w:divBdr>
        <w:top w:val="none" w:sz="0" w:space="0" w:color="auto"/>
        <w:left w:val="none" w:sz="0" w:space="0" w:color="auto"/>
        <w:bottom w:val="none" w:sz="0" w:space="0" w:color="auto"/>
        <w:right w:val="none" w:sz="0" w:space="0" w:color="auto"/>
      </w:divBdr>
    </w:div>
    <w:div w:id="579370726">
      <w:bodyDiv w:val="1"/>
      <w:marLeft w:val="0"/>
      <w:marRight w:val="0"/>
      <w:marTop w:val="0"/>
      <w:marBottom w:val="0"/>
      <w:divBdr>
        <w:top w:val="none" w:sz="0" w:space="0" w:color="auto"/>
        <w:left w:val="none" w:sz="0" w:space="0" w:color="auto"/>
        <w:bottom w:val="none" w:sz="0" w:space="0" w:color="auto"/>
        <w:right w:val="none" w:sz="0" w:space="0" w:color="auto"/>
      </w:divBdr>
    </w:div>
    <w:div w:id="579604628">
      <w:bodyDiv w:val="1"/>
      <w:marLeft w:val="0"/>
      <w:marRight w:val="0"/>
      <w:marTop w:val="0"/>
      <w:marBottom w:val="0"/>
      <w:divBdr>
        <w:top w:val="none" w:sz="0" w:space="0" w:color="auto"/>
        <w:left w:val="none" w:sz="0" w:space="0" w:color="auto"/>
        <w:bottom w:val="none" w:sz="0" w:space="0" w:color="auto"/>
        <w:right w:val="none" w:sz="0" w:space="0" w:color="auto"/>
      </w:divBdr>
    </w:div>
    <w:div w:id="581376845">
      <w:bodyDiv w:val="1"/>
      <w:marLeft w:val="0"/>
      <w:marRight w:val="0"/>
      <w:marTop w:val="0"/>
      <w:marBottom w:val="0"/>
      <w:divBdr>
        <w:top w:val="none" w:sz="0" w:space="0" w:color="auto"/>
        <w:left w:val="none" w:sz="0" w:space="0" w:color="auto"/>
        <w:bottom w:val="none" w:sz="0" w:space="0" w:color="auto"/>
        <w:right w:val="none" w:sz="0" w:space="0" w:color="auto"/>
      </w:divBdr>
    </w:div>
    <w:div w:id="582496404">
      <w:bodyDiv w:val="1"/>
      <w:marLeft w:val="0"/>
      <w:marRight w:val="0"/>
      <w:marTop w:val="0"/>
      <w:marBottom w:val="0"/>
      <w:divBdr>
        <w:top w:val="none" w:sz="0" w:space="0" w:color="auto"/>
        <w:left w:val="none" w:sz="0" w:space="0" w:color="auto"/>
        <w:bottom w:val="none" w:sz="0" w:space="0" w:color="auto"/>
        <w:right w:val="none" w:sz="0" w:space="0" w:color="auto"/>
      </w:divBdr>
    </w:div>
    <w:div w:id="585460437">
      <w:bodyDiv w:val="1"/>
      <w:marLeft w:val="0"/>
      <w:marRight w:val="0"/>
      <w:marTop w:val="0"/>
      <w:marBottom w:val="0"/>
      <w:divBdr>
        <w:top w:val="none" w:sz="0" w:space="0" w:color="auto"/>
        <w:left w:val="none" w:sz="0" w:space="0" w:color="auto"/>
        <w:bottom w:val="none" w:sz="0" w:space="0" w:color="auto"/>
        <w:right w:val="none" w:sz="0" w:space="0" w:color="auto"/>
      </w:divBdr>
    </w:div>
    <w:div w:id="594171163">
      <w:bodyDiv w:val="1"/>
      <w:marLeft w:val="0"/>
      <w:marRight w:val="0"/>
      <w:marTop w:val="0"/>
      <w:marBottom w:val="0"/>
      <w:divBdr>
        <w:top w:val="none" w:sz="0" w:space="0" w:color="auto"/>
        <w:left w:val="none" w:sz="0" w:space="0" w:color="auto"/>
        <w:bottom w:val="none" w:sz="0" w:space="0" w:color="auto"/>
        <w:right w:val="none" w:sz="0" w:space="0" w:color="auto"/>
      </w:divBdr>
    </w:div>
    <w:div w:id="594241319">
      <w:bodyDiv w:val="1"/>
      <w:marLeft w:val="0"/>
      <w:marRight w:val="0"/>
      <w:marTop w:val="0"/>
      <w:marBottom w:val="0"/>
      <w:divBdr>
        <w:top w:val="none" w:sz="0" w:space="0" w:color="auto"/>
        <w:left w:val="none" w:sz="0" w:space="0" w:color="auto"/>
        <w:bottom w:val="none" w:sz="0" w:space="0" w:color="auto"/>
        <w:right w:val="none" w:sz="0" w:space="0" w:color="auto"/>
      </w:divBdr>
    </w:div>
    <w:div w:id="595332044">
      <w:bodyDiv w:val="1"/>
      <w:marLeft w:val="0"/>
      <w:marRight w:val="0"/>
      <w:marTop w:val="0"/>
      <w:marBottom w:val="0"/>
      <w:divBdr>
        <w:top w:val="none" w:sz="0" w:space="0" w:color="auto"/>
        <w:left w:val="none" w:sz="0" w:space="0" w:color="auto"/>
        <w:bottom w:val="none" w:sz="0" w:space="0" w:color="auto"/>
        <w:right w:val="none" w:sz="0" w:space="0" w:color="auto"/>
      </w:divBdr>
    </w:div>
    <w:div w:id="595527985">
      <w:bodyDiv w:val="1"/>
      <w:marLeft w:val="0"/>
      <w:marRight w:val="0"/>
      <w:marTop w:val="0"/>
      <w:marBottom w:val="0"/>
      <w:divBdr>
        <w:top w:val="none" w:sz="0" w:space="0" w:color="auto"/>
        <w:left w:val="none" w:sz="0" w:space="0" w:color="auto"/>
        <w:bottom w:val="none" w:sz="0" w:space="0" w:color="auto"/>
        <w:right w:val="none" w:sz="0" w:space="0" w:color="auto"/>
      </w:divBdr>
    </w:div>
    <w:div w:id="597718549">
      <w:bodyDiv w:val="1"/>
      <w:marLeft w:val="0"/>
      <w:marRight w:val="0"/>
      <w:marTop w:val="0"/>
      <w:marBottom w:val="0"/>
      <w:divBdr>
        <w:top w:val="none" w:sz="0" w:space="0" w:color="auto"/>
        <w:left w:val="none" w:sz="0" w:space="0" w:color="auto"/>
        <w:bottom w:val="none" w:sz="0" w:space="0" w:color="auto"/>
        <w:right w:val="none" w:sz="0" w:space="0" w:color="auto"/>
      </w:divBdr>
    </w:div>
    <w:div w:id="600718571">
      <w:bodyDiv w:val="1"/>
      <w:marLeft w:val="0"/>
      <w:marRight w:val="0"/>
      <w:marTop w:val="0"/>
      <w:marBottom w:val="0"/>
      <w:divBdr>
        <w:top w:val="none" w:sz="0" w:space="0" w:color="auto"/>
        <w:left w:val="none" w:sz="0" w:space="0" w:color="auto"/>
        <w:bottom w:val="none" w:sz="0" w:space="0" w:color="auto"/>
        <w:right w:val="none" w:sz="0" w:space="0" w:color="auto"/>
      </w:divBdr>
    </w:div>
    <w:div w:id="602228417">
      <w:bodyDiv w:val="1"/>
      <w:marLeft w:val="0"/>
      <w:marRight w:val="0"/>
      <w:marTop w:val="0"/>
      <w:marBottom w:val="0"/>
      <w:divBdr>
        <w:top w:val="none" w:sz="0" w:space="0" w:color="auto"/>
        <w:left w:val="none" w:sz="0" w:space="0" w:color="auto"/>
        <w:bottom w:val="none" w:sz="0" w:space="0" w:color="auto"/>
        <w:right w:val="none" w:sz="0" w:space="0" w:color="auto"/>
      </w:divBdr>
    </w:div>
    <w:div w:id="603919523">
      <w:bodyDiv w:val="1"/>
      <w:marLeft w:val="0"/>
      <w:marRight w:val="0"/>
      <w:marTop w:val="0"/>
      <w:marBottom w:val="0"/>
      <w:divBdr>
        <w:top w:val="none" w:sz="0" w:space="0" w:color="auto"/>
        <w:left w:val="none" w:sz="0" w:space="0" w:color="auto"/>
        <w:bottom w:val="none" w:sz="0" w:space="0" w:color="auto"/>
        <w:right w:val="none" w:sz="0" w:space="0" w:color="auto"/>
      </w:divBdr>
    </w:div>
    <w:div w:id="604190539">
      <w:bodyDiv w:val="1"/>
      <w:marLeft w:val="0"/>
      <w:marRight w:val="0"/>
      <w:marTop w:val="0"/>
      <w:marBottom w:val="0"/>
      <w:divBdr>
        <w:top w:val="none" w:sz="0" w:space="0" w:color="auto"/>
        <w:left w:val="none" w:sz="0" w:space="0" w:color="auto"/>
        <w:bottom w:val="none" w:sz="0" w:space="0" w:color="auto"/>
        <w:right w:val="none" w:sz="0" w:space="0" w:color="auto"/>
      </w:divBdr>
    </w:div>
    <w:div w:id="604850515">
      <w:bodyDiv w:val="1"/>
      <w:marLeft w:val="0"/>
      <w:marRight w:val="0"/>
      <w:marTop w:val="0"/>
      <w:marBottom w:val="0"/>
      <w:divBdr>
        <w:top w:val="none" w:sz="0" w:space="0" w:color="auto"/>
        <w:left w:val="none" w:sz="0" w:space="0" w:color="auto"/>
        <w:bottom w:val="none" w:sz="0" w:space="0" w:color="auto"/>
        <w:right w:val="none" w:sz="0" w:space="0" w:color="auto"/>
      </w:divBdr>
    </w:div>
    <w:div w:id="606038384">
      <w:bodyDiv w:val="1"/>
      <w:marLeft w:val="0"/>
      <w:marRight w:val="0"/>
      <w:marTop w:val="0"/>
      <w:marBottom w:val="0"/>
      <w:divBdr>
        <w:top w:val="none" w:sz="0" w:space="0" w:color="auto"/>
        <w:left w:val="none" w:sz="0" w:space="0" w:color="auto"/>
        <w:bottom w:val="none" w:sz="0" w:space="0" w:color="auto"/>
        <w:right w:val="none" w:sz="0" w:space="0" w:color="auto"/>
      </w:divBdr>
    </w:div>
    <w:div w:id="617222031">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88520">
      <w:bodyDiv w:val="1"/>
      <w:marLeft w:val="0"/>
      <w:marRight w:val="0"/>
      <w:marTop w:val="0"/>
      <w:marBottom w:val="0"/>
      <w:divBdr>
        <w:top w:val="none" w:sz="0" w:space="0" w:color="auto"/>
        <w:left w:val="none" w:sz="0" w:space="0" w:color="auto"/>
        <w:bottom w:val="none" w:sz="0" w:space="0" w:color="auto"/>
        <w:right w:val="none" w:sz="0" w:space="0" w:color="auto"/>
      </w:divBdr>
    </w:div>
    <w:div w:id="623314236">
      <w:bodyDiv w:val="1"/>
      <w:marLeft w:val="0"/>
      <w:marRight w:val="0"/>
      <w:marTop w:val="0"/>
      <w:marBottom w:val="0"/>
      <w:divBdr>
        <w:top w:val="none" w:sz="0" w:space="0" w:color="auto"/>
        <w:left w:val="none" w:sz="0" w:space="0" w:color="auto"/>
        <w:bottom w:val="none" w:sz="0" w:space="0" w:color="auto"/>
        <w:right w:val="none" w:sz="0" w:space="0" w:color="auto"/>
      </w:divBdr>
    </w:div>
    <w:div w:id="624847817">
      <w:bodyDiv w:val="1"/>
      <w:marLeft w:val="0"/>
      <w:marRight w:val="0"/>
      <w:marTop w:val="0"/>
      <w:marBottom w:val="0"/>
      <w:divBdr>
        <w:top w:val="none" w:sz="0" w:space="0" w:color="auto"/>
        <w:left w:val="none" w:sz="0" w:space="0" w:color="auto"/>
        <w:bottom w:val="none" w:sz="0" w:space="0" w:color="auto"/>
        <w:right w:val="none" w:sz="0" w:space="0" w:color="auto"/>
      </w:divBdr>
    </w:div>
    <w:div w:id="626549194">
      <w:bodyDiv w:val="1"/>
      <w:marLeft w:val="0"/>
      <w:marRight w:val="0"/>
      <w:marTop w:val="0"/>
      <w:marBottom w:val="0"/>
      <w:divBdr>
        <w:top w:val="none" w:sz="0" w:space="0" w:color="auto"/>
        <w:left w:val="none" w:sz="0" w:space="0" w:color="auto"/>
        <w:bottom w:val="none" w:sz="0" w:space="0" w:color="auto"/>
        <w:right w:val="none" w:sz="0" w:space="0" w:color="auto"/>
      </w:divBdr>
    </w:div>
    <w:div w:id="628585157">
      <w:bodyDiv w:val="1"/>
      <w:marLeft w:val="0"/>
      <w:marRight w:val="0"/>
      <w:marTop w:val="0"/>
      <w:marBottom w:val="0"/>
      <w:divBdr>
        <w:top w:val="none" w:sz="0" w:space="0" w:color="auto"/>
        <w:left w:val="none" w:sz="0" w:space="0" w:color="auto"/>
        <w:bottom w:val="none" w:sz="0" w:space="0" w:color="auto"/>
        <w:right w:val="none" w:sz="0" w:space="0" w:color="auto"/>
      </w:divBdr>
    </w:div>
    <w:div w:id="630406818">
      <w:bodyDiv w:val="1"/>
      <w:marLeft w:val="0"/>
      <w:marRight w:val="0"/>
      <w:marTop w:val="0"/>
      <w:marBottom w:val="0"/>
      <w:divBdr>
        <w:top w:val="none" w:sz="0" w:space="0" w:color="auto"/>
        <w:left w:val="none" w:sz="0" w:space="0" w:color="auto"/>
        <w:bottom w:val="none" w:sz="0" w:space="0" w:color="auto"/>
        <w:right w:val="none" w:sz="0" w:space="0" w:color="auto"/>
      </w:divBdr>
    </w:div>
    <w:div w:id="635723409">
      <w:bodyDiv w:val="1"/>
      <w:marLeft w:val="0"/>
      <w:marRight w:val="0"/>
      <w:marTop w:val="0"/>
      <w:marBottom w:val="0"/>
      <w:divBdr>
        <w:top w:val="none" w:sz="0" w:space="0" w:color="auto"/>
        <w:left w:val="none" w:sz="0" w:space="0" w:color="auto"/>
        <w:bottom w:val="none" w:sz="0" w:space="0" w:color="auto"/>
        <w:right w:val="none" w:sz="0" w:space="0" w:color="auto"/>
      </w:divBdr>
    </w:div>
    <w:div w:id="638455494">
      <w:bodyDiv w:val="1"/>
      <w:marLeft w:val="0"/>
      <w:marRight w:val="0"/>
      <w:marTop w:val="0"/>
      <w:marBottom w:val="0"/>
      <w:divBdr>
        <w:top w:val="none" w:sz="0" w:space="0" w:color="auto"/>
        <w:left w:val="none" w:sz="0" w:space="0" w:color="auto"/>
        <w:bottom w:val="none" w:sz="0" w:space="0" w:color="auto"/>
        <w:right w:val="none" w:sz="0" w:space="0" w:color="auto"/>
      </w:divBdr>
    </w:div>
    <w:div w:id="642463602">
      <w:bodyDiv w:val="1"/>
      <w:marLeft w:val="0"/>
      <w:marRight w:val="0"/>
      <w:marTop w:val="0"/>
      <w:marBottom w:val="0"/>
      <w:divBdr>
        <w:top w:val="none" w:sz="0" w:space="0" w:color="auto"/>
        <w:left w:val="none" w:sz="0" w:space="0" w:color="auto"/>
        <w:bottom w:val="none" w:sz="0" w:space="0" w:color="auto"/>
        <w:right w:val="none" w:sz="0" w:space="0" w:color="auto"/>
      </w:divBdr>
    </w:div>
    <w:div w:id="642587473">
      <w:bodyDiv w:val="1"/>
      <w:marLeft w:val="0"/>
      <w:marRight w:val="0"/>
      <w:marTop w:val="0"/>
      <w:marBottom w:val="0"/>
      <w:divBdr>
        <w:top w:val="none" w:sz="0" w:space="0" w:color="auto"/>
        <w:left w:val="none" w:sz="0" w:space="0" w:color="auto"/>
        <w:bottom w:val="none" w:sz="0" w:space="0" w:color="auto"/>
        <w:right w:val="none" w:sz="0" w:space="0" w:color="auto"/>
      </w:divBdr>
    </w:div>
    <w:div w:id="644745666">
      <w:bodyDiv w:val="1"/>
      <w:marLeft w:val="0"/>
      <w:marRight w:val="0"/>
      <w:marTop w:val="0"/>
      <w:marBottom w:val="0"/>
      <w:divBdr>
        <w:top w:val="none" w:sz="0" w:space="0" w:color="auto"/>
        <w:left w:val="none" w:sz="0" w:space="0" w:color="auto"/>
        <w:bottom w:val="none" w:sz="0" w:space="0" w:color="auto"/>
        <w:right w:val="none" w:sz="0" w:space="0" w:color="auto"/>
      </w:divBdr>
    </w:div>
    <w:div w:id="646013834">
      <w:bodyDiv w:val="1"/>
      <w:marLeft w:val="0"/>
      <w:marRight w:val="0"/>
      <w:marTop w:val="0"/>
      <w:marBottom w:val="0"/>
      <w:divBdr>
        <w:top w:val="none" w:sz="0" w:space="0" w:color="auto"/>
        <w:left w:val="none" w:sz="0" w:space="0" w:color="auto"/>
        <w:bottom w:val="none" w:sz="0" w:space="0" w:color="auto"/>
        <w:right w:val="none" w:sz="0" w:space="0" w:color="auto"/>
      </w:divBdr>
    </w:div>
    <w:div w:id="646544942">
      <w:bodyDiv w:val="1"/>
      <w:marLeft w:val="0"/>
      <w:marRight w:val="0"/>
      <w:marTop w:val="0"/>
      <w:marBottom w:val="0"/>
      <w:divBdr>
        <w:top w:val="none" w:sz="0" w:space="0" w:color="auto"/>
        <w:left w:val="none" w:sz="0" w:space="0" w:color="auto"/>
        <w:bottom w:val="none" w:sz="0" w:space="0" w:color="auto"/>
        <w:right w:val="none" w:sz="0" w:space="0" w:color="auto"/>
      </w:divBdr>
    </w:div>
    <w:div w:id="649940869">
      <w:bodyDiv w:val="1"/>
      <w:marLeft w:val="0"/>
      <w:marRight w:val="0"/>
      <w:marTop w:val="0"/>
      <w:marBottom w:val="0"/>
      <w:divBdr>
        <w:top w:val="none" w:sz="0" w:space="0" w:color="auto"/>
        <w:left w:val="none" w:sz="0" w:space="0" w:color="auto"/>
        <w:bottom w:val="none" w:sz="0" w:space="0" w:color="auto"/>
        <w:right w:val="none" w:sz="0" w:space="0" w:color="auto"/>
      </w:divBdr>
    </w:div>
    <w:div w:id="652176989">
      <w:bodyDiv w:val="1"/>
      <w:marLeft w:val="0"/>
      <w:marRight w:val="0"/>
      <w:marTop w:val="0"/>
      <w:marBottom w:val="0"/>
      <w:divBdr>
        <w:top w:val="none" w:sz="0" w:space="0" w:color="auto"/>
        <w:left w:val="none" w:sz="0" w:space="0" w:color="auto"/>
        <w:bottom w:val="none" w:sz="0" w:space="0" w:color="auto"/>
        <w:right w:val="none" w:sz="0" w:space="0" w:color="auto"/>
      </w:divBdr>
    </w:div>
    <w:div w:id="653992571">
      <w:bodyDiv w:val="1"/>
      <w:marLeft w:val="0"/>
      <w:marRight w:val="0"/>
      <w:marTop w:val="0"/>
      <w:marBottom w:val="0"/>
      <w:divBdr>
        <w:top w:val="none" w:sz="0" w:space="0" w:color="auto"/>
        <w:left w:val="none" w:sz="0" w:space="0" w:color="auto"/>
        <w:bottom w:val="none" w:sz="0" w:space="0" w:color="auto"/>
        <w:right w:val="none" w:sz="0" w:space="0" w:color="auto"/>
      </w:divBdr>
    </w:div>
    <w:div w:id="658732351">
      <w:bodyDiv w:val="1"/>
      <w:marLeft w:val="0"/>
      <w:marRight w:val="0"/>
      <w:marTop w:val="0"/>
      <w:marBottom w:val="0"/>
      <w:divBdr>
        <w:top w:val="none" w:sz="0" w:space="0" w:color="auto"/>
        <w:left w:val="none" w:sz="0" w:space="0" w:color="auto"/>
        <w:bottom w:val="none" w:sz="0" w:space="0" w:color="auto"/>
        <w:right w:val="none" w:sz="0" w:space="0" w:color="auto"/>
      </w:divBdr>
    </w:div>
    <w:div w:id="659114163">
      <w:bodyDiv w:val="1"/>
      <w:marLeft w:val="0"/>
      <w:marRight w:val="0"/>
      <w:marTop w:val="0"/>
      <w:marBottom w:val="0"/>
      <w:divBdr>
        <w:top w:val="none" w:sz="0" w:space="0" w:color="auto"/>
        <w:left w:val="none" w:sz="0" w:space="0" w:color="auto"/>
        <w:bottom w:val="none" w:sz="0" w:space="0" w:color="auto"/>
        <w:right w:val="none" w:sz="0" w:space="0" w:color="auto"/>
      </w:divBdr>
    </w:div>
    <w:div w:id="665523969">
      <w:bodyDiv w:val="1"/>
      <w:marLeft w:val="0"/>
      <w:marRight w:val="0"/>
      <w:marTop w:val="0"/>
      <w:marBottom w:val="0"/>
      <w:divBdr>
        <w:top w:val="none" w:sz="0" w:space="0" w:color="auto"/>
        <w:left w:val="none" w:sz="0" w:space="0" w:color="auto"/>
        <w:bottom w:val="none" w:sz="0" w:space="0" w:color="auto"/>
        <w:right w:val="none" w:sz="0" w:space="0" w:color="auto"/>
      </w:divBdr>
    </w:div>
    <w:div w:id="665741938">
      <w:bodyDiv w:val="1"/>
      <w:marLeft w:val="0"/>
      <w:marRight w:val="0"/>
      <w:marTop w:val="0"/>
      <w:marBottom w:val="0"/>
      <w:divBdr>
        <w:top w:val="none" w:sz="0" w:space="0" w:color="auto"/>
        <w:left w:val="none" w:sz="0" w:space="0" w:color="auto"/>
        <w:bottom w:val="none" w:sz="0" w:space="0" w:color="auto"/>
        <w:right w:val="none" w:sz="0" w:space="0" w:color="auto"/>
      </w:divBdr>
    </w:div>
    <w:div w:id="666136464">
      <w:bodyDiv w:val="1"/>
      <w:marLeft w:val="0"/>
      <w:marRight w:val="0"/>
      <w:marTop w:val="0"/>
      <w:marBottom w:val="0"/>
      <w:divBdr>
        <w:top w:val="none" w:sz="0" w:space="0" w:color="auto"/>
        <w:left w:val="none" w:sz="0" w:space="0" w:color="auto"/>
        <w:bottom w:val="none" w:sz="0" w:space="0" w:color="auto"/>
        <w:right w:val="none" w:sz="0" w:space="0" w:color="auto"/>
      </w:divBdr>
    </w:div>
    <w:div w:id="668290728">
      <w:bodyDiv w:val="1"/>
      <w:marLeft w:val="0"/>
      <w:marRight w:val="0"/>
      <w:marTop w:val="0"/>
      <w:marBottom w:val="0"/>
      <w:divBdr>
        <w:top w:val="none" w:sz="0" w:space="0" w:color="auto"/>
        <w:left w:val="none" w:sz="0" w:space="0" w:color="auto"/>
        <w:bottom w:val="none" w:sz="0" w:space="0" w:color="auto"/>
        <w:right w:val="none" w:sz="0" w:space="0" w:color="auto"/>
      </w:divBdr>
    </w:div>
    <w:div w:id="670378357">
      <w:bodyDiv w:val="1"/>
      <w:marLeft w:val="0"/>
      <w:marRight w:val="0"/>
      <w:marTop w:val="0"/>
      <w:marBottom w:val="0"/>
      <w:divBdr>
        <w:top w:val="none" w:sz="0" w:space="0" w:color="auto"/>
        <w:left w:val="none" w:sz="0" w:space="0" w:color="auto"/>
        <w:bottom w:val="none" w:sz="0" w:space="0" w:color="auto"/>
        <w:right w:val="none" w:sz="0" w:space="0" w:color="auto"/>
      </w:divBdr>
    </w:div>
    <w:div w:id="674384614">
      <w:bodyDiv w:val="1"/>
      <w:marLeft w:val="0"/>
      <w:marRight w:val="0"/>
      <w:marTop w:val="0"/>
      <w:marBottom w:val="0"/>
      <w:divBdr>
        <w:top w:val="none" w:sz="0" w:space="0" w:color="auto"/>
        <w:left w:val="none" w:sz="0" w:space="0" w:color="auto"/>
        <w:bottom w:val="none" w:sz="0" w:space="0" w:color="auto"/>
        <w:right w:val="none" w:sz="0" w:space="0" w:color="auto"/>
      </w:divBdr>
    </w:div>
    <w:div w:id="682822569">
      <w:bodyDiv w:val="1"/>
      <w:marLeft w:val="0"/>
      <w:marRight w:val="0"/>
      <w:marTop w:val="0"/>
      <w:marBottom w:val="0"/>
      <w:divBdr>
        <w:top w:val="none" w:sz="0" w:space="0" w:color="auto"/>
        <w:left w:val="none" w:sz="0" w:space="0" w:color="auto"/>
        <w:bottom w:val="none" w:sz="0" w:space="0" w:color="auto"/>
        <w:right w:val="none" w:sz="0" w:space="0" w:color="auto"/>
      </w:divBdr>
    </w:div>
    <w:div w:id="686448966">
      <w:bodyDiv w:val="1"/>
      <w:marLeft w:val="0"/>
      <w:marRight w:val="0"/>
      <w:marTop w:val="0"/>
      <w:marBottom w:val="0"/>
      <w:divBdr>
        <w:top w:val="none" w:sz="0" w:space="0" w:color="auto"/>
        <w:left w:val="none" w:sz="0" w:space="0" w:color="auto"/>
        <w:bottom w:val="none" w:sz="0" w:space="0" w:color="auto"/>
        <w:right w:val="none" w:sz="0" w:space="0" w:color="auto"/>
      </w:divBdr>
    </w:div>
    <w:div w:id="686835319">
      <w:bodyDiv w:val="1"/>
      <w:marLeft w:val="0"/>
      <w:marRight w:val="0"/>
      <w:marTop w:val="0"/>
      <w:marBottom w:val="0"/>
      <w:divBdr>
        <w:top w:val="none" w:sz="0" w:space="0" w:color="auto"/>
        <w:left w:val="none" w:sz="0" w:space="0" w:color="auto"/>
        <w:bottom w:val="none" w:sz="0" w:space="0" w:color="auto"/>
        <w:right w:val="none" w:sz="0" w:space="0" w:color="auto"/>
      </w:divBdr>
    </w:div>
    <w:div w:id="690840779">
      <w:bodyDiv w:val="1"/>
      <w:marLeft w:val="0"/>
      <w:marRight w:val="0"/>
      <w:marTop w:val="0"/>
      <w:marBottom w:val="0"/>
      <w:divBdr>
        <w:top w:val="none" w:sz="0" w:space="0" w:color="auto"/>
        <w:left w:val="none" w:sz="0" w:space="0" w:color="auto"/>
        <w:bottom w:val="none" w:sz="0" w:space="0" w:color="auto"/>
        <w:right w:val="none" w:sz="0" w:space="0" w:color="auto"/>
      </w:divBdr>
    </w:div>
    <w:div w:id="692268756">
      <w:bodyDiv w:val="1"/>
      <w:marLeft w:val="0"/>
      <w:marRight w:val="0"/>
      <w:marTop w:val="0"/>
      <w:marBottom w:val="0"/>
      <w:divBdr>
        <w:top w:val="none" w:sz="0" w:space="0" w:color="auto"/>
        <w:left w:val="none" w:sz="0" w:space="0" w:color="auto"/>
        <w:bottom w:val="none" w:sz="0" w:space="0" w:color="auto"/>
        <w:right w:val="none" w:sz="0" w:space="0" w:color="auto"/>
      </w:divBdr>
    </w:div>
    <w:div w:id="699554465">
      <w:bodyDiv w:val="1"/>
      <w:marLeft w:val="0"/>
      <w:marRight w:val="0"/>
      <w:marTop w:val="0"/>
      <w:marBottom w:val="0"/>
      <w:divBdr>
        <w:top w:val="none" w:sz="0" w:space="0" w:color="auto"/>
        <w:left w:val="none" w:sz="0" w:space="0" w:color="auto"/>
        <w:bottom w:val="none" w:sz="0" w:space="0" w:color="auto"/>
        <w:right w:val="none" w:sz="0" w:space="0" w:color="auto"/>
      </w:divBdr>
    </w:div>
    <w:div w:id="700205222">
      <w:bodyDiv w:val="1"/>
      <w:marLeft w:val="0"/>
      <w:marRight w:val="0"/>
      <w:marTop w:val="0"/>
      <w:marBottom w:val="0"/>
      <w:divBdr>
        <w:top w:val="none" w:sz="0" w:space="0" w:color="auto"/>
        <w:left w:val="none" w:sz="0" w:space="0" w:color="auto"/>
        <w:bottom w:val="none" w:sz="0" w:space="0" w:color="auto"/>
        <w:right w:val="none" w:sz="0" w:space="0" w:color="auto"/>
      </w:divBdr>
    </w:div>
    <w:div w:id="700786487">
      <w:bodyDiv w:val="1"/>
      <w:marLeft w:val="0"/>
      <w:marRight w:val="0"/>
      <w:marTop w:val="0"/>
      <w:marBottom w:val="0"/>
      <w:divBdr>
        <w:top w:val="none" w:sz="0" w:space="0" w:color="auto"/>
        <w:left w:val="none" w:sz="0" w:space="0" w:color="auto"/>
        <w:bottom w:val="none" w:sz="0" w:space="0" w:color="auto"/>
        <w:right w:val="none" w:sz="0" w:space="0" w:color="auto"/>
      </w:divBdr>
    </w:div>
    <w:div w:id="704603987">
      <w:bodyDiv w:val="1"/>
      <w:marLeft w:val="0"/>
      <w:marRight w:val="0"/>
      <w:marTop w:val="0"/>
      <w:marBottom w:val="0"/>
      <w:divBdr>
        <w:top w:val="none" w:sz="0" w:space="0" w:color="auto"/>
        <w:left w:val="none" w:sz="0" w:space="0" w:color="auto"/>
        <w:bottom w:val="none" w:sz="0" w:space="0" w:color="auto"/>
        <w:right w:val="none" w:sz="0" w:space="0" w:color="auto"/>
      </w:divBdr>
    </w:div>
    <w:div w:id="705639965">
      <w:bodyDiv w:val="1"/>
      <w:marLeft w:val="0"/>
      <w:marRight w:val="0"/>
      <w:marTop w:val="0"/>
      <w:marBottom w:val="0"/>
      <w:divBdr>
        <w:top w:val="none" w:sz="0" w:space="0" w:color="auto"/>
        <w:left w:val="none" w:sz="0" w:space="0" w:color="auto"/>
        <w:bottom w:val="none" w:sz="0" w:space="0" w:color="auto"/>
        <w:right w:val="none" w:sz="0" w:space="0" w:color="auto"/>
      </w:divBdr>
    </w:div>
    <w:div w:id="707146584">
      <w:bodyDiv w:val="1"/>
      <w:marLeft w:val="0"/>
      <w:marRight w:val="0"/>
      <w:marTop w:val="0"/>
      <w:marBottom w:val="0"/>
      <w:divBdr>
        <w:top w:val="none" w:sz="0" w:space="0" w:color="auto"/>
        <w:left w:val="none" w:sz="0" w:space="0" w:color="auto"/>
        <w:bottom w:val="none" w:sz="0" w:space="0" w:color="auto"/>
        <w:right w:val="none" w:sz="0" w:space="0" w:color="auto"/>
      </w:divBdr>
    </w:div>
    <w:div w:id="707799864">
      <w:bodyDiv w:val="1"/>
      <w:marLeft w:val="0"/>
      <w:marRight w:val="0"/>
      <w:marTop w:val="0"/>
      <w:marBottom w:val="0"/>
      <w:divBdr>
        <w:top w:val="none" w:sz="0" w:space="0" w:color="auto"/>
        <w:left w:val="none" w:sz="0" w:space="0" w:color="auto"/>
        <w:bottom w:val="none" w:sz="0" w:space="0" w:color="auto"/>
        <w:right w:val="none" w:sz="0" w:space="0" w:color="auto"/>
      </w:divBdr>
    </w:div>
    <w:div w:id="708071790">
      <w:bodyDiv w:val="1"/>
      <w:marLeft w:val="0"/>
      <w:marRight w:val="0"/>
      <w:marTop w:val="0"/>
      <w:marBottom w:val="0"/>
      <w:divBdr>
        <w:top w:val="none" w:sz="0" w:space="0" w:color="auto"/>
        <w:left w:val="none" w:sz="0" w:space="0" w:color="auto"/>
        <w:bottom w:val="none" w:sz="0" w:space="0" w:color="auto"/>
        <w:right w:val="none" w:sz="0" w:space="0" w:color="auto"/>
      </w:divBdr>
    </w:div>
    <w:div w:id="713770495">
      <w:bodyDiv w:val="1"/>
      <w:marLeft w:val="0"/>
      <w:marRight w:val="0"/>
      <w:marTop w:val="0"/>
      <w:marBottom w:val="0"/>
      <w:divBdr>
        <w:top w:val="none" w:sz="0" w:space="0" w:color="auto"/>
        <w:left w:val="none" w:sz="0" w:space="0" w:color="auto"/>
        <w:bottom w:val="none" w:sz="0" w:space="0" w:color="auto"/>
        <w:right w:val="none" w:sz="0" w:space="0" w:color="auto"/>
      </w:divBdr>
    </w:div>
    <w:div w:id="716970265">
      <w:bodyDiv w:val="1"/>
      <w:marLeft w:val="0"/>
      <w:marRight w:val="0"/>
      <w:marTop w:val="0"/>
      <w:marBottom w:val="0"/>
      <w:divBdr>
        <w:top w:val="none" w:sz="0" w:space="0" w:color="auto"/>
        <w:left w:val="none" w:sz="0" w:space="0" w:color="auto"/>
        <w:bottom w:val="none" w:sz="0" w:space="0" w:color="auto"/>
        <w:right w:val="none" w:sz="0" w:space="0" w:color="auto"/>
      </w:divBdr>
    </w:div>
    <w:div w:id="718359307">
      <w:bodyDiv w:val="1"/>
      <w:marLeft w:val="0"/>
      <w:marRight w:val="0"/>
      <w:marTop w:val="0"/>
      <w:marBottom w:val="0"/>
      <w:divBdr>
        <w:top w:val="none" w:sz="0" w:space="0" w:color="auto"/>
        <w:left w:val="none" w:sz="0" w:space="0" w:color="auto"/>
        <w:bottom w:val="none" w:sz="0" w:space="0" w:color="auto"/>
        <w:right w:val="none" w:sz="0" w:space="0" w:color="auto"/>
      </w:divBdr>
    </w:div>
    <w:div w:id="718430960">
      <w:bodyDiv w:val="1"/>
      <w:marLeft w:val="0"/>
      <w:marRight w:val="0"/>
      <w:marTop w:val="0"/>
      <w:marBottom w:val="0"/>
      <w:divBdr>
        <w:top w:val="none" w:sz="0" w:space="0" w:color="auto"/>
        <w:left w:val="none" w:sz="0" w:space="0" w:color="auto"/>
        <w:bottom w:val="none" w:sz="0" w:space="0" w:color="auto"/>
        <w:right w:val="none" w:sz="0" w:space="0" w:color="auto"/>
      </w:divBdr>
    </w:div>
    <w:div w:id="719208253">
      <w:bodyDiv w:val="1"/>
      <w:marLeft w:val="0"/>
      <w:marRight w:val="0"/>
      <w:marTop w:val="0"/>
      <w:marBottom w:val="0"/>
      <w:divBdr>
        <w:top w:val="none" w:sz="0" w:space="0" w:color="auto"/>
        <w:left w:val="none" w:sz="0" w:space="0" w:color="auto"/>
        <w:bottom w:val="none" w:sz="0" w:space="0" w:color="auto"/>
        <w:right w:val="none" w:sz="0" w:space="0" w:color="auto"/>
      </w:divBdr>
    </w:div>
    <w:div w:id="719743291">
      <w:bodyDiv w:val="1"/>
      <w:marLeft w:val="0"/>
      <w:marRight w:val="0"/>
      <w:marTop w:val="0"/>
      <w:marBottom w:val="0"/>
      <w:divBdr>
        <w:top w:val="none" w:sz="0" w:space="0" w:color="auto"/>
        <w:left w:val="none" w:sz="0" w:space="0" w:color="auto"/>
        <w:bottom w:val="none" w:sz="0" w:space="0" w:color="auto"/>
        <w:right w:val="none" w:sz="0" w:space="0" w:color="auto"/>
      </w:divBdr>
    </w:div>
    <w:div w:id="724111585">
      <w:bodyDiv w:val="1"/>
      <w:marLeft w:val="0"/>
      <w:marRight w:val="0"/>
      <w:marTop w:val="0"/>
      <w:marBottom w:val="0"/>
      <w:divBdr>
        <w:top w:val="none" w:sz="0" w:space="0" w:color="auto"/>
        <w:left w:val="none" w:sz="0" w:space="0" w:color="auto"/>
        <w:bottom w:val="none" w:sz="0" w:space="0" w:color="auto"/>
        <w:right w:val="none" w:sz="0" w:space="0" w:color="auto"/>
      </w:divBdr>
    </w:div>
    <w:div w:id="725297921">
      <w:bodyDiv w:val="1"/>
      <w:marLeft w:val="0"/>
      <w:marRight w:val="0"/>
      <w:marTop w:val="0"/>
      <w:marBottom w:val="0"/>
      <w:divBdr>
        <w:top w:val="none" w:sz="0" w:space="0" w:color="auto"/>
        <w:left w:val="none" w:sz="0" w:space="0" w:color="auto"/>
        <w:bottom w:val="none" w:sz="0" w:space="0" w:color="auto"/>
        <w:right w:val="none" w:sz="0" w:space="0" w:color="auto"/>
      </w:divBdr>
    </w:div>
    <w:div w:id="727924733">
      <w:bodyDiv w:val="1"/>
      <w:marLeft w:val="0"/>
      <w:marRight w:val="0"/>
      <w:marTop w:val="0"/>
      <w:marBottom w:val="0"/>
      <w:divBdr>
        <w:top w:val="none" w:sz="0" w:space="0" w:color="auto"/>
        <w:left w:val="none" w:sz="0" w:space="0" w:color="auto"/>
        <w:bottom w:val="none" w:sz="0" w:space="0" w:color="auto"/>
        <w:right w:val="none" w:sz="0" w:space="0" w:color="auto"/>
      </w:divBdr>
    </w:div>
    <w:div w:id="732847771">
      <w:bodyDiv w:val="1"/>
      <w:marLeft w:val="0"/>
      <w:marRight w:val="0"/>
      <w:marTop w:val="0"/>
      <w:marBottom w:val="0"/>
      <w:divBdr>
        <w:top w:val="none" w:sz="0" w:space="0" w:color="auto"/>
        <w:left w:val="none" w:sz="0" w:space="0" w:color="auto"/>
        <w:bottom w:val="none" w:sz="0" w:space="0" w:color="auto"/>
        <w:right w:val="none" w:sz="0" w:space="0" w:color="auto"/>
      </w:divBdr>
    </w:div>
    <w:div w:id="734863918">
      <w:bodyDiv w:val="1"/>
      <w:marLeft w:val="0"/>
      <w:marRight w:val="0"/>
      <w:marTop w:val="0"/>
      <w:marBottom w:val="0"/>
      <w:divBdr>
        <w:top w:val="none" w:sz="0" w:space="0" w:color="auto"/>
        <w:left w:val="none" w:sz="0" w:space="0" w:color="auto"/>
        <w:bottom w:val="none" w:sz="0" w:space="0" w:color="auto"/>
        <w:right w:val="none" w:sz="0" w:space="0" w:color="auto"/>
      </w:divBdr>
    </w:div>
    <w:div w:id="734937901">
      <w:bodyDiv w:val="1"/>
      <w:marLeft w:val="0"/>
      <w:marRight w:val="0"/>
      <w:marTop w:val="0"/>
      <w:marBottom w:val="0"/>
      <w:divBdr>
        <w:top w:val="none" w:sz="0" w:space="0" w:color="auto"/>
        <w:left w:val="none" w:sz="0" w:space="0" w:color="auto"/>
        <w:bottom w:val="none" w:sz="0" w:space="0" w:color="auto"/>
        <w:right w:val="none" w:sz="0" w:space="0" w:color="auto"/>
      </w:divBdr>
    </w:div>
    <w:div w:id="736126384">
      <w:bodyDiv w:val="1"/>
      <w:marLeft w:val="0"/>
      <w:marRight w:val="0"/>
      <w:marTop w:val="0"/>
      <w:marBottom w:val="0"/>
      <w:divBdr>
        <w:top w:val="none" w:sz="0" w:space="0" w:color="auto"/>
        <w:left w:val="none" w:sz="0" w:space="0" w:color="auto"/>
        <w:bottom w:val="none" w:sz="0" w:space="0" w:color="auto"/>
        <w:right w:val="none" w:sz="0" w:space="0" w:color="auto"/>
      </w:divBdr>
    </w:div>
    <w:div w:id="739139114">
      <w:bodyDiv w:val="1"/>
      <w:marLeft w:val="0"/>
      <w:marRight w:val="0"/>
      <w:marTop w:val="0"/>
      <w:marBottom w:val="0"/>
      <w:divBdr>
        <w:top w:val="none" w:sz="0" w:space="0" w:color="auto"/>
        <w:left w:val="none" w:sz="0" w:space="0" w:color="auto"/>
        <w:bottom w:val="none" w:sz="0" w:space="0" w:color="auto"/>
        <w:right w:val="none" w:sz="0" w:space="0" w:color="auto"/>
      </w:divBdr>
    </w:div>
    <w:div w:id="739904840">
      <w:bodyDiv w:val="1"/>
      <w:marLeft w:val="0"/>
      <w:marRight w:val="0"/>
      <w:marTop w:val="0"/>
      <w:marBottom w:val="0"/>
      <w:divBdr>
        <w:top w:val="none" w:sz="0" w:space="0" w:color="auto"/>
        <w:left w:val="none" w:sz="0" w:space="0" w:color="auto"/>
        <w:bottom w:val="none" w:sz="0" w:space="0" w:color="auto"/>
        <w:right w:val="none" w:sz="0" w:space="0" w:color="auto"/>
      </w:divBdr>
    </w:div>
    <w:div w:id="740444461">
      <w:bodyDiv w:val="1"/>
      <w:marLeft w:val="0"/>
      <w:marRight w:val="0"/>
      <w:marTop w:val="0"/>
      <w:marBottom w:val="0"/>
      <w:divBdr>
        <w:top w:val="none" w:sz="0" w:space="0" w:color="auto"/>
        <w:left w:val="none" w:sz="0" w:space="0" w:color="auto"/>
        <w:bottom w:val="none" w:sz="0" w:space="0" w:color="auto"/>
        <w:right w:val="none" w:sz="0" w:space="0" w:color="auto"/>
      </w:divBdr>
    </w:div>
    <w:div w:id="745735055">
      <w:bodyDiv w:val="1"/>
      <w:marLeft w:val="0"/>
      <w:marRight w:val="0"/>
      <w:marTop w:val="0"/>
      <w:marBottom w:val="0"/>
      <w:divBdr>
        <w:top w:val="none" w:sz="0" w:space="0" w:color="auto"/>
        <w:left w:val="none" w:sz="0" w:space="0" w:color="auto"/>
        <w:bottom w:val="none" w:sz="0" w:space="0" w:color="auto"/>
        <w:right w:val="none" w:sz="0" w:space="0" w:color="auto"/>
      </w:divBdr>
    </w:div>
    <w:div w:id="749808507">
      <w:bodyDiv w:val="1"/>
      <w:marLeft w:val="0"/>
      <w:marRight w:val="0"/>
      <w:marTop w:val="0"/>
      <w:marBottom w:val="0"/>
      <w:divBdr>
        <w:top w:val="none" w:sz="0" w:space="0" w:color="auto"/>
        <w:left w:val="none" w:sz="0" w:space="0" w:color="auto"/>
        <w:bottom w:val="none" w:sz="0" w:space="0" w:color="auto"/>
        <w:right w:val="none" w:sz="0" w:space="0" w:color="auto"/>
      </w:divBdr>
    </w:div>
    <w:div w:id="749928881">
      <w:bodyDiv w:val="1"/>
      <w:marLeft w:val="0"/>
      <w:marRight w:val="0"/>
      <w:marTop w:val="0"/>
      <w:marBottom w:val="0"/>
      <w:divBdr>
        <w:top w:val="none" w:sz="0" w:space="0" w:color="auto"/>
        <w:left w:val="none" w:sz="0" w:space="0" w:color="auto"/>
        <w:bottom w:val="none" w:sz="0" w:space="0" w:color="auto"/>
        <w:right w:val="none" w:sz="0" w:space="0" w:color="auto"/>
      </w:divBdr>
    </w:div>
    <w:div w:id="750584015">
      <w:bodyDiv w:val="1"/>
      <w:marLeft w:val="0"/>
      <w:marRight w:val="0"/>
      <w:marTop w:val="0"/>
      <w:marBottom w:val="0"/>
      <w:divBdr>
        <w:top w:val="none" w:sz="0" w:space="0" w:color="auto"/>
        <w:left w:val="none" w:sz="0" w:space="0" w:color="auto"/>
        <w:bottom w:val="none" w:sz="0" w:space="0" w:color="auto"/>
        <w:right w:val="none" w:sz="0" w:space="0" w:color="auto"/>
      </w:divBdr>
    </w:div>
    <w:div w:id="757285468">
      <w:bodyDiv w:val="1"/>
      <w:marLeft w:val="0"/>
      <w:marRight w:val="0"/>
      <w:marTop w:val="0"/>
      <w:marBottom w:val="0"/>
      <w:divBdr>
        <w:top w:val="none" w:sz="0" w:space="0" w:color="auto"/>
        <w:left w:val="none" w:sz="0" w:space="0" w:color="auto"/>
        <w:bottom w:val="none" w:sz="0" w:space="0" w:color="auto"/>
        <w:right w:val="none" w:sz="0" w:space="0" w:color="auto"/>
      </w:divBdr>
    </w:div>
    <w:div w:id="758020086">
      <w:bodyDiv w:val="1"/>
      <w:marLeft w:val="0"/>
      <w:marRight w:val="0"/>
      <w:marTop w:val="0"/>
      <w:marBottom w:val="0"/>
      <w:divBdr>
        <w:top w:val="none" w:sz="0" w:space="0" w:color="auto"/>
        <w:left w:val="none" w:sz="0" w:space="0" w:color="auto"/>
        <w:bottom w:val="none" w:sz="0" w:space="0" w:color="auto"/>
        <w:right w:val="none" w:sz="0" w:space="0" w:color="auto"/>
      </w:divBdr>
    </w:div>
    <w:div w:id="758797920">
      <w:bodyDiv w:val="1"/>
      <w:marLeft w:val="0"/>
      <w:marRight w:val="0"/>
      <w:marTop w:val="0"/>
      <w:marBottom w:val="0"/>
      <w:divBdr>
        <w:top w:val="none" w:sz="0" w:space="0" w:color="auto"/>
        <w:left w:val="none" w:sz="0" w:space="0" w:color="auto"/>
        <w:bottom w:val="none" w:sz="0" w:space="0" w:color="auto"/>
        <w:right w:val="none" w:sz="0" w:space="0" w:color="auto"/>
      </w:divBdr>
    </w:div>
    <w:div w:id="761141202">
      <w:bodyDiv w:val="1"/>
      <w:marLeft w:val="0"/>
      <w:marRight w:val="0"/>
      <w:marTop w:val="0"/>
      <w:marBottom w:val="0"/>
      <w:divBdr>
        <w:top w:val="none" w:sz="0" w:space="0" w:color="auto"/>
        <w:left w:val="none" w:sz="0" w:space="0" w:color="auto"/>
        <w:bottom w:val="none" w:sz="0" w:space="0" w:color="auto"/>
        <w:right w:val="none" w:sz="0" w:space="0" w:color="auto"/>
      </w:divBdr>
    </w:div>
    <w:div w:id="761727156">
      <w:bodyDiv w:val="1"/>
      <w:marLeft w:val="0"/>
      <w:marRight w:val="0"/>
      <w:marTop w:val="0"/>
      <w:marBottom w:val="0"/>
      <w:divBdr>
        <w:top w:val="none" w:sz="0" w:space="0" w:color="auto"/>
        <w:left w:val="none" w:sz="0" w:space="0" w:color="auto"/>
        <w:bottom w:val="none" w:sz="0" w:space="0" w:color="auto"/>
        <w:right w:val="none" w:sz="0" w:space="0" w:color="auto"/>
      </w:divBdr>
    </w:div>
    <w:div w:id="762261633">
      <w:bodyDiv w:val="1"/>
      <w:marLeft w:val="0"/>
      <w:marRight w:val="0"/>
      <w:marTop w:val="0"/>
      <w:marBottom w:val="0"/>
      <w:divBdr>
        <w:top w:val="none" w:sz="0" w:space="0" w:color="auto"/>
        <w:left w:val="none" w:sz="0" w:space="0" w:color="auto"/>
        <w:bottom w:val="none" w:sz="0" w:space="0" w:color="auto"/>
        <w:right w:val="none" w:sz="0" w:space="0" w:color="auto"/>
      </w:divBdr>
    </w:div>
    <w:div w:id="767695562">
      <w:bodyDiv w:val="1"/>
      <w:marLeft w:val="0"/>
      <w:marRight w:val="0"/>
      <w:marTop w:val="0"/>
      <w:marBottom w:val="0"/>
      <w:divBdr>
        <w:top w:val="none" w:sz="0" w:space="0" w:color="auto"/>
        <w:left w:val="none" w:sz="0" w:space="0" w:color="auto"/>
        <w:bottom w:val="none" w:sz="0" w:space="0" w:color="auto"/>
        <w:right w:val="none" w:sz="0" w:space="0" w:color="auto"/>
      </w:divBdr>
    </w:div>
    <w:div w:id="769861098">
      <w:bodyDiv w:val="1"/>
      <w:marLeft w:val="0"/>
      <w:marRight w:val="0"/>
      <w:marTop w:val="0"/>
      <w:marBottom w:val="0"/>
      <w:divBdr>
        <w:top w:val="none" w:sz="0" w:space="0" w:color="auto"/>
        <w:left w:val="none" w:sz="0" w:space="0" w:color="auto"/>
        <w:bottom w:val="none" w:sz="0" w:space="0" w:color="auto"/>
        <w:right w:val="none" w:sz="0" w:space="0" w:color="auto"/>
      </w:divBdr>
    </w:div>
    <w:div w:id="772747586">
      <w:bodyDiv w:val="1"/>
      <w:marLeft w:val="0"/>
      <w:marRight w:val="0"/>
      <w:marTop w:val="0"/>
      <w:marBottom w:val="0"/>
      <w:divBdr>
        <w:top w:val="none" w:sz="0" w:space="0" w:color="auto"/>
        <w:left w:val="none" w:sz="0" w:space="0" w:color="auto"/>
        <w:bottom w:val="none" w:sz="0" w:space="0" w:color="auto"/>
        <w:right w:val="none" w:sz="0" w:space="0" w:color="auto"/>
      </w:divBdr>
    </w:div>
    <w:div w:id="774251555">
      <w:bodyDiv w:val="1"/>
      <w:marLeft w:val="0"/>
      <w:marRight w:val="0"/>
      <w:marTop w:val="0"/>
      <w:marBottom w:val="0"/>
      <w:divBdr>
        <w:top w:val="none" w:sz="0" w:space="0" w:color="auto"/>
        <w:left w:val="none" w:sz="0" w:space="0" w:color="auto"/>
        <w:bottom w:val="none" w:sz="0" w:space="0" w:color="auto"/>
        <w:right w:val="none" w:sz="0" w:space="0" w:color="auto"/>
      </w:divBdr>
    </w:div>
    <w:div w:id="782768235">
      <w:bodyDiv w:val="1"/>
      <w:marLeft w:val="0"/>
      <w:marRight w:val="0"/>
      <w:marTop w:val="0"/>
      <w:marBottom w:val="0"/>
      <w:divBdr>
        <w:top w:val="none" w:sz="0" w:space="0" w:color="auto"/>
        <w:left w:val="none" w:sz="0" w:space="0" w:color="auto"/>
        <w:bottom w:val="none" w:sz="0" w:space="0" w:color="auto"/>
        <w:right w:val="none" w:sz="0" w:space="0" w:color="auto"/>
      </w:divBdr>
    </w:div>
    <w:div w:id="783691917">
      <w:bodyDiv w:val="1"/>
      <w:marLeft w:val="0"/>
      <w:marRight w:val="0"/>
      <w:marTop w:val="0"/>
      <w:marBottom w:val="0"/>
      <w:divBdr>
        <w:top w:val="none" w:sz="0" w:space="0" w:color="auto"/>
        <w:left w:val="none" w:sz="0" w:space="0" w:color="auto"/>
        <w:bottom w:val="none" w:sz="0" w:space="0" w:color="auto"/>
        <w:right w:val="none" w:sz="0" w:space="0" w:color="auto"/>
      </w:divBdr>
    </w:div>
    <w:div w:id="784423209">
      <w:bodyDiv w:val="1"/>
      <w:marLeft w:val="0"/>
      <w:marRight w:val="0"/>
      <w:marTop w:val="0"/>
      <w:marBottom w:val="0"/>
      <w:divBdr>
        <w:top w:val="none" w:sz="0" w:space="0" w:color="auto"/>
        <w:left w:val="none" w:sz="0" w:space="0" w:color="auto"/>
        <w:bottom w:val="none" w:sz="0" w:space="0" w:color="auto"/>
        <w:right w:val="none" w:sz="0" w:space="0" w:color="auto"/>
      </w:divBdr>
    </w:div>
    <w:div w:id="787701504">
      <w:bodyDiv w:val="1"/>
      <w:marLeft w:val="0"/>
      <w:marRight w:val="0"/>
      <w:marTop w:val="0"/>
      <w:marBottom w:val="0"/>
      <w:divBdr>
        <w:top w:val="none" w:sz="0" w:space="0" w:color="auto"/>
        <w:left w:val="none" w:sz="0" w:space="0" w:color="auto"/>
        <w:bottom w:val="none" w:sz="0" w:space="0" w:color="auto"/>
        <w:right w:val="none" w:sz="0" w:space="0" w:color="auto"/>
      </w:divBdr>
    </w:div>
    <w:div w:id="789664641">
      <w:bodyDiv w:val="1"/>
      <w:marLeft w:val="0"/>
      <w:marRight w:val="0"/>
      <w:marTop w:val="0"/>
      <w:marBottom w:val="0"/>
      <w:divBdr>
        <w:top w:val="none" w:sz="0" w:space="0" w:color="auto"/>
        <w:left w:val="none" w:sz="0" w:space="0" w:color="auto"/>
        <w:bottom w:val="none" w:sz="0" w:space="0" w:color="auto"/>
        <w:right w:val="none" w:sz="0" w:space="0" w:color="auto"/>
      </w:divBdr>
    </w:div>
    <w:div w:id="791171802">
      <w:bodyDiv w:val="1"/>
      <w:marLeft w:val="0"/>
      <w:marRight w:val="0"/>
      <w:marTop w:val="0"/>
      <w:marBottom w:val="0"/>
      <w:divBdr>
        <w:top w:val="none" w:sz="0" w:space="0" w:color="auto"/>
        <w:left w:val="none" w:sz="0" w:space="0" w:color="auto"/>
        <w:bottom w:val="none" w:sz="0" w:space="0" w:color="auto"/>
        <w:right w:val="none" w:sz="0" w:space="0" w:color="auto"/>
      </w:divBdr>
    </w:div>
    <w:div w:id="793446826">
      <w:bodyDiv w:val="1"/>
      <w:marLeft w:val="0"/>
      <w:marRight w:val="0"/>
      <w:marTop w:val="0"/>
      <w:marBottom w:val="0"/>
      <w:divBdr>
        <w:top w:val="none" w:sz="0" w:space="0" w:color="auto"/>
        <w:left w:val="none" w:sz="0" w:space="0" w:color="auto"/>
        <w:bottom w:val="none" w:sz="0" w:space="0" w:color="auto"/>
        <w:right w:val="none" w:sz="0" w:space="0" w:color="auto"/>
      </w:divBdr>
    </w:div>
    <w:div w:id="794641119">
      <w:bodyDiv w:val="1"/>
      <w:marLeft w:val="0"/>
      <w:marRight w:val="0"/>
      <w:marTop w:val="0"/>
      <w:marBottom w:val="0"/>
      <w:divBdr>
        <w:top w:val="none" w:sz="0" w:space="0" w:color="auto"/>
        <w:left w:val="none" w:sz="0" w:space="0" w:color="auto"/>
        <w:bottom w:val="none" w:sz="0" w:space="0" w:color="auto"/>
        <w:right w:val="none" w:sz="0" w:space="0" w:color="auto"/>
      </w:divBdr>
    </w:div>
    <w:div w:id="798647876">
      <w:bodyDiv w:val="1"/>
      <w:marLeft w:val="0"/>
      <w:marRight w:val="0"/>
      <w:marTop w:val="0"/>
      <w:marBottom w:val="0"/>
      <w:divBdr>
        <w:top w:val="none" w:sz="0" w:space="0" w:color="auto"/>
        <w:left w:val="none" w:sz="0" w:space="0" w:color="auto"/>
        <w:bottom w:val="none" w:sz="0" w:space="0" w:color="auto"/>
        <w:right w:val="none" w:sz="0" w:space="0" w:color="auto"/>
      </w:divBdr>
    </w:div>
    <w:div w:id="799880433">
      <w:bodyDiv w:val="1"/>
      <w:marLeft w:val="0"/>
      <w:marRight w:val="0"/>
      <w:marTop w:val="0"/>
      <w:marBottom w:val="0"/>
      <w:divBdr>
        <w:top w:val="none" w:sz="0" w:space="0" w:color="auto"/>
        <w:left w:val="none" w:sz="0" w:space="0" w:color="auto"/>
        <w:bottom w:val="none" w:sz="0" w:space="0" w:color="auto"/>
        <w:right w:val="none" w:sz="0" w:space="0" w:color="auto"/>
      </w:divBdr>
    </w:div>
    <w:div w:id="807356093">
      <w:bodyDiv w:val="1"/>
      <w:marLeft w:val="0"/>
      <w:marRight w:val="0"/>
      <w:marTop w:val="0"/>
      <w:marBottom w:val="0"/>
      <w:divBdr>
        <w:top w:val="none" w:sz="0" w:space="0" w:color="auto"/>
        <w:left w:val="none" w:sz="0" w:space="0" w:color="auto"/>
        <w:bottom w:val="none" w:sz="0" w:space="0" w:color="auto"/>
        <w:right w:val="none" w:sz="0" w:space="0" w:color="auto"/>
      </w:divBdr>
    </w:div>
    <w:div w:id="810368296">
      <w:bodyDiv w:val="1"/>
      <w:marLeft w:val="0"/>
      <w:marRight w:val="0"/>
      <w:marTop w:val="0"/>
      <w:marBottom w:val="0"/>
      <w:divBdr>
        <w:top w:val="none" w:sz="0" w:space="0" w:color="auto"/>
        <w:left w:val="none" w:sz="0" w:space="0" w:color="auto"/>
        <w:bottom w:val="none" w:sz="0" w:space="0" w:color="auto"/>
        <w:right w:val="none" w:sz="0" w:space="0" w:color="auto"/>
      </w:divBdr>
    </w:div>
    <w:div w:id="811747832">
      <w:bodyDiv w:val="1"/>
      <w:marLeft w:val="0"/>
      <w:marRight w:val="0"/>
      <w:marTop w:val="0"/>
      <w:marBottom w:val="0"/>
      <w:divBdr>
        <w:top w:val="none" w:sz="0" w:space="0" w:color="auto"/>
        <w:left w:val="none" w:sz="0" w:space="0" w:color="auto"/>
        <w:bottom w:val="none" w:sz="0" w:space="0" w:color="auto"/>
        <w:right w:val="none" w:sz="0" w:space="0" w:color="auto"/>
      </w:divBdr>
    </w:div>
    <w:div w:id="813789646">
      <w:bodyDiv w:val="1"/>
      <w:marLeft w:val="0"/>
      <w:marRight w:val="0"/>
      <w:marTop w:val="0"/>
      <w:marBottom w:val="0"/>
      <w:divBdr>
        <w:top w:val="none" w:sz="0" w:space="0" w:color="auto"/>
        <w:left w:val="none" w:sz="0" w:space="0" w:color="auto"/>
        <w:bottom w:val="none" w:sz="0" w:space="0" w:color="auto"/>
        <w:right w:val="none" w:sz="0" w:space="0" w:color="auto"/>
      </w:divBdr>
    </w:div>
    <w:div w:id="817694995">
      <w:bodyDiv w:val="1"/>
      <w:marLeft w:val="0"/>
      <w:marRight w:val="0"/>
      <w:marTop w:val="0"/>
      <w:marBottom w:val="0"/>
      <w:divBdr>
        <w:top w:val="none" w:sz="0" w:space="0" w:color="auto"/>
        <w:left w:val="none" w:sz="0" w:space="0" w:color="auto"/>
        <w:bottom w:val="none" w:sz="0" w:space="0" w:color="auto"/>
        <w:right w:val="none" w:sz="0" w:space="0" w:color="auto"/>
      </w:divBdr>
    </w:div>
    <w:div w:id="818107420">
      <w:bodyDiv w:val="1"/>
      <w:marLeft w:val="0"/>
      <w:marRight w:val="0"/>
      <w:marTop w:val="0"/>
      <w:marBottom w:val="0"/>
      <w:divBdr>
        <w:top w:val="none" w:sz="0" w:space="0" w:color="auto"/>
        <w:left w:val="none" w:sz="0" w:space="0" w:color="auto"/>
        <w:bottom w:val="none" w:sz="0" w:space="0" w:color="auto"/>
        <w:right w:val="none" w:sz="0" w:space="0" w:color="auto"/>
      </w:divBdr>
    </w:div>
    <w:div w:id="824711928">
      <w:bodyDiv w:val="1"/>
      <w:marLeft w:val="0"/>
      <w:marRight w:val="0"/>
      <w:marTop w:val="0"/>
      <w:marBottom w:val="0"/>
      <w:divBdr>
        <w:top w:val="none" w:sz="0" w:space="0" w:color="auto"/>
        <w:left w:val="none" w:sz="0" w:space="0" w:color="auto"/>
        <w:bottom w:val="none" w:sz="0" w:space="0" w:color="auto"/>
        <w:right w:val="none" w:sz="0" w:space="0" w:color="auto"/>
      </w:divBdr>
    </w:div>
    <w:div w:id="824779080">
      <w:bodyDiv w:val="1"/>
      <w:marLeft w:val="0"/>
      <w:marRight w:val="0"/>
      <w:marTop w:val="0"/>
      <w:marBottom w:val="0"/>
      <w:divBdr>
        <w:top w:val="none" w:sz="0" w:space="0" w:color="auto"/>
        <w:left w:val="none" w:sz="0" w:space="0" w:color="auto"/>
        <w:bottom w:val="none" w:sz="0" w:space="0" w:color="auto"/>
        <w:right w:val="none" w:sz="0" w:space="0" w:color="auto"/>
      </w:divBdr>
    </w:div>
    <w:div w:id="826281532">
      <w:bodyDiv w:val="1"/>
      <w:marLeft w:val="0"/>
      <w:marRight w:val="0"/>
      <w:marTop w:val="0"/>
      <w:marBottom w:val="0"/>
      <w:divBdr>
        <w:top w:val="none" w:sz="0" w:space="0" w:color="auto"/>
        <w:left w:val="none" w:sz="0" w:space="0" w:color="auto"/>
        <w:bottom w:val="none" w:sz="0" w:space="0" w:color="auto"/>
        <w:right w:val="none" w:sz="0" w:space="0" w:color="auto"/>
      </w:divBdr>
    </w:div>
    <w:div w:id="826439839">
      <w:bodyDiv w:val="1"/>
      <w:marLeft w:val="0"/>
      <w:marRight w:val="0"/>
      <w:marTop w:val="0"/>
      <w:marBottom w:val="0"/>
      <w:divBdr>
        <w:top w:val="none" w:sz="0" w:space="0" w:color="auto"/>
        <w:left w:val="none" w:sz="0" w:space="0" w:color="auto"/>
        <w:bottom w:val="none" w:sz="0" w:space="0" w:color="auto"/>
        <w:right w:val="none" w:sz="0" w:space="0" w:color="auto"/>
      </w:divBdr>
    </w:div>
    <w:div w:id="829448718">
      <w:bodyDiv w:val="1"/>
      <w:marLeft w:val="0"/>
      <w:marRight w:val="0"/>
      <w:marTop w:val="0"/>
      <w:marBottom w:val="0"/>
      <w:divBdr>
        <w:top w:val="none" w:sz="0" w:space="0" w:color="auto"/>
        <w:left w:val="none" w:sz="0" w:space="0" w:color="auto"/>
        <w:bottom w:val="none" w:sz="0" w:space="0" w:color="auto"/>
        <w:right w:val="none" w:sz="0" w:space="0" w:color="auto"/>
      </w:divBdr>
    </w:div>
    <w:div w:id="830293676">
      <w:bodyDiv w:val="1"/>
      <w:marLeft w:val="0"/>
      <w:marRight w:val="0"/>
      <w:marTop w:val="0"/>
      <w:marBottom w:val="0"/>
      <w:divBdr>
        <w:top w:val="none" w:sz="0" w:space="0" w:color="auto"/>
        <w:left w:val="none" w:sz="0" w:space="0" w:color="auto"/>
        <w:bottom w:val="none" w:sz="0" w:space="0" w:color="auto"/>
        <w:right w:val="none" w:sz="0" w:space="0" w:color="auto"/>
      </w:divBdr>
    </w:div>
    <w:div w:id="832066946">
      <w:bodyDiv w:val="1"/>
      <w:marLeft w:val="0"/>
      <w:marRight w:val="0"/>
      <w:marTop w:val="0"/>
      <w:marBottom w:val="0"/>
      <w:divBdr>
        <w:top w:val="none" w:sz="0" w:space="0" w:color="auto"/>
        <w:left w:val="none" w:sz="0" w:space="0" w:color="auto"/>
        <w:bottom w:val="none" w:sz="0" w:space="0" w:color="auto"/>
        <w:right w:val="none" w:sz="0" w:space="0" w:color="auto"/>
      </w:divBdr>
    </w:div>
    <w:div w:id="833302147">
      <w:bodyDiv w:val="1"/>
      <w:marLeft w:val="0"/>
      <w:marRight w:val="0"/>
      <w:marTop w:val="0"/>
      <w:marBottom w:val="0"/>
      <w:divBdr>
        <w:top w:val="none" w:sz="0" w:space="0" w:color="auto"/>
        <w:left w:val="none" w:sz="0" w:space="0" w:color="auto"/>
        <w:bottom w:val="none" w:sz="0" w:space="0" w:color="auto"/>
        <w:right w:val="none" w:sz="0" w:space="0" w:color="auto"/>
      </w:divBdr>
    </w:div>
    <w:div w:id="840776062">
      <w:bodyDiv w:val="1"/>
      <w:marLeft w:val="0"/>
      <w:marRight w:val="0"/>
      <w:marTop w:val="0"/>
      <w:marBottom w:val="0"/>
      <w:divBdr>
        <w:top w:val="none" w:sz="0" w:space="0" w:color="auto"/>
        <w:left w:val="none" w:sz="0" w:space="0" w:color="auto"/>
        <w:bottom w:val="none" w:sz="0" w:space="0" w:color="auto"/>
        <w:right w:val="none" w:sz="0" w:space="0" w:color="auto"/>
      </w:divBdr>
    </w:div>
    <w:div w:id="841701456">
      <w:bodyDiv w:val="1"/>
      <w:marLeft w:val="0"/>
      <w:marRight w:val="0"/>
      <w:marTop w:val="0"/>
      <w:marBottom w:val="0"/>
      <w:divBdr>
        <w:top w:val="none" w:sz="0" w:space="0" w:color="auto"/>
        <w:left w:val="none" w:sz="0" w:space="0" w:color="auto"/>
        <w:bottom w:val="none" w:sz="0" w:space="0" w:color="auto"/>
        <w:right w:val="none" w:sz="0" w:space="0" w:color="auto"/>
      </w:divBdr>
    </w:div>
    <w:div w:id="844323196">
      <w:bodyDiv w:val="1"/>
      <w:marLeft w:val="0"/>
      <w:marRight w:val="0"/>
      <w:marTop w:val="0"/>
      <w:marBottom w:val="0"/>
      <w:divBdr>
        <w:top w:val="none" w:sz="0" w:space="0" w:color="auto"/>
        <w:left w:val="none" w:sz="0" w:space="0" w:color="auto"/>
        <w:bottom w:val="none" w:sz="0" w:space="0" w:color="auto"/>
        <w:right w:val="none" w:sz="0" w:space="0" w:color="auto"/>
      </w:divBdr>
    </w:div>
    <w:div w:id="850611430">
      <w:bodyDiv w:val="1"/>
      <w:marLeft w:val="0"/>
      <w:marRight w:val="0"/>
      <w:marTop w:val="0"/>
      <w:marBottom w:val="0"/>
      <w:divBdr>
        <w:top w:val="none" w:sz="0" w:space="0" w:color="auto"/>
        <w:left w:val="none" w:sz="0" w:space="0" w:color="auto"/>
        <w:bottom w:val="none" w:sz="0" w:space="0" w:color="auto"/>
        <w:right w:val="none" w:sz="0" w:space="0" w:color="auto"/>
      </w:divBdr>
    </w:div>
    <w:div w:id="851990697">
      <w:bodyDiv w:val="1"/>
      <w:marLeft w:val="0"/>
      <w:marRight w:val="0"/>
      <w:marTop w:val="0"/>
      <w:marBottom w:val="0"/>
      <w:divBdr>
        <w:top w:val="none" w:sz="0" w:space="0" w:color="auto"/>
        <w:left w:val="none" w:sz="0" w:space="0" w:color="auto"/>
        <w:bottom w:val="none" w:sz="0" w:space="0" w:color="auto"/>
        <w:right w:val="none" w:sz="0" w:space="0" w:color="auto"/>
      </w:divBdr>
    </w:div>
    <w:div w:id="852375270">
      <w:bodyDiv w:val="1"/>
      <w:marLeft w:val="0"/>
      <w:marRight w:val="0"/>
      <w:marTop w:val="0"/>
      <w:marBottom w:val="0"/>
      <w:divBdr>
        <w:top w:val="none" w:sz="0" w:space="0" w:color="auto"/>
        <w:left w:val="none" w:sz="0" w:space="0" w:color="auto"/>
        <w:bottom w:val="none" w:sz="0" w:space="0" w:color="auto"/>
        <w:right w:val="none" w:sz="0" w:space="0" w:color="auto"/>
      </w:divBdr>
    </w:div>
    <w:div w:id="853111868">
      <w:bodyDiv w:val="1"/>
      <w:marLeft w:val="0"/>
      <w:marRight w:val="0"/>
      <w:marTop w:val="0"/>
      <w:marBottom w:val="0"/>
      <w:divBdr>
        <w:top w:val="none" w:sz="0" w:space="0" w:color="auto"/>
        <w:left w:val="none" w:sz="0" w:space="0" w:color="auto"/>
        <w:bottom w:val="none" w:sz="0" w:space="0" w:color="auto"/>
        <w:right w:val="none" w:sz="0" w:space="0" w:color="auto"/>
      </w:divBdr>
    </w:div>
    <w:div w:id="854424230">
      <w:bodyDiv w:val="1"/>
      <w:marLeft w:val="0"/>
      <w:marRight w:val="0"/>
      <w:marTop w:val="0"/>
      <w:marBottom w:val="0"/>
      <w:divBdr>
        <w:top w:val="none" w:sz="0" w:space="0" w:color="auto"/>
        <w:left w:val="none" w:sz="0" w:space="0" w:color="auto"/>
        <w:bottom w:val="none" w:sz="0" w:space="0" w:color="auto"/>
        <w:right w:val="none" w:sz="0" w:space="0" w:color="auto"/>
      </w:divBdr>
    </w:div>
    <w:div w:id="856698172">
      <w:bodyDiv w:val="1"/>
      <w:marLeft w:val="0"/>
      <w:marRight w:val="0"/>
      <w:marTop w:val="0"/>
      <w:marBottom w:val="0"/>
      <w:divBdr>
        <w:top w:val="none" w:sz="0" w:space="0" w:color="auto"/>
        <w:left w:val="none" w:sz="0" w:space="0" w:color="auto"/>
        <w:bottom w:val="none" w:sz="0" w:space="0" w:color="auto"/>
        <w:right w:val="none" w:sz="0" w:space="0" w:color="auto"/>
      </w:divBdr>
    </w:div>
    <w:div w:id="857624260">
      <w:bodyDiv w:val="1"/>
      <w:marLeft w:val="0"/>
      <w:marRight w:val="0"/>
      <w:marTop w:val="0"/>
      <w:marBottom w:val="0"/>
      <w:divBdr>
        <w:top w:val="none" w:sz="0" w:space="0" w:color="auto"/>
        <w:left w:val="none" w:sz="0" w:space="0" w:color="auto"/>
        <w:bottom w:val="none" w:sz="0" w:space="0" w:color="auto"/>
        <w:right w:val="none" w:sz="0" w:space="0" w:color="auto"/>
      </w:divBdr>
    </w:div>
    <w:div w:id="869101466">
      <w:bodyDiv w:val="1"/>
      <w:marLeft w:val="0"/>
      <w:marRight w:val="0"/>
      <w:marTop w:val="0"/>
      <w:marBottom w:val="0"/>
      <w:divBdr>
        <w:top w:val="none" w:sz="0" w:space="0" w:color="auto"/>
        <w:left w:val="none" w:sz="0" w:space="0" w:color="auto"/>
        <w:bottom w:val="none" w:sz="0" w:space="0" w:color="auto"/>
        <w:right w:val="none" w:sz="0" w:space="0" w:color="auto"/>
      </w:divBdr>
    </w:div>
    <w:div w:id="870262325">
      <w:bodyDiv w:val="1"/>
      <w:marLeft w:val="0"/>
      <w:marRight w:val="0"/>
      <w:marTop w:val="0"/>
      <w:marBottom w:val="0"/>
      <w:divBdr>
        <w:top w:val="none" w:sz="0" w:space="0" w:color="auto"/>
        <w:left w:val="none" w:sz="0" w:space="0" w:color="auto"/>
        <w:bottom w:val="none" w:sz="0" w:space="0" w:color="auto"/>
        <w:right w:val="none" w:sz="0" w:space="0" w:color="auto"/>
      </w:divBdr>
    </w:div>
    <w:div w:id="871843016">
      <w:bodyDiv w:val="1"/>
      <w:marLeft w:val="0"/>
      <w:marRight w:val="0"/>
      <w:marTop w:val="0"/>
      <w:marBottom w:val="0"/>
      <w:divBdr>
        <w:top w:val="none" w:sz="0" w:space="0" w:color="auto"/>
        <w:left w:val="none" w:sz="0" w:space="0" w:color="auto"/>
        <w:bottom w:val="none" w:sz="0" w:space="0" w:color="auto"/>
        <w:right w:val="none" w:sz="0" w:space="0" w:color="auto"/>
      </w:divBdr>
    </w:div>
    <w:div w:id="871920909">
      <w:bodyDiv w:val="1"/>
      <w:marLeft w:val="0"/>
      <w:marRight w:val="0"/>
      <w:marTop w:val="0"/>
      <w:marBottom w:val="0"/>
      <w:divBdr>
        <w:top w:val="none" w:sz="0" w:space="0" w:color="auto"/>
        <w:left w:val="none" w:sz="0" w:space="0" w:color="auto"/>
        <w:bottom w:val="none" w:sz="0" w:space="0" w:color="auto"/>
        <w:right w:val="none" w:sz="0" w:space="0" w:color="auto"/>
      </w:divBdr>
    </w:div>
    <w:div w:id="875459997">
      <w:bodyDiv w:val="1"/>
      <w:marLeft w:val="0"/>
      <w:marRight w:val="0"/>
      <w:marTop w:val="0"/>
      <w:marBottom w:val="0"/>
      <w:divBdr>
        <w:top w:val="none" w:sz="0" w:space="0" w:color="auto"/>
        <w:left w:val="none" w:sz="0" w:space="0" w:color="auto"/>
        <w:bottom w:val="none" w:sz="0" w:space="0" w:color="auto"/>
        <w:right w:val="none" w:sz="0" w:space="0" w:color="auto"/>
      </w:divBdr>
    </w:div>
    <w:div w:id="875655522">
      <w:bodyDiv w:val="1"/>
      <w:marLeft w:val="0"/>
      <w:marRight w:val="0"/>
      <w:marTop w:val="0"/>
      <w:marBottom w:val="0"/>
      <w:divBdr>
        <w:top w:val="none" w:sz="0" w:space="0" w:color="auto"/>
        <w:left w:val="none" w:sz="0" w:space="0" w:color="auto"/>
        <w:bottom w:val="none" w:sz="0" w:space="0" w:color="auto"/>
        <w:right w:val="none" w:sz="0" w:space="0" w:color="auto"/>
      </w:divBdr>
    </w:div>
    <w:div w:id="875969614">
      <w:bodyDiv w:val="1"/>
      <w:marLeft w:val="0"/>
      <w:marRight w:val="0"/>
      <w:marTop w:val="0"/>
      <w:marBottom w:val="0"/>
      <w:divBdr>
        <w:top w:val="none" w:sz="0" w:space="0" w:color="auto"/>
        <w:left w:val="none" w:sz="0" w:space="0" w:color="auto"/>
        <w:bottom w:val="none" w:sz="0" w:space="0" w:color="auto"/>
        <w:right w:val="none" w:sz="0" w:space="0" w:color="auto"/>
      </w:divBdr>
    </w:div>
    <w:div w:id="876166774">
      <w:bodyDiv w:val="1"/>
      <w:marLeft w:val="0"/>
      <w:marRight w:val="0"/>
      <w:marTop w:val="0"/>
      <w:marBottom w:val="0"/>
      <w:divBdr>
        <w:top w:val="none" w:sz="0" w:space="0" w:color="auto"/>
        <w:left w:val="none" w:sz="0" w:space="0" w:color="auto"/>
        <w:bottom w:val="none" w:sz="0" w:space="0" w:color="auto"/>
        <w:right w:val="none" w:sz="0" w:space="0" w:color="auto"/>
      </w:divBdr>
    </w:div>
    <w:div w:id="878317642">
      <w:bodyDiv w:val="1"/>
      <w:marLeft w:val="0"/>
      <w:marRight w:val="0"/>
      <w:marTop w:val="0"/>
      <w:marBottom w:val="0"/>
      <w:divBdr>
        <w:top w:val="none" w:sz="0" w:space="0" w:color="auto"/>
        <w:left w:val="none" w:sz="0" w:space="0" w:color="auto"/>
        <w:bottom w:val="none" w:sz="0" w:space="0" w:color="auto"/>
        <w:right w:val="none" w:sz="0" w:space="0" w:color="auto"/>
      </w:divBdr>
    </w:div>
    <w:div w:id="883058271">
      <w:bodyDiv w:val="1"/>
      <w:marLeft w:val="0"/>
      <w:marRight w:val="0"/>
      <w:marTop w:val="0"/>
      <w:marBottom w:val="0"/>
      <w:divBdr>
        <w:top w:val="none" w:sz="0" w:space="0" w:color="auto"/>
        <w:left w:val="none" w:sz="0" w:space="0" w:color="auto"/>
        <w:bottom w:val="none" w:sz="0" w:space="0" w:color="auto"/>
        <w:right w:val="none" w:sz="0" w:space="0" w:color="auto"/>
      </w:divBdr>
    </w:div>
    <w:div w:id="885486287">
      <w:bodyDiv w:val="1"/>
      <w:marLeft w:val="0"/>
      <w:marRight w:val="0"/>
      <w:marTop w:val="0"/>
      <w:marBottom w:val="0"/>
      <w:divBdr>
        <w:top w:val="none" w:sz="0" w:space="0" w:color="auto"/>
        <w:left w:val="none" w:sz="0" w:space="0" w:color="auto"/>
        <w:bottom w:val="none" w:sz="0" w:space="0" w:color="auto"/>
        <w:right w:val="none" w:sz="0" w:space="0" w:color="auto"/>
      </w:divBdr>
    </w:div>
    <w:div w:id="885608635">
      <w:bodyDiv w:val="1"/>
      <w:marLeft w:val="0"/>
      <w:marRight w:val="0"/>
      <w:marTop w:val="0"/>
      <w:marBottom w:val="0"/>
      <w:divBdr>
        <w:top w:val="none" w:sz="0" w:space="0" w:color="auto"/>
        <w:left w:val="none" w:sz="0" w:space="0" w:color="auto"/>
        <w:bottom w:val="none" w:sz="0" w:space="0" w:color="auto"/>
        <w:right w:val="none" w:sz="0" w:space="0" w:color="auto"/>
      </w:divBdr>
    </w:div>
    <w:div w:id="888734530">
      <w:bodyDiv w:val="1"/>
      <w:marLeft w:val="0"/>
      <w:marRight w:val="0"/>
      <w:marTop w:val="0"/>
      <w:marBottom w:val="0"/>
      <w:divBdr>
        <w:top w:val="none" w:sz="0" w:space="0" w:color="auto"/>
        <w:left w:val="none" w:sz="0" w:space="0" w:color="auto"/>
        <w:bottom w:val="none" w:sz="0" w:space="0" w:color="auto"/>
        <w:right w:val="none" w:sz="0" w:space="0" w:color="auto"/>
      </w:divBdr>
    </w:div>
    <w:div w:id="891191236">
      <w:bodyDiv w:val="1"/>
      <w:marLeft w:val="0"/>
      <w:marRight w:val="0"/>
      <w:marTop w:val="0"/>
      <w:marBottom w:val="0"/>
      <w:divBdr>
        <w:top w:val="none" w:sz="0" w:space="0" w:color="auto"/>
        <w:left w:val="none" w:sz="0" w:space="0" w:color="auto"/>
        <w:bottom w:val="none" w:sz="0" w:space="0" w:color="auto"/>
        <w:right w:val="none" w:sz="0" w:space="0" w:color="auto"/>
      </w:divBdr>
    </w:div>
    <w:div w:id="894662862">
      <w:bodyDiv w:val="1"/>
      <w:marLeft w:val="0"/>
      <w:marRight w:val="0"/>
      <w:marTop w:val="0"/>
      <w:marBottom w:val="0"/>
      <w:divBdr>
        <w:top w:val="none" w:sz="0" w:space="0" w:color="auto"/>
        <w:left w:val="none" w:sz="0" w:space="0" w:color="auto"/>
        <w:bottom w:val="none" w:sz="0" w:space="0" w:color="auto"/>
        <w:right w:val="none" w:sz="0" w:space="0" w:color="auto"/>
      </w:divBdr>
    </w:div>
    <w:div w:id="895166355">
      <w:bodyDiv w:val="1"/>
      <w:marLeft w:val="0"/>
      <w:marRight w:val="0"/>
      <w:marTop w:val="0"/>
      <w:marBottom w:val="0"/>
      <w:divBdr>
        <w:top w:val="none" w:sz="0" w:space="0" w:color="auto"/>
        <w:left w:val="none" w:sz="0" w:space="0" w:color="auto"/>
        <w:bottom w:val="none" w:sz="0" w:space="0" w:color="auto"/>
        <w:right w:val="none" w:sz="0" w:space="0" w:color="auto"/>
      </w:divBdr>
    </w:div>
    <w:div w:id="899055016">
      <w:bodyDiv w:val="1"/>
      <w:marLeft w:val="0"/>
      <w:marRight w:val="0"/>
      <w:marTop w:val="0"/>
      <w:marBottom w:val="0"/>
      <w:divBdr>
        <w:top w:val="none" w:sz="0" w:space="0" w:color="auto"/>
        <w:left w:val="none" w:sz="0" w:space="0" w:color="auto"/>
        <w:bottom w:val="none" w:sz="0" w:space="0" w:color="auto"/>
        <w:right w:val="none" w:sz="0" w:space="0" w:color="auto"/>
      </w:divBdr>
    </w:div>
    <w:div w:id="899680856">
      <w:bodyDiv w:val="1"/>
      <w:marLeft w:val="0"/>
      <w:marRight w:val="0"/>
      <w:marTop w:val="0"/>
      <w:marBottom w:val="0"/>
      <w:divBdr>
        <w:top w:val="none" w:sz="0" w:space="0" w:color="auto"/>
        <w:left w:val="none" w:sz="0" w:space="0" w:color="auto"/>
        <w:bottom w:val="none" w:sz="0" w:space="0" w:color="auto"/>
        <w:right w:val="none" w:sz="0" w:space="0" w:color="auto"/>
      </w:divBdr>
    </w:div>
    <w:div w:id="901019531">
      <w:bodyDiv w:val="1"/>
      <w:marLeft w:val="0"/>
      <w:marRight w:val="0"/>
      <w:marTop w:val="0"/>
      <w:marBottom w:val="0"/>
      <w:divBdr>
        <w:top w:val="none" w:sz="0" w:space="0" w:color="auto"/>
        <w:left w:val="none" w:sz="0" w:space="0" w:color="auto"/>
        <w:bottom w:val="none" w:sz="0" w:space="0" w:color="auto"/>
        <w:right w:val="none" w:sz="0" w:space="0" w:color="auto"/>
      </w:divBdr>
    </w:div>
    <w:div w:id="901215853">
      <w:bodyDiv w:val="1"/>
      <w:marLeft w:val="0"/>
      <w:marRight w:val="0"/>
      <w:marTop w:val="0"/>
      <w:marBottom w:val="0"/>
      <w:divBdr>
        <w:top w:val="none" w:sz="0" w:space="0" w:color="auto"/>
        <w:left w:val="none" w:sz="0" w:space="0" w:color="auto"/>
        <w:bottom w:val="none" w:sz="0" w:space="0" w:color="auto"/>
        <w:right w:val="none" w:sz="0" w:space="0" w:color="auto"/>
      </w:divBdr>
    </w:div>
    <w:div w:id="902060111">
      <w:bodyDiv w:val="1"/>
      <w:marLeft w:val="0"/>
      <w:marRight w:val="0"/>
      <w:marTop w:val="0"/>
      <w:marBottom w:val="0"/>
      <w:divBdr>
        <w:top w:val="none" w:sz="0" w:space="0" w:color="auto"/>
        <w:left w:val="none" w:sz="0" w:space="0" w:color="auto"/>
        <w:bottom w:val="none" w:sz="0" w:space="0" w:color="auto"/>
        <w:right w:val="none" w:sz="0" w:space="0" w:color="auto"/>
      </w:divBdr>
    </w:div>
    <w:div w:id="903756584">
      <w:bodyDiv w:val="1"/>
      <w:marLeft w:val="0"/>
      <w:marRight w:val="0"/>
      <w:marTop w:val="0"/>
      <w:marBottom w:val="0"/>
      <w:divBdr>
        <w:top w:val="none" w:sz="0" w:space="0" w:color="auto"/>
        <w:left w:val="none" w:sz="0" w:space="0" w:color="auto"/>
        <w:bottom w:val="none" w:sz="0" w:space="0" w:color="auto"/>
        <w:right w:val="none" w:sz="0" w:space="0" w:color="auto"/>
      </w:divBdr>
    </w:div>
    <w:div w:id="908273878">
      <w:bodyDiv w:val="1"/>
      <w:marLeft w:val="0"/>
      <w:marRight w:val="0"/>
      <w:marTop w:val="0"/>
      <w:marBottom w:val="0"/>
      <w:divBdr>
        <w:top w:val="none" w:sz="0" w:space="0" w:color="auto"/>
        <w:left w:val="none" w:sz="0" w:space="0" w:color="auto"/>
        <w:bottom w:val="none" w:sz="0" w:space="0" w:color="auto"/>
        <w:right w:val="none" w:sz="0" w:space="0" w:color="auto"/>
      </w:divBdr>
    </w:div>
    <w:div w:id="908811185">
      <w:bodyDiv w:val="1"/>
      <w:marLeft w:val="0"/>
      <w:marRight w:val="0"/>
      <w:marTop w:val="0"/>
      <w:marBottom w:val="0"/>
      <w:divBdr>
        <w:top w:val="none" w:sz="0" w:space="0" w:color="auto"/>
        <w:left w:val="none" w:sz="0" w:space="0" w:color="auto"/>
        <w:bottom w:val="none" w:sz="0" w:space="0" w:color="auto"/>
        <w:right w:val="none" w:sz="0" w:space="0" w:color="auto"/>
      </w:divBdr>
    </w:div>
    <w:div w:id="912280891">
      <w:bodyDiv w:val="1"/>
      <w:marLeft w:val="0"/>
      <w:marRight w:val="0"/>
      <w:marTop w:val="0"/>
      <w:marBottom w:val="0"/>
      <w:divBdr>
        <w:top w:val="none" w:sz="0" w:space="0" w:color="auto"/>
        <w:left w:val="none" w:sz="0" w:space="0" w:color="auto"/>
        <w:bottom w:val="none" w:sz="0" w:space="0" w:color="auto"/>
        <w:right w:val="none" w:sz="0" w:space="0" w:color="auto"/>
      </w:divBdr>
    </w:div>
    <w:div w:id="912356009">
      <w:bodyDiv w:val="1"/>
      <w:marLeft w:val="0"/>
      <w:marRight w:val="0"/>
      <w:marTop w:val="0"/>
      <w:marBottom w:val="0"/>
      <w:divBdr>
        <w:top w:val="none" w:sz="0" w:space="0" w:color="auto"/>
        <w:left w:val="none" w:sz="0" w:space="0" w:color="auto"/>
        <w:bottom w:val="none" w:sz="0" w:space="0" w:color="auto"/>
        <w:right w:val="none" w:sz="0" w:space="0" w:color="auto"/>
      </w:divBdr>
    </w:div>
    <w:div w:id="912811548">
      <w:bodyDiv w:val="1"/>
      <w:marLeft w:val="0"/>
      <w:marRight w:val="0"/>
      <w:marTop w:val="0"/>
      <w:marBottom w:val="0"/>
      <w:divBdr>
        <w:top w:val="none" w:sz="0" w:space="0" w:color="auto"/>
        <w:left w:val="none" w:sz="0" w:space="0" w:color="auto"/>
        <w:bottom w:val="none" w:sz="0" w:space="0" w:color="auto"/>
        <w:right w:val="none" w:sz="0" w:space="0" w:color="auto"/>
      </w:divBdr>
    </w:div>
    <w:div w:id="919296890">
      <w:bodyDiv w:val="1"/>
      <w:marLeft w:val="0"/>
      <w:marRight w:val="0"/>
      <w:marTop w:val="0"/>
      <w:marBottom w:val="0"/>
      <w:divBdr>
        <w:top w:val="none" w:sz="0" w:space="0" w:color="auto"/>
        <w:left w:val="none" w:sz="0" w:space="0" w:color="auto"/>
        <w:bottom w:val="none" w:sz="0" w:space="0" w:color="auto"/>
        <w:right w:val="none" w:sz="0" w:space="0" w:color="auto"/>
      </w:divBdr>
    </w:div>
    <w:div w:id="920482636">
      <w:bodyDiv w:val="1"/>
      <w:marLeft w:val="0"/>
      <w:marRight w:val="0"/>
      <w:marTop w:val="0"/>
      <w:marBottom w:val="0"/>
      <w:divBdr>
        <w:top w:val="none" w:sz="0" w:space="0" w:color="auto"/>
        <w:left w:val="none" w:sz="0" w:space="0" w:color="auto"/>
        <w:bottom w:val="none" w:sz="0" w:space="0" w:color="auto"/>
        <w:right w:val="none" w:sz="0" w:space="0" w:color="auto"/>
      </w:divBdr>
    </w:div>
    <w:div w:id="925266160">
      <w:bodyDiv w:val="1"/>
      <w:marLeft w:val="0"/>
      <w:marRight w:val="0"/>
      <w:marTop w:val="0"/>
      <w:marBottom w:val="0"/>
      <w:divBdr>
        <w:top w:val="none" w:sz="0" w:space="0" w:color="auto"/>
        <w:left w:val="none" w:sz="0" w:space="0" w:color="auto"/>
        <w:bottom w:val="none" w:sz="0" w:space="0" w:color="auto"/>
        <w:right w:val="none" w:sz="0" w:space="0" w:color="auto"/>
      </w:divBdr>
    </w:div>
    <w:div w:id="926619660">
      <w:bodyDiv w:val="1"/>
      <w:marLeft w:val="0"/>
      <w:marRight w:val="0"/>
      <w:marTop w:val="0"/>
      <w:marBottom w:val="0"/>
      <w:divBdr>
        <w:top w:val="none" w:sz="0" w:space="0" w:color="auto"/>
        <w:left w:val="none" w:sz="0" w:space="0" w:color="auto"/>
        <w:bottom w:val="none" w:sz="0" w:space="0" w:color="auto"/>
        <w:right w:val="none" w:sz="0" w:space="0" w:color="auto"/>
      </w:divBdr>
    </w:div>
    <w:div w:id="929855342">
      <w:bodyDiv w:val="1"/>
      <w:marLeft w:val="0"/>
      <w:marRight w:val="0"/>
      <w:marTop w:val="0"/>
      <w:marBottom w:val="0"/>
      <w:divBdr>
        <w:top w:val="none" w:sz="0" w:space="0" w:color="auto"/>
        <w:left w:val="none" w:sz="0" w:space="0" w:color="auto"/>
        <w:bottom w:val="none" w:sz="0" w:space="0" w:color="auto"/>
        <w:right w:val="none" w:sz="0" w:space="0" w:color="auto"/>
      </w:divBdr>
    </w:div>
    <w:div w:id="938221902">
      <w:bodyDiv w:val="1"/>
      <w:marLeft w:val="0"/>
      <w:marRight w:val="0"/>
      <w:marTop w:val="0"/>
      <w:marBottom w:val="0"/>
      <w:divBdr>
        <w:top w:val="none" w:sz="0" w:space="0" w:color="auto"/>
        <w:left w:val="none" w:sz="0" w:space="0" w:color="auto"/>
        <w:bottom w:val="none" w:sz="0" w:space="0" w:color="auto"/>
        <w:right w:val="none" w:sz="0" w:space="0" w:color="auto"/>
      </w:divBdr>
    </w:div>
    <w:div w:id="940839929">
      <w:bodyDiv w:val="1"/>
      <w:marLeft w:val="0"/>
      <w:marRight w:val="0"/>
      <w:marTop w:val="0"/>
      <w:marBottom w:val="0"/>
      <w:divBdr>
        <w:top w:val="none" w:sz="0" w:space="0" w:color="auto"/>
        <w:left w:val="none" w:sz="0" w:space="0" w:color="auto"/>
        <w:bottom w:val="none" w:sz="0" w:space="0" w:color="auto"/>
        <w:right w:val="none" w:sz="0" w:space="0" w:color="auto"/>
      </w:divBdr>
    </w:div>
    <w:div w:id="942224153">
      <w:bodyDiv w:val="1"/>
      <w:marLeft w:val="0"/>
      <w:marRight w:val="0"/>
      <w:marTop w:val="0"/>
      <w:marBottom w:val="0"/>
      <w:divBdr>
        <w:top w:val="none" w:sz="0" w:space="0" w:color="auto"/>
        <w:left w:val="none" w:sz="0" w:space="0" w:color="auto"/>
        <w:bottom w:val="none" w:sz="0" w:space="0" w:color="auto"/>
        <w:right w:val="none" w:sz="0" w:space="0" w:color="auto"/>
      </w:divBdr>
    </w:div>
    <w:div w:id="942766894">
      <w:bodyDiv w:val="1"/>
      <w:marLeft w:val="0"/>
      <w:marRight w:val="0"/>
      <w:marTop w:val="0"/>
      <w:marBottom w:val="0"/>
      <w:divBdr>
        <w:top w:val="none" w:sz="0" w:space="0" w:color="auto"/>
        <w:left w:val="none" w:sz="0" w:space="0" w:color="auto"/>
        <w:bottom w:val="none" w:sz="0" w:space="0" w:color="auto"/>
        <w:right w:val="none" w:sz="0" w:space="0" w:color="auto"/>
      </w:divBdr>
    </w:div>
    <w:div w:id="944582418">
      <w:bodyDiv w:val="1"/>
      <w:marLeft w:val="0"/>
      <w:marRight w:val="0"/>
      <w:marTop w:val="0"/>
      <w:marBottom w:val="0"/>
      <w:divBdr>
        <w:top w:val="none" w:sz="0" w:space="0" w:color="auto"/>
        <w:left w:val="none" w:sz="0" w:space="0" w:color="auto"/>
        <w:bottom w:val="none" w:sz="0" w:space="0" w:color="auto"/>
        <w:right w:val="none" w:sz="0" w:space="0" w:color="auto"/>
      </w:divBdr>
    </w:div>
    <w:div w:id="947390810">
      <w:bodyDiv w:val="1"/>
      <w:marLeft w:val="0"/>
      <w:marRight w:val="0"/>
      <w:marTop w:val="0"/>
      <w:marBottom w:val="0"/>
      <w:divBdr>
        <w:top w:val="none" w:sz="0" w:space="0" w:color="auto"/>
        <w:left w:val="none" w:sz="0" w:space="0" w:color="auto"/>
        <w:bottom w:val="none" w:sz="0" w:space="0" w:color="auto"/>
        <w:right w:val="none" w:sz="0" w:space="0" w:color="auto"/>
      </w:divBdr>
    </w:div>
    <w:div w:id="954409135">
      <w:bodyDiv w:val="1"/>
      <w:marLeft w:val="0"/>
      <w:marRight w:val="0"/>
      <w:marTop w:val="0"/>
      <w:marBottom w:val="0"/>
      <w:divBdr>
        <w:top w:val="none" w:sz="0" w:space="0" w:color="auto"/>
        <w:left w:val="none" w:sz="0" w:space="0" w:color="auto"/>
        <w:bottom w:val="none" w:sz="0" w:space="0" w:color="auto"/>
        <w:right w:val="none" w:sz="0" w:space="0" w:color="auto"/>
      </w:divBdr>
    </w:div>
    <w:div w:id="960842796">
      <w:bodyDiv w:val="1"/>
      <w:marLeft w:val="0"/>
      <w:marRight w:val="0"/>
      <w:marTop w:val="0"/>
      <w:marBottom w:val="0"/>
      <w:divBdr>
        <w:top w:val="none" w:sz="0" w:space="0" w:color="auto"/>
        <w:left w:val="none" w:sz="0" w:space="0" w:color="auto"/>
        <w:bottom w:val="none" w:sz="0" w:space="0" w:color="auto"/>
        <w:right w:val="none" w:sz="0" w:space="0" w:color="auto"/>
      </w:divBdr>
    </w:div>
    <w:div w:id="962813055">
      <w:bodyDiv w:val="1"/>
      <w:marLeft w:val="0"/>
      <w:marRight w:val="0"/>
      <w:marTop w:val="0"/>
      <w:marBottom w:val="0"/>
      <w:divBdr>
        <w:top w:val="none" w:sz="0" w:space="0" w:color="auto"/>
        <w:left w:val="none" w:sz="0" w:space="0" w:color="auto"/>
        <w:bottom w:val="none" w:sz="0" w:space="0" w:color="auto"/>
        <w:right w:val="none" w:sz="0" w:space="0" w:color="auto"/>
      </w:divBdr>
    </w:div>
    <w:div w:id="963728490">
      <w:bodyDiv w:val="1"/>
      <w:marLeft w:val="0"/>
      <w:marRight w:val="0"/>
      <w:marTop w:val="0"/>
      <w:marBottom w:val="0"/>
      <w:divBdr>
        <w:top w:val="none" w:sz="0" w:space="0" w:color="auto"/>
        <w:left w:val="none" w:sz="0" w:space="0" w:color="auto"/>
        <w:bottom w:val="none" w:sz="0" w:space="0" w:color="auto"/>
        <w:right w:val="none" w:sz="0" w:space="0" w:color="auto"/>
      </w:divBdr>
    </w:div>
    <w:div w:id="964193258">
      <w:bodyDiv w:val="1"/>
      <w:marLeft w:val="0"/>
      <w:marRight w:val="0"/>
      <w:marTop w:val="0"/>
      <w:marBottom w:val="0"/>
      <w:divBdr>
        <w:top w:val="none" w:sz="0" w:space="0" w:color="auto"/>
        <w:left w:val="none" w:sz="0" w:space="0" w:color="auto"/>
        <w:bottom w:val="none" w:sz="0" w:space="0" w:color="auto"/>
        <w:right w:val="none" w:sz="0" w:space="0" w:color="auto"/>
      </w:divBdr>
    </w:div>
    <w:div w:id="965355388">
      <w:bodyDiv w:val="1"/>
      <w:marLeft w:val="0"/>
      <w:marRight w:val="0"/>
      <w:marTop w:val="0"/>
      <w:marBottom w:val="0"/>
      <w:divBdr>
        <w:top w:val="none" w:sz="0" w:space="0" w:color="auto"/>
        <w:left w:val="none" w:sz="0" w:space="0" w:color="auto"/>
        <w:bottom w:val="none" w:sz="0" w:space="0" w:color="auto"/>
        <w:right w:val="none" w:sz="0" w:space="0" w:color="auto"/>
      </w:divBdr>
    </w:div>
    <w:div w:id="969819065">
      <w:bodyDiv w:val="1"/>
      <w:marLeft w:val="0"/>
      <w:marRight w:val="0"/>
      <w:marTop w:val="0"/>
      <w:marBottom w:val="0"/>
      <w:divBdr>
        <w:top w:val="none" w:sz="0" w:space="0" w:color="auto"/>
        <w:left w:val="none" w:sz="0" w:space="0" w:color="auto"/>
        <w:bottom w:val="none" w:sz="0" w:space="0" w:color="auto"/>
        <w:right w:val="none" w:sz="0" w:space="0" w:color="auto"/>
      </w:divBdr>
    </w:div>
    <w:div w:id="971517532">
      <w:bodyDiv w:val="1"/>
      <w:marLeft w:val="0"/>
      <w:marRight w:val="0"/>
      <w:marTop w:val="0"/>
      <w:marBottom w:val="0"/>
      <w:divBdr>
        <w:top w:val="none" w:sz="0" w:space="0" w:color="auto"/>
        <w:left w:val="none" w:sz="0" w:space="0" w:color="auto"/>
        <w:bottom w:val="none" w:sz="0" w:space="0" w:color="auto"/>
        <w:right w:val="none" w:sz="0" w:space="0" w:color="auto"/>
      </w:divBdr>
    </w:div>
    <w:div w:id="972491617">
      <w:bodyDiv w:val="1"/>
      <w:marLeft w:val="0"/>
      <w:marRight w:val="0"/>
      <w:marTop w:val="0"/>
      <w:marBottom w:val="0"/>
      <w:divBdr>
        <w:top w:val="none" w:sz="0" w:space="0" w:color="auto"/>
        <w:left w:val="none" w:sz="0" w:space="0" w:color="auto"/>
        <w:bottom w:val="none" w:sz="0" w:space="0" w:color="auto"/>
        <w:right w:val="none" w:sz="0" w:space="0" w:color="auto"/>
      </w:divBdr>
    </w:div>
    <w:div w:id="973486723">
      <w:bodyDiv w:val="1"/>
      <w:marLeft w:val="0"/>
      <w:marRight w:val="0"/>
      <w:marTop w:val="0"/>
      <w:marBottom w:val="0"/>
      <w:divBdr>
        <w:top w:val="none" w:sz="0" w:space="0" w:color="auto"/>
        <w:left w:val="none" w:sz="0" w:space="0" w:color="auto"/>
        <w:bottom w:val="none" w:sz="0" w:space="0" w:color="auto"/>
        <w:right w:val="none" w:sz="0" w:space="0" w:color="auto"/>
      </w:divBdr>
    </w:div>
    <w:div w:id="975791294">
      <w:bodyDiv w:val="1"/>
      <w:marLeft w:val="0"/>
      <w:marRight w:val="0"/>
      <w:marTop w:val="0"/>
      <w:marBottom w:val="0"/>
      <w:divBdr>
        <w:top w:val="none" w:sz="0" w:space="0" w:color="auto"/>
        <w:left w:val="none" w:sz="0" w:space="0" w:color="auto"/>
        <w:bottom w:val="none" w:sz="0" w:space="0" w:color="auto"/>
        <w:right w:val="none" w:sz="0" w:space="0" w:color="auto"/>
      </w:divBdr>
    </w:div>
    <w:div w:id="979117611">
      <w:bodyDiv w:val="1"/>
      <w:marLeft w:val="0"/>
      <w:marRight w:val="0"/>
      <w:marTop w:val="0"/>
      <w:marBottom w:val="0"/>
      <w:divBdr>
        <w:top w:val="none" w:sz="0" w:space="0" w:color="auto"/>
        <w:left w:val="none" w:sz="0" w:space="0" w:color="auto"/>
        <w:bottom w:val="none" w:sz="0" w:space="0" w:color="auto"/>
        <w:right w:val="none" w:sz="0" w:space="0" w:color="auto"/>
      </w:divBdr>
    </w:div>
    <w:div w:id="980115554">
      <w:bodyDiv w:val="1"/>
      <w:marLeft w:val="0"/>
      <w:marRight w:val="0"/>
      <w:marTop w:val="0"/>
      <w:marBottom w:val="0"/>
      <w:divBdr>
        <w:top w:val="none" w:sz="0" w:space="0" w:color="auto"/>
        <w:left w:val="none" w:sz="0" w:space="0" w:color="auto"/>
        <w:bottom w:val="none" w:sz="0" w:space="0" w:color="auto"/>
        <w:right w:val="none" w:sz="0" w:space="0" w:color="auto"/>
      </w:divBdr>
    </w:div>
    <w:div w:id="987367038">
      <w:bodyDiv w:val="1"/>
      <w:marLeft w:val="0"/>
      <w:marRight w:val="0"/>
      <w:marTop w:val="0"/>
      <w:marBottom w:val="0"/>
      <w:divBdr>
        <w:top w:val="none" w:sz="0" w:space="0" w:color="auto"/>
        <w:left w:val="none" w:sz="0" w:space="0" w:color="auto"/>
        <w:bottom w:val="none" w:sz="0" w:space="0" w:color="auto"/>
        <w:right w:val="none" w:sz="0" w:space="0" w:color="auto"/>
      </w:divBdr>
    </w:div>
    <w:div w:id="988896394">
      <w:bodyDiv w:val="1"/>
      <w:marLeft w:val="0"/>
      <w:marRight w:val="0"/>
      <w:marTop w:val="0"/>
      <w:marBottom w:val="0"/>
      <w:divBdr>
        <w:top w:val="none" w:sz="0" w:space="0" w:color="auto"/>
        <w:left w:val="none" w:sz="0" w:space="0" w:color="auto"/>
        <w:bottom w:val="none" w:sz="0" w:space="0" w:color="auto"/>
        <w:right w:val="none" w:sz="0" w:space="0" w:color="auto"/>
      </w:divBdr>
    </w:div>
    <w:div w:id="990013643">
      <w:bodyDiv w:val="1"/>
      <w:marLeft w:val="0"/>
      <w:marRight w:val="0"/>
      <w:marTop w:val="0"/>
      <w:marBottom w:val="0"/>
      <w:divBdr>
        <w:top w:val="none" w:sz="0" w:space="0" w:color="auto"/>
        <w:left w:val="none" w:sz="0" w:space="0" w:color="auto"/>
        <w:bottom w:val="none" w:sz="0" w:space="0" w:color="auto"/>
        <w:right w:val="none" w:sz="0" w:space="0" w:color="auto"/>
      </w:divBdr>
    </w:div>
    <w:div w:id="992374845">
      <w:bodyDiv w:val="1"/>
      <w:marLeft w:val="0"/>
      <w:marRight w:val="0"/>
      <w:marTop w:val="0"/>
      <w:marBottom w:val="0"/>
      <w:divBdr>
        <w:top w:val="none" w:sz="0" w:space="0" w:color="auto"/>
        <w:left w:val="none" w:sz="0" w:space="0" w:color="auto"/>
        <w:bottom w:val="none" w:sz="0" w:space="0" w:color="auto"/>
        <w:right w:val="none" w:sz="0" w:space="0" w:color="auto"/>
      </w:divBdr>
    </w:div>
    <w:div w:id="992682137">
      <w:bodyDiv w:val="1"/>
      <w:marLeft w:val="0"/>
      <w:marRight w:val="0"/>
      <w:marTop w:val="0"/>
      <w:marBottom w:val="0"/>
      <w:divBdr>
        <w:top w:val="none" w:sz="0" w:space="0" w:color="auto"/>
        <w:left w:val="none" w:sz="0" w:space="0" w:color="auto"/>
        <w:bottom w:val="none" w:sz="0" w:space="0" w:color="auto"/>
        <w:right w:val="none" w:sz="0" w:space="0" w:color="auto"/>
      </w:divBdr>
    </w:div>
    <w:div w:id="995762907">
      <w:bodyDiv w:val="1"/>
      <w:marLeft w:val="0"/>
      <w:marRight w:val="0"/>
      <w:marTop w:val="0"/>
      <w:marBottom w:val="0"/>
      <w:divBdr>
        <w:top w:val="none" w:sz="0" w:space="0" w:color="auto"/>
        <w:left w:val="none" w:sz="0" w:space="0" w:color="auto"/>
        <w:bottom w:val="none" w:sz="0" w:space="0" w:color="auto"/>
        <w:right w:val="none" w:sz="0" w:space="0" w:color="auto"/>
      </w:divBdr>
    </w:div>
    <w:div w:id="996954840">
      <w:bodyDiv w:val="1"/>
      <w:marLeft w:val="0"/>
      <w:marRight w:val="0"/>
      <w:marTop w:val="0"/>
      <w:marBottom w:val="0"/>
      <w:divBdr>
        <w:top w:val="none" w:sz="0" w:space="0" w:color="auto"/>
        <w:left w:val="none" w:sz="0" w:space="0" w:color="auto"/>
        <w:bottom w:val="none" w:sz="0" w:space="0" w:color="auto"/>
        <w:right w:val="none" w:sz="0" w:space="0" w:color="auto"/>
      </w:divBdr>
    </w:div>
    <w:div w:id="1004287812">
      <w:bodyDiv w:val="1"/>
      <w:marLeft w:val="0"/>
      <w:marRight w:val="0"/>
      <w:marTop w:val="0"/>
      <w:marBottom w:val="0"/>
      <w:divBdr>
        <w:top w:val="none" w:sz="0" w:space="0" w:color="auto"/>
        <w:left w:val="none" w:sz="0" w:space="0" w:color="auto"/>
        <w:bottom w:val="none" w:sz="0" w:space="0" w:color="auto"/>
        <w:right w:val="none" w:sz="0" w:space="0" w:color="auto"/>
      </w:divBdr>
    </w:div>
    <w:div w:id="1007515362">
      <w:bodyDiv w:val="1"/>
      <w:marLeft w:val="0"/>
      <w:marRight w:val="0"/>
      <w:marTop w:val="0"/>
      <w:marBottom w:val="0"/>
      <w:divBdr>
        <w:top w:val="none" w:sz="0" w:space="0" w:color="auto"/>
        <w:left w:val="none" w:sz="0" w:space="0" w:color="auto"/>
        <w:bottom w:val="none" w:sz="0" w:space="0" w:color="auto"/>
        <w:right w:val="none" w:sz="0" w:space="0" w:color="auto"/>
      </w:divBdr>
    </w:div>
    <w:div w:id="1010371373">
      <w:bodyDiv w:val="1"/>
      <w:marLeft w:val="0"/>
      <w:marRight w:val="0"/>
      <w:marTop w:val="0"/>
      <w:marBottom w:val="0"/>
      <w:divBdr>
        <w:top w:val="none" w:sz="0" w:space="0" w:color="auto"/>
        <w:left w:val="none" w:sz="0" w:space="0" w:color="auto"/>
        <w:bottom w:val="none" w:sz="0" w:space="0" w:color="auto"/>
        <w:right w:val="none" w:sz="0" w:space="0" w:color="auto"/>
      </w:divBdr>
    </w:div>
    <w:div w:id="1013653277">
      <w:bodyDiv w:val="1"/>
      <w:marLeft w:val="0"/>
      <w:marRight w:val="0"/>
      <w:marTop w:val="0"/>
      <w:marBottom w:val="0"/>
      <w:divBdr>
        <w:top w:val="none" w:sz="0" w:space="0" w:color="auto"/>
        <w:left w:val="none" w:sz="0" w:space="0" w:color="auto"/>
        <w:bottom w:val="none" w:sz="0" w:space="0" w:color="auto"/>
        <w:right w:val="none" w:sz="0" w:space="0" w:color="auto"/>
      </w:divBdr>
    </w:div>
    <w:div w:id="1014385433">
      <w:bodyDiv w:val="1"/>
      <w:marLeft w:val="0"/>
      <w:marRight w:val="0"/>
      <w:marTop w:val="0"/>
      <w:marBottom w:val="0"/>
      <w:divBdr>
        <w:top w:val="none" w:sz="0" w:space="0" w:color="auto"/>
        <w:left w:val="none" w:sz="0" w:space="0" w:color="auto"/>
        <w:bottom w:val="none" w:sz="0" w:space="0" w:color="auto"/>
        <w:right w:val="none" w:sz="0" w:space="0" w:color="auto"/>
      </w:divBdr>
    </w:div>
    <w:div w:id="1017780288">
      <w:bodyDiv w:val="1"/>
      <w:marLeft w:val="0"/>
      <w:marRight w:val="0"/>
      <w:marTop w:val="0"/>
      <w:marBottom w:val="0"/>
      <w:divBdr>
        <w:top w:val="none" w:sz="0" w:space="0" w:color="auto"/>
        <w:left w:val="none" w:sz="0" w:space="0" w:color="auto"/>
        <w:bottom w:val="none" w:sz="0" w:space="0" w:color="auto"/>
        <w:right w:val="none" w:sz="0" w:space="0" w:color="auto"/>
      </w:divBdr>
    </w:div>
    <w:div w:id="1023751795">
      <w:bodyDiv w:val="1"/>
      <w:marLeft w:val="0"/>
      <w:marRight w:val="0"/>
      <w:marTop w:val="0"/>
      <w:marBottom w:val="0"/>
      <w:divBdr>
        <w:top w:val="none" w:sz="0" w:space="0" w:color="auto"/>
        <w:left w:val="none" w:sz="0" w:space="0" w:color="auto"/>
        <w:bottom w:val="none" w:sz="0" w:space="0" w:color="auto"/>
        <w:right w:val="none" w:sz="0" w:space="0" w:color="auto"/>
      </w:divBdr>
    </w:div>
    <w:div w:id="1023938553">
      <w:bodyDiv w:val="1"/>
      <w:marLeft w:val="0"/>
      <w:marRight w:val="0"/>
      <w:marTop w:val="0"/>
      <w:marBottom w:val="0"/>
      <w:divBdr>
        <w:top w:val="none" w:sz="0" w:space="0" w:color="auto"/>
        <w:left w:val="none" w:sz="0" w:space="0" w:color="auto"/>
        <w:bottom w:val="none" w:sz="0" w:space="0" w:color="auto"/>
        <w:right w:val="none" w:sz="0" w:space="0" w:color="auto"/>
      </w:divBdr>
    </w:div>
    <w:div w:id="1028292502">
      <w:bodyDiv w:val="1"/>
      <w:marLeft w:val="0"/>
      <w:marRight w:val="0"/>
      <w:marTop w:val="0"/>
      <w:marBottom w:val="0"/>
      <w:divBdr>
        <w:top w:val="none" w:sz="0" w:space="0" w:color="auto"/>
        <w:left w:val="none" w:sz="0" w:space="0" w:color="auto"/>
        <w:bottom w:val="none" w:sz="0" w:space="0" w:color="auto"/>
        <w:right w:val="none" w:sz="0" w:space="0" w:color="auto"/>
      </w:divBdr>
    </w:div>
    <w:div w:id="1028331744">
      <w:bodyDiv w:val="1"/>
      <w:marLeft w:val="0"/>
      <w:marRight w:val="0"/>
      <w:marTop w:val="0"/>
      <w:marBottom w:val="0"/>
      <w:divBdr>
        <w:top w:val="none" w:sz="0" w:space="0" w:color="auto"/>
        <w:left w:val="none" w:sz="0" w:space="0" w:color="auto"/>
        <w:bottom w:val="none" w:sz="0" w:space="0" w:color="auto"/>
        <w:right w:val="none" w:sz="0" w:space="0" w:color="auto"/>
      </w:divBdr>
    </w:div>
    <w:div w:id="1034114115">
      <w:bodyDiv w:val="1"/>
      <w:marLeft w:val="0"/>
      <w:marRight w:val="0"/>
      <w:marTop w:val="0"/>
      <w:marBottom w:val="0"/>
      <w:divBdr>
        <w:top w:val="none" w:sz="0" w:space="0" w:color="auto"/>
        <w:left w:val="none" w:sz="0" w:space="0" w:color="auto"/>
        <w:bottom w:val="none" w:sz="0" w:space="0" w:color="auto"/>
        <w:right w:val="none" w:sz="0" w:space="0" w:color="auto"/>
      </w:divBdr>
    </w:div>
    <w:div w:id="1034696978">
      <w:bodyDiv w:val="1"/>
      <w:marLeft w:val="0"/>
      <w:marRight w:val="0"/>
      <w:marTop w:val="0"/>
      <w:marBottom w:val="0"/>
      <w:divBdr>
        <w:top w:val="none" w:sz="0" w:space="0" w:color="auto"/>
        <w:left w:val="none" w:sz="0" w:space="0" w:color="auto"/>
        <w:bottom w:val="none" w:sz="0" w:space="0" w:color="auto"/>
        <w:right w:val="none" w:sz="0" w:space="0" w:color="auto"/>
      </w:divBdr>
    </w:div>
    <w:div w:id="1039403421">
      <w:bodyDiv w:val="1"/>
      <w:marLeft w:val="0"/>
      <w:marRight w:val="0"/>
      <w:marTop w:val="0"/>
      <w:marBottom w:val="0"/>
      <w:divBdr>
        <w:top w:val="none" w:sz="0" w:space="0" w:color="auto"/>
        <w:left w:val="none" w:sz="0" w:space="0" w:color="auto"/>
        <w:bottom w:val="none" w:sz="0" w:space="0" w:color="auto"/>
        <w:right w:val="none" w:sz="0" w:space="0" w:color="auto"/>
      </w:divBdr>
    </w:div>
    <w:div w:id="1042024240">
      <w:bodyDiv w:val="1"/>
      <w:marLeft w:val="0"/>
      <w:marRight w:val="0"/>
      <w:marTop w:val="0"/>
      <w:marBottom w:val="0"/>
      <w:divBdr>
        <w:top w:val="none" w:sz="0" w:space="0" w:color="auto"/>
        <w:left w:val="none" w:sz="0" w:space="0" w:color="auto"/>
        <w:bottom w:val="none" w:sz="0" w:space="0" w:color="auto"/>
        <w:right w:val="none" w:sz="0" w:space="0" w:color="auto"/>
      </w:divBdr>
    </w:div>
    <w:div w:id="1048070648">
      <w:bodyDiv w:val="1"/>
      <w:marLeft w:val="0"/>
      <w:marRight w:val="0"/>
      <w:marTop w:val="0"/>
      <w:marBottom w:val="0"/>
      <w:divBdr>
        <w:top w:val="none" w:sz="0" w:space="0" w:color="auto"/>
        <w:left w:val="none" w:sz="0" w:space="0" w:color="auto"/>
        <w:bottom w:val="none" w:sz="0" w:space="0" w:color="auto"/>
        <w:right w:val="none" w:sz="0" w:space="0" w:color="auto"/>
      </w:divBdr>
    </w:div>
    <w:div w:id="1049567887">
      <w:bodyDiv w:val="1"/>
      <w:marLeft w:val="0"/>
      <w:marRight w:val="0"/>
      <w:marTop w:val="0"/>
      <w:marBottom w:val="0"/>
      <w:divBdr>
        <w:top w:val="none" w:sz="0" w:space="0" w:color="auto"/>
        <w:left w:val="none" w:sz="0" w:space="0" w:color="auto"/>
        <w:bottom w:val="none" w:sz="0" w:space="0" w:color="auto"/>
        <w:right w:val="none" w:sz="0" w:space="0" w:color="auto"/>
      </w:divBdr>
    </w:div>
    <w:div w:id="1050883456">
      <w:bodyDiv w:val="1"/>
      <w:marLeft w:val="0"/>
      <w:marRight w:val="0"/>
      <w:marTop w:val="0"/>
      <w:marBottom w:val="0"/>
      <w:divBdr>
        <w:top w:val="none" w:sz="0" w:space="0" w:color="auto"/>
        <w:left w:val="none" w:sz="0" w:space="0" w:color="auto"/>
        <w:bottom w:val="none" w:sz="0" w:space="0" w:color="auto"/>
        <w:right w:val="none" w:sz="0" w:space="0" w:color="auto"/>
      </w:divBdr>
    </w:div>
    <w:div w:id="1055540864">
      <w:bodyDiv w:val="1"/>
      <w:marLeft w:val="0"/>
      <w:marRight w:val="0"/>
      <w:marTop w:val="0"/>
      <w:marBottom w:val="0"/>
      <w:divBdr>
        <w:top w:val="none" w:sz="0" w:space="0" w:color="auto"/>
        <w:left w:val="none" w:sz="0" w:space="0" w:color="auto"/>
        <w:bottom w:val="none" w:sz="0" w:space="0" w:color="auto"/>
        <w:right w:val="none" w:sz="0" w:space="0" w:color="auto"/>
      </w:divBdr>
    </w:div>
    <w:div w:id="1057894769">
      <w:bodyDiv w:val="1"/>
      <w:marLeft w:val="0"/>
      <w:marRight w:val="0"/>
      <w:marTop w:val="0"/>
      <w:marBottom w:val="0"/>
      <w:divBdr>
        <w:top w:val="none" w:sz="0" w:space="0" w:color="auto"/>
        <w:left w:val="none" w:sz="0" w:space="0" w:color="auto"/>
        <w:bottom w:val="none" w:sz="0" w:space="0" w:color="auto"/>
        <w:right w:val="none" w:sz="0" w:space="0" w:color="auto"/>
      </w:divBdr>
    </w:div>
    <w:div w:id="1059014759">
      <w:bodyDiv w:val="1"/>
      <w:marLeft w:val="0"/>
      <w:marRight w:val="0"/>
      <w:marTop w:val="0"/>
      <w:marBottom w:val="0"/>
      <w:divBdr>
        <w:top w:val="none" w:sz="0" w:space="0" w:color="auto"/>
        <w:left w:val="none" w:sz="0" w:space="0" w:color="auto"/>
        <w:bottom w:val="none" w:sz="0" w:space="0" w:color="auto"/>
        <w:right w:val="none" w:sz="0" w:space="0" w:color="auto"/>
      </w:divBdr>
    </w:div>
    <w:div w:id="1059741813">
      <w:bodyDiv w:val="1"/>
      <w:marLeft w:val="0"/>
      <w:marRight w:val="0"/>
      <w:marTop w:val="0"/>
      <w:marBottom w:val="0"/>
      <w:divBdr>
        <w:top w:val="none" w:sz="0" w:space="0" w:color="auto"/>
        <w:left w:val="none" w:sz="0" w:space="0" w:color="auto"/>
        <w:bottom w:val="none" w:sz="0" w:space="0" w:color="auto"/>
        <w:right w:val="none" w:sz="0" w:space="0" w:color="auto"/>
      </w:divBdr>
    </w:div>
    <w:div w:id="1060641132">
      <w:bodyDiv w:val="1"/>
      <w:marLeft w:val="0"/>
      <w:marRight w:val="0"/>
      <w:marTop w:val="0"/>
      <w:marBottom w:val="0"/>
      <w:divBdr>
        <w:top w:val="none" w:sz="0" w:space="0" w:color="auto"/>
        <w:left w:val="none" w:sz="0" w:space="0" w:color="auto"/>
        <w:bottom w:val="none" w:sz="0" w:space="0" w:color="auto"/>
        <w:right w:val="none" w:sz="0" w:space="0" w:color="auto"/>
      </w:divBdr>
    </w:div>
    <w:div w:id="1063406420">
      <w:bodyDiv w:val="1"/>
      <w:marLeft w:val="0"/>
      <w:marRight w:val="0"/>
      <w:marTop w:val="0"/>
      <w:marBottom w:val="0"/>
      <w:divBdr>
        <w:top w:val="none" w:sz="0" w:space="0" w:color="auto"/>
        <w:left w:val="none" w:sz="0" w:space="0" w:color="auto"/>
        <w:bottom w:val="none" w:sz="0" w:space="0" w:color="auto"/>
        <w:right w:val="none" w:sz="0" w:space="0" w:color="auto"/>
      </w:divBdr>
    </w:div>
    <w:div w:id="1063676218">
      <w:bodyDiv w:val="1"/>
      <w:marLeft w:val="0"/>
      <w:marRight w:val="0"/>
      <w:marTop w:val="0"/>
      <w:marBottom w:val="0"/>
      <w:divBdr>
        <w:top w:val="none" w:sz="0" w:space="0" w:color="auto"/>
        <w:left w:val="none" w:sz="0" w:space="0" w:color="auto"/>
        <w:bottom w:val="none" w:sz="0" w:space="0" w:color="auto"/>
        <w:right w:val="none" w:sz="0" w:space="0" w:color="auto"/>
      </w:divBdr>
    </w:div>
    <w:div w:id="1065227463">
      <w:bodyDiv w:val="1"/>
      <w:marLeft w:val="0"/>
      <w:marRight w:val="0"/>
      <w:marTop w:val="0"/>
      <w:marBottom w:val="0"/>
      <w:divBdr>
        <w:top w:val="none" w:sz="0" w:space="0" w:color="auto"/>
        <w:left w:val="none" w:sz="0" w:space="0" w:color="auto"/>
        <w:bottom w:val="none" w:sz="0" w:space="0" w:color="auto"/>
        <w:right w:val="none" w:sz="0" w:space="0" w:color="auto"/>
      </w:divBdr>
    </w:div>
    <w:div w:id="1067991488">
      <w:bodyDiv w:val="1"/>
      <w:marLeft w:val="0"/>
      <w:marRight w:val="0"/>
      <w:marTop w:val="0"/>
      <w:marBottom w:val="0"/>
      <w:divBdr>
        <w:top w:val="none" w:sz="0" w:space="0" w:color="auto"/>
        <w:left w:val="none" w:sz="0" w:space="0" w:color="auto"/>
        <w:bottom w:val="none" w:sz="0" w:space="0" w:color="auto"/>
        <w:right w:val="none" w:sz="0" w:space="0" w:color="auto"/>
      </w:divBdr>
    </w:div>
    <w:div w:id="1068259619">
      <w:bodyDiv w:val="1"/>
      <w:marLeft w:val="0"/>
      <w:marRight w:val="0"/>
      <w:marTop w:val="0"/>
      <w:marBottom w:val="0"/>
      <w:divBdr>
        <w:top w:val="none" w:sz="0" w:space="0" w:color="auto"/>
        <w:left w:val="none" w:sz="0" w:space="0" w:color="auto"/>
        <w:bottom w:val="none" w:sz="0" w:space="0" w:color="auto"/>
        <w:right w:val="none" w:sz="0" w:space="0" w:color="auto"/>
      </w:divBdr>
    </w:div>
    <w:div w:id="1068728228">
      <w:bodyDiv w:val="1"/>
      <w:marLeft w:val="0"/>
      <w:marRight w:val="0"/>
      <w:marTop w:val="0"/>
      <w:marBottom w:val="0"/>
      <w:divBdr>
        <w:top w:val="none" w:sz="0" w:space="0" w:color="auto"/>
        <w:left w:val="none" w:sz="0" w:space="0" w:color="auto"/>
        <w:bottom w:val="none" w:sz="0" w:space="0" w:color="auto"/>
        <w:right w:val="none" w:sz="0" w:space="0" w:color="auto"/>
      </w:divBdr>
    </w:div>
    <w:div w:id="1069772397">
      <w:bodyDiv w:val="1"/>
      <w:marLeft w:val="0"/>
      <w:marRight w:val="0"/>
      <w:marTop w:val="0"/>
      <w:marBottom w:val="0"/>
      <w:divBdr>
        <w:top w:val="none" w:sz="0" w:space="0" w:color="auto"/>
        <w:left w:val="none" w:sz="0" w:space="0" w:color="auto"/>
        <w:bottom w:val="none" w:sz="0" w:space="0" w:color="auto"/>
        <w:right w:val="none" w:sz="0" w:space="0" w:color="auto"/>
      </w:divBdr>
    </w:div>
    <w:div w:id="1071345551">
      <w:bodyDiv w:val="1"/>
      <w:marLeft w:val="0"/>
      <w:marRight w:val="0"/>
      <w:marTop w:val="0"/>
      <w:marBottom w:val="0"/>
      <w:divBdr>
        <w:top w:val="none" w:sz="0" w:space="0" w:color="auto"/>
        <w:left w:val="none" w:sz="0" w:space="0" w:color="auto"/>
        <w:bottom w:val="none" w:sz="0" w:space="0" w:color="auto"/>
        <w:right w:val="none" w:sz="0" w:space="0" w:color="auto"/>
      </w:divBdr>
    </w:div>
    <w:div w:id="1074088313">
      <w:bodyDiv w:val="1"/>
      <w:marLeft w:val="0"/>
      <w:marRight w:val="0"/>
      <w:marTop w:val="0"/>
      <w:marBottom w:val="0"/>
      <w:divBdr>
        <w:top w:val="none" w:sz="0" w:space="0" w:color="auto"/>
        <w:left w:val="none" w:sz="0" w:space="0" w:color="auto"/>
        <w:bottom w:val="none" w:sz="0" w:space="0" w:color="auto"/>
        <w:right w:val="none" w:sz="0" w:space="0" w:color="auto"/>
      </w:divBdr>
    </w:div>
    <w:div w:id="1075132172">
      <w:bodyDiv w:val="1"/>
      <w:marLeft w:val="0"/>
      <w:marRight w:val="0"/>
      <w:marTop w:val="0"/>
      <w:marBottom w:val="0"/>
      <w:divBdr>
        <w:top w:val="none" w:sz="0" w:space="0" w:color="auto"/>
        <w:left w:val="none" w:sz="0" w:space="0" w:color="auto"/>
        <w:bottom w:val="none" w:sz="0" w:space="0" w:color="auto"/>
        <w:right w:val="none" w:sz="0" w:space="0" w:color="auto"/>
      </w:divBdr>
    </w:div>
    <w:div w:id="1075391907">
      <w:bodyDiv w:val="1"/>
      <w:marLeft w:val="0"/>
      <w:marRight w:val="0"/>
      <w:marTop w:val="0"/>
      <w:marBottom w:val="0"/>
      <w:divBdr>
        <w:top w:val="none" w:sz="0" w:space="0" w:color="auto"/>
        <w:left w:val="none" w:sz="0" w:space="0" w:color="auto"/>
        <w:bottom w:val="none" w:sz="0" w:space="0" w:color="auto"/>
        <w:right w:val="none" w:sz="0" w:space="0" w:color="auto"/>
      </w:divBdr>
    </w:div>
    <w:div w:id="1075930602">
      <w:bodyDiv w:val="1"/>
      <w:marLeft w:val="0"/>
      <w:marRight w:val="0"/>
      <w:marTop w:val="0"/>
      <w:marBottom w:val="0"/>
      <w:divBdr>
        <w:top w:val="none" w:sz="0" w:space="0" w:color="auto"/>
        <w:left w:val="none" w:sz="0" w:space="0" w:color="auto"/>
        <w:bottom w:val="none" w:sz="0" w:space="0" w:color="auto"/>
        <w:right w:val="none" w:sz="0" w:space="0" w:color="auto"/>
      </w:divBdr>
    </w:div>
    <w:div w:id="1077366113">
      <w:bodyDiv w:val="1"/>
      <w:marLeft w:val="0"/>
      <w:marRight w:val="0"/>
      <w:marTop w:val="0"/>
      <w:marBottom w:val="0"/>
      <w:divBdr>
        <w:top w:val="none" w:sz="0" w:space="0" w:color="auto"/>
        <w:left w:val="none" w:sz="0" w:space="0" w:color="auto"/>
        <w:bottom w:val="none" w:sz="0" w:space="0" w:color="auto"/>
        <w:right w:val="none" w:sz="0" w:space="0" w:color="auto"/>
      </w:divBdr>
    </w:div>
    <w:div w:id="1080054090">
      <w:bodyDiv w:val="1"/>
      <w:marLeft w:val="0"/>
      <w:marRight w:val="0"/>
      <w:marTop w:val="0"/>
      <w:marBottom w:val="0"/>
      <w:divBdr>
        <w:top w:val="none" w:sz="0" w:space="0" w:color="auto"/>
        <w:left w:val="none" w:sz="0" w:space="0" w:color="auto"/>
        <w:bottom w:val="none" w:sz="0" w:space="0" w:color="auto"/>
        <w:right w:val="none" w:sz="0" w:space="0" w:color="auto"/>
      </w:divBdr>
    </w:div>
    <w:div w:id="1080757229">
      <w:bodyDiv w:val="1"/>
      <w:marLeft w:val="0"/>
      <w:marRight w:val="0"/>
      <w:marTop w:val="0"/>
      <w:marBottom w:val="0"/>
      <w:divBdr>
        <w:top w:val="none" w:sz="0" w:space="0" w:color="auto"/>
        <w:left w:val="none" w:sz="0" w:space="0" w:color="auto"/>
        <w:bottom w:val="none" w:sz="0" w:space="0" w:color="auto"/>
        <w:right w:val="none" w:sz="0" w:space="0" w:color="auto"/>
      </w:divBdr>
    </w:div>
    <w:div w:id="1081491867">
      <w:bodyDiv w:val="1"/>
      <w:marLeft w:val="0"/>
      <w:marRight w:val="0"/>
      <w:marTop w:val="0"/>
      <w:marBottom w:val="0"/>
      <w:divBdr>
        <w:top w:val="none" w:sz="0" w:space="0" w:color="auto"/>
        <w:left w:val="none" w:sz="0" w:space="0" w:color="auto"/>
        <w:bottom w:val="none" w:sz="0" w:space="0" w:color="auto"/>
        <w:right w:val="none" w:sz="0" w:space="0" w:color="auto"/>
      </w:divBdr>
    </w:div>
    <w:div w:id="1082332756">
      <w:bodyDiv w:val="1"/>
      <w:marLeft w:val="0"/>
      <w:marRight w:val="0"/>
      <w:marTop w:val="0"/>
      <w:marBottom w:val="0"/>
      <w:divBdr>
        <w:top w:val="none" w:sz="0" w:space="0" w:color="auto"/>
        <w:left w:val="none" w:sz="0" w:space="0" w:color="auto"/>
        <w:bottom w:val="none" w:sz="0" w:space="0" w:color="auto"/>
        <w:right w:val="none" w:sz="0" w:space="0" w:color="auto"/>
      </w:divBdr>
    </w:div>
    <w:div w:id="1090739942">
      <w:bodyDiv w:val="1"/>
      <w:marLeft w:val="0"/>
      <w:marRight w:val="0"/>
      <w:marTop w:val="0"/>
      <w:marBottom w:val="0"/>
      <w:divBdr>
        <w:top w:val="none" w:sz="0" w:space="0" w:color="auto"/>
        <w:left w:val="none" w:sz="0" w:space="0" w:color="auto"/>
        <w:bottom w:val="none" w:sz="0" w:space="0" w:color="auto"/>
        <w:right w:val="none" w:sz="0" w:space="0" w:color="auto"/>
      </w:divBdr>
    </w:div>
    <w:div w:id="1093480252">
      <w:bodyDiv w:val="1"/>
      <w:marLeft w:val="0"/>
      <w:marRight w:val="0"/>
      <w:marTop w:val="0"/>
      <w:marBottom w:val="0"/>
      <w:divBdr>
        <w:top w:val="none" w:sz="0" w:space="0" w:color="auto"/>
        <w:left w:val="none" w:sz="0" w:space="0" w:color="auto"/>
        <w:bottom w:val="none" w:sz="0" w:space="0" w:color="auto"/>
        <w:right w:val="none" w:sz="0" w:space="0" w:color="auto"/>
      </w:divBdr>
    </w:div>
    <w:div w:id="1099718551">
      <w:bodyDiv w:val="1"/>
      <w:marLeft w:val="0"/>
      <w:marRight w:val="0"/>
      <w:marTop w:val="0"/>
      <w:marBottom w:val="0"/>
      <w:divBdr>
        <w:top w:val="none" w:sz="0" w:space="0" w:color="auto"/>
        <w:left w:val="none" w:sz="0" w:space="0" w:color="auto"/>
        <w:bottom w:val="none" w:sz="0" w:space="0" w:color="auto"/>
        <w:right w:val="none" w:sz="0" w:space="0" w:color="auto"/>
      </w:divBdr>
    </w:div>
    <w:div w:id="1116290010">
      <w:bodyDiv w:val="1"/>
      <w:marLeft w:val="0"/>
      <w:marRight w:val="0"/>
      <w:marTop w:val="0"/>
      <w:marBottom w:val="0"/>
      <w:divBdr>
        <w:top w:val="none" w:sz="0" w:space="0" w:color="auto"/>
        <w:left w:val="none" w:sz="0" w:space="0" w:color="auto"/>
        <w:bottom w:val="none" w:sz="0" w:space="0" w:color="auto"/>
        <w:right w:val="none" w:sz="0" w:space="0" w:color="auto"/>
      </w:divBdr>
    </w:div>
    <w:div w:id="1119835958">
      <w:bodyDiv w:val="1"/>
      <w:marLeft w:val="0"/>
      <w:marRight w:val="0"/>
      <w:marTop w:val="0"/>
      <w:marBottom w:val="0"/>
      <w:divBdr>
        <w:top w:val="none" w:sz="0" w:space="0" w:color="auto"/>
        <w:left w:val="none" w:sz="0" w:space="0" w:color="auto"/>
        <w:bottom w:val="none" w:sz="0" w:space="0" w:color="auto"/>
        <w:right w:val="none" w:sz="0" w:space="0" w:color="auto"/>
      </w:divBdr>
    </w:div>
    <w:div w:id="1120034716">
      <w:bodyDiv w:val="1"/>
      <w:marLeft w:val="0"/>
      <w:marRight w:val="0"/>
      <w:marTop w:val="0"/>
      <w:marBottom w:val="0"/>
      <w:divBdr>
        <w:top w:val="none" w:sz="0" w:space="0" w:color="auto"/>
        <w:left w:val="none" w:sz="0" w:space="0" w:color="auto"/>
        <w:bottom w:val="none" w:sz="0" w:space="0" w:color="auto"/>
        <w:right w:val="none" w:sz="0" w:space="0" w:color="auto"/>
      </w:divBdr>
    </w:div>
    <w:div w:id="1123813476">
      <w:bodyDiv w:val="1"/>
      <w:marLeft w:val="0"/>
      <w:marRight w:val="0"/>
      <w:marTop w:val="0"/>
      <w:marBottom w:val="0"/>
      <w:divBdr>
        <w:top w:val="none" w:sz="0" w:space="0" w:color="auto"/>
        <w:left w:val="none" w:sz="0" w:space="0" w:color="auto"/>
        <w:bottom w:val="none" w:sz="0" w:space="0" w:color="auto"/>
        <w:right w:val="none" w:sz="0" w:space="0" w:color="auto"/>
      </w:divBdr>
    </w:div>
    <w:div w:id="1124040643">
      <w:bodyDiv w:val="1"/>
      <w:marLeft w:val="0"/>
      <w:marRight w:val="0"/>
      <w:marTop w:val="0"/>
      <w:marBottom w:val="0"/>
      <w:divBdr>
        <w:top w:val="none" w:sz="0" w:space="0" w:color="auto"/>
        <w:left w:val="none" w:sz="0" w:space="0" w:color="auto"/>
        <w:bottom w:val="none" w:sz="0" w:space="0" w:color="auto"/>
        <w:right w:val="none" w:sz="0" w:space="0" w:color="auto"/>
      </w:divBdr>
    </w:div>
    <w:div w:id="1126200463">
      <w:bodyDiv w:val="1"/>
      <w:marLeft w:val="0"/>
      <w:marRight w:val="0"/>
      <w:marTop w:val="0"/>
      <w:marBottom w:val="0"/>
      <w:divBdr>
        <w:top w:val="none" w:sz="0" w:space="0" w:color="auto"/>
        <w:left w:val="none" w:sz="0" w:space="0" w:color="auto"/>
        <w:bottom w:val="none" w:sz="0" w:space="0" w:color="auto"/>
        <w:right w:val="none" w:sz="0" w:space="0" w:color="auto"/>
      </w:divBdr>
    </w:div>
    <w:div w:id="1127044740">
      <w:bodyDiv w:val="1"/>
      <w:marLeft w:val="0"/>
      <w:marRight w:val="0"/>
      <w:marTop w:val="0"/>
      <w:marBottom w:val="0"/>
      <w:divBdr>
        <w:top w:val="none" w:sz="0" w:space="0" w:color="auto"/>
        <w:left w:val="none" w:sz="0" w:space="0" w:color="auto"/>
        <w:bottom w:val="none" w:sz="0" w:space="0" w:color="auto"/>
        <w:right w:val="none" w:sz="0" w:space="0" w:color="auto"/>
      </w:divBdr>
    </w:div>
    <w:div w:id="1128352760">
      <w:bodyDiv w:val="1"/>
      <w:marLeft w:val="0"/>
      <w:marRight w:val="0"/>
      <w:marTop w:val="0"/>
      <w:marBottom w:val="0"/>
      <w:divBdr>
        <w:top w:val="none" w:sz="0" w:space="0" w:color="auto"/>
        <w:left w:val="none" w:sz="0" w:space="0" w:color="auto"/>
        <w:bottom w:val="none" w:sz="0" w:space="0" w:color="auto"/>
        <w:right w:val="none" w:sz="0" w:space="0" w:color="auto"/>
      </w:divBdr>
    </w:div>
    <w:div w:id="1128552245">
      <w:bodyDiv w:val="1"/>
      <w:marLeft w:val="0"/>
      <w:marRight w:val="0"/>
      <w:marTop w:val="0"/>
      <w:marBottom w:val="0"/>
      <w:divBdr>
        <w:top w:val="none" w:sz="0" w:space="0" w:color="auto"/>
        <w:left w:val="none" w:sz="0" w:space="0" w:color="auto"/>
        <w:bottom w:val="none" w:sz="0" w:space="0" w:color="auto"/>
        <w:right w:val="none" w:sz="0" w:space="0" w:color="auto"/>
      </w:divBdr>
    </w:div>
    <w:div w:id="1129318702">
      <w:bodyDiv w:val="1"/>
      <w:marLeft w:val="0"/>
      <w:marRight w:val="0"/>
      <w:marTop w:val="0"/>
      <w:marBottom w:val="0"/>
      <w:divBdr>
        <w:top w:val="none" w:sz="0" w:space="0" w:color="auto"/>
        <w:left w:val="none" w:sz="0" w:space="0" w:color="auto"/>
        <w:bottom w:val="none" w:sz="0" w:space="0" w:color="auto"/>
        <w:right w:val="none" w:sz="0" w:space="0" w:color="auto"/>
      </w:divBdr>
    </w:div>
    <w:div w:id="1129397395">
      <w:bodyDiv w:val="1"/>
      <w:marLeft w:val="0"/>
      <w:marRight w:val="0"/>
      <w:marTop w:val="0"/>
      <w:marBottom w:val="0"/>
      <w:divBdr>
        <w:top w:val="none" w:sz="0" w:space="0" w:color="auto"/>
        <w:left w:val="none" w:sz="0" w:space="0" w:color="auto"/>
        <w:bottom w:val="none" w:sz="0" w:space="0" w:color="auto"/>
        <w:right w:val="none" w:sz="0" w:space="0" w:color="auto"/>
      </w:divBdr>
    </w:div>
    <w:div w:id="1132215199">
      <w:bodyDiv w:val="1"/>
      <w:marLeft w:val="0"/>
      <w:marRight w:val="0"/>
      <w:marTop w:val="0"/>
      <w:marBottom w:val="0"/>
      <w:divBdr>
        <w:top w:val="none" w:sz="0" w:space="0" w:color="auto"/>
        <w:left w:val="none" w:sz="0" w:space="0" w:color="auto"/>
        <w:bottom w:val="none" w:sz="0" w:space="0" w:color="auto"/>
        <w:right w:val="none" w:sz="0" w:space="0" w:color="auto"/>
      </w:divBdr>
    </w:div>
    <w:div w:id="1135174436">
      <w:bodyDiv w:val="1"/>
      <w:marLeft w:val="0"/>
      <w:marRight w:val="0"/>
      <w:marTop w:val="0"/>
      <w:marBottom w:val="0"/>
      <w:divBdr>
        <w:top w:val="none" w:sz="0" w:space="0" w:color="auto"/>
        <w:left w:val="none" w:sz="0" w:space="0" w:color="auto"/>
        <w:bottom w:val="none" w:sz="0" w:space="0" w:color="auto"/>
        <w:right w:val="none" w:sz="0" w:space="0" w:color="auto"/>
      </w:divBdr>
    </w:div>
    <w:div w:id="1138759986">
      <w:bodyDiv w:val="1"/>
      <w:marLeft w:val="0"/>
      <w:marRight w:val="0"/>
      <w:marTop w:val="0"/>
      <w:marBottom w:val="0"/>
      <w:divBdr>
        <w:top w:val="none" w:sz="0" w:space="0" w:color="auto"/>
        <w:left w:val="none" w:sz="0" w:space="0" w:color="auto"/>
        <w:bottom w:val="none" w:sz="0" w:space="0" w:color="auto"/>
        <w:right w:val="none" w:sz="0" w:space="0" w:color="auto"/>
      </w:divBdr>
    </w:div>
    <w:div w:id="1139612955">
      <w:bodyDiv w:val="1"/>
      <w:marLeft w:val="0"/>
      <w:marRight w:val="0"/>
      <w:marTop w:val="0"/>
      <w:marBottom w:val="0"/>
      <w:divBdr>
        <w:top w:val="none" w:sz="0" w:space="0" w:color="auto"/>
        <w:left w:val="none" w:sz="0" w:space="0" w:color="auto"/>
        <w:bottom w:val="none" w:sz="0" w:space="0" w:color="auto"/>
        <w:right w:val="none" w:sz="0" w:space="0" w:color="auto"/>
      </w:divBdr>
    </w:div>
    <w:div w:id="1140416493">
      <w:bodyDiv w:val="1"/>
      <w:marLeft w:val="0"/>
      <w:marRight w:val="0"/>
      <w:marTop w:val="0"/>
      <w:marBottom w:val="0"/>
      <w:divBdr>
        <w:top w:val="none" w:sz="0" w:space="0" w:color="auto"/>
        <w:left w:val="none" w:sz="0" w:space="0" w:color="auto"/>
        <w:bottom w:val="none" w:sz="0" w:space="0" w:color="auto"/>
        <w:right w:val="none" w:sz="0" w:space="0" w:color="auto"/>
      </w:divBdr>
    </w:div>
    <w:div w:id="1141263737">
      <w:bodyDiv w:val="1"/>
      <w:marLeft w:val="0"/>
      <w:marRight w:val="0"/>
      <w:marTop w:val="0"/>
      <w:marBottom w:val="0"/>
      <w:divBdr>
        <w:top w:val="none" w:sz="0" w:space="0" w:color="auto"/>
        <w:left w:val="none" w:sz="0" w:space="0" w:color="auto"/>
        <w:bottom w:val="none" w:sz="0" w:space="0" w:color="auto"/>
        <w:right w:val="none" w:sz="0" w:space="0" w:color="auto"/>
      </w:divBdr>
    </w:div>
    <w:div w:id="1142308893">
      <w:bodyDiv w:val="1"/>
      <w:marLeft w:val="0"/>
      <w:marRight w:val="0"/>
      <w:marTop w:val="0"/>
      <w:marBottom w:val="0"/>
      <w:divBdr>
        <w:top w:val="none" w:sz="0" w:space="0" w:color="auto"/>
        <w:left w:val="none" w:sz="0" w:space="0" w:color="auto"/>
        <w:bottom w:val="none" w:sz="0" w:space="0" w:color="auto"/>
        <w:right w:val="none" w:sz="0" w:space="0" w:color="auto"/>
      </w:divBdr>
    </w:div>
    <w:div w:id="1146356715">
      <w:bodyDiv w:val="1"/>
      <w:marLeft w:val="0"/>
      <w:marRight w:val="0"/>
      <w:marTop w:val="0"/>
      <w:marBottom w:val="0"/>
      <w:divBdr>
        <w:top w:val="none" w:sz="0" w:space="0" w:color="auto"/>
        <w:left w:val="none" w:sz="0" w:space="0" w:color="auto"/>
        <w:bottom w:val="none" w:sz="0" w:space="0" w:color="auto"/>
        <w:right w:val="none" w:sz="0" w:space="0" w:color="auto"/>
      </w:divBdr>
    </w:div>
    <w:div w:id="1146358543">
      <w:bodyDiv w:val="1"/>
      <w:marLeft w:val="0"/>
      <w:marRight w:val="0"/>
      <w:marTop w:val="0"/>
      <w:marBottom w:val="0"/>
      <w:divBdr>
        <w:top w:val="none" w:sz="0" w:space="0" w:color="auto"/>
        <w:left w:val="none" w:sz="0" w:space="0" w:color="auto"/>
        <w:bottom w:val="none" w:sz="0" w:space="0" w:color="auto"/>
        <w:right w:val="none" w:sz="0" w:space="0" w:color="auto"/>
      </w:divBdr>
    </w:div>
    <w:div w:id="1150174173">
      <w:bodyDiv w:val="1"/>
      <w:marLeft w:val="0"/>
      <w:marRight w:val="0"/>
      <w:marTop w:val="0"/>
      <w:marBottom w:val="0"/>
      <w:divBdr>
        <w:top w:val="none" w:sz="0" w:space="0" w:color="auto"/>
        <w:left w:val="none" w:sz="0" w:space="0" w:color="auto"/>
        <w:bottom w:val="none" w:sz="0" w:space="0" w:color="auto"/>
        <w:right w:val="none" w:sz="0" w:space="0" w:color="auto"/>
      </w:divBdr>
    </w:div>
    <w:div w:id="1151218642">
      <w:bodyDiv w:val="1"/>
      <w:marLeft w:val="0"/>
      <w:marRight w:val="0"/>
      <w:marTop w:val="0"/>
      <w:marBottom w:val="0"/>
      <w:divBdr>
        <w:top w:val="none" w:sz="0" w:space="0" w:color="auto"/>
        <w:left w:val="none" w:sz="0" w:space="0" w:color="auto"/>
        <w:bottom w:val="none" w:sz="0" w:space="0" w:color="auto"/>
        <w:right w:val="none" w:sz="0" w:space="0" w:color="auto"/>
      </w:divBdr>
    </w:div>
    <w:div w:id="1154834014">
      <w:bodyDiv w:val="1"/>
      <w:marLeft w:val="0"/>
      <w:marRight w:val="0"/>
      <w:marTop w:val="0"/>
      <w:marBottom w:val="0"/>
      <w:divBdr>
        <w:top w:val="none" w:sz="0" w:space="0" w:color="auto"/>
        <w:left w:val="none" w:sz="0" w:space="0" w:color="auto"/>
        <w:bottom w:val="none" w:sz="0" w:space="0" w:color="auto"/>
        <w:right w:val="none" w:sz="0" w:space="0" w:color="auto"/>
      </w:divBdr>
    </w:div>
    <w:div w:id="1156218184">
      <w:bodyDiv w:val="1"/>
      <w:marLeft w:val="0"/>
      <w:marRight w:val="0"/>
      <w:marTop w:val="0"/>
      <w:marBottom w:val="0"/>
      <w:divBdr>
        <w:top w:val="none" w:sz="0" w:space="0" w:color="auto"/>
        <w:left w:val="none" w:sz="0" w:space="0" w:color="auto"/>
        <w:bottom w:val="none" w:sz="0" w:space="0" w:color="auto"/>
        <w:right w:val="none" w:sz="0" w:space="0" w:color="auto"/>
      </w:divBdr>
    </w:div>
    <w:div w:id="1160468321">
      <w:bodyDiv w:val="1"/>
      <w:marLeft w:val="0"/>
      <w:marRight w:val="0"/>
      <w:marTop w:val="0"/>
      <w:marBottom w:val="0"/>
      <w:divBdr>
        <w:top w:val="none" w:sz="0" w:space="0" w:color="auto"/>
        <w:left w:val="none" w:sz="0" w:space="0" w:color="auto"/>
        <w:bottom w:val="none" w:sz="0" w:space="0" w:color="auto"/>
        <w:right w:val="none" w:sz="0" w:space="0" w:color="auto"/>
      </w:divBdr>
    </w:div>
    <w:div w:id="1161459323">
      <w:bodyDiv w:val="1"/>
      <w:marLeft w:val="0"/>
      <w:marRight w:val="0"/>
      <w:marTop w:val="0"/>
      <w:marBottom w:val="0"/>
      <w:divBdr>
        <w:top w:val="none" w:sz="0" w:space="0" w:color="auto"/>
        <w:left w:val="none" w:sz="0" w:space="0" w:color="auto"/>
        <w:bottom w:val="none" w:sz="0" w:space="0" w:color="auto"/>
        <w:right w:val="none" w:sz="0" w:space="0" w:color="auto"/>
      </w:divBdr>
    </w:div>
    <w:div w:id="1161577202">
      <w:bodyDiv w:val="1"/>
      <w:marLeft w:val="0"/>
      <w:marRight w:val="0"/>
      <w:marTop w:val="0"/>
      <w:marBottom w:val="0"/>
      <w:divBdr>
        <w:top w:val="none" w:sz="0" w:space="0" w:color="auto"/>
        <w:left w:val="none" w:sz="0" w:space="0" w:color="auto"/>
        <w:bottom w:val="none" w:sz="0" w:space="0" w:color="auto"/>
        <w:right w:val="none" w:sz="0" w:space="0" w:color="auto"/>
      </w:divBdr>
    </w:div>
    <w:div w:id="1163472462">
      <w:bodyDiv w:val="1"/>
      <w:marLeft w:val="0"/>
      <w:marRight w:val="0"/>
      <w:marTop w:val="0"/>
      <w:marBottom w:val="0"/>
      <w:divBdr>
        <w:top w:val="none" w:sz="0" w:space="0" w:color="auto"/>
        <w:left w:val="none" w:sz="0" w:space="0" w:color="auto"/>
        <w:bottom w:val="none" w:sz="0" w:space="0" w:color="auto"/>
        <w:right w:val="none" w:sz="0" w:space="0" w:color="auto"/>
      </w:divBdr>
    </w:div>
    <w:div w:id="1166482037">
      <w:bodyDiv w:val="1"/>
      <w:marLeft w:val="0"/>
      <w:marRight w:val="0"/>
      <w:marTop w:val="0"/>
      <w:marBottom w:val="0"/>
      <w:divBdr>
        <w:top w:val="none" w:sz="0" w:space="0" w:color="auto"/>
        <w:left w:val="none" w:sz="0" w:space="0" w:color="auto"/>
        <w:bottom w:val="none" w:sz="0" w:space="0" w:color="auto"/>
        <w:right w:val="none" w:sz="0" w:space="0" w:color="auto"/>
      </w:divBdr>
    </w:div>
    <w:div w:id="1176001828">
      <w:bodyDiv w:val="1"/>
      <w:marLeft w:val="0"/>
      <w:marRight w:val="0"/>
      <w:marTop w:val="0"/>
      <w:marBottom w:val="0"/>
      <w:divBdr>
        <w:top w:val="none" w:sz="0" w:space="0" w:color="auto"/>
        <w:left w:val="none" w:sz="0" w:space="0" w:color="auto"/>
        <w:bottom w:val="none" w:sz="0" w:space="0" w:color="auto"/>
        <w:right w:val="none" w:sz="0" w:space="0" w:color="auto"/>
      </w:divBdr>
    </w:div>
    <w:div w:id="1179270901">
      <w:bodyDiv w:val="1"/>
      <w:marLeft w:val="0"/>
      <w:marRight w:val="0"/>
      <w:marTop w:val="0"/>
      <w:marBottom w:val="0"/>
      <w:divBdr>
        <w:top w:val="none" w:sz="0" w:space="0" w:color="auto"/>
        <w:left w:val="none" w:sz="0" w:space="0" w:color="auto"/>
        <w:bottom w:val="none" w:sz="0" w:space="0" w:color="auto"/>
        <w:right w:val="none" w:sz="0" w:space="0" w:color="auto"/>
      </w:divBdr>
    </w:div>
    <w:div w:id="1182356854">
      <w:bodyDiv w:val="1"/>
      <w:marLeft w:val="0"/>
      <w:marRight w:val="0"/>
      <w:marTop w:val="0"/>
      <w:marBottom w:val="0"/>
      <w:divBdr>
        <w:top w:val="none" w:sz="0" w:space="0" w:color="auto"/>
        <w:left w:val="none" w:sz="0" w:space="0" w:color="auto"/>
        <w:bottom w:val="none" w:sz="0" w:space="0" w:color="auto"/>
        <w:right w:val="none" w:sz="0" w:space="0" w:color="auto"/>
      </w:divBdr>
    </w:div>
    <w:div w:id="1183668239">
      <w:bodyDiv w:val="1"/>
      <w:marLeft w:val="0"/>
      <w:marRight w:val="0"/>
      <w:marTop w:val="0"/>
      <w:marBottom w:val="0"/>
      <w:divBdr>
        <w:top w:val="none" w:sz="0" w:space="0" w:color="auto"/>
        <w:left w:val="none" w:sz="0" w:space="0" w:color="auto"/>
        <w:bottom w:val="none" w:sz="0" w:space="0" w:color="auto"/>
        <w:right w:val="none" w:sz="0" w:space="0" w:color="auto"/>
      </w:divBdr>
    </w:div>
    <w:div w:id="1186213969">
      <w:bodyDiv w:val="1"/>
      <w:marLeft w:val="0"/>
      <w:marRight w:val="0"/>
      <w:marTop w:val="0"/>
      <w:marBottom w:val="0"/>
      <w:divBdr>
        <w:top w:val="none" w:sz="0" w:space="0" w:color="auto"/>
        <w:left w:val="none" w:sz="0" w:space="0" w:color="auto"/>
        <w:bottom w:val="none" w:sz="0" w:space="0" w:color="auto"/>
        <w:right w:val="none" w:sz="0" w:space="0" w:color="auto"/>
      </w:divBdr>
    </w:div>
    <w:div w:id="1190489552">
      <w:bodyDiv w:val="1"/>
      <w:marLeft w:val="0"/>
      <w:marRight w:val="0"/>
      <w:marTop w:val="0"/>
      <w:marBottom w:val="0"/>
      <w:divBdr>
        <w:top w:val="none" w:sz="0" w:space="0" w:color="auto"/>
        <w:left w:val="none" w:sz="0" w:space="0" w:color="auto"/>
        <w:bottom w:val="none" w:sz="0" w:space="0" w:color="auto"/>
        <w:right w:val="none" w:sz="0" w:space="0" w:color="auto"/>
      </w:divBdr>
    </w:div>
    <w:div w:id="1190559407">
      <w:bodyDiv w:val="1"/>
      <w:marLeft w:val="0"/>
      <w:marRight w:val="0"/>
      <w:marTop w:val="0"/>
      <w:marBottom w:val="0"/>
      <w:divBdr>
        <w:top w:val="none" w:sz="0" w:space="0" w:color="auto"/>
        <w:left w:val="none" w:sz="0" w:space="0" w:color="auto"/>
        <w:bottom w:val="none" w:sz="0" w:space="0" w:color="auto"/>
        <w:right w:val="none" w:sz="0" w:space="0" w:color="auto"/>
      </w:divBdr>
    </w:div>
    <w:div w:id="1193035431">
      <w:bodyDiv w:val="1"/>
      <w:marLeft w:val="0"/>
      <w:marRight w:val="0"/>
      <w:marTop w:val="0"/>
      <w:marBottom w:val="0"/>
      <w:divBdr>
        <w:top w:val="none" w:sz="0" w:space="0" w:color="auto"/>
        <w:left w:val="none" w:sz="0" w:space="0" w:color="auto"/>
        <w:bottom w:val="none" w:sz="0" w:space="0" w:color="auto"/>
        <w:right w:val="none" w:sz="0" w:space="0" w:color="auto"/>
      </w:divBdr>
    </w:div>
    <w:div w:id="1195001801">
      <w:bodyDiv w:val="1"/>
      <w:marLeft w:val="0"/>
      <w:marRight w:val="0"/>
      <w:marTop w:val="0"/>
      <w:marBottom w:val="0"/>
      <w:divBdr>
        <w:top w:val="none" w:sz="0" w:space="0" w:color="auto"/>
        <w:left w:val="none" w:sz="0" w:space="0" w:color="auto"/>
        <w:bottom w:val="none" w:sz="0" w:space="0" w:color="auto"/>
        <w:right w:val="none" w:sz="0" w:space="0" w:color="auto"/>
      </w:divBdr>
    </w:div>
    <w:div w:id="1195387196">
      <w:bodyDiv w:val="1"/>
      <w:marLeft w:val="0"/>
      <w:marRight w:val="0"/>
      <w:marTop w:val="0"/>
      <w:marBottom w:val="0"/>
      <w:divBdr>
        <w:top w:val="none" w:sz="0" w:space="0" w:color="auto"/>
        <w:left w:val="none" w:sz="0" w:space="0" w:color="auto"/>
        <w:bottom w:val="none" w:sz="0" w:space="0" w:color="auto"/>
        <w:right w:val="none" w:sz="0" w:space="0" w:color="auto"/>
      </w:divBdr>
    </w:div>
    <w:div w:id="1202745054">
      <w:bodyDiv w:val="1"/>
      <w:marLeft w:val="0"/>
      <w:marRight w:val="0"/>
      <w:marTop w:val="0"/>
      <w:marBottom w:val="0"/>
      <w:divBdr>
        <w:top w:val="none" w:sz="0" w:space="0" w:color="auto"/>
        <w:left w:val="none" w:sz="0" w:space="0" w:color="auto"/>
        <w:bottom w:val="none" w:sz="0" w:space="0" w:color="auto"/>
        <w:right w:val="none" w:sz="0" w:space="0" w:color="auto"/>
      </w:divBdr>
    </w:div>
    <w:div w:id="1210068659">
      <w:bodyDiv w:val="1"/>
      <w:marLeft w:val="0"/>
      <w:marRight w:val="0"/>
      <w:marTop w:val="0"/>
      <w:marBottom w:val="0"/>
      <w:divBdr>
        <w:top w:val="none" w:sz="0" w:space="0" w:color="auto"/>
        <w:left w:val="none" w:sz="0" w:space="0" w:color="auto"/>
        <w:bottom w:val="none" w:sz="0" w:space="0" w:color="auto"/>
        <w:right w:val="none" w:sz="0" w:space="0" w:color="auto"/>
      </w:divBdr>
    </w:div>
    <w:div w:id="1212771166">
      <w:bodyDiv w:val="1"/>
      <w:marLeft w:val="0"/>
      <w:marRight w:val="0"/>
      <w:marTop w:val="0"/>
      <w:marBottom w:val="0"/>
      <w:divBdr>
        <w:top w:val="none" w:sz="0" w:space="0" w:color="auto"/>
        <w:left w:val="none" w:sz="0" w:space="0" w:color="auto"/>
        <w:bottom w:val="none" w:sz="0" w:space="0" w:color="auto"/>
        <w:right w:val="none" w:sz="0" w:space="0" w:color="auto"/>
      </w:divBdr>
    </w:div>
    <w:div w:id="1213662131">
      <w:bodyDiv w:val="1"/>
      <w:marLeft w:val="0"/>
      <w:marRight w:val="0"/>
      <w:marTop w:val="0"/>
      <w:marBottom w:val="0"/>
      <w:divBdr>
        <w:top w:val="none" w:sz="0" w:space="0" w:color="auto"/>
        <w:left w:val="none" w:sz="0" w:space="0" w:color="auto"/>
        <w:bottom w:val="none" w:sz="0" w:space="0" w:color="auto"/>
        <w:right w:val="none" w:sz="0" w:space="0" w:color="auto"/>
      </w:divBdr>
    </w:div>
    <w:div w:id="1217661848">
      <w:bodyDiv w:val="1"/>
      <w:marLeft w:val="0"/>
      <w:marRight w:val="0"/>
      <w:marTop w:val="0"/>
      <w:marBottom w:val="0"/>
      <w:divBdr>
        <w:top w:val="none" w:sz="0" w:space="0" w:color="auto"/>
        <w:left w:val="none" w:sz="0" w:space="0" w:color="auto"/>
        <w:bottom w:val="none" w:sz="0" w:space="0" w:color="auto"/>
        <w:right w:val="none" w:sz="0" w:space="0" w:color="auto"/>
      </w:divBdr>
    </w:div>
    <w:div w:id="1222908276">
      <w:bodyDiv w:val="1"/>
      <w:marLeft w:val="0"/>
      <w:marRight w:val="0"/>
      <w:marTop w:val="0"/>
      <w:marBottom w:val="0"/>
      <w:divBdr>
        <w:top w:val="none" w:sz="0" w:space="0" w:color="auto"/>
        <w:left w:val="none" w:sz="0" w:space="0" w:color="auto"/>
        <w:bottom w:val="none" w:sz="0" w:space="0" w:color="auto"/>
        <w:right w:val="none" w:sz="0" w:space="0" w:color="auto"/>
      </w:divBdr>
    </w:div>
    <w:div w:id="1223910284">
      <w:bodyDiv w:val="1"/>
      <w:marLeft w:val="0"/>
      <w:marRight w:val="0"/>
      <w:marTop w:val="0"/>
      <w:marBottom w:val="0"/>
      <w:divBdr>
        <w:top w:val="none" w:sz="0" w:space="0" w:color="auto"/>
        <w:left w:val="none" w:sz="0" w:space="0" w:color="auto"/>
        <w:bottom w:val="none" w:sz="0" w:space="0" w:color="auto"/>
        <w:right w:val="none" w:sz="0" w:space="0" w:color="auto"/>
      </w:divBdr>
    </w:div>
    <w:div w:id="1233545916">
      <w:bodyDiv w:val="1"/>
      <w:marLeft w:val="0"/>
      <w:marRight w:val="0"/>
      <w:marTop w:val="0"/>
      <w:marBottom w:val="0"/>
      <w:divBdr>
        <w:top w:val="none" w:sz="0" w:space="0" w:color="auto"/>
        <w:left w:val="none" w:sz="0" w:space="0" w:color="auto"/>
        <w:bottom w:val="none" w:sz="0" w:space="0" w:color="auto"/>
        <w:right w:val="none" w:sz="0" w:space="0" w:color="auto"/>
      </w:divBdr>
    </w:div>
    <w:div w:id="1233735417">
      <w:bodyDiv w:val="1"/>
      <w:marLeft w:val="0"/>
      <w:marRight w:val="0"/>
      <w:marTop w:val="0"/>
      <w:marBottom w:val="0"/>
      <w:divBdr>
        <w:top w:val="none" w:sz="0" w:space="0" w:color="auto"/>
        <w:left w:val="none" w:sz="0" w:space="0" w:color="auto"/>
        <w:bottom w:val="none" w:sz="0" w:space="0" w:color="auto"/>
        <w:right w:val="none" w:sz="0" w:space="0" w:color="auto"/>
      </w:divBdr>
    </w:div>
    <w:div w:id="1236545483">
      <w:bodyDiv w:val="1"/>
      <w:marLeft w:val="0"/>
      <w:marRight w:val="0"/>
      <w:marTop w:val="0"/>
      <w:marBottom w:val="0"/>
      <w:divBdr>
        <w:top w:val="none" w:sz="0" w:space="0" w:color="auto"/>
        <w:left w:val="none" w:sz="0" w:space="0" w:color="auto"/>
        <w:bottom w:val="none" w:sz="0" w:space="0" w:color="auto"/>
        <w:right w:val="none" w:sz="0" w:space="0" w:color="auto"/>
      </w:divBdr>
    </w:div>
    <w:div w:id="1239705334">
      <w:bodyDiv w:val="1"/>
      <w:marLeft w:val="0"/>
      <w:marRight w:val="0"/>
      <w:marTop w:val="0"/>
      <w:marBottom w:val="0"/>
      <w:divBdr>
        <w:top w:val="none" w:sz="0" w:space="0" w:color="auto"/>
        <w:left w:val="none" w:sz="0" w:space="0" w:color="auto"/>
        <w:bottom w:val="none" w:sz="0" w:space="0" w:color="auto"/>
        <w:right w:val="none" w:sz="0" w:space="0" w:color="auto"/>
      </w:divBdr>
    </w:div>
    <w:div w:id="1241910596">
      <w:bodyDiv w:val="1"/>
      <w:marLeft w:val="0"/>
      <w:marRight w:val="0"/>
      <w:marTop w:val="0"/>
      <w:marBottom w:val="0"/>
      <w:divBdr>
        <w:top w:val="none" w:sz="0" w:space="0" w:color="auto"/>
        <w:left w:val="none" w:sz="0" w:space="0" w:color="auto"/>
        <w:bottom w:val="none" w:sz="0" w:space="0" w:color="auto"/>
        <w:right w:val="none" w:sz="0" w:space="0" w:color="auto"/>
      </w:divBdr>
    </w:div>
    <w:div w:id="1245726026">
      <w:bodyDiv w:val="1"/>
      <w:marLeft w:val="0"/>
      <w:marRight w:val="0"/>
      <w:marTop w:val="0"/>
      <w:marBottom w:val="0"/>
      <w:divBdr>
        <w:top w:val="none" w:sz="0" w:space="0" w:color="auto"/>
        <w:left w:val="none" w:sz="0" w:space="0" w:color="auto"/>
        <w:bottom w:val="none" w:sz="0" w:space="0" w:color="auto"/>
        <w:right w:val="none" w:sz="0" w:space="0" w:color="auto"/>
      </w:divBdr>
    </w:div>
    <w:div w:id="1246646810">
      <w:bodyDiv w:val="1"/>
      <w:marLeft w:val="0"/>
      <w:marRight w:val="0"/>
      <w:marTop w:val="0"/>
      <w:marBottom w:val="0"/>
      <w:divBdr>
        <w:top w:val="none" w:sz="0" w:space="0" w:color="auto"/>
        <w:left w:val="none" w:sz="0" w:space="0" w:color="auto"/>
        <w:bottom w:val="none" w:sz="0" w:space="0" w:color="auto"/>
        <w:right w:val="none" w:sz="0" w:space="0" w:color="auto"/>
      </w:divBdr>
    </w:div>
    <w:div w:id="1249462864">
      <w:bodyDiv w:val="1"/>
      <w:marLeft w:val="0"/>
      <w:marRight w:val="0"/>
      <w:marTop w:val="0"/>
      <w:marBottom w:val="0"/>
      <w:divBdr>
        <w:top w:val="none" w:sz="0" w:space="0" w:color="auto"/>
        <w:left w:val="none" w:sz="0" w:space="0" w:color="auto"/>
        <w:bottom w:val="none" w:sz="0" w:space="0" w:color="auto"/>
        <w:right w:val="none" w:sz="0" w:space="0" w:color="auto"/>
      </w:divBdr>
    </w:div>
    <w:div w:id="1254045105">
      <w:bodyDiv w:val="1"/>
      <w:marLeft w:val="0"/>
      <w:marRight w:val="0"/>
      <w:marTop w:val="0"/>
      <w:marBottom w:val="0"/>
      <w:divBdr>
        <w:top w:val="none" w:sz="0" w:space="0" w:color="auto"/>
        <w:left w:val="none" w:sz="0" w:space="0" w:color="auto"/>
        <w:bottom w:val="none" w:sz="0" w:space="0" w:color="auto"/>
        <w:right w:val="none" w:sz="0" w:space="0" w:color="auto"/>
      </w:divBdr>
    </w:div>
    <w:div w:id="1256943045">
      <w:bodyDiv w:val="1"/>
      <w:marLeft w:val="0"/>
      <w:marRight w:val="0"/>
      <w:marTop w:val="0"/>
      <w:marBottom w:val="0"/>
      <w:divBdr>
        <w:top w:val="none" w:sz="0" w:space="0" w:color="auto"/>
        <w:left w:val="none" w:sz="0" w:space="0" w:color="auto"/>
        <w:bottom w:val="none" w:sz="0" w:space="0" w:color="auto"/>
        <w:right w:val="none" w:sz="0" w:space="0" w:color="auto"/>
      </w:divBdr>
    </w:div>
    <w:div w:id="1256983498">
      <w:bodyDiv w:val="1"/>
      <w:marLeft w:val="0"/>
      <w:marRight w:val="0"/>
      <w:marTop w:val="0"/>
      <w:marBottom w:val="0"/>
      <w:divBdr>
        <w:top w:val="none" w:sz="0" w:space="0" w:color="auto"/>
        <w:left w:val="none" w:sz="0" w:space="0" w:color="auto"/>
        <w:bottom w:val="none" w:sz="0" w:space="0" w:color="auto"/>
        <w:right w:val="none" w:sz="0" w:space="0" w:color="auto"/>
      </w:divBdr>
    </w:div>
    <w:div w:id="1257177177">
      <w:bodyDiv w:val="1"/>
      <w:marLeft w:val="0"/>
      <w:marRight w:val="0"/>
      <w:marTop w:val="0"/>
      <w:marBottom w:val="0"/>
      <w:divBdr>
        <w:top w:val="none" w:sz="0" w:space="0" w:color="auto"/>
        <w:left w:val="none" w:sz="0" w:space="0" w:color="auto"/>
        <w:bottom w:val="none" w:sz="0" w:space="0" w:color="auto"/>
        <w:right w:val="none" w:sz="0" w:space="0" w:color="auto"/>
      </w:divBdr>
    </w:div>
    <w:div w:id="1258951381">
      <w:bodyDiv w:val="1"/>
      <w:marLeft w:val="0"/>
      <w:marRight w:val="0"/>
      <w:marTop w:val="0"/>
      <w:marBottom w:val="0"/>
      <w:divBdr>
        <w:top w:val="none" w:sz="0" w:space="0" w:color="auto"/>
        <w:left w:val="none" w:sz="0" w:space="0" w:color="auto"/>
        <w:bottom w:val="none" w:sz="0" w:space="0" w:color="auto"/>
        <w:right w:val="none" w:sz="0" w:space="0" w:color="auto"/>
      </w:divBdr>
    </w:div>
    <w:div w:id="1261522758">
      <w:bodyDiv w:val="1"/>
      <w:marLeft w:val="0"/>
      <w:marRight w:val="0"/>
      <w:marTop w:val="0"/>
      <w:marBottom w:val="0"/>
      <w:divBdr>
        <w:top w:val="none" w:sz="0" w:space="0" w:color="auto"/>
        <w:left w:val="none" w:sz="0" w:space="0" w:color="auto"/>
        <w:bottom w:val="none" w:sz="0" w:space="0" w:color="auto"/>
        <w:right w:val="none" w:sz="0" w:space="0" w:color="auto"/>
      </w:divBdr>
    </w:div>
    <w:div w:id="1261910662">
      <w:bodyDiv w:val="1"/>
      <w:marLeft w:val="0"/>
      <w:marRight w:val="0"/>
      <w:marTop w:val="0"/>
      <w:marBottom w:val="0"/>
      <w:divBdr>
        <w:top w:val="none" w:sz="0" w:space="0" w:color="auto"/>
        <w:left w:val="none" w:sz="0" w:space="0" w:color="auto"/>
        <w:bottom w:val="none" w:sz="0" w:space="0" w:color="auto"/>
        <w:right w:val="none" w:sz="0" w:space="0" w:color="auto"/>
      </w:divBdr>
    </w:div>
    <w:div w:id="1262639630">
      <w:bodyDiv w:val="1"/>
      <w:marLeft w:val="0"/>
      <w:marRight w:val="0"/>
      <w:marTop w:val="0"/>
      <w:marBottom w:val="0"/>
      <w:divBdr>
        <w:top w:val="none" w:sz="0" w:space="0" w:color="auto"/>
        <w:left w:val="none" w:sz="0" w:space="0" w:color="auto"/>
        <w:bottom w:val="none" w:sz="0" w:space="0" w:color="auto"/>
        <w:right w:val="none" w:sz="0" w:space="0" w:color="auto"/>
      </w:divBdr>
    </w:div>
    <w:div w:id="1265650806">
      <w:bodyDiv w:val="1"/>
      <w:marLeft w:val="0"/>
      <w:marRight w:val="0"/>
      <w:marTop w:val="0"/>
      <w:marBottom w:val="0"/>
      <w:divBdr>
        <w:top w:val="none" w:sz="0" w:space="0" w:color="auto"/>
        <w:left w:val="none" w:sz="0" w:space="0" w:color="auto"/>
        <w:bottom w:val="none" w:sz="0" w:space="0" w:color="auto"/>
        <w:right w:val="none" w:sz="0" w:space="0" w:color="auto"/>
      </w:divBdr>
    </w:div>
    <w:div w:id="1268079162">
      <w:bodyDiv w:val="1"/>
      <w:marLeft w:val="0"/>
      <w:marRight w:val="0"/>
      <w:marTop w:val="0"/>
      <w:marBottom w:val="0"/>
      <w:divBdr>
        <w:top w:val="none" w:sz="0" w:space="0" w:color="auto"/>
        <w:left w:val="none" w:sz="0" w:space="0" w:color="auto"/>
        <w:bottom w:val="none" w:sz="0" w:space="0" w:color="auto"/>
        <w:right w:val="none" w:sz="0" w:space="0" w:color="auto"/>
      </w:divBdr>
    </w:div>
    <w:div w:id="1275477853">
      <w:bodyDiv w:val="1"/>
      <w:marLeft w:val="0"/>
      <w:marRight w:val="0"/>
      <w:marTop w:val="0"/>
      <w:marBottom w:val="0"/>
      <w:divBdr>
        <w:top w:val="none" w:sz="0" w:space="0" w:color="auto"/>
        <w:left w:val="none" w:sz="0" w:space="0" w:color="auto"/>
        <w:bottom w:val="none" w:sz="0" w:space="0" w:color="auto"/>
        <w:right w:val="none" w:sz="0" w:space="0" w:color="auto"/>
      </w:divBdr>
    </w:div>
    <w:div w:id="1275602277">
      <w:bodyDiv w:val="1"/>
      <w:marLeft w:val="0"/>
      <w:marRight w:val="0"/>
      <w:marTop w:val="0"/>
      <w:marBottom w:val="0"/>
      <w:divBdr>
        <w:top w:val="none" w:sz="0" w:space="0" w:color="auto"/>
        <w:left w:val="none" w:sz="0" w:space="0" w:color="auto"/>
        <w:bottom w:val="none" w:sz="0" w:space="0" w:color="auto"/>
        <w:right w:val="none" w:sz="0" w:space="0" w:color="auto"/>
      </w:divBdr>
    </w:div>
    <w:div w:id="1280726282">
      <w:bodyDiv w:val="1"/>
      <w:marLeft w:val="0"/>
      <w:marRight w:val="0"/>
      <w:marTop w:val="0"/>
      <w:marBottom w:val="0"/>
      <w:divBdr>
        <w:top w:val="none" w:sz="0" w:space="0" w:color="auto"/>
        <w:left w:val="none" w:sz="0" w:space="0" w:color="auto"/>
        <w:bottom w:val="none" w:sz="0" w:space="0" w:color="auto"/>
        <w:right w:val="none" w:sz="0" w:space="0" w:color="auto"/>
      </w:divBdr>
    </w:div>
    <w:div w:id="1285579082">
      <w:bodyDiv w:val="1"/>
      <w:marLeft w:val="0"/>
      <w:marRight w:val="0"/>
      <w:marTop w:val="0"/>
      <w:marBottom w:val="0"/>
      <w:divBdr>
        <w:top w:val="none" w:sz="0" w:space="0" w:color="auto"/>
        <w:left w:val="none" w:sz="0" w:space="0" w:color="auto"/>
        <w:bottom w:val="none" w:sz="0" w:space="0" w:color="auto"/>
        <w:right w:val="none" w:sz="0" w:space="0" w:color="auto"/>
      </w:divBdr>
    </w:div>
    <w:div w:id="1291860645">
      <w:bodyDiv w:val="1"/>
      <w:marLeft w:val="0"/>
      <w:marRight w:val="0"/>
      <w:marTop w:val="0"/>
      <w:marBottom w:val="0"/>
      <w:divBdr>
        <w:top w:val="none" w:sz="0" w:space="0" w:color="auto"/>
        <w:left w:val="none" w:sz="0" w:space="0" w:color="auto"/>
        <w:bottom w:val="none" w:sz="0" w:space="0" w:color="auto"/>
        <w:right w:val="none" w:sz="0" w:space="0" w:color="auto"/>
      </w:divBdr>
    </w:div>
    <w:div w:id="1295525981">
      <w:bodyDiv w:val="1"/>
      <w:marLeft w:val="0"/>
      <w:marRight w:val="0"/>
      <w:marTop w:val="0"/>
      <w:marBottom w:val="0"/>
      <w:divBdr>
        <w:top w:val="none" w:sz="0" w:space="0" w:color="auto"/>
        <w:left w:val="none" w:sz="0" w:space="0" w:color="auto"/>
        <w:bottom w:val="none" w:sz="0" w:space="0" w:color="auto"/>
        <w:right w:val="none" w:sz="0" w:space="0" w:color="auto"/>
      </w:divBdr>
    </w:div>
    <w:div w:id="1296526368">
      <w:bodyDiv w:val="1"/>
      <w:marLeft w:val="0"/>
      <w:marRight w:val="0"/>
      <w:marTop w:val="0"/>
      <w:marBottom w:val="0"/>
      <w:divBdr>
        <w:top w:val="none" w:sz="0" w:space="0" w:color="auto"/>
        <w:left w:val="none" w:sz="0" w:space="0" w:color="auto"/>
        <w:bottom w:val="none" w:sz="0" w:space="0" w:color="auto"/>
        <w:right w:val="none" w:sz="0" w:space="0" w:color="auto"/>
      </w:divBdr>
    </w:div>
    <w:div w:id="1298871889">
      <w:bodyDiv w:val="1"/>
      <w:marLeft w:val="0"/>
      <w:marRight w:val="0"/>
      <w:marTop w:val="0"/>
      <w:marBottom w:val="0"/>
      <w:divBdr>
        <w:top w:val="none" w:sz="0" w:space="0" w:color="auto"/>
        <w:left w:val="none" w:sz="0" w:space="0" w:color="auto"/>
        <w:bottom w:val="none" w:sz="0" w:space="0" w:color="auto"/>
        <w:right w:val="none" w:sz="0" w:space="0" w:color="auto"/>
      </w:divBdr>
    </w:div>
    <w:div w:id="1302151088">
      <w:bodyDiv w:val="1"/>
      <w:marLeft w:val="0"/>
      <w:marRight w:val="0"/>
      <w:marTop w:val="0"/>
      <w:marBottom w:val="0"/>
      <w:divBdr>
        <w:top w:val="none" w:sz="0" w:space="0" w:color="auto"/>
        <w:left w:val="none" w:sz="0" w:space="0" w:color="auto"/>
        <w:bottom w:val="none" w:sz="0" w:space="0" w:color="auto"/>
        <w:right w:val="none" w:sz="0" w:space="0" w:color="auto"/>
      </w:divBdr>
    </w:div>
    <w:div w:id="1302274374">
      <w:bodyDiv w:val="1"/>
      <w:marLeft w:val="0"/>
      <w:marRight w:val="0"/>
      <w:marTop w:val="0"/>
      <w:marBottom w:val="0"/>
      <w:divBdr>
        <w:top w:val="none" w:sz="0" w:space="0" w:color="auto"/>
        <w:left w:val="none" w:sz="0" w:space="0" w:color="auto"/>
        <w:bottom w:val="none" w:sz="0" w:space="0" w:color="auto"/>
        <w:right w:val="none" w:sz="0" w:space="0" w:color="auto"/>
      </w:divBdr>
    </w:div>
    <w:div w:id="1308363154">
      <w:bodyDiv w:val="1"/>
      <w:marLeft w:val="0"/>
      <w:marRight w:val="0"/>
      <w:marTop w:val="0"/>
      <w:marBottom w:val="0"/>
      <w:divBdr>
        <w:top w:val="none" w:sz="0" w:space="0" w:color="auto"/>
        <w:left w:val="none" w:sz="0" w:space="0" w:color="auto"/>
        <w:bottom w:val="none" w:sz="0" w:space="0" w:color="auto"/>
        <w:right w:val="none" w:sz="0" w:space="0" w:color="auto"/>
      </w:divBdr>
    </w:div>
    <w:div w:id="1310207725">
      <w:bodyDiv w:val="1"/>
      <w:marLeft w:val="0"/>
      <w:marRight w:val="0"/>
      <w:marTop w:val="0"/>
      <w:marBottom w:val="0"/>
      <w:divBdr>
        <w:top w:val="none" w:sz="0" w:space="0" w:color="auto"/>
        <w:left w:val="none" w:sz="0" w:space="0" w:color="auto"/>
        <w:bottom w:val="none" w:sz="0" w:space="0" w:color="auto"/>
        <w:right w:val="none" w:sz="0" w:space="0" w:color="auto"/>
      </w:divBdr>
    </w:div>
    <w:div w:id="1312099862">
      <w:bodyDiv w:val="1"/>
      <w:marLeft w:val="0"/>
      <w:marRight w:val="0"/>
      <w:marTop w:val="0"/>
      <w:marBottom w:val="0"/>
      <w:divBdr>
        <w:top w:val="none" w:sz="0" w:space="0" w:color="auto"/>
        <w:left w:val="none" w:sz="0" w:space="0" w:color="auto"/>
        <w:bottom w:val="none" w:sz="0" w:space="0" w:color="auto"/>
        <w:right w:val="none" w:sz="0" w:space="0" w:color="auto"/>
      </w:divBdr>
    </w:div>
    <w:div w:id="1314259397">
      <w:bodyDiv w:val="1"/>
      <w:marLeft w:val="0"/>
      <w:marRight w:val="0"/>
      <w:marTop w:val="0"/>
      <w:marBottom w:val="0"/>
      <w:divBdr>
        <w:top w:val="none" w:sz="0" w:space="0" w:color="auto"/>
        <w:left w:val="none" w:sz="0" w:space="0" w:color="auto"/>
        <w:bottom w:val="none" w:sz="0" w:space="0" w:color="auto"/>
        <w:right w:val="none" w:sz="0" w:space="0" w:color="auto"/>
      </w:divBdr>
    </w:div>
    <w:div w:id="1318071589">
      <w:bodyDiv w:val="1"/>
      <w:marLeft w:val="0"/>
      <w:marRight w:val="0"/>
      <w:marTop w:val="0"/>
      <w:marBottom w:val="0"/>
      <w:divBdr>
        <w:top w:val="none" w:sz="0" w:space="0" w:color="auto"/>
        <w:left w:val="none" w:sz="0" w:space="0" w:color="auto"/>
        <w:bottom w:val="none" w:sz="0" w:space="0" w:color="auto"/>
        <w:right w:val="none" w:sz="0" w:space="0" w:color="auto"/>
      </w:divBdr>
    </w:div>
    <w:div w:id="1319267826">
      <w:bodyDiv w:val="1"/>
      <w:marLeft w:val="0"/>
      <w:marRight w:val="0"/>
      <w:marTop w:val="0"/>
      <w:marBottom w:val="0"/>
      <w:divBdr>
        <w:top w:val="none" w:sz="0" w:space="0" w:color="auto"/>
        <w:left w:val="none" w:sz="0" w:space="0" w:color="auto"/>
        <w:bottom w:val="none" w:sz="0" w:space="0" w:color="auto"/>
        <w:right w:val="none" w:sz="0" w:space="0" w:color="auto"/>
      </w:divBdr>
    </w:div>
    <w:div w:id="1320231077">
      <w:bodyDiv w:val="1"/>
      <w:marLeft w:val="0"/>
      <w:marRight w:val="0"/>
      <w:marTop w:val="0"/>
      <w:marBottom w:val="0"/>
      <w:divBdr>
        <w:top w:val="none" w:sz="0" w:space="0" w:color="auto"/>
        <w:left w:val="none" w:sz="0" w:space="0" w:color="auto"/>
        <w:bottom w:val="none" w:sz="0" w:space="0" w:color="auto"/>
        <w:right w:val="none" w:sz="0" w:space="0" w:color="auto"/>
      </w:divBdr>
    </w:div>
    <w:div w:id="1320814209">
      <w:bodyDiv w:val="1"/>
      <w:marLeft w:val="0"/>
      <w:marRight w:val="0"/>
      <w:marTop w:val="0"/>
      <w:marBottom w:val="0"/>
      <w:divBdr>
        <w:top w:val="none" w:sz="0" w:space="0" w:color="auto"/>
        <w:left w:val="none" w:sz="0" w:space="0" w:color="auto"/>
        <w:bottom w:val="none" w:sz="0" w:space="0" w:color="auto"/>
        <w:right w:val="none" w:sz="0" w:space="0" w:color="auto"/>
      </w:divBdr>
    </w:div>
    <w:div w:id="1322389501">
      <w:bodyDiv w:val="1"/>
      <w:marLeft w:val="0"/>
      <w:marRight w:val="0"/>
      <w:marTop w:val="0"/>
      <w:marBottom w:val="0"/>
      <w:divBdr>
        <w:top w:val="none" w:sz="0" w:space="0" w:color="auto"/>
        <w:left w:val="none" w:sz="0" w:space="0" w:color="auto"/>
        <w:bottom w:val="none" w:sz="0" w:space="0" w:color="auto"/>
        <w:right w:val="none" w:sz="0" w:space="0" w:color="auto"/>
      </w:divBdr>
    </w:div>
    <w:div w:id="1326932702">
      <w:bodyDiv w:val="1"/>
      <w:marLeft w:val="0"/>
      <w:marRight w:val="0"/>
      <w:marTop w:val="0"/>
      <w:marBottom w:val="0"/>
      <w:divBdr>
        <w:top w:val="none" w:sz="0" w:space="0" w:color="auto"/>
        <w:left w:val="none" w:sz="0" w:space="0" w:color="auto"/>
        <w:bottom w:val="none" w:sz="0" w:space="0" w:color="auto"/>
        <w:right w:val="none" w:sz="0" w:space="0" w:color="auto"/>
      </w:divBdr>
    </w:div>
    <w:div w:id="1327324738">
      <w:bodyDiv w:val="1"/>
      <w:marLeft w:val="0"/>
      <w:marRight w:val="0"/>
      <w:marTop w:val="0"/>
      <w:marBottom w:val="0"/>
      <w:divBdr>
        <w:top w:val="none" w:sz="0" w:space="0" w:color="auto"/>
        <w:left w:val="none" w:sz="0" w:space="0" w:color="auto"/>
        <w:bottom w:val="none" w:sz="0" w:space="0" w:color="auto"/>
        <w:right w:val="none" w:sz="0" w:space="0" w:color="auto"/>
      </w:divBdr>
    </w:div>
    <w:div w:id="1331638925">
      <w:bodyDiv w:val="1"/>
      <w:marLeft w:val="0"/>
      <w:marRight w:val="0"/>
      <w:marTop w:val="0"/>
      <w:marBottom w:val="0"/>
      <w:divBdr>
        <w:top w:val="none" w:sz="0" w:space="0" w:color="auto"/>
        <w:left w:val="none" w:sz="0" w:space="0" w:color="auto"/>
        <w:bottom w:val="none" w:sz="0" w:space="0" w:color="auto"/>
        <w:right w:val="none" w:sz="0" w:space="0" w:color="auto"/>
      </w:divBdr>
    </w:div>
    <w:div w:id="1331829379">
      <w:bodyDiv w:val="1"/>
      <w:marLeft w:val="0"/>
      <w:marRight w:val="0"/>
      <w:marTop w:val="0"/>
      <w:marBottom w:val="0"/>
      <w:divBdr>
        <w:top w:val="none" w:sz="0" w:space="0" w:color="auto"/>
        <w:left w:val="none" w:sz="0" w:space="0" w:color="auto"/>
        <w:bottom w:val="none" w:sz="0" w:space="0" w:color="auto"/>
        <w:right w:val="none" w:sz="0" w:space="0" w:color="auto"/>
      </w:divBdr>
    </w:div>
    <w:div w:id="1332871909">
      <w:bodyDiv w:val="1"/>
      <w:marLeft w:val="0"/>
      <w:marRight w:val="0"/>
      <w:marTop w:val="0"/>
      <w:marBottom w:val="0"/>
      <w:divBdr>
        <w:top w:val="none" w:sz="0" w:space="0" w:color="auto"/>
        <w:left w:val="none" w:sz="0" w:space="0" w:color="auto"/>
        <w:bottom w:val="none" w:sz="0" w:space="0" w:color="auto"/>
        <w:right w:val="none" w:sz="0" w:space="0" w:color="auto"/>
      </w:divBdr>
    </w:div>
    <w:div w:id="1342853355">
      <w:bodyDiv w:val="1"/>
      <w:marLeft w:val="0"/>
      <w:marRight w:val="0"/>
      <w:marTop w:val="0"/>
      <w:marBottom w:val="0"/>
      <w:divBdr>
        <w:top w:val="none" w:sz="0" w:space="0" w:color="auto"/>
        <w:left w:val="none" w:sz="0" w:space="0" w:color="auto"/>
        <w:bottom w:val="none" w:sz="0" w:space="0" w:color="auto"/>
        <w:right w:val="none" w:sz="0" w:space="0" w:color="auto"/>
      </w:divBdr>
    </w:div>
    <w:div w:id="1342858122">
      <w:bodyDiv w:val="1"/>
      <w:marLeft w:val="0"/>
      <w:marRight w:val="0"/>
      <w:marTop w:val="0"/>
      <w:marBottom w:val="0"/>
      <w:divBdr>
        <w:top w:val="none" w:sz="0" w:space="0" w:color="auto"/>
        <w:left w:val="none" w:sz="0" w:space="0" w:color="auto"/>
        <w:bottom w:val="none" w:sz="0" w:space="0" w:color="auto"/>
        <w:right w:val="none" w:sz="0" w:space="0" w:color="auto"/>
      </w:divBdr>
    </w:div>
    <w:div w:id="1343170600">
      <w:bodyDiv w:val="1"/>
      <w:marLeft w:val="0"/>
      <w:marRight w:val="0"/>
      <w:marTop w:val="0"/>
      <w:marBottom w:val="0"/>
      <w:divBdr>
        <w:top w:val="none" w:sz="0" w:space="0" w:color="auto"/>
        <w:left w:val="none" w:sz="0" w:space="0" w:color="auto"/>
        <w:bottom w:val="none" w:sz="0" w:space="0" w:color="auto"/>
        <w:right w:val="none" w:sz="0" w:space="0" w:color="auto"/>
      </w:divBdr>
    </w:div>
    <w:div w:id="1346252578">
      <w:bodyDiv w:val="1"/>
      <w:marLeft w:val="0"/>
      <w:marRight w:val="0"/>
      <w:marTop w:val="0"/>
      <w:marBottom w:val="0"/>
      <w:divBdr>
        <w:top w:val="none" w:sz="0" w:space="0" w:color="auto"/>
        <w:left w:val="none" w:sz="0" w:space="0" w:color="auto"/>
        <w:bottom w:val="none" w:sz="0" w:space="0" w:color="auto"/>
        <w:right w:val="none" w:sz="0" w:space="0" w:color="auto"/>
      </w:divBdr>
    </w:div>
    <w:div w:id="1347637815">
      <w:bodyDiv w:val="1"/>
      <w:marLeft w:val="0"/>
      <w:marRight w:val="0"/>
      <w:marTop w:val="0"/>
      <w:marBottom w:val="0"/>
      <w:divBdr>
        <w:top w:val="none" w:sz="0" w:space="0" w:color="auto"/>
        <w:left w:val="none" w:sz="0" w:space="0" w:color="auto"/>
        <w:bottom w:val="none" w:sz="0" w:space="0" w:color="auto"/>
        <w:right w:val="none" w:sz="0" w:space="0" w:color="auto"/>
      </w:divBdr>
    </w:div>
    <w:div w:id="1349405590">
      <w:bodyDiv w:val="1"/>
      <w:marLeft w:val="0"/>
      <w:marRight w:val="0"/>
      <w:marTop w:val="0"/>
      <w:marBottom w:val="0"/>
      <w:divBdr>
        <w:top w:val="none" w:sz="0" w:space="0" w:color="auto"/>
        <w:left w:val="none" w:sz="0" w:space="0" w:color="auto"/>
        <w:bottom w:val="none" w:sz="0" w:space="0" w:color="auto"/>
        <w:right w:val="none" w:sz="0" w:space="0" w:color="auto"/>
      </w:divBdr>
    </w:div>
    <w:div w:id="1352337393">
      <w:bodyDiv w:val="1"/>
      <w:marLeft w:val="0"/>
      <w:marRight w:val="0"/>
      <w:marTop w:val="0"/>
      <w:marBottom w:val="0"/>
      <w:divBdr>
        <w:top w:val="none" w:sz="0" w:space="0" w:color="auto"/>
        <w:left w:val="none" w:sz="0" w:space="0" w:color="auto"/>
        <w:bottom w:val="none" w:sz="0" w:space="0" w:color="auto"/>
        <w:right w:val="none" w:sz="0" w:space="0" w:color="auto"/>
      </w:divBdr>
    </w:div>
    <w:div w:id="1354182791">
      <w:bodyDiv w:val="1"/>
      <w:marLeft w:val="0"/>
      <w:marRight w:val="0"/>
      <w:marTop w:val="0"/>
      <w:marBottom w:val="0"/>
      <w:divBdr>
        <w:top w:val="none" w:sz="0" w:space="0" w:color="auto"/>
        <w:left w:val="none" w:sz="0" w:space="0" w:color="auto"/>
        <w:bottom w:val="none" w:sz="0" w:space="0" w:color="auto"/>
        <w:right w:val="none" w:sz="0" w:space="0" w:color="auto"/>
      </w:divBdr>
    </w:div>
    <w:div w:id="1361543149">
      <w:bodyDiv w:val="1"/>
      <w:marLeft w:val="0"/>
      <w:marRight w:val="0"/>
      <w:marTop w:val="0"/>
      <w:marBottom w:val="0"/>
      <w:divBdr>
        <w:top w:val="none" w:sz="0" w:space="0" w:color="auto"/>
        <w:left w:val="none" w:sz="0" w:space="0" w:color="auto"/>
        <w:bottom w:val="none" w:sz="0" w:space="0" w:color="auto"/>
        <w:right w:val="none" w:sz="0" w:space="0" w:color="auto"/>
      </w:divBdr>
    </w:div>
    <w:div w:id="1361588303">
      <w:bodyDiv w:val="1"/>
      <w:marLeft w:val="0"/>
      <w:marRight w:val="0"/>
      <w:marTop w:val="0"/>
      <w:marBottom w:val="0"/>
      <w:divBdr>
        <w:top w:val="none" w:sz="0" w:space="0" w:color="auto"/>
        <w:left w:val="none" w:sz="0" w:space="0" w:color="auto"/>
        <w:bottom w:val="none" w:sz="0" w:space="0" w:color="auto"/>
        <w:right w:val="none" w:sz="0" w:space="0" w:color="auto"/>
      </w:divBdr>
    </w:div>
    <w:div w:id="1381174494">
      <w:bodyDiv w:val="1"/>
      <w:marLeft w:val="0"/>
      <w:marRight w:val="0"/>
      <w:marTop w:val="0"/>
      <w:marBottom w:val="0"/>
      <w:divBdr>
        <w:top w:val="none" w:sz="0" w:space="0" w:color="auto"/>
        <w:left w:val="none" w:sz="0" w:space="0" w:color="auto"/>
        <w:bottom w:val="none" w:sz="0" w:space="0" w:color="auto"/>
        <w:right w:val="none" w:sz="0" w:space="0" w:color="auto"/>
      </w:divBdr>
    </w:div>
    <w:div w:id="1384449368">
      <w:bodyDiv w:val="1"/>
      <w:marLeft w:val="0"/>
      <w:marRight w:val="0"/>
      <w:marTop w:val="0"/>
      <w:marBottom w:val="0"/>
      <w:divBdr>
        <w:top w:val="none" w:sz="0" w:space="0" w:color="auto"/>
        <w:left w:val="none" w:sz="0" w:space="0" w:color="auto"/>
        <w:bottom w:val="none" w:sz="0" w:space="0" w:color="auto"/>
        <w:right w:val="none" w:sz="0" w:space="0" w:color="auto"/>
      </w:divBdr>
    </w:div>
    <w:div w:id="1385065187">
      <w:bodyDiv w:val="1"/>
      <w:marLeft w:val="0"/>
      <w:marRight w:val="0"/>
      <w:marTop w:val="0"/>
      <w:marBottom w:val="0"/>
      <w:divBdr>
        <w:top w:val="none" w:sz="0" w:space="0" w:color="auto"/>
        <w:left w:val="none" w:sz="0" w:space="0" w:color="auto"/>
        <w:bottom w:val="none" w:sz="0" w:space="0" w:color="auto"/>
        <w:right w:val="none" w:sz="0" w:space="0" w:color="auto"/>
      </w:divBdr>
    </w:div>
    <w:div w:id="1385374087">
      <w:bodyDiv w:val="1"/>
      <w:marLeft w:val="0"/>
      <w:marRight w:val="0"/>
      <w:marTop w:val="0"/>
      <w:marBottom w:val="0"/>
      <w:divBdr>
        <w:top w:val="none" w:sz="0" w:space="0" w:color="auto"/>
        <w:left w:val="none" w:sz="0" w:space="0" w:color="auto"/>
        <w:bottom w:val="none" w:sz="0" w:space="0" w:color="auto"/>
        <w:right w:val="none" w:sz="0" w:space="0" w:color="auto"/>
      </w:divBdr>
    </w:div>
    <w:div w:id="1389183013">
      <w:bodyDiv w:val="1"/>
      <w:marLeft w:val="0"/>
      <w:marRight w:val="0"/>
      <w:marTop w:val="0"/>
      <w:marBottom w:val="0"/>
      <w:divBdr>
        <w:top w:val="none" w:sz="0" w:space="0" w:color="auto"/>
        <w:left w:val="none" w:sz="0" w:space="0" w:color="auto"/>
        <w:bottom w:val="none" w:sz="0" w:space="0" w:color="auto"/>
        <w:right w:val="none" w:sz="0" w:space="0" w:color="auto"/>
      </w:divBdr>
    </w:div>
    <w:div w:id="1400010912">
      <w:bodyDiv w:val="1"/>
      <w:marLeft w:val="0"/>
      <w:marRight w:val="0"/>
      <w:marTop w:val="0"/>
      <w:marBottom w:val="0"/>
      <w:divBdr>
        <w:top w:val="none" w:sz="0" w:space="0" w:color="auto"/>
        <w:left w:val="none" w:sz="0" w:space="0" w:color="auto"/>
        <w:bottom w:val="none" w:sz="0" w:space="0" w:color="auto"/>
        <w:right w:val="none" w:sz="0" w:space="0" w:color="auto"/>
      </w:divBdr>
    </w:div>
    <w:div w:id="1400245812">
      <w:bodyDiv w:val="1"/>
      <w:marLeft w:val="0"/>
      <w:marRight w:val="0"/>
      <w:marTop w:val="0"/>
      <w:marBottom w:val="0"/>
      <w:divBdr>
        <w:top w:val="none" w:sz="0" w:space="0" w:color="auto"/>
        <w:left w:val="none" w:sz="0" w:space="0" w:color="auto"/>
        <w:bottom w:val="none" w:sz="0" w:space="0" w:color="auto"/>
        <w:right w:val="none" w:sz="0" w:space="0" w:color="auto"/>
      </w:divBdr>
    </w:div>
    <w:div w:id="1402021475">
      <w:bodyDiv w:val="1"/>
      <w:marLeft w:val="0"/>
      <w:marRight w:val="0"/>
      <w:marTop w:val="0"/>
      <w:marBottom w:val="0"/>
      <w:divBdr>
        <w:top w:val="none" w:sz="0" w:space="0" w:color="auto"/>
        <w:left w:val="none" w:sz="0" w:space="0" w:color="auto"/>
        <w:bottom w:val="none" w:sz="0" w:space="0" w:color="auto"/>
        <w:right w:val="none" w:sz="0" w:space="0" w:color="auto"/>
      </w:divBdr>
    </w:div>
    <w:div w:id="1402369324">
      <w:bodyDiv w:val="1"/>
      <w:marLeft w:val="0"/>
      <w:marRight w:val="0"/>
      <w:marTop w:val="0"/>
      <w:marBottom w:val="0"/>
      <w:divBdr>
        <w:top w:val="none" w:sz="0" w:space="0" w:color="auto"/>
        <w:left w:val="none" w:sz="0" w:space="0" w:color="auto"/>
        <w:bottom w:val="none" w:sz="0" w:space="0" w:color="auto"/>
        <w:right w:val="none" w:sz="0" w:space="0" w:color="auto"/>
      </w:divBdr>
    </w:div>
    <w:div w:id="1403943829">
      <w:bodyDiv w:val="1"/>
      <w:marLeft w:val="0"/>
      <w:marRight w:val="0"/>
      <w:marTop w:val="0"/>
      <w:marBottom w:val="0"/>
      <w:divBdr>
        <w:top w:val="none" w:sz="0" w:space="0" w:color="auto"/>
        <w:left w:val="none" w:sz="0" w:space="0" w:color="auto"/>
        <w:bottom w:val="none" w:sz="0" w:space="0" w:color="auto"/>
        <w:right w:val="none" w:sz="0" w:space="0" w:color="auto"/>
      </w:divBdr>
    </w:div>
    <w:div w:id="1404376106">
      <w:bodyDiv w:val="1"/>
      <w:marLeft w:val="0"/>
      <w:marRight w:val="0"/>
      <w:marTop w:val="0"/>
      <w:marBottom w:val="0"/>
      <w:divBdr>
        <w:top w:val="none" w:sz="0" w:space="0" w:color="auto"/>
        <w:left w:val="none" w:sz="0" w:space="0" w:color="auto"/>
        <w:bottom w:val="none" w:sz="0" w:space="0" w:color="auto"/>
        <w:right w:val="none" w:sz="0" w:space="0" w:color="auto"/>
      </w:divBdr>
    </w:div>
    <w:div w:id="1407802804">
      <w:bodyDiv w:val="1"/>
      <w:marLeft w:val="0"/>
      <w:marRight w:val="0"/>
      <w:marTop w:val="0"/>
      <w:marBottom w:val="0"/>
      <w:divBdr>
        <w:top w:val="none" w:sz="0" w:space="0" w:color="auto"/>
        <w:left w:val="none" w:sz="0" w:space="0" w:color="auto"/>
        <w:bottom w:val="none" w:sz="0" w:space="0" w:color="auto"/>
        <w:right w:val="none" w:sz="0" w:space="0" w:color="auto"/>
      </w:divBdr>
    </w:div>
    <w:div w:id="1407920768">
      <w:bodyDiv w:val="1"/>
      <w:marLeft w:val="0"/>
      <w:marRight w:val="0"/>
      <w:marTop w:val="0"/>
      <w:marBottom w:val="0"/>
      <w:divBdr>
        <w:top w:val="none" w:sz="0" w:space="0" w:color="auto"/>
        <w:left w:val="none" w:sz="0" w:space="0" w:color="auto"/>
        <w:bottom w:val="none" w:sz="0" w:space="0" w:color="auto"/>
        <w:right w:val="none" w:sz="0" w:space="0" w:color="auto"/>
      </w:divBdr>
    </w:div>
    <w:div w:id="1414005804">
      <w:bodyDiv w:val="1"/>
      <w:marLeft w:val="0"/>
      <w:marRight w:val="0"/>
      <w:marTop w:val="0"/>
      <w:marBottom w:val="0"/>
      <w:divBdr>
        <w:top w:val="none" w:sz="0" w:space="0" w:color="auto"/>
        <w:left w:val="none" w:sz="0" w:space="0" w:color="auto"/>
        <w:bottom w:val="none" w:sz="0" w:space="0" w:color="auto"/>
        <w:right w:val="none" w:sz="0" w:space="0" w:color="auto"/>
      </w:divBdr>
    </w:div>
    <w:div w:id="1416434132">
      <w:bodyDiv w:val="1"/>
      <w:marLeft w:val="0"/>
      <w:marRight w:val="0"/>
      <w:marTop w:val="0"/>
      <w:marBottom w:val="0"/>
      <w:divBdr>
        <w:top w:val="none" w:sz="0" w:space="0" w:color="auto"/>
        <w:left w:val="none" w:sz="0" w:space="0" w:color="auto"/>
        <w:bottom w:val="none" w:sz="0" w:space="0" w:color="auto"/>
        <w:right w:val="none" w:sz="0" w:space="0" w:color="auto"/>
      </w:divBdr>
    </w:div>
    <w:div w:id="1416627533">
      <w:bodyDiv w:val="1"/>
      <w:marLeft w:val="0"/>
      <w:marRight w:val="0"/>
      <w:marTop w:val="0"/>
      <w:marBottom w:val="0"/>
      <w:divBdr>
        <w:top w:val="none" w:sz="0" w:space="0" w:color="auto"/>
        <w:left w:val="none" w:sz="0" w:space="0" w:color="auto"/>
        <w:bottom w:val="none" w:sz="0" w:space="0" w:color="auto"/>
        <w:right w:val="none" w:sz="0" w:space="0" w:color="auto"/>
      </w:divBdr>
    </w:div>
    <w:div w:id="1418016101">
      <w:bodyDiv w:val="1"/>
      <w:marLeft w:val="0"/>
      <w:marRight w:val="0"/>
      <w:marTop w:val="0"/>
      <w:marBottom w:val="0"/>
      <w:divBdr>
        <w:top w:val="none" w:sz="0" w:space="0" w:color="auto"/>
        <w:left w:val="none" w:sz="0" w:space="0" w:color="auto"/>
        <w:bottom w:val="none" w:sz="0" w:space="0" w:color="auto"/>
        <w:right w:val="none" w:sz="0" w:space="0" w:color="auto"/>
      </w:divBdr>
    </w:div>
    <w:div w:id="1424885208">
      <w:bodyDiv w:val="1"/>
      <w:marLeft w:val="0"/>
      <w:marRight w:val="0"/>
      <w:marTop w:val="0"/>
      <w:marBottom w:val="0"/>
      <w:divBdr>
        <w:top w:val="none" w:sz="0" w:space="0" w:color="auto"/>
        <w:left w:val="none" w:sz="0" w:space="0" w:color="auto"/>
        <w:bottom w:val="none" w:sz="0" w:space="0" w:color="auto"/>
        <w:right w:val="none" w:sz="0" w:space="0" w:color="auto"/>
      </w:divBdr>
    </w:div>
    <w:div w:id="1428889515">
      <w:bodyDiv w:val="1"/>
      <w:marLeft w:val="0"/>
      <w:marRight w:val="0"/>
      <w:marTop w:val="0"/>
      <w:marBottom w:val="0"/>
      <w:divBdr>
        <w:top w:val="none" w:sz="0" w:space="0" w:color="auto"/>
        <w:left w:val="none" w:sz="0" w:space="0" w:color="auto"/>
        <w:bottom w:val="none" w:sz="0" w:space="0" w:color="auto"/>
        <w:right w:val="none" w:sz="0" w:space="0" w:color="auto"/>
      </w:divBdr>
    </w:div>
    <w:div w:id="1432748195">
      <w:bodyDiv w:val="1"/>
      <w:marLeft w:val="0"/>
      <w:marRight w:val="0"/>
      <w:marTop w:val="0"/>
      <w:marBottom w:val="0"/>
      <w:divBdr>
        <w:top w:val="none" w:sz="0" w:space="0" w:color="auto"/>
        <w:left w:val="none" w:sz="0" w:space="0" w:color="auto"/>
        <w:bottom w:val="none" w:sz="0" w:space="0" w:color="auto"/>
        <w:right w:val="none" w:sz="0" w:space="0" w:color="auto"/>
      </w:divBdr>
    </w:div>
    <w:div w:id="1434592270">
      <w:bodyDiv w:val="1"/>
      <w:marLeft w:val="0"/>
      <w:marRight w:val="0"/>
      <w:marTop w:val="0"/>
      <w:marBottom w:val="0"/>
      <w:divBdr>
        <w:top w:val="none" w:sz="0" w:space="0" w:color="auto"/>
        <w:left w:val="none" w:sz="0" w:space="0" w:color="auto"/>
        <w:bottom w:val="none" w:sz="0" w:space="0" w:color="auto"/>
        <w:right w:val="none" w:sz="0" w:space="0" w:color="auto"/>
      </w:divBdr>
    </w:div>
    <w:div w:id="1437795680">
      <w:bodyDiv w:val="1"/>
      <w:marLeft w:val="0"/>
      <w:marRight w:val="0"/>
      <w:marTop w:val="0"/>
      <w:marBottom w:val="0"/>
      <w:divBdr>
        <w:top w:val="none" w:sz="0" w:space="0" w:color="auto"/>
        <w:left w:val="none" w:sz="0" w:space="0" w:color="auto"/>
        <w:bottom w:val="none" w:sz="0" w:space="0" w:color="auto"/>
        <w:right w:val="none" w:sz="0" w:space="0" w:color="auto"/>
      </w:divBdr>
    </w:div>
    <w:div w:id="1441753941">
      <w:bodyDiv w:val="1"/>
      <w:marLeft w:val="0"/>
      <w:marRight w:val="0"/>
      <w:marTop w:val="0"/>
      <w:marBottom w:val="0"/>
      <w:divBdr>
        <w:top w:val="none" w:sz="0" w:space="0" w:color="auto"/>
        <w:left w:val="none" w:sz="0" w:space="0" w:color="auto"/>
        <w:bottom w:val="none" w:sz="0" w:space="0" w:color="auto"/>
        <w:right w:val="none" w:sz="0" w:space="0" w:color="auto"/>
      </w:divBdr>
    </w:div>
    <w:div w:id="1442216297">
      <w:bodyDiv w:val="1"/>
      <w:marLeft w:val="0"/>
      <w:marRight w:val="0"/>
      <w:marTop w:val="0"/>
      <w:marBottom w:val="0"/>
      <w:divBdr>
        <w:top w:val="none" w:sz="0" w:space="0" w:color="auto"/>
        <w:left w:val="none" w:sz="0" w:space="0" w:color="auto"/>
        <w:bottom w:val="none" w:sz="0" w:space="0" w:color="auto"/>
        <w:right w:val="none" w:sz="0" w:space="0" w:color="auto"/>
      </w:divBdr>
    </w:div>
    <w:div w:id="1448963911">
      <w:bodyDiv w:val="1"/>
      <w:marLeft w:val="0"/>
      <w:marRight w:val="0"/>
      <w:marTop w:val="0"/>
      <w:marBottom w:val="0"/>
      <w:divBdr>
        <w:top w:val="none" w:sz="0" w:space="0" w:color="auto"/>
        <w:left w:val="none" w:sz="0" w:space="0" w:color="auto"/>
        <w:bottom w:val="none" w:sz="0" w:space="0" w:color="auto"/>
        <w:right w:val="none" w:sz="0" w:space="0" w:color="auto"/>
      </w:divBdr>
    </w:div>
    <w:div w:id="1449007649">
      <w:bodyDiv w:val="1"/>
      <w:marLeft w:val="0"/>
      <w:marRight w:val="0"/>
      <w:marTop w:val="0"/>
      <w:marBottom w:val="0"/>
      <w:divBdr>
        <w:top w:val="none" w:sz="0" w:space="0" w:color="auto"/>
        <w:left w:val="none" w:sz="0" w:space="0" w:color="auto"/>
        <w:bottom w:val="none" w:sz="0" w:space="0" w:color="auto"/>
        <w:right w:val="none" w:sz="0" w:space="0" w:color="auto"/>
      </w:divBdr>
    </w:div>
    <w:div w:id="1451127936">
      <w:bodyDiv w:val="1"/>
      <w:marLeft w:val="0"/>
      <w:marRight w:val="0"/>
      <w:marTop w:val="0"/>
      <w:marBottom w:val="0"/>
      <w:divBdr>
        <w:top w:val="none" w:sz="0" w:space="0" w:color="auto"/>
        <w:left w:val="none" w:sz="0" w:space="0" w:color="auto"/>
        <w:bottom w:val="none" w:sz="0" w:space="0" w:color="auto"/>
        <w:right w:val="none" w:sz="0" w:space="0" w:color="auto"/>
      </w:divBdr>
    </w:div>
    <w:div w:id="1451778476">
      <w:bodyDiv w:val="1"/>
      <w:marLeft w:val="0"/>
      <w:marRight w:val="0"/>
      <w:marTop w:val="0"/>
      <w:marBottom w:val="0"/>
      <w:divBdr>
        <w:top w:val="none" w:sz="0" w:space="0" w:color="auto"/>
        <w:left w:val="none" w:sz="0" w:space="0" w:color="auto"/>
        <w:bottom w:val="none" w:sz="0" w:space="0" w:color="auto"/>
        <w:right w:val="none" w:sz="0" w:space="0" w:color="auto"/>
      </w:divBdr>
    </w:div>
    <w:div w:id="1453865850">
      <w:bodyDiv w:val="1"/>
      <w:marLeft w:val="0"/>
      <w:marRight w:val="0"/>
      <w:marTop w:val="0"/>
      <w:marBottom w:val="0"/>
      <w:divBdr>
        <w:top w:val="none" w:sz="0" w:space="0" w:color="auto"/>
        <w:left w:val="none" w:sz="0" w:space="0" w:color="auto"/>
        <w:bottom w:val="none" w:sz="0" w:space="0" w:color="auto"/>
        <w:right w:val="none" w:sz="0" w:space="0" w:color="auto"/>
      </w:divBdr>
    </w:div>
    <w:div w:id="1454248772">
      <w:bodyDiv w:val="1"/>
      <w:marLeft w:val="0"/>
      <w:marRight w:val="0"/>
      <w:marTop w:val="0"/>
      <w:marBottom w:val="0"/>
      <w:divBdr>
        <w:top w:val="none" w:sz="0" w:space="0" w:color="auto"/>
        <w:left w:val="none" w:sz="0" w:space="0" w:color="auto"/>
        <w:bottom w:val="none" w:sz="0" w:space="0" w:color="auto"/>
        <w:right w:val="none" w:sz="0" w:space="0" w:color="auto"/>
      </w:divBdr>
    </w:div>
    <w:div w:id="1455563841">
      <w:bodyDiv w:val="1"/>
      <w:marLeft w:val="0"/>
      <w:marRight w:val="0"/>
      <w:marTop w:val="0"/>
      <w:marBottom w:val="0"/>
      <w:divBdr>
        <w:top w:val="none" w:sz="0" w:space="0" w:color="auto"/>
        <w:left w:val="none" w:sz="0" w:space="0" w:color="auto"/>
        <w:bottom w:val="none" w:sz="0" w:space="0" w:color="auto"/>
        <w:right w:val="none" w:sz="0" w:space="0" w:color="auto"/>
      </w:divBdr>
    </w:div>
    <w:div w:id="1462726072">
      <w:bodyDiv w:val="1"/>
      <w:marLeft w:val="0"/>
      <w:marRight w:val="0"/>
      <w:marTop w:val="0"/>
      <w:marBottom w:val="0"/>
      <w:divBdr>
        <w:top w:val="none" w:sz="0" w:space="0" w:color="auto"/>
        <w:left w:val="none" w:sz="0" w:space="0" w:color="auto"/>
        <w:bottom w:val="none" w:sz="0" w:space="0" w:color="auto"/>
        <w:right w:val="none" w:sz="0" w:space="0" w:color="auto"/>
      </w:divBdr>
    </w:div>
    <w:div w:id="1464156752">
      <w:bodyDiv w:val="1"/>
      <w:marLeft w:val="0"/>
      <w:marRight w:val="0"/>
      <w:marTop w:val="0"/>
      <w:marBottom w:val="0"/>
      <w:divBdr>
        <w:top w:val="none" w:sz="0" w:space="0" w:color="auto"/>
        <w:left w:val="none" w:sz="0" w:space="0" w:color="auto"/>
        <w:bottom w:val="none" w:sz="0" w:space="0" w:color="auto"/>
        <w:right w:val="none" w:sz="0" w:space="0" w:color="auto"/>
      </w:divBdr>
    </w:div>
    <w:div w:id="1464231074">
      <w:bodyDiv w:val="1"/>
      <w:marLeft w:val="0"/>
      <w:marRight w:val="0"/>
      <w:marTop w:val="0"/>
      <w:marBottom w:val="0"/>
      <w:divBdr>
        <w:top w:val="none" w:sz="0" w:space="0" w:color="auto"/>
        <w:left w:val="none" w:sz="0" w:space="0" w:color="auto"/>
        <w:bottom w:val="none" w:sz="0" w:space="0" w:color="auto"/>
        <w:right w:val="none" w:sz="0" w:space="0" w:color="auto"/>
      </w:divBdr>
    </w:div>
    <w:div w:id="1465808859">
      <w:bodyDiv w:val="1"/>
      <w:marLeft w:val="0"/>
      <w:marRight w:val="0"/>
      <w:marTop w:val="0"/>
      <w:marBottom w:val="0"/>
      <w:divBdr>
        <w:top w:val="none" w:sz="0" w:space="0" w:color="auto"/>
        <w:left w:val="none" w:sz="0" w:space="0" w:color="auto"/>
        <w:bottom w:val="none" w:sz="0" w:space="0" w:color="auto"/>
        <w:right w:val="none" w:sz="0" w:space="0" w:color="auto"/>
      </w:divBdr>
    </w:div>
    <w:div w:id="1466315607">
      <w:bodyDiv w:val="1"/>
      <w:marLeft w:val="0"/>
      <w:marRight w:val="0"/>
      <w:marTop w:val="0"/>
      <w:marBottom w:val="0"/>
      <w:divBdr>
        <w:top w:val="none" w:sz="0" w:space="0" w:color="auto"/>
        <w:left w:val="none" w:sz="0" w:space="0" w:color="auto"/>
        <w:bottom w:val="none" w:sz="0" w:space="0" w:color="auto"/>
        <w:right w:val="none" w:sz="0" w:space="0" w:color="auto"/>
      </w:divBdr>
    </w:div>
    <w:div w:id="1466508276">
      <w:bodyDiv w:val="1"/>
      <w:marLeft w:val="0"/>
      <w:marRight w:val="0"/>
      <w:marTop w:val="0"/>
      <w:marBottom w:val="0"/>
      <w:divBdr>
        <w:top w:val="none" w:sz="0" w:space="0" w:color="auto"/>
        <w:left w:val="none" w:sz="0" w:space="0" w:color="auto"/>
        <w:bottom w:val="none" w:sz="0" w:space="0" w:color="auto"/>
        <w:right w:val="none" w:sz="0" w:space="0" w:color="auto"/>
      </w:divBdr>
    </w:div>
    <w:div w:id="1466897298">
      <w:bodyDiv w:val="1"/>
      <w:marLeft w:val="0"/>
      <w:marRight w:val="0"/>
      <w:marTop w:val="0"/>
      <w:marBottom w:val="0"/>
      <w:divBdr>
        <w:top w:val="none" w:sz="0" w:space="0" w:color="auto"/>
        <w:left w:val="none" w:sz="0" w:space="0" w:color="auto"/>
        <w:bottom w:val="none" w:sz="0" w:space="0" w:color="auto"/>
        <w:right w:val="none" w:sz="0" w:space="0" w:color="auto"/>
      </w:divBdr>
    </w:div>
    <w:div w:id="1474368088">
      <w:bodyDiv w:val="1"/>
      <w:marLeft w:val="0"/>
      <w:marRight w:val="0"/>
      <w:marTop w:val="0"/>
      <w:marBottom w:val="0"/>
      <w:divBdr>
        <w:top w:val="none" w:sz="0" w:space="0" w:color="auto"/>
        <w:left w:val="none" w:sz="0" w:space="0" w:color="auto"/>
        <w:bottom w:val="none" w:sz="0" w:space="0" w:color="auto"/>
        <w:right w:val="none" w:sz="0" w:space="0" w:color="auto"/>
      </w:divBdr>
    </w:div>
    <w:div w:id="1478181266">
      <w:bodyDiv w:val="1"/>
      <w:marLeft w:val="0"/>
      <w:marRight w:val="0"/>
      <w:marTop w:val="0"/>
      <w:marBottom w:val="0"/>
      <w:divBdr>
        <w:top w:val="none" w:sz="0" w:space="0" w:color="auto"/>
        <w:left w:val="none" w:sz="0" w:space="0" w:color="auto"/>
        <w:bottom w:val="none" w:sz="0" w:space="0" w:color="auto"/>
        <w:right w:val="none" w:sz="0" w:space="0" w:color="auto"/>
      </w:divBdr>
    </w:div>
    <w:div w:id="1479225561">
      <w:bodyDiv w:val="1"/>
      <w:marLeft w:val="0"/>
      <w:marRight w:val="0"/>
      <w:marTop w:val="0"/>
      <w:marBottom w:val="0"/>
      <w:divBdr>
        <w:top w:val="none" w:sz="0" w:space="0" w:color="auto"/>
        <w:left w:val="none" w:sz="0" w:space="0" w:color="auto"/>
        <w:bottom w:val="none" w:sz="0" w:space="0" w:color="auto"/>
        <w:right w:val="none" w:sz="0" w:space="0" w:color="auto"/>
      </w:divBdr>
    </w:div>
    <w:div w:id="1480149829">
      <w:bodyDiv w:val="1"/>
      <w:marLeft w:val="0"/>
      <w:marRight w:val="0"/>
      <w:marTop w:val="0"/>
      <w:marBottom w:val="0"/>
      <w:divBdr>
        <w:top w:val="none" w:sz="0" w:space="0" w:color="auto"/>
        <w:left w:val="none" w:sz="0" w:space="0" w:color="auto"/>
        <w:bottom w:val="none" w:sz="0" w:space="0" w:color="auto"/>
        <w:right w:val="none" w:sz="0" w:space="0" w:color="auto"/>
      </w:divBdr>
    </w:div>
    <w:div w:id="1485198814">
      <w:bodyDiv w:val="1"/>
      <w:marLeft w:val="0"/>
      <w:marRight w:val="0"/>
      <w:marTop w:val="0"/>
      <w:marBottom w:val="0"/>
      <w:divBdr>
        <w:top w:val="none" w:sz="0" w:space="0" w:color="auto"/>
        <w:left w:val="none" w:sz="0" w:space="0" w:color="auto"/>
        <w:bottom w:val="none" w:sz="0" w:space="0" w:color="auto"/>
        <w:right w:val="none" w:sz="0" w:space="0" w:color="auto"/>
      </w:divBdr>
    </w:div>
    <w:div w:id="1487673897">
      <w:bodyDiv w:val="1"/>
      <w:marLeft w:val="0"/>
      <w:marRight w:val="0"/>
      <w:marTop w:val="0"/>
      <w:marBottom w:val="0"/>
      <w:divBdr>
        <w:top w:val="none" w:sz="0" w:space="0" w:color="auto"/>
        <w:left w:val="none" w:sz="0" w:space="0" w:color="auto"/>
        <w:bottom w:val="none" w:sz="0" w:space="0" w:color="auto"/>
        <w:right w:val="none" w:sz="0" w:space="0" w:color="auto"/>
      </w:divBdr>
    </w:div>
    <w:div w:id="1488090532">
      <w:bodyDiv w:val="1"/>
      <w:marLeft w:val="0"/>
      <w:marRight w:val="0"/>
      <w:marTop w:val="0"/>
      <w:marBottom w:val="0"/>
      <w:divBdr>
        <w:top w:val="none" w:sz="0" w:space="0" w:color="auto"/>
        <w:left w:val="none" w:sz="0" w:space="0" w:color="auto"/>
        <w:bottom w:val="none" w:sz="0" w:space="0" w:color="auto"/>
        <w:right w:val="none" w:sz="0" w:space="0" w:color="auto"/>
      </w:divBdr>
    </w:div>
    <w:div w:id="1492258886">
      <w:bodyDiv w:val="1"/>
      <w:marLeft w:val="0"/>
      <w:marRight w:val="0"/>
      <w:marTop w:val="0"/>
      <w:marBottom w:val="0"/>
      <w:divBdr>
        <w:top w:val="none" w:sz="0" w:space="0" w:color="auto"/>
        <w:left w:val="none" w:sz="0" w:space="0" w:color="auto"/>
        <w:bottom w:val="none" w:sz="0" w:space="0" w:color="auto"/>
        <w:right w:val="none" w:sz="0" w:space="0" w:color="auto"/>
      </w:divBdr>
    </w:div>
    <w:div w:id="1496990752">
      <w:bodyDiv w:val="1"/>
      <w:marLeft w:val="0"/>
      <w:marRight w:val="0"/>
      <w:marTop w:val="0"/>
      <w:marBottom w:val="0"/>
      <w:divBdr>
        <w:top w:val="none" w:sz="0" w:space="0" w:color="auto"/>
        <w:left w:val="none" w:sz="0" w:space="0" w:color="auto"/>
        <w:bottom w:val="none" w:sz="0" w:space="0" w:color="auto"/>
        <w:right w:val="none" w:sz="0" w:space="0" w:color="auto"/>
      </w:divBdr>
    </w:div>
    <w:div w:id="1498837015">
      <w:bodyDiv w:val="1"/>
      <w:marLeft w:val="0"/>
      <w:marRight w:val="0"/>
      <w:marTop w:val="0"/>
      <w:marBottom w:val="0"/>
      <w:divBdr>
        <w:top w:val="none" w:sz="0" w:space="0" w:color="auto"/>
        <w:left w:val="none" w:sz="0" w:space="0" w:color="auto"/>
        <w:bottom w:val="none" w:sz="0" w:space="0" w:color="auto"/>
        <w:right w:val="none" w:sz="0" w:space="0" w:color="auto"/>
      </w:divBdr>
    </w:div>
    <w:div w:id="1500077668">
      <w:bodyDiv w:val="1"/>
      <w:marLeft w:val="0"/>
      <w:marRight w:val="0"/>
      <w:marTop w:val="0"/>
      <w:marBottom w:val="0"/>
      <w:divBdr>
        <w:top w:val="none" w:sz="0" w:space="0" w:color="auto"/>
        <w:left w:val="none" w:sz="0" w:space="0" w:color="auto"/>
        <w:bottom w:val="none" w:sz="0" w:space="0" w:color="auto"/>
        <w:right w:val="none" w:sz="0" w:space="0" w:color="auto"/>
      </w:divBdr>
    </w:div>
    <w:div w:id="1504583973">
      <w:bodyDiv w:val="1"/>
      <w:marLeft w:val="0"/>
      <w:marRight w:val="0"/>
      <w:marTop w:val="0"/>
      <w:marBottom w:val="0"/>
      <w:divBdr>
        <w:top w:val="none" w:sz="0" w:space="0" w:color="auto"/>
        <w:left w:val="none" w:sz="0" w:space="0" w:color="auto"/>
        <w:bottom w:val="none" w:sz="0" w:space="0" w:color="auto"/>
        <w:right w:val="none" w:sz="0" w:space="0" w:color="auto"/>
      </w:divBdr>
    </w:div>
    <w:div w:id="1505631591">
      <w:bodyDiv w:val="1"/>
      <w:marLeft w:val="0"/>
      <w:marRight w:val="0"/>
      <w:marTop w:val="0"/>
      <w:marBottom w:val="0"/>
      <w:divBdr>
        <w:top w:val="none" w:sz="0" w:space="0" w:color="auto"/>
        <w:left w:val="none" w:sz="0" w:space="0" w:color="auto"/>
        <w:bottom w:val="none" w:sz="0" w:space="0" w:color="auto"/>
        <w:right w:val="none" w:sz="0" w:space="0" w:color="auto"/>
      </w:divBdr>
    </w:div>
    <w:div w:id="1507404464">
      <w:bodyDiv w:val="1"/>
      <w:marLeft w:val="0"/>
      <w:marRight w:val="0"/>
      <w:marTop w:val="0"/>
      <w:marBottom w:val="0"/>
      <w:divBdr>
        <w:top w:val="none" w:sz="0" w:space="0" w:color="auto"/>
        <w:left w:val="none" w:sz="0" w:space="0" w:color="auto"/>
        <w:bottom w:val="none" w:sz="0" w:space="0" w:color="auto"/>
        <w:right w:val="none" w:sz="0" w:space="0" w:color="auto"/>
      </w:divBdr>
    </w:div>
    <w:div w:id="1508135123">
      <w:bodyDiv w:val="1"/>
      <w:marLeft w:val="0"/>
      <w:marRight w:val="0"/>
      <w:marTop w:val="0"/>
      <w:marBottom w:val="0"/>
      <w:divBdr>
        <w:top w:val="none" w:sz="0" w:space="0" w:color="auto"/>
        <w:left w:val="none" w:sz="0" w:space="0" w:color="auto"/>
        <w:bottom w:val="none" w:sz="0" w:space="0" w:color="auto"/>
        <w:right w:val="none" w:sz="0" w:space="0" w:color="auto"/>
      </w:divBdr>
    </w:div>
    <w:div w:id="1509908346">
      <w:bodyDiv w:val="1"/>
      <w:marLeft w:val="0"/>
      <w:marRight w:val="0"/>
      <w:marTop w:val="0"/>
      <w:marBottom w:val="0"/>
      <w:divBdr>
        <w:top w:val="none" w:sz="0" w:space="0" w:color="auto"/>
        <w:left w:val="none" w:sz="0" w:space="0" w:color="auto"/>
        <w:bottom w:val="none" w:sz="0" w:space="0" w:color="auto"/>
        <w:right w:val="none" w:sz="0" w:space="0" w:color="auto"/>
      </w:divBdr>
    </w:div>
    <w:div w:id="1510830442">
      <w:bodyDiv w:val="1"/>
      <w:marLeft w:val="0"/>
      <w:marRight w:val="0"/>
      <w:marTop w:val="0"/>
      <w:marBottom w:val="0"/>
      <w:divBdr>
        <w:top w:val="none" w:sz="0" w:space="0" w:color="auto"/>
        <w:left w:val="none" w:sz="0" w:space="0" w:color="auto"/>
        <w:bottom w:val="none" w:sz="0" w:space="0" w:color="auto"/>
        <w:right w:val="none" w:sz="0" w:space="0" w:color="auto"/>
      </w:divBdr>
    </w:div>
    <w:div w:id="1513569054">
      <w:bodyDiv w:val="1"/>
      <w:marLeft w:val="0"/>
      <w:marRight w:val="0"/>
      <w:marTop w:val="0"/>
      <w:marBottom w:val="0"/>
      <w:divBdr>
        <w:top w:val="none" w:sz="0" w:space="0" w:color="auto"/>
        <w:left w:val="none" w:sz="0" w:space="0" w:color="auto"/>
        <w:bottom w:val="none" w:sz="0" w:space="0" w:color="auto"/>
        <w:right w:val="none" w:sz="0" w:space="0" w:color="auto"/>
      </w:divBdr>
    </w:div>
    <w:div w:id="1516924348">
      <w:bodyDiv w:val="1"/>
      <w:marLeft w:val="0"/>
      <w:marRight w:val="0"/>
      <w:marTop w:val="0"/>
      <w:marBottom w:val="0"/>
      <w:divBdr>
        <w:top w:val="none" w:sz="0" w:space="0" w:color="auto"/>
        <w:left w:val="none" w:sz="0" w:space="0" w:color="auto"/>
        <w:bottom w:val="none" w:sz="0" w:space="0" w:color="auto"/>
        <w:right w:val="none" w:sz="0" w:space="0" w:color="auto"/>
      </w:divBdr>
    </w:div>
    <w:div w:id="1519927676">
      <w:bodyDiv w:val="1"/>
      <w:marLeft w:val="0"/>
      <w:marRight w:val="0"/>
      <w:marTop w:val="0"/>
      <w:marBottom w:val="0"/>
      <w:divBdr>
        <w:top w:val="none" w:sz="0" w:space="0" w:color="auto"/>
        <w:left w:val="none" w:sz="0" w:space="0" w:color="auto"/>
        <w:bottom w:val="none" w:sz="0" w:space="0" w:color="auto"/>
        <w:right w:val="none" w:sz="0" w:space="0" w:color="auto"/>
      </w:divBdr>
    </w:div>
    <w:div w:id="1520003118">
      <w:bodyDiv w:val="1"/>
      <w:marLeft w:val="0"/>
      <w:marRight w:val="0"/>
      <w:marTop w:val="0"/>
      <w:marBottom w:val="0"/>
      <w:divBdr>
        <w:top w:val="none" w:sz="0" w:space="0" w:color="auto"/>
        <w:left w:val="none" w:sz="0" w:space="0" w:color="auto"/>
        <w:bottom w:val="none" w:sz="0" w:space="0" w:color="auto"/>
        <w:right w:val="none" w:sz="0" w:space="0" w:color="auto"/>
      </w:divBdr>
    </w:div>
    <w:div w:id="1521361008">
      <w:bodyDiv w:val="1"/>
      <w:marLeft w:val="0"/>
      <w:marRight w:val="0"/>
      <w:marTop w:val="0"/>
      <w:marBottom w:val="0"/>
      <w:divBdr>
        <w:top w:val="none" w:sz="0" w:space="0" w:color="auto"/>
        <w:left w:val="none" w:sz="0" w:space="0" w:color="auto"/>
        <w:bottom w:val="none" w:sz="0" w:space="0" w:color="auto"/>
        <w:right w:val="none" w:sz="0" w:space="0" w:color="auto"/>
      </w:divBdr>
    </w:div>
    <w:div w:id="1522550074">
      <w:bodyDiv w:val="1"/>
      <w:marLeft w:val="0"/>
      <w:marRight w:val="0"/>
      <w:marTop w:val="0"/>
      <w:marBottom w:val="0"/>
      <w:divBdr>
        <w:top w:val="none" w:sz="0" w:space="0" w:color="auto"/>
        <w:left w:val="none" w:sz="0" w:space="0" w:color="auto"/>
        <w:bottom w:val="none" w:sz="0" w:space="0" w:color="auto"/>
        <w:right w:val="none" w:sz="0" w:space="0" w:color="auto"/>
      </w:divBdr>
    </w:div>
    <w:div w:id="1530609126">
      <w:bodyDiv w:val="1"/>
      <w:marLeft w:val="0"/>
      <w:marRight w:val="0"/>
      <w:marTop w:val="0"/>
      <w:marBottom w:val="0"/>
      <w:divBdr>
        <w:top w:val="none" w:sz="0" w:space="0" w:color="auto"/>
        <w:left w:val="none" w:sz="0" w:space="0" w:color="auto"/>
        <w:bottom w:val="none" w:sz="0" w:space="0" w:color="auto"/>
        <w:right w:val="none" w:sz="0" w:space="0" w:color="auto"/>
      </w:divBdr>
    </w:div>
    <w:div w:id="1532261688">
      <w:bodyDiv w:val="1"/>
      <w:marLeft w:val="0"/>
      <w:marRight w:val="0"/>
      <w:marTop w:val="0"/>
      <w:marBottom w:val="0"/>
      <w:divBdr>
        <w:top w:val="none" w:sz="0" w:space="0" w:color="auto"/>
        <w:left w:val="none" w:sz="0" w:space="0" w:color="auto"/>
        <w:bottom w:val="none" w:sz="0" w:space="0" w:color="auto"/>
        <w:right w:val="none" w:sz="0" w:space="0" w:color="auto"/>
      </w:divBdr>
    </w:div>
    <w:div w:id="1533421892">
      <w:bodyDiv w:val="1"/>
      <w:marLeft w:val="0"/>
      <w:marRight w:val="0"/>
      <w:marTop w:val="0"/>
      <w:marBottom w:val="0"/>
      <w:divBdr>
        <w:top w:val="none" w:sz="0" w:space="0" w:color="auto"/>
        <w:left w:val="none" w:sz="0" w:space="0" w:color="auto"/>
        <w:bottom w:val="none" w:sz="0" w:space="0" w:color="auto"/>
        <w:right w:val="none" w:sz="0" w:space="0" w:color="auto"/>
      </w:divBdr>
    </w:div>
    <w:div w:id="1534884357">
      <w:bodyDiv w:val="1"/>
      <w:marLeft w:val="0"/>
      <w:marRight w:val="0"/>
      <w:marTop w:val="0"/>
      <w:marBottom w:val="0"/>
      <w:divBdr>
        <w:top w:val="none" w:sz="0" w:space="0" w:color="auto"/>
        <w:left w:val="none" w:sz="0" w:space="0" w:color="auto"/>
        <w:bottom w:val="none" w:sz="0" w:space="0" w:color="auto"/>
        <w:right w:val="none" w:sz="0" w:space="0" w:color="auto"/>
      </w:divBdr>
    </w:div>
    <w:div w:id="1535118352">
      <w:bodyDiv w:val="1"/>
      <w:marLeft w:val="0"/>
      <w:marRight w:val="0"/>
      <w:marTop w:val="0"/>
      <w:marBottom w:val="0"/>
      <w:divBdr>
        <w:top w:val="none" w:sz="0" w:space="0" w:color="auto"/>
        <w:left w:val="none" w:sz="0" w:space="0" w:color="auto"/>
        <w:bottom w:val="none" w:sz="0" w:space="0" w:color="auto"/>
        <w:right w:val="none" w:sz="0" w:space="0" w:color="auto"/>
      </w:divBdr>
    </w:div>
    <w:div w:id="1535580316">
      <w:bodyDiv w:val="1"/>
      <w:marLeft w:val="0"/>
      <w:marRight w:val="0"/>
      <w:marTop w:val="0"/>
      <w:marBottom w:val="0"/>
      <w:divBdr>
        <w:top w:val="none" w:sz="0" w:space="0" w:color="auto"/>
        <w:left w:val="none" w:sz="0" w:space="0" w:color="auto"/>
        <w:bottom w:val="none" w:sz="0" w:space="0" w:color="auto"/>
        <w:right w:val="none" w:sz="0" w:space="0" w:color="auto"/>
      </w:divBdr>
    </w:div>
    <w:div w:id="1536888408">
      <w:bodyDiv w:val="1"/>
      <w:marLeft w:val="0"/>
      <w:marRight w:val="0"/>
      <w:marTop w:val="0"/>
      <w:marBottom w:val="0"/>
      <w:divBdr>
        <w:top w:val="none" w:sz="0" w:space="0" w:color="auto"/>
        <w:left w:val="none" w:sz="0" w:space="0" w:color="auto"/>
        <w:bottom w:val="none" w:sz="0" w:space="0" w:color="auto"/>
        <w:right w:val="none" w:sz="0" w:space="0" w:color="auto"/>
      </w:divBdr>
    </w:div>
    <w:div w:id="1537692017">
      <w:bodyDiv w:val="1"/>
      <w:marLeft w:val="0"/>
      <w:marRight w:val="0"/>
      <w:marTop w:val="0"/>
      <w:marBottom w:val="0"/>
      <w:divBdr>
        <w:top w:val="none" w:sz="0" w:space="0" w:color="auto"/>
        <w:left w:val="none" w:sz="0" w:space="0" w:color="auto"/>
        <w:bottom w:val="none" w:sz="0" w:space="0" w:color="auto"/>
        <w:right w:val="none" w:sz="0" w:space="0" w:color="auto"/>
      </w:divBdr>
    </w:div>
    <w:div w:id="1539195291">
      <w:bodyDiv w:val="1"/>
      <w:marLeft w:val="0"/>
      <w:marRight w:val="0"/>
      <w:marTop w:val="0"/>
      <w:marBottom w:val="0"/>
      <w:divBdr>
        <w:top w:val="none" w:sz="0" w:space="0" w:color="auto"/>
        <w:left w:val="none" w:sz="0" w:space="0" w:color="auto"/>
        <w:bottom w:val="none" w:sz="0" w:space="0" w:color="auto"/>
        <w:right w:val="none" w:sz="0" w:space="0" w:color="auto"/>
      </w:divBdr>
    </w:div>
    <w:div w:id="1539780296">
      <w:bodyDiv w:val="1"/>
      <w:marLeft w:val="0"/>
      <w:marRight w:val="0"/>
      <w:marTop w:val="0"/>
      <w:marBottom w:val="0"/>
      <w:divBdr>
        <w:top w:val="none" w:sz="0" w:space="0" w:color="auto"/>
        <w:left w:val="none" w:sz="0" w:space="0" w:color="auto"/>
        <w:bottom w:val="none" w:sz="0" w:space="0" w:color="auto"/>
        <w:right w:val="none" w:sz="0" w:space="0" w:color="auto"/>
      </w:divBdr>
    </w:div>
    <w:div w:id="1540822045">
      <w:bodyDiv w:val="1"/>
      <w:marLeft w:val="0"/>
      <w:marRight w:val="0"/>
      <w:marTop w:val="0"/>
      <w:marBottom w:val="0"/>
      <w:divBdr>
        <w:top w:val="none" w:sz="0" w:space="0" w:color="auto"/>
        <w:left w:val="none" w:sz="0" w:space="0" w:color="auto"/>
        <w:bottom w:val="none" w:sz="0" w:space="0" w:color="auto"/>
        <w:right w:val="none" w:sz="0" w:space="0" w:color="auto"/>
      </w:divBdr>
    </w:div>
    <w:div w:id="1541625366">
      <w:bodyDiv w:val="1"/>
      <w:marLeft w:val="0"/>
      <w:marRight w:val="0"/>
      <w:marTop w:val="0"/>
      <w:marBottom w:val="0"/>
      <w:divBdr>
        <w:top w:val="none" w:sz="0" w:space="0" w:color="auto"/>
        <w:left w:val="none" w:sz="0" w:space="0" w:color="auto"/>
        <w:bottom w:val="none" w:sz="0" w:space="0" w:color="auto"/>
        <w:right w:val="none" w:sz="0" w:space="0" w:color="auto"/>
      </w:divBdr>
    </w:div>
    <w:div w:id="1543470318">
      <w:bodyDiv w:val="1"/>
      <w:marLeft w:val="0"/>
      <w:marRight w:val="0"/>
      <w:marTop w:val="0"/>
      <w:marBottom w:val="0"/>
      <w:divBdr>
        <w:top w:val="none" w:sz="0" w:space="0" w:color="auto"/>
        <w:left w:val="none" w:sz="0" w:space="0" w:color="auto"/>
        <w:bottom w:val="none" w:sz="0" w:space="0" w:color="auto"/>
        <w:right w:val="none" w:sz="0" w:space="0" w:color="auto"/>
      </w:divBdr>
    </w:div>
    <w:div w:id="1550216875">
      <w:bodyDiv w:val="1"/>
      <w:marLeft w:val="0"/>
      <w:marRight w:val="0"/>
      <w:marTop w:val="0"/>
      <w:marBottom w:val="0"/>
      <w:divBdr>
        <w:top w:val="none" w:sz="0" w:space="0" w:color="auto"/>
        <w:left w:val="none" w:sz="0" w:space="0" w:color="auto"/>
        <w:bottom w:val="none" w:sz="0" w:space="0" w:color="auto"/>
        <w:right w:val="none" w:sz="0" w:space="0" w:color="auto"/>
      </w:divBdr>
    </w:div>
    <w:div w:id="1550343488">
      <w:bodyDiv w:val="1"/>
      <w:marLeft w:val="0"/>
      <w:marRight w:val="0"/>
      <w:marTop w:val="0"/>
      <w:marBottom w:val="0"/>
      <w:divBdr>
        <w:top w:val="none" w:sz="0" w:space="0" w:color="auto"/>
        <w:left w:val="none" w:sz="0" w:space="0" w:color="auto"/>
        <w:bottom w:val="none" w:sz="0" w:space="0" w:color="auto"/>
        <w:right w:val="none" w:sz="0" w:space="0" w:color="auto"/>
      </w:divBdr>
    </w:div>
    <w:div w:id="1552501771">
      <w:bodyDiv w:val="1"/>
      <w:marLeft w:val="0"/>
      <w:marRight w:val="0"/>
      <w:marTop w:val="0"/>
      <w:marBottom w:val="0"/>
      <w:divBdr>
        <w:top w:val="none" w:sz="0" w:space="0" w:color="auto"/>
        <w:left w:val="none" w:sz="0" w:space="0" w:color="auto"/>
        <w:bottom w:val="none" w:sz="0" w:space="0" w:color="auto"/>
        <w:right w:val="none" w:sz="0" w:space="0" w:color="auto"/>
      </w:divBdr>
    </w:div>
    <w:div w:id="1555577248">
      <w:bodyDiv w:val="1"/>
      <w:marLeft w:val="0"/>
      <w:marRight w:val="0"/>
      <w:marTop w:val="0"/>
      <w:marBottom w:val="0"/>
      <w:divBdr>
        <w:top w:val="none" w:sz="0" w:space="0" w:color="auto"/>
        <w:left w:val="none" w:sz="0" w:space="0" w:color="auto"/>
        <w:bottom w:val="none" w:sz="0" w:space="0" w:color="auto"/>
        <w:right w:val="none" w:sz="0" w:space="0" w:color="auto"/>
      </w:divBdr>
    </w:div>
    <w:div w:id="1556506428">
      <w:bodyDiv w:val="1"/>
      <w:marLeft w:val="0"/>
      <w:marRight w:val="0"/>
      <w:marTop w:val="0"/>
      <w:marBottom w:val="0"/>
      <w:divBdr>
        <w:top w:val="none" w:sz="0" w:space="0" w:color="auto"/>
        <w:left w:val="none" w:sz="0" w:space="0" w:color="auto"/>
        <w:bottom w:val="none" w:sz="0" w:space="0" w:color="auto"/>
        <w:right w:val="none" w:sz="0" w:space="0" w:color="auto"/>
      </w:divBdr>
    </w:div>
    <w:div w:id="1560937100">
      <w:bodyDiv w:val="1"/>
      <w:marLeft w:val="0"/>
      <w:marRight w:val="0"/>
      <w:marTop w:val="0"/>
      <w:marBottom w:val="0"/>
      <w:divBdr>
        <w:top w:val="none" w:sz="0" w:space="0" w:color="auto"/>
        <w:left w:val="none" w:sz="0" w:space="0" w:color="auto"/>
        <w:bottom w:val="none" w:sz="0" w:space="0" w:color="auto"/>
        <w:right w:val="none" w:sz="0" w:space="0" w:color="auto"/>
      </w:divBdr>
    </w:div>
    <w:div w:id="1561165622">
      <w:bodyDiv w:val="1"/>
      <w:marLeft w:val="0"/>
      <w:marRight w:val="0"/>
      <w:marTop w:val="0"/>
      <w:marBottom w:val="0"/>
      <w:divBdr>
        <w:top w:val="none" w:sz="0" w:space="0" w:color="auto"/>
        <w:left w:val="none" w:sz="0" w:space="0" w:color="auto"/>
        <w:bottom w:val="none" w:sz="0" w:space="0" w:color="auto"/>
        <w:right w:val="none" w:sz="0" w:space="0" w:color="auto"/>
      </w:divBdr>
    </w:div>
    <w:div w:id="1561669532">
      <w:bodyDiv w:val="1"/>
      <w:marLeft w:val="0"/>
      <w:marRight w:val="0"/>
      <w:marTop w:val="0"/>
      <w:marBottom w:val="0"/>
      <w:divBdr>
        <w:top w:val="none" w:sz="0" w:space="0" w:color="auto"/>
        <w:left w:val="none" w:sz="0" w:space="0" w:color="auto"/>
        <w:bottom w:val="none" w:sz="0" w:space="0" w:color="auto"/>
        <w:right w:val="none" w:sz="0" w:space="0" w:color="auto"/>
      </w:divBdr>
    </w:div>
    <w:div w:id="1562785029">
      <w:bodyDiv w:val="1"/>
      <w:marLeft w:val="0"/>
      <w:marRight w:val="0"/>
      <w:marTop w:val="0"/>
      <w:marBottom w:val="0"/>
      <w:divBdr>
        <w:top w:val="none" w:sz="0" w:space="0" w:color="auto"/>
        <w:left w:val="none" w:sz="0" w:space="0" w:color="auto"/>
        <w:bottom w:val="none" w:sz="0" w:space="0" w:color="auto"/>
        <w:right w:val="none" w:sz="0" w:space="0" w:color="auto"/>
      </w:divBdr>
    </w:div>
    <w:div w:id="1568760573">
      <w:bodyDiv w:val="1"/>
      <w:marLeft w:val="0"/>
      <w:marRight w:val="0"/>
      <w:marTop w:val="0"/>
      <w:marBottom w:val="0"/>
      <w:divBdr>
        <w:top w:val="none" w:sz="0" w:space="0" w:color="auto"/>
        <w:left w:val="none" w:sz="0" w:space="0" w:color="auto"/>
        <w:bottom w:val="none" w:sz="0" w:space="0" w:color="auto"/>
        <w:right w:val="none" w:sz="0" w:space="0" w:color="auto"/>
      </w:divBdr>
    </w:div>
    <w:div w:id="1571191270">
      <w:bodyDiv w:val="1"/>
      <w:marLeft w:val="0"/>
      <w:marRight w:val="0"/>
      <w:marTop w:val="0"/>
      <w:marBottom w:val="0"/>
      <w:divBdr>
        <w:top w:val="none" w:sz="0" w:space="0" w:color="auto"/>
        <w:left w:val="none" w:sz="0" w:space="0" w:color="auto"/>
        <w:bottom w:val="none" w:sz="0" w:space="0" w:color="auto"/>
        <w:right w:val="none" w:sz="0" w:space="0" w:color="auto"/>
      </w:divBdr>
    </w:div>
    <w:div w:id="1576434449">
      <w:bodyDiv w:val="1"/>
      <w:marLeft w:val="0"/>
      <w:marRight w:val="0"/>
      <w:marTop w:val="0"/>
      <w:marBottom w:val="0"/>
      <w:divBdr>
        <w:top w:val="none" w:sz="0" w:space="0" w:color="auto"/>
        <w:left w:val="none" w:sz="0" w:space="0" w:color="auto"/>
        <w:bottom w:val="none" w:sz="0" w:space="0" w:color="auto"/>
        <w:right w:val="none" w:sz="0" w:space="0" w:color="auto"/>
      </w:divBdr>
    </w:div>
    <w:div w:id="1580283670">
      <w:bodyDiv w:val="1"/>
      <w:marLeft w:val="0"/>
      <w:marRight w:val="0"/>
      <w:marTop w:val="0"/>
      <w:marBottom w:val="0"/>
      <w:divBdr>
        <w:top w:val="none" w:sz="0" w:space="0" w:color="auto"/>
        <w:left w:val="none" w:sz="0" w:space="0" w:color="auto"/>
        <w:bottom w:val="none" w:sz="0" w:space="0" w:color="auto"/>
        <w:right w:val="none" w:sz="0" w:space="0" w:color="auto"/>
      </w:divBdr>
    </w:div>
    <w:div w:id="1585987889">
      <w:bodyDiv w:val="1"/>
      <w:marLeft w:val="0"/>
      <w:marRight w:val="0"/>
      <w:marTop w:val="0"/>
      <w:marBottom w:val="0"/>
      <w:divBdr>
        <w:top w:val="none" w:sz="0" w:space="0" w:color="auto"/>
        <w:left w:val="none" w:sz="0" w:space="0" w:color="auto"/>
        <w:bottom w:val="none" w:sz="0" w:space="0" w:color="auto"/>
        <w:right w:val="none" w:sz="0" w:space="0" w:color="auto"/>
      </w:divBdr>
    </w:div>
    <w:div w:id="1586380038">
      <w:bodyDiv w:val="1"/>
      <w:marLeft w:val="0"/>
      <w:marRight w:val="0"/>
      <w:marTop w:val="0"/>
      <w:marBottom w:val="0"/>
      <w:divBdr>
        <w:top w:val="none" w:sz="0" w:space="0" w:color="auto"/>
        <w:left w:val="none" w:sz="0" w:space="0" w:color="auto"/>
        <w:bottom w:val="none" w:sz="0" w:space="0" w:color="auto"/>
        <w:right w:val="none" w:sz="0" w:space="0" w:color="auto"/>
      </w:divBdr>
    </w:div>
    <w:div w:id="1587881716">
      <w:bodyDiv w:val="1"/>
      <w:marLeft w:val="0"/>
      <w:marRight w:val="0"/>
      <w:marTop w:val="0"/>
      <w:marBottom w:val="0"/>
      <w:divBdr>
        <w:top w:val="none" w:sz="0" w:space="0" w:color="auto"/>
        <w:left w:val="none" w:sz="0" w:space="0" w:color="auto"/>
        <w:bottom w:val="none" w:sz="0" w:space="0" w:color="auto"/>
        <w:right w:val="none" w:sz="0" w:space="0" w:color="auto"/>
      </w:divBdr>
    </w:div>
    <w:div w:id="1588076194">
      <w:bodyDiv w:val="1"/>
      <w:marLeft w:val="0"/>
      <w:marRight w:val="0"/>
      <w:marTop w:val="0"/>
      <w:marBottom w:val="0"/>
      <w:divBdr>
        <w:top w:val="none" w:sz="0" w:space="0" w:color="auto"/>
        <w:left w:val="none" w:sz="0" w:space="0" w:color="auto"/>
        <w:bottom w:val="none" w:sz="0" w:space="0" w:color="auto"/>
        <w:right w:val="none" w:sz="0" w:space="0" w:color="auto"/>
      </w:divBdr>
    </w:div>
    <w:div w:id="1589077946">
      <w:bodyDiv w:val="1"/>
      <w:marLeft w:val="0"/>
      <w:marRight w:val="0"/>
      <w:marTop w:val="0"/>
      <w:marBottom w:val="0"/>
      <w:divBdr>
        <w:top w:val="none" w:sz="0" w:space="0" w:color="auto"/>
        <w:left w:val="none" w:sz="0" w:space="0" w:color="auto"/>
        <w:bottom w:val="none" w:sz="0" w:space="0" w:color="auto"/>
        <w:right w:val="none" w:sz="0" w:space="0" w:color="auto"/>
      </w:divBdr>
    </w:div>
    <w:div w:id="1590504754">
      <w:bodyDiv w:val="1"/>
      <w:marLeft w:val="0"/>
      <w:marRight w:val="0"/>
      <w:marTop w:val="0"/>
      <w:marBottom w:val="0"/>
      <w:divBdr>
        <w:top w:val="none" w:sz="0" w:space="0" w:color="auto"/>
        <w:left w:val="none" w:sz="0" w:space="0" w:color="auto"/>
        <w:bottom w:val="none" w:sz="0" w:space="0" w:color="auto"/>
        <w:right w:val="none" w:sz="0" w:space="0" w:color="auto"/>
      </w:divBdr>
    </w:div>
    <w:div w:id="1592816480">
      <w:bodyDiv w:val="1"/>
      <w:marLeft w:val="0"/>
      <w:marRight w:val="0"/>
      <w:marTop w:val="0"/>
      <w:marBottom w:val="0"/>
      <w:divBdr>
        <w:top w:val="none" w:sz="0" w:space="0" w:color="auto"/>
        <w:left w:val="none" w:sz="0" w:space="0" w:color="auto"/>
        <w:bottom w:val="none" w:sz="0" w:space="0" w:color="auto"/>
        <w:right w:val="none" w:sz="0" w:space="0" w:color="auto"/>
      </w:divBdr>
    </w:div>
    <w:div w:id="1593197271">
      <w:bodyDiv w:val="1"/>
      <w:marLeft w:val="0"/>
      <w:marRight w:val="0"/>
      <w:marTop w:val="0"/>
      <w:marBottom w:val="0"/>
      <w:divBdr>
        <w:top w:val="none" w:sz="0" w:space="0" w:color="auto"/>
        <w:left w:val="none" w:sz="0" w:space="0" w:color="auto"/>
        <w:bottom w:val="none" w:sz="0" w:space="0" w:color="auto"/>
        <w:right w:val="none" w:sz="0" w:space="0" w:color="auto"/>
      </w:divBdr>
    </w:div>
    <w:div w:id="1603029053">
      <w:bodyDiv w:val="1"/>
      <w:marLeft w:val="0"/>
      <w:marRight w:val="0"/>
      <w:marTop w:val="0"/>
      <w:marBottom w:val="0"/>
      <w:divBdr>
        <w:top w:val="none" w:sz="0" w:space="0" w:color="auto"/>
        <w:left w:val="none" w:sz="0" w:space="0" w:color="auto"/>
        <w:bottom w:val="none" w:sz="0" w:space="0" w:color="auto"/>
        <w:right w:val="none" w:sz="0" w:space="0" w:color="auto"/>
      </w:divBdr>
    </w:div>
    <w:div w:id="1603102864">
      <w:bodyDiv w:val="1"/>
      <w:marLeft w:val="0"/>
      <w:marRight w:val="0"/>
      <w:marTop w:val="0"/>
      <w:marBottom w:val="0"/>
      <w:divBdr>
        <w:top w:val="none" w:sz="0" w:space="0" w:color="auto"/>
        <w:left w:val="none" w:sz="0" w:space="0" w:color="auto"/>
        <w:bottom w:val="none" w:sz="0" w:space="0" w:color="auto"/>
        <w:right w:val="none" w:sz="0" w:space="0" w:color="auto"/>
      </w:divBdr>
    </w:div>
    <w:div w:id="1604071075">
      <w:bodyDiv w:val="1"/>
      <w:marLeft w:val="0"/>
      <w:marRight w:val="0"/>
      <w:marTop w:val="0"/>
      <w:marBottom w:val="0"/>
      <w:divBdr>
        <w:top w:val="none" w:sz="0" w:space="0" w:color="auto"/>
        <w:left w:val="none" w:sz="0" w:space="0" w:color="auto"/>
        <w:bottom w:val="none" w:sz="0" w:space="0" w:color="auto"/>
        <w:right w:val="none" w:sz="0" w:space="0" w:color="auto"/>
      </w:divBdr>
    </w:div>
    <w:div w:id="1605576978">
      <w:bodyDiv w:val="1"/>
      <w:marLeft w:val="0"/>
      <w:marRight w:val="0"/>
      <w:marTop w:val="0"/>
      <w:marBottom w:val="0"/>
      <w:divBdr>
        <w:top w:val="none" w:sz="0" w:space="0" w:color="auto"/>
        <w:left w:val="none" w:sz="0" w:space="0" w:color="auto"/>
        <w:bottom w:val="none" w:sz="0" w:space="0" w:color="auto"/>
        <w:right w:val="none" w:sz="0" w:space="0" w:color="auto"/>
      </w:divBdr>
    </w:div>
    <w:div w:id="1606376584">
      <w:bodyDiv w:val="1"/>
      <w:marLeft w:val="0"/>
      <w:marRight w:val="0"/>
      <w:marTop w:val="0"/>
      <w:marBottom w:val="0"/>
      <w:divBdr>
        <w:top w:val="none" w:sz="0" w:space="0" w:color="auto"/>
        <w:left w:val="none" w:sz="0" w:space="0" w:color="auto"/>
        <w:bottom w:val="none" w:sz="0" w:space="0" w:color="auto"/>
        <w:right w:val="none" w:sz="0" w:space="0" w:color="auto"/>
      </w:divBdr>
    </w:div>
    <w:div w:id="1607496887">
      <w:bodyDiv w:val="1"/>
      <w:marLeft w:val="0"/>
      <w:marRight w:val="0"/>
      <w:marTop w:val="0"/>
      <w:marBottom w:val="0"/>
      <w:divBdr>
        <w:top w:val="none" w:sz="0" w:space="0" w:color="auto"/>
        <w:left w:val="none" w:sz="0" w:space="0" w:color="auto"/>
        <w:bottom w:val="none" w:sz="0" w:space="0" w:color="auto"/>
        <w:right w:val="none" w:sz="0" w:space="0" w:color="auto"/>
      </w:divBdr>
    </w:div>
    <w:div w:id="1615478819">
      <w:bodyDiv w:val="1"/>
      <w:marLeft w:val="0"/>
      <w:marRight w:val="0"/>
      <w:marTop w:val="0"/>
      <w:marBottom w:val="0"/>
      <w:divBdr>
        <w:top w:val="none" w:sz="0" w:space="0" w:color="auto"/>
        <w:left w:val="none" w:sz="0" w:space="0" w:color="auto"/>
        <w:bottom w:val="none" w:sz="0" w:space="0" w:color="auto"/>
        <w:right w:val="none" w:sz="0" w:space="0" w:color="auto"/>
      </w:divBdr>
    </w:div>
    <w:div w:id="1621566153">
      <w:bodyDiv w:val="1"/>
      <w:marLeft w:val="0"/>
      <w:marRight w:val="0"/>
      <w:marTop w:val="0"/>
      <w:marBottom w:val="0"/>
      <w:divBdr>
        <w:top w:val="none" w:sz="0" w:space="0" w:color="auto"/>
        <w:left w:val="none" w:sz="0" w:space="0" w:color="auto"/>
        <w:bottom w:val="none" w:sz="0" w:space="0" w:color="auto"/>
        <w:right w:val="none" w:sz="0" w:space="0" w:color="auto"/>
      </w:divBdr>
    </w:div>
    <w:div w:id="1626962577">
      <w:bodyDiv w:val="1"/>
      <w:marLeft w:val="0"/>
      <w:marRight w:val="0"/>
      <w:marTop w:val="0"/>
      <w:marBottom w:val="0"/>
      <w:divBdr>
        <w:top w:val="none" w:sz="0" w:space="0" w:color="auto"/>
        <w:left w:val="none" w:sz="0" w:space="0" w:color="auto"/>
        <w:bottom w:val="none" w:sz="0" w:space="0" w:color="auto"/>
        <w:right w:val="none" w:sz="0" w:space="0" w:color="auto"/>
      </w:divBdr>
    </w:div>
    <w:div w:id="1627197155">
      <w:bodyDiv w:val="1"/>
      <w:marLeft w:val="0"/>
      <w:marRight w:val="0"/>
      <w:marTop w:val="0"/>
      <w:marBottom w:val="0"/>
      <w:divBdr>
        <w:top w:val="none" w:sz="0" w:space="0" w:color="auto"/>
        <w:left w:val="none" w:sz="0" w:space="0" w:color="auto"/>
        <w:bottom w:val="none" w:sz="0" w:space="0" w:color="auto"/>
        <w:right w:val="none" w:sz="0" w:space="0" w:color="auto"/>
      </w:divBdr>
    </w:div>
    <w:div w:id="1628509171">
      <w:bodyDiv w:val="1"/>
      <w:marLeft w:val="0"/>
      <w:marRight w:val="0"/>
      <w:marTop w:val="0"/>
      <w:marBottom w:val="0"/>
      <w:divBdr>
        <w:top w:val="none" w:sz="0" w:space="0" w:color="auto"/>
        <w:left w:val="none" w:sz="0" w:space="0" w:color="auto"/>
        <w:bottom w:val="none" w:sz="0" w:space="0" w:color="auto"/>
        <w:right w:val="none" w:sz="0" w:space="0" w:color="auto"/>
      </w:divBdr>
    </w:div>
    <w:div w:id="1628970612">
      <w:bodyDiv w:val="1"/>
      <w:marLeft w:val="0"/>
      <w:marRight w:val="0"/>
      <w:marTop w:val="0"/>
      <w:marBottom w:val="0"/>
      <w:divBdr>
        <w:top w:val="none" w:sz="0" w:space="0" w:color="auto"/>
        <w:left w:val="none" w:sz="0" w:space="0" w:color="auto"/>
        <w:bottom w:val="none" w:sz="0" w:space="0" w:color="auto"/>
        <w:right w:val="none" w:sz="0" w:space="0" w:color="auto"/>
      </w:divBdr>
    </w:div>
    <w:div w:id="1633366841">
      <w:bodyDiv w:val="1"/>
      <w:marLeft w:val="0"/>
      <w:marRight w:val="0"/>
      <w:marTop w:val="0"/>
      <w:marBottom w:val="0"/>
      <w:divBdr>
        <w:top w:val="none" w:sz="0" w:space="0" w:color="auto"/>
        <w:left w:val="none" w:sz="0" w:space="0" w:color="auto"/>
        <w:bottom w:val="none" w:sz="0" w:space="0" w:color="auto"/>
        <w:right w:val="none" w:sz="0" w:space="0" w:color="auto"/>
      </w:divBdr>
    </w:div>
    <w:div w:id="1636062611">
      <w:bodyDiv w:val="1"/>
      <w:marLeft w:val="0"/>
      <w:marRight w:val="0"/>
      <w:marTop w:val="0"/>
      <w:marBottom w:val="0"/>
      <w:divBdr>
        <w:top w:val="none" w:sz="0" w:space="0" w:color="auto"/>
        <w:left w:val="none" w:sz="0" w:space="0" w:color="auto"/>
        <w:bottom w:val="none" w:sz="0" w:space="0" w:color="auto"/>
        <w:right w:val="none" w:sz="0" w:space="0" w:color="auto"/>
      </w:divBdr>
    </w:div>
    <w:div w:id="1636134263">
      <w:bodyDiv w:val="1"/>
      <w:marLeft w:val="0"/>
      <w:marRight w:val="0"/>
      <w:marTop w:val="0"/>
      <w:marBottom w:val="0"/>
      <w:divBdr>
        <w:top w:val="none" w:sz="0" w:space="0" w:color="auto"/>
        <w:left w:val="none" w:sz="0" w:space="0" w:color="auto"/>
        <w:bottom w:val="none" w:sz="0" w:space="0" w:color="auto"/>
        <w:right w:val="none" w:sz="0" w:space="0" w:color="auto"/>
      </w:divBdr>
    </w:div>
    <w:div w:id="1640068395">
      <w:bodyDiv w:val="1"/>
      <w:marLeft w:val="0"/>
      <w:marRight w:val="0"/>
      <w:marTop w:val="0"/>
      <w:marBottom w:val="0"/>
      <w:divBdr>
        <w:top w:val="none" w:sz="0" w:space="0" w:color="auto"/>
        <w:left w:val="none" w:sz="0" w:space="0" w:color="auto"/>
        <w:bottom w:val="none" w:sz="0" w:space="0" w:color="auto"/>
        <w:right w:val="none" w:sz="0" w:space="0" w:color="auto"/>
      </w:divBdr>
    </w:div>
    <w:div w:id="1640303072">
      <w:bodyDiv w:val="1"/>
      <w:marLeft w:val="0"/>
      <w:marRight w:val="0"/>
      <w:marTop w:val="0"/>
      <w:marBottom w:val="0"/>
      <w:divBdr>
        <w:top w:val="none" w:sz="0" w:space="0" w:color="auto"/>
        <w:left w:val="none" w:sz="0" w:space="0" w:color="auto"/>
        <w:bottom w:val="none" w:sz="0" w:space="0" w:color="auto"/>
        <w:right w:val="none" w:sz="0" w:space="0" w:color="auto"/>
      </w:divBdr>
    </w:div>
    <w:div w:id="1642617832">
      <w:bodyDiv w:val="1"/>
      <w:marLeft w:val="0"/>
      <w:marRight w:val="0"/>
      <w:marTop w:val="0"/>
      <w:marBottom w:val="0"/>
      <w:divBdr>
        <w:top w:val="none" w:sz="0" w:space="0" w:color="auto"/>
        <w:left w:val="none" w:sz="0" w:space="0" w:color="auto"/>
        <w:bottom w:val="none" w:sz="0" w:space="0" w:color="auto"/>
        <w:right w:val="none" w:sz="0" w:space="0" w:color="auto"/>
      </w:divBdr>
    </w:div>
    <w:div w:id="1646663437">
      <w:bodyDiv w:val="1"/>
      <w:marLeft w:val="0"/>
      <w:marRight w:val="0"/>
      <w:marTop w:val="0"/>
      <w:marBottom w:val="0"/>
      <w:divBdr>
        <w:top w:val="none" w:sz="0" w:space="0" w:color="auto"/>
        <w:left w:val="none" w:sz="0" w:space="0" w:color="auto"/>
        <w:bottom w:val="none" w:sz="0" w:space="0" w:color="auto"/>
        <w:right w:val="none" w:sz="0" w:space="0" w:color="auto"/>
      </w:divBdr>
    </w:div>
    <w:div w:id="1647466986">
      <w:bodyDiv w:val="1"/>
      <w:marLeft w:val="0"/>
      <w:marRight w:val="0"/>
      <w:marTop w:val="0"/>
      <w:marBottom w:val="0"/>
      <w:divBdr>
        <w:top w:val="none" w:sz="0" w:space="0" w:color="auto"/>
        <w:left w:val="none" w:sz="0" w:space="0" w:color="auto"/>
        <w:bottom w:val="none" w:sz="0" w:space="0" w:color="auto"/>
        <w:right w:val="none" w:sz="0" w:space="0" w:color="auto"/>
      </w:divBdr>
    </w:div>
    <w:div w:id="1648587458">
      <w:bodyDiv w:val="1"/>
      <w:marLeft w:val="0"/>
      <w:marRight w:val="0"/>
      <w:marTop w:val="0"/>
      <w:marBottom w:val="0"/>
      <w:divBdr>
        <w:top w:val="none" w:sz="0" w:space="0" w:color="auto"/>
        <w:left w:val="none" w:sz="0" w:space="0" w:color="auto"/>
        <w:bottom w:val="none" w:sz="0" w:space="0" w:color="auto"/>
        <w:right w:val="none" w:sz="0" w:space="0" w:color="auto"/>
      </w:divBdr>
    </w:div>
    <w:div w:id="1651321451">
      <w:bodyDiv w:val="1"/>
      <w:marLeft w:val="0"/>
      <w:marRight w:val="0"/>
      <w:marTop w:val="0"/>
      <w:marBottom w:val="0"/>
      <w:divBdr>
        <w:top w:val="none" w:sz="0" w:space="0" w:color="auto"/>
        <w:left w:val="none" w:sz="0" w:space="0" w:color="auto"/>
        <w:bottom w:val="none" w:sz="0" w:space="0" w:color="auto"/>
        <w:right w:val="none" w:sz="0" w:space="0" w:color="auto"/>
      </w:divBdr>
    </w:div>
    <w:div w:id="1651522002">
      <w:bodyDiv w:val="1"/>
      <w:marLeft w:val="0"/>
      <w:marRight w:val="0"/>
      <w:marTop w:val="0"/>
      <w:marBottom w:val="0"/>
      <w:divBdr>
        <w:top w:val="none" w:sz="0" w:space="0" w:color="auto"/>
        <w:left w:val="none" w:sz="0" w:space="0" w:color="auto"/>
        <w:bottom w:val="none" w:sz="0" w:space="0" w:color="auto"/>
        <w:right w:val="none" w:sz="0" w:space="0" w:color="auto"/>
      </w:divBdr>
    </w:div>
    <w:div w:id="1656183422">
      <w:bodyDiv w:val="1"/>
      <w:marLeft w:val="0"/>
      <w:marRight w:val="0"/>
      <w:marTop w:val="0"/>
      <w:marBottom w:val="0"/>
      <w:divBdr>
        <w:top w:val="none" w:sz="0" w:space="0" w:color="auto"/>
        <w:left w:val="none" w:sz="0" w:space="0" w:color="auto"/>
        <w:bottom w:val="none" w:sz="0" w:space="0" w:color="auto"/>
        <w:right w:val="none" w:sz="0" w:space="0" w:color="auto"/>
      </w:divBdr>
    </w:div>
    <w:div w:id="1664897067">
      <w:bodyDiv w:val="1"/>
      <w:marLeft w:val="0"/>
      <w:marRight w:val="0"/>
      <w:marTop w:val="0"/>
      <w:marBottom w:val="0"/>
      <w:divBdr>
        <w:top w:val="none" w:sz="0" w:space="0" w:color="auto"/>
        <w:left w:val="none" w:sz="0" w:space="0" w:color="auto"/>
        <w:bottom w:val="none" w:sz="0" w:space="0" w:color="auto"/>
        <w:right w:val="none" w:sz="0" w:space="0" w:color="auto"/>
      </w:divBdr>
    </w:div>
    <w:div w:id="1665355055">
      <w:bodyDiv w:val="1"/>
      <w:marLeft w:val="0"/>
      <w:marRight w:val="0"/>
      <w:marTop w:val="0"/>
      <w:marBottom w:val="0"/>
      <w:divBdr>
        <w:top w:val="none" w:sz="0" w:space="0" w:color="auto"/>
        <w:left w:val="none" w:sz="0" w:space="0" w:color="auto"/>
        <w:bottom w:val="none" w:sz="0" w:space="0" w:color="auto"/>
        <w:right w:val="none" w:sz="0" w:space="0" w:color="auto"/>
      </w:divBdr>
    </w:div>
    <w:div w:id="1666473198">
      <w:bodyDiv w:val="1"/>
      <w:marLeft w:val="0"/>
      <w:marRight w:val="0"/>
      <w:marTop w:val="0"/>
      <w:marBottom w:val="0"/>
      <w:divBdr>
        <w:top w:val="none" w:sz="0" w:space="0" w:color="auto"/>
        <w:left w:val="none" w:sz="0" w:space="0" w:color="auto"/>
        <w:bottom w:val="none" w:sz="0" w:space="0" w:color="auto"/>
        <w:right w:val="none" w:sz="0" w:space="0" w:color="auto"/>
      </w:divBdr>
    </w:div>
    <w:div w:id="1670020371">
      <w:bodyDiv w:val="1"/>
      <w:marLeft w:val="0"/>
      <w:marRight w:val="0"/>
      <w:marTop w:val="0"/>
      <w:marBottom w:val="0"/>
      <w:divBdr>
        <w:top w:val="none" w:sz="0" w:space="0" w:color="auto"/>
        <w:left w:val="none" w:sz="0" w:space="0" w:color="auto"/>
        <w:bottom w:val="none" w:sz="0" w:space="0" w:color="auto"/>
        <w:right w:val="none" w:sz="0" w:space="0" w:color="auto"/>
      </w:divBdr>
    </w:div>
    <w:div w:id="1670255831">
      <w:bodyDiv w:val="1"/>
      <w:marLeft w:val="0"/>
      <w:marRight w:val="0"/>
      <w:marTop w:val="0"/>
      <w:marBottom w:val="0"/>
      <w:divBdr>
        <w:top w:val="none" w:sz="0" w:space="0" w:color="auto"/>
        <w:left w:val="none" w:sz="0" w:space="0" w:color="auto"/>
        <w:bottom w:val="none" w:sz="0" w:space="0" w:color="auto"/>
        <w:right w:val="none" w:sz="0" w:space="0" w:color="auto"/>
      </w:divBdr>
    </w:div>
    <w:div w:id="1674141996">
      <w:bodyDiv w:val="1"/>
      <w:marLeft w:val="0"/>
      <w:marRight w:val="0"/>
      <w:marTop w:val="0"/>
      <w:marBottom w:val="0"/>
      <w:divBdr>
        <w:top w:val="none" w:sz="0" w:space="0" w:color="auto"/>
        <w:left w:val="none" w:sz="0" w:space="0" w:color="auto"/>
        <w:bottom w:val="none" w:sz="0" w:space="0" w:color="auto"/>
        <w:right w:val="none" w:sz="0" w:space="0" w:color="auto"/>
      </w:divBdr>
    </w:div>
    <w:div w:id="1674600335">
      <w:bodyDiv w:val="1"/>
      <w:marLeft w:val="0"/>
      <w:marRight w:val="0"/>
      <w:marTop w:val="0"/>
      <w:marBottom w:val="0"/>
      <w:divBdr>
        <w:top w:val="none" w:sz="0" w:space="0" w:color="auto"/>
        <w:left w:val="none" w:sz="0" w:space="0" w:color="auto"/>
        <w:bottom w:val="none" w:sz="0" w:space="0" w:color="auto"/>
        <w:right w:val="none" w:sz="0" w:space="0" w:color="auto"/>
      </w:divBdr>
    </w:div>
    <w:div w:id="1675572856">
      <w:bodyDiv w:val="1"/>
      <w:marLeft w:val="0"/>
      <w:marRight w:val="0"/>
      <w:marTop w:val="0"/>
      <w:marBottom w:val="0"/>
      <w:divBdr>
        <w:top w:val="none" w:sz="0" w:space="0" w:color="auto"/>
        <w:left w:val="none" w:sz="0" w:space="0" w:color="auto"/>
        <w:bottom w:val="none" w:sz="0" w:space="0" w:color="auto"/>
        <w:right w:val="none" w:sz="0" w:space="0" w:color="auto"/>
      </w:divBdr>
    </w:div>
    <w:div w:id="1678580167">
      <w:bodyDiv w:val="1"/>
      <w:marLeft w:val="0"/>
      <w:marRight w:val="0"/>
      <w:marTop w:val="0"/>
      <w:marBottom w:val="0"/>
      <w:divBdr>
        <w:top w:val="none" w:sz="0" w:space="0" w:color="auto"/>
        <w:left w:val="none" w:sz="0" w:space="0" w:color="auto"/>
        <w:bottom w:val="none" w:sz="0" w:space="0" w:color="auto"/>
        <w:right w:val="none" w:sz="0" w:space="0" w:color="auto"/>
      </w:divBdr>
    </w:div>
    <w:div w:id="1678657200">
      <w:bodyDiv w:val="1"/>
      <w:marLeft w:val="0"/>
      <w:marRight w:val="0"/>
      <w:marTop w:val="0"/>
      <w:marBottom w:val="0"/>
      <w:divBdr>
        <w:top w:val="none" w:sz="0" w:space="0" w:color="auto"/>
        <w:left w:val="none" w:sz="0" w:space="0" w:color="auto"/>
        <w:bottom w:val="none" w:sz="0" w:space="0" w:color="auto"/>
        <w:right w:val="none" w:sz="0" w:space="0" w:color="auto"/>
      </w:divBdr>
    </w:div>
    <w:div w:id="1678995429">
      <w:bodyDiv w:val="1"/>
      <w:marLeft w:val="0"/>
      <w:marRight w:val="0"/>
      <w:marTop w:val="0"/>
      <w:marBottom w:val="0"/>
      <w:divBdr>
        <w:top w:val="none" w:sz="0" w:space="0" w:color="auto"/>
        <w:left w:val="none" w:sz="0" w:space="0" w:color="auto"/>
        <w:bottom w:val="none" w:sz="0" w:space="0" w:color="auto"/>
        <w:right w:val="none" w:sz="0" w:space="0" w:color="auto"/>
      </w:divBdr>
    </w:div>
    <w:div w:id="1682733687">
      <w:bodyDiv w:val="1"/>
      <w:marLeft w:val="0"/>
      <w:marRight w:val="0"/>
      <w:marTop w:val="0"/>
      <w:marBottom w:val="0"/>
      <w:divBdr>
        <w:top w:val="none" w:sz="0" w:space="0" w:color="auto"/>
        <w:left w:val="none" w:sz="0" w:space="0" w:color="auto"/>
        <w:bottom w:val="none" w:sz="0" w:space="0" w:color="auto"/>
        <w:right w:val="none" w:sz="0" w:space="0" w:color="auto"/>
      </w:divBdr>
    </w:div>
    <w:div w:id="1684628038">
      <w:bodyDiv w:val="1"/>
      <w:marLeft w:val="0"/>
      <w:marRight w:val="0"/>
      <w:marTop w:val="0"/>
      <w:marBottom w:val="0"/>
      <w:divBdr>
        <w:top w:val="none" w:sz="0" w:space="0" w:color="auto"/>
        <w:left w:val="none" w:sz="0" w:space="0" w:color="auto"/>
        <w:bottom w:val="none" w:sz="0" w:space="0" w:color="auto"/>
        <w:right w:val="none" w:sz="0" w:space="0" w:color="auto"/>
      </w:divBdr>
    </w:div>
    <w:div w:id="1686398050">
      <w:bodyDiv w:val="1"/>
      <w:marLeft w:val="0"/>
      <w:marRight w:val="0"/>
      <w:marTop w:val="0"/>
      <w:marBottom w:val="0"/>
      <w:divBdr>
        <w:top w:val="none" w:sz="0" w:space="0" w:color="auto"/>
        <w:left w:val="none" w:sz="0" w:space="0" w:color="auto"/>
        <w:bottom w:val="none" w:sz="0" w:space="0" w:color="auto"/>
        <w:right w:val="none" w:sz="0" w:space="0" w:color="auto"/>
      </w:divBdr>
    </w:div>
    <w:div w:id="1689212315">
      <w:bodyDiv w:val="1"/>
      <w:marLeft w:val="0"/>
      <w:marRight w:val="0"/>
      <w:marTop w:val="0"/>
      <w:marBottom w:val="0"/>
      <w:divBdr>
        <w:top w:val="none" w:sz="0" w:space="0" w:color="auto"/>
        <w:left w:val="none" w:sz="0" w:space="0" w:color="auto"/>
        <w:bottom w:val="none" w:sz="0" w:space="0" w:color="auto"/>
        <w:right w:val="none" w:sz="0" w:space="0" w:color="auto"/>
      </w:divBdr>
    </w:div>
    <w:div w:id="1692100843">
      <w:bodyDiv w:val="1"/>
      <w:marLeft w:val="0"/>
      <w:marRight w:val="0"/>
      <w:marTop w:val="0"/>
      <w:marBottom w:val="0"/>
      <w:divBdr>
        <w:top w:val="none" w:sz="0" w:space="0" w:color="auto"/>
        <w:left w:val="none" w:sz="0" w:space="0" w:color="auto"/>
        <w:bottom w:val="none" w:sz="0" w:space="0" w:color="auto"/>
        <w:right w:val="none" w:sz="0" w:space="0" w:color="auto"/>
      </w:divBdr>
    </w:div>
    <w:div w:id="1692562294">
      <w:bodyDiv w:val="1"/>
      <w:marLeft w:val="0"/>
      <w:marRight w:val="0"/>
      <w:marTop w:val="0"/>
      <w:marBottom w:val="0"/>
      <w:divBdr>
        <w:top w:val="none" w:sz="0" w:space="0" w:color="auto"/>
        <w:left w:val="none" w:sz="0" w:space="0" w:color="auto"/>
        <w:bottom w:val="none" w:sz="0" w:space="0" w:color="auto"/>
        <w:right w:val="none" w:sz="0" w:space="0" w:color="auto"/>
      </w:divBdr>
    </w:div>
    <w:div w:id="1697271681">
      <w:bodyDiv w:val="1"/>
      <w:marLeft w:val="0"/>
      <w:marRight w:val="0"/>
      <w:marTop w:val="0"/>
      <w:marBottom w:val="0"/>
      <w:divBdr>
        <w:top w:val="none" w:sz="0" w:space="0" w:color="auto"/>
        <w:left w:val="none" w:sz="0" w:space="0" w:color="auto"/>
        <w:bottom w:val="none" w:sz="0" w:space="0" w:color="auto"/>
        <w:right w:val="none" w:sz="0" w:space="0" w:color="auto"/>
      </w:divBdr>
    </w:div>
    <w:div w:id="1698000549">
      <w:bodyDiv w:val="1"/>
      <w:marLeft w:val="0"/>
      <w:marRight w:val="0"/>
      <w:marTop w:val="0"/>
      <w:marBottom w:val="0"/>
      <w:divBdr>
        <w:top w:val="none" w:sz="0" w:space="0" w:color="auto"/>
        <w:left w:val="none" w:sz="0" w:space="0" w:color="auto"/>
        <w:bottom w:val="none" w:sz="0" w:space="0" w:color="auto"/>
        <w:right w:val="none" w:sz="0" w:space="0" w:color="auto"/>
      </w:divBdr>
    </w:div>
    <w:div w:id="1698266425">
      <w:bodyDiv w:val="1"/>
      <w:marLeft w:val="0"/>
      <w:marRight w:val="0"/>
      <w:marTop w:val="0"/>
      <w:marBottom w:val="0"/>
      <w:divBdr>
        <w:top w:val="none" w:sz="0" w:space="0" w:color="auto"/>
        <w:left w:val="none" w:sz="0" w:space="0" w:color="auto"/>
        <w:bottom w:val="none" w:sz="0" w:space="0" w:color="auto"/>
        <w:right w:val="none" w:sz="0" w:space="0" w:color="auto"/>
      </w:divBdr>
    </w:div>
    <w:div w:id="1700083286">
      <w:bodyDiv w:val="1"/>
      <w:marLeft w:val="0"/>
      <w:marRight w:val="0"/>
      <w:marTop w:val="0"/>
      <w:marBottom w:val="0"/>
      <w:divBdr>
        <w:top w:val="none" w:sz="0" w:space="0" w:color="auto"/>
        <w:left w:val="none" w:sz="0" w:space="0" w:color="auto"/>
        <w:bottom w:val="none" w:sz="0" w:space="0" w:color="auto"/>
        <w:right w:val="none" w:sz="0" w:space="0" w:color="auto"/>
      </w:divBdr>
    </w:div>
    <w:div w:id="1703478699">
      <w:bodyDiv w:val="1"/>
      <w:marLeft w:val="0"/>
      <w:marRight w:val="0"/>
      <w:marTop w:val="0"/>
      <w:marBottom w:val="0"/>
      <w:divBdr>
        <w:top w:val="none" w:sz="0" w:space="0" w:color="auto"/>
        <w:left w:val="none" w:sz="0" w:space="0" w:color="auto"/>
        <w:bottom w:val="none" w:sz="0" w:space="0" w:color="auto"/>
        <w:right w:val="none" w:sz="0" w:space="0" w:color="auto"/>
      </w:divBdr>
    </w:div>
    <w:div w:id="1704597151">
      <w:bodyDiv w:val="1"/>
      <w:marLeft w:val="0"/>
      <w:marRight w:val="0"/>
      <w:marTop w:val="0"/>
      <w:marBottom w:val="0"/>
      <w:divBdr>
        <w:top w:val="none" w:sz="0" w:space="0" w:color="auto"/>
        <w:left w:val="none" w:sz="0" w:space="0" w:color="auto"/>
        <w:bottom w:val="none" w:sz="0" w:space="0" w:color="auto"/>
        <w:right w:val="none" w:sz="0" w:space="0" w:color="auto"/>
      </w:divBdr>
    </w:div>
    <w:div w:id="1707680215">
      <w:bodyDiv w:val="1"/>
      <w:marLeft w:val="0"/>
      <w:marRight w:val="0"/>
      <w:marTop w:val="0"/>
      <w:marBottom w:val="0"/>
      <w:divBdr>
        <w:top w:val="none" w:sz="0" w:space="0" w:color="auto"/>
        <w:left w:val="none" w:sz="0" w:space="0" w:color="auto"/>
        <w:bottom w:val="none" w:sz="0" w:space="0" w:color="auto"/>
        <w:right w:val="none" w:sz="0" w:space="0" w:color="auto"/>
      </w:divBdr>
    </w:div>
    <w:div w:id="1709913995">
      <w:bodyDiv w:val="1"/>
      <w:marLeft w:val="0"/>
      <w:marRight w:val="0"/>
      <w:marTop w:val="0"/>
      <w:marBottom w:val="0"/>
      <w:divBdr>
        <w:top w:val="none" w:sz="0" w:space="0" w:color="auto"/>
        <w:left w:val="none" w:sz="0" w:space="0" w:color="auto"/>
        <w:bottom w:val="none" w:sz="0" w:space="0" w:color="auto"/>
        <w:right w:val="none" w:sz="0" w:space="0" w:color="auto"/>
      </w:divBdr>
    </w:div>
    <w:div w:id="1710954987">
      <w:bodyDiv w:val="1"/>
      <w:marLeft w:val="0"/>
      <w:marRight w:val="0"/>
      <w:marTop w:val="0"/>
      <w:marBottom w:val="0"/>
      <w:divBdr>
        <w:top w:val="none" w:sz="0" w:space="0" w:color="auto"/>
        <w:left w:val="none" w:sz="0" w:space="0" w:color="auto"/>
        <w:bottom w:val="none" w:sz="0" w:space="0" w:color="auto"/>
        <w:right w:val="none" w:sz="0" w:space="0" w:color="auto"/>
      </w:divBdr>
    </w:div>
    <w:div w:id="1712412056">
      <w:bodyDiv w:val="1"/>
      <w:marLeft w:val="0"/>
      <w:marRight w:val="0"/>
      <w:marTop w:val="0"/>
      <w:marBottom w:val="0"/>
      <w:divBdr>
        <w:top w:val="none" w:sz="0" w:space="0" w:color="auto"/>
        <w:left w:val="none" w:sz="0" w:space="0" w:color="auto"/>
        <w:bottom w:val="none" w:sz="0" w:space="0" w:color="auto"/>
        <w:right w:val="none" w:sz="0" w:space="0" w:color="auto"/>
      </w:divBdr>
    </w:div>
    <w:div w:id="1712612935">
      <w:bodyDiv w:val="1"/>
      <w:marLeft w:val="0"/>
      <w:marRight w:val="0"/>
      <w:marTop w:val="0"/>
      <w:marBottom w:val="0"/>
      <w:divBdr>
        <w:top w:val="none" w:sz="0" w:space="0" w:color="auto"/>
        <w:left w:val="none" w:sz="0" w:space="0" w:color="auto"/>
        <w:bottom w:val="none" w:sz="0" w:space="0" w:color="auto"/>
        <w:right w:val="none" w:sz="0" w:space="0" w:color="auto"/>
      </w:divBdr>
    </w:div>
    <w:div w:id="1716152610">
      <w:bodyDiv w:val="1"/>
      <w:marLeft w:val="0"/>
      <w:marRight w:val="0"/>
      <w:marTop w:val="0"/>
      <w:marBottom w:val="0"/>
      <w:divBdr>
        <w:top w:val="none" w:sz="0" w:space="0" w:color="auto"/>
        <w:left w:val="none" w:sz="0" w:space="0" w:color="auto"/>
        <w:bottom w:val="none" w:sz="0" w:space="0" w:color="auto"/>
        <w:right w:val="none" w:sz="0" w:space="0" w:color="auto"/>
      </w:divBdr>
    </w:div>
    <w:div w:id="1718435228">
      <w:bodyDiv w:val="1"/>
      <w:marLeft w:val="0"/>
      <w:marRight w:val="0"/>
      <w:marTop w:val="0"/>
      <w:marBottom w:val="0"/>
      <w:divBdr>
        <w:top w:val="none" w:sz="0" w:space="0" w:color="auto"/>
        <w:left w:val="none" w:sz="0" w:space="0" w:color="auto"/>
        <w:bottom w:val="none" w:sz="0" w:space="0" w:color="auto"/>
        <w:right w:val="none" w:sz="0" w:space="0" w:color="auto"/>
      </w:divBdr>
    </w:div>
    <w:div w:id="1721006302">
      <w:bodyDiv w:val="1"/>
      <w:marLeft w:val="0"/>
      <w:marRight w:val="0"/>
      <w:marTop w:val="0"/>
      <w:marBottom w:val="0"/>
      <w:divBdr>
        <w:top w:val="none" w:sz="0" w:space="0" w:color="auto"/>
        <w:left w:val="none" w:sz="0" w:space="0" w:color="auto"/>
        <w:bottom w:val="none" w:sz="0" w:space="0" w:color="auto"/>
        <w:right w:val="none" w:sz="0" w:space="0" w:color="auto"/>
      </w:divBdr>
    </w:div>
    <w:div w:id="1721975395">
      <w:bodyDiv w:val="1"/>
      <w:marLeft w:val="0"/>
      <w:marRight w:val="0"/>
      <w:marTop w:val="0"/>
      <w:marBottom w:val="0"/>
      <w:divBdr>
        <w:top w:val="none" w:sz="0" w:space="0" w:color="auto"/>
        <w:left w:val="none" w:sz="0" w:space="0" w:color="auto"/>
        <w:bottom w:val="none" w:sz="0" w:space="0" w:color="auto"/>
        <w:right w:val="none" w:sz="0" w:space="0" w:color="auto"/>
      </w:divBdr>
    </w:div>
    <w:div w:id="1726561242">
      <w:bodyDiv w:val="1"/>
      <w:marLeft w:val="0"/>
      <w:marRight w:val="0"/>
      <w:marTop w:val="0"/>
      <w:marBottom w:val="0"/>
      <w:divBdr>
        <w:top w:val="none" w:sz="0" w:space="0" w:color="auto"/>
        <w:left w:val="none" w:sz="0" w:space="0" w:color="auto"/>
        <w:bottom w:val="none" w:sz="0" w:space="0" w:color="auto"/>
        <w:right w:val="none" w:sz="0" w:space="0" w:color="auto"/>
      </w:divBdr>
    </w:div>
    <w:div w:id="1731919875">
      <w:bodyDiv w:val="1"/>
      <w:marLeft w:val="0"/>
      <w:marRight w:val="0"/>
      <w:marTop w:val="0"/>
      <w:marBottom w:val="0"/>
      <w:divBdr>
        <w:top w:val="none" w:sz="0" w:space="0" w:color="auto"/>
        <w:left w:val="none" w:sz="0" w:space="0" w:color="auto"/>
        <w:bottom w:val="none" w:sz="0" w:space="0" w:color="auto"/>
        <w:right w:val="none" w:sz="0" w:space="0" w:color="auto"/>
      </w:divBdr>
    </w:div>
    <w:div w:id="1734086036">
      <w:bodyDiv w:val="1"/>
      <w:marLeft w:val="0"/>
      <w:marRight w:val="0"/>
      <w:marTop w:val="0"/>
      <w:marBottom w:val="0"/>
      <w:divBdr>
        <w:top w:val="none" w:sz="0" w:space="0" w:color="auto"/>
        <w:left w:val="none" w:sz="0" w:space="0" w:color="auto"/>
        <w:bottom w:val="none" w:sz="0" w:space="0" w:color="auto"/>
        <w:right w:val="none" w:sz="0" w:space="0" w:color="auto"/>
      </w:divBdr>
    </w:div>
    <w:div w:id="1734155612">
      <w:bodyDiv w:val="1"/>
      <w:marLeft w:val="0"/>
      <w:marRight w:val="0"/>
      <w:marTop w:val="0"/>
      <w:marBottom w:val="0"/>
      <w:divBdr>
        <w:top w:val="none" w:sz="0" w:space="0" w:color="auto"/>
        <w:left w:val="none" w:sz="0" w:space="0" w:color="auto"/>
        <w:bottom w:val="none" w:sz="0" w:space="0" w:color="auto"/>
        <w:right w:val="none" w:sz="0" w:space="0" w:color="auto"/>
      </w:divBdr>
    </w:div>
    <w:div w:id="1734422545">
      <w:bodyDiv w:val="1"/>
      <w:marLeft w:val="0"/>
      <w:marRight w:val="0"/>
      <w:marTop w:val="0"/>
      <w:marBottom w:val="0"/>
      <w:divBdr>
        <w:top w:val="none" w:sz="0" w:space="0" w:color="auto"/>
        <w:left w:val="none" w:sz="0" w:space="0" w:color="auto"/>
        <w:bottom w:val="none" w:sz="0" w:space="0" w:color="auto"/>
        <w:right w:val="none" w:sz="0" w:space="0" w:color="auto"/>
      </w:divBdr>
    </w:div>
    <w:div w:id="1735004775">
      <w:bodyDiv w:val="1"/>
      <w:marLeft w:val="0"/>
      <w:marRight w:val="0"/>
      <w:marTop w:val="0"/>
      <w:marBottom w:val="0"/>
      <w:divBdr>
        <w:top w:val="none" w:sz="0" w:space="0" w:color="auto"/>
        <w:left w:val="none" w:sz="0" w:space="0" w:color="auto"/>
        <w:bottom w:val="none" w:sz="0" w:space="0" w:color="auto"/>
        <w:right w:val="none" w:sz="0" w:space="0" w:color="auto"/>
      </w:divBdr>
    </w:div>
    <w:div w:id="1739740657">
      <w:bodyDiv w:val="1"/>
      <w:marLeft w:val="0"/>
      <w:marRight w:val="0"/>
      <w:marTop w:val="0"/>
      <w:marBottom w:val="0"/>
      <w:divBdr>
        <w:top w:val="none" w:sz="0" w:space="0" w:color="auto"/>
        <w:left w:val="none" w:sz="0" w:space="0" w:color="auto"/>
        <w:bottom w:val="none" w:sz="0" w:space="0" w:color="auto"/>
        <w:right w:val="none" w:sz="0" w:space="0" w:color="auto"/>
      </w:divBdr>
    </w:div>
    <w:div w:id="1745642537">
      <w:bodyDiv w:val="1"/>
      <w:marLeft w:val="0"/>
      <w:marRight w:val="0"/>
      <w:marTop w:val="0"/>
      <w:marBottom w:val="0"/>
      <w:divBdr>
        <w:top w:val="none" w:sz="0" w:space="0" w:color="auto"/>
        <w:left w:val="none" w:sz="0" w:space="0" w:color="auto"/>
        <w:bottom w:val="none" w:sz="0" w:space="0" w:color="auto"/>
        <w:right w:val="none" w:sz="0" w:space="0" w:color="auto"/>
      </w:divBdr>
    </w:div>
    <w:div w:id="1747871853">
      <w:bodyDiv w:val="1"/>
      <w:marLeft w:val="0"/>
      <w:marRight w:val="0"/>
      <w:marTop w:val="0"/>
      <w:marBottom w:val="0"/>
      <w:divBdr>
        <w:top w:val="none" w:sz="0" w:space="0" w:color="auto"/>
        <w:left w:val="none" w:sz="0" w:space="0" w:color="auto"/>
        <w:bottom w:val="none" w:sz="0" w:space="0" w:color="auto"/>
        <w:right w:val="none" w:sz="0" w:space="0" w:color="auto"/>
      </w:divBdr>
    </w:div>
    <w:div w:id="1750928414">
      <w:bodyDiv w:val="1"/>
      <w:marLeft w:val="0"/>
      <w:marRight w:val="0"/>
      <w:marTop w:val="0"/>
      <w:marBottom w:val="0"/>
      <w:divBdr>
        <w:top w:val="none" w:sz="0" w:space="0" w:color="auto"/>
        <w:left w:val="none" w:sz="0" w:space="0" w:color="auto"/>
        <w:bottom w:val="none" w:sz="0" w:space="0" w:color="auto"/>
        <w:right w:val="none" w:sz="0" w:space="0" w:color="auto"/>
      </w:divBdr>
    </w:div>
    <w:div w:id="1753502882">
      <w:bodyDiv w:val="1"/>
      <w:marLeft w:val="0"/>
      <w:marRight w:val="0"/>
      <w:marTop w:val="0"/>
      <w:marBottom w:val="0"/>
      <w:divBdr>
        <w:top w:val="none" w:sz="0" w:space="0" w:color="auto"/>
        <w:left w:val="none" w:sz="0" w:space="0" w:color="auto"/>
        <w:bottom w:val="none" w:sz="0" w:space="0" w:color="auto"/>
        <w:right w:val="none" w:sz="0" w:space="0" w:color="auto"/>
      </w:divBdr>
    </w:div>
    <w:div w:id="1754011575">
      <w:bodyDiv w:val="1"/>
      <w:marLeft w:val="0"/>
      <w:marRight w:val="0"/>
      <w:marTop w:val="0"/>
      <w:marBottom w:val="0"/>
      <w:divBdr>
        <w:top w:val="none" w:sz="0" w:space="0" w:color="auto"/>
        <w:left w:val="none" w:sz="0" w:space="0" w:color="auto"/>
        <w:bottom w:val="none" w:sz="0" w:space="0" w:color="auto"/>
        <w:right w:val="none" w:sz="0" w:space="0" w:color="auto"/>
      </w:divBdr>
    </w:div>
    <w:div w:id="1755125456">
      <w:bodyDiv w:val="1"/>
      <w:marLeft w:val="0"/>
      <w:marRight w:val="0"/>
      <w:marTop w:val="0"/>
      <w:marBottom w:val="0"/>
      <w:divBdr>
        <w:top w:val="none" w:sz="0" w:space="0" w:color="auto"/>
        <w:left w:val="none" w:sz="0" w:space="0" w:color="auto"/>
        <w:bottom w:val="none" w:sz="0" w:space="0" w:color="auto"/>
        <w:right w:val="none" w:sz="0" w:space="0" w:color="auto"/>
      </w:divBdr>
    </w:div>
    <w:div w:id="1764571415">
      <w:bodyDiv w:val="1"/>
      <w:marLeft w:val="0"/>
      <w:marRight w:val="0"/>
      <w:marTop w:val="0"/>
      <w:marBottom w:val="0"/>
      <w:divBdr>
        <w:top w:val="none" w:sz="0" w:space="0" w:color="auto"/>
        <w:left w:val="none" w:sz="0" w:space="0" w:color="auto"/>
        <w:bottom w:val="none" w:sz="0" w:space="0" w:color="auto"/>
        <w:right w:val="none" w:sz="0" w:space="0" w:color="auto"/>
      </w:divBdr>
    </w:div>
    <w:div w:id="1765103109">
      <w:bodyDiv w:val="1"/>
      <w:marLeft w:val="0"/>
      <w:marRight w:val="0"/>
      <w:marTop w:val="0"/>
      <w:marBottom w:val="0"/>
      <w:divBdr>
        <w:top w:val="none" w:sz="0" w:space="0" w:color="auto"/>
        <w:left w:val="none" w:sz="0" w:space="0" w:color="auto"/>
        <w:bottom w:val="none" w:sz="0" w:space="0" w:color="auto"/>
        <w:right w:val="none" w:sz="0" w:space="0" w:color="auto"/>
      </w:divBdr>
    </w:div>
    <w:div w:id="1768962357">
      <w:bodyDiv w:val="1"/>
      <w:marLeft w:val="0"/>
      <w:marRight w:val="0"/>
      <w:marTop w:val="0"/>
      <w:marBottom w:val="0"/>
      <w:divBdr>
        <w:top w:val="none" w:sz="0" w:space="0" w:color="auto"/>
        <w:left w:val="none" w:sz="0" w:space="0" w:color="auto"/>
        <w:bottom w:val="none" w:sz="0" w:space="0" w:color="auto"/>
        <w:right w:val="none" w:sz="0" w:space="0" w:color="auto"/>
      </w:divBdr>
    </w:div>
    <w:div w:id="1769227273">
      <w:bodyDiv w:val="1"/>
      <w:marLeft w:val="0"/>
      <w:marRight w:val="0"/>
      <w:marTop w:val="0"/>
      <w:marBottom w:val="0"/>
      <w:divBdr>
        <w:top w:val="none" w:sz="0" w:space="0" w:color="auto"/>
        <w:left w:val="none" w:sz="0" w:space="0" w:color="auto"/>
        <w:bottom w:val="none" w:sz="0" w:space="0" w:color="auto"/>
        <w:right w:val="none" w:sz="0" w:space="0" w:color="auto"/>
      </w:divBdr>
    </w:div>
    <w:div w:id="1775203661">
      <w:bodyDiv w:val="1"/>
      <w:marLeft w:val="0"/>
      <w:marRight w:val="0"/>
      <w:marTop w:val="0"/>
      <w:marBottom w:val="0"/>
      <w:divBdr>
        <w:top w:val="none" w:sz="0" w:space="0" w:color="auto"/>
        <w:left w:val="none" w:sz="0" w:space="0" w:color="auto"/>
        <w:bottom w:val="none" w:sz="0" w:space="0" w:color="auto"/>
        <w:right w:val="none" w:sz="0" w:space="0" w:color="auto"/>
      </w:divBdr>
    </w:div>
    <w:div w:id="1775320114">
      <w:bodyDiv w:val="1"/>
      <w:marLeft w:val="0"/>
      <w:marRight w:val="0"/>
      <w:marTop w:val="0"/>
      <w:marBottom w:val="0"/>
      <w:divBdr>
        <w:top w:val="none" w:sz="0" w:space="0" w:color="auto"/>
        <w:left w:val="none" w:sz="0" w:space="0" w:color="auto"/>
        <w:bottom w:val="none" w:sz="0" w:space="0" w:color="auto"/>
        <w:right w:val="none" w:sz="0" w:space="0" w:color="auto"/>
      </w:divBdr>
    </w:div>
    <w:div w:id="1776752354">
      <w:bodyDiv w:val="1"/>
      <w:marLeft w:val="0"/>
      <w:marRight w:val="0"/>
      <w:marTop w:val="0"/>
      <w:marBottom w:val="0"/>
      <w:divBdr>
        <w:top w:val="none" w:sz="0" w:space="0" w:color="auto"/>
        <w:left w:val="none" w:sz="0" w:space="0" w:color="auto"/>
        <w:bottom w:val="none" w:sz="0" w:space="0" w:color="auto"/>
        <w:right w:val="none" w:sz="0" w:space="0" w:color="auto"/>
      </w:divBdr>
    </w:div>
    <w:div w:id="1777628144">
      <w:bodyDiv w:val="1"/>
      <w:marLeft w:val="0"/>
      <w:marRight w:val="0"/>
      <w:marTop w:val="0"/>
      <w:marBottom w:val="0"/>
      <w:divBdr>
        <w:top w:val="none" w:sz="0" w:space="0" w:color="auto"/>
        <w:left w:val="none" w:sz="0" w:space="0" w:color="auto"/>
        <w:bottom w:val="none" w:sz="0" w:space="0" w:color="auto"/>
        <w:right w:val="none" w:sz="0" w:space="0" w:color="auto"/>
      </w:divBdr>
    </w:div>
    <w:div w:id="1779060993">
      <w:bodyDiv w:val="1"/>
      <w:marLeft w:val="0"/>
      <w:marRight w:val="0"/>
      <w:marTop w:val="0"/>
      <w:marBottom w:val="0"/>
      <w:divBdr>
        <w:top w:val="none" w:sz="0" w:space="0" w:color="auto"/>
        <w:left w:val="none" w:sz="0" w:space="0" w:color="auto"/>
        <w:bottom w:val="none" w:sz="0" w:space="0" w:color="auto"/>
        <w:right w:val="none" w:sz="0" w:space="0" w:color="auto"/>
      </w:divBdr>
    </w:div>
    <w:div w:id="1781679785">
      <w:bodyDiv w:val="1"/>
      <w:marLeft w:val="0"/>
      <w:marRight w:val="0"/>
      <w:marTop w:val="0"/>
      <w:marBottom w:val="0"/>
      <w:divBdr>
        <w:top w:val="none" w:sz="0" w:space="0" w:color="auto"/>
        <w:left w:val="none" w:sz="0" w:space="0" w:color="auto"/>
        <w:bottom w:val="none" w:sz="0" w:space="0" w:color="auto"/>
        <w:right w:val="none" w:sz="0" w:space="0" w:color="auto"/>
      </w:divBdr>
    </w:div>
    <w:div w:id="1786196661">
      <w:bodyDiv w:val="1"/>
      <w:marLeft w:val="0"/>
      <w:marRight w:val="0"/>
      <w:marTop w:val="0"/>
      <w:marBottom w:val="0"/>
      <w:divBdr>
        <w:top w:val="none" w:sz="0" w:space="0" w:color="auto"/>
        <w:left w:val="none" w:sz="0" w:space="0" w:color="auto"/>
        <w:bottom w:val="none" w:sz="0" w:space="0" w:color="auto"/>
        <w:right w:val="none" w:sz="0" w:space="0" w:color="auto"/>
      </w:divBdr>
    </w:div>
    <w:div w:id="1791432960">
      <w:bodyDiv w:val="1"/>
      <w:marLeft w:val="0"/>
      <w:marRight w:val="0"/>
      <w:marTop w:val="0"/>
      <w:marBottom w:val="0"/>
      <w:divBdr>
        <w:top w:val="none" w:sz="0" w:space="0" w:color="auto"/>
        <w:left w:val="none" w:sz="0" w:space="0" w:color="auto"/>
        <w:bottom w:val="none" w:sz="0" w:space="0" w:color="auto"/>
        <w:right w:val="none" w:sz="0" w:space="0" w:color="auto"/>
      </w:divBdr>
    </w:div>
    <w:div w:id="1795442005">
      <w:bodyDiv w:val="1"/>
      <w:marLeft w:val="0"/>
      <w:marRight w:val="0"/>
      <w:marTop w:val="0"/>
      <w:marBottom w:val="0"/>
      <w:divBdr>
        <w:top w:val="none" w:sz="0" w:space="0" w:color="auto"/>
        <w:left w:val="none" w:sz="0" w:space="0" w:color="auto"/>
        <w:bottom w:val="none" w:sz="0" w:space="0" w:color="auto"/>
        <w:right w:val="none" w:sz="0" w:space="0" w:color="auto"/>
      </w:divBdr>
    </w:div>
    <w:div w:id="1798134622">
      <w:bodyDiv w:val="1"/>
      <w:marLeft w:val="0"/>
      <w:marRight w:val="0"/>
      <w:marTop w:val="0"/>
      <w:marBottom w:val="0"/>
      <w:divBdr>
        <w:top w:val="none" w:sz="0" w:space="0" w:color="auto"/>
        <w:left w:val="none" w:sz="0" w:space="0" w:color="auto"/>
        <w:bottom w:val="none" w:sz="0" w:space="0" w:color="auto"/>
        <w:right w:val="none" w:sz="0" w:space="0" w:color="auto"/>
      </w:divBdr>
    </w:div>
    <w:div w:id="1799495236">
      <w:bodyDiv w:val="1"/>
      <w:marLeft w:val="0"/>
      <w:marRight w:val="0"/>
      <w:marTop w:val="0"/>
      <w:marBottom w:val="0"/>
      <w:divBdr>
        <w:top w:val="none" w:sz="0" w:space="0" w:color="auto"/>
        <w:left w:val="none" w:sz="0" w:space="0" w:color="auto"/>
        <w:bottom w:val="none" w:sz="0" w:space="0" w:color="auto"/>
        <w:right w:val="none" w:sz="0" w:space="0" w:color="auto"/>
      </w:divBdr>
    </w:div>
    <w:div w:id="1799566239">
      <w:bodyDiv w:val="1"/>
      <w:marLeft w:val="0"/>
      <w:marRight w:val="0"/>
      <w:marTop w:val="0"/>
      <w:marBottom w:val="0"/>
      <w:divBdr>
        <w:top w:val="none" w:sz="0" w:space="0" w:color="auto"/>
        <w:left w:val="none" w:sz="0" w:space="0" w:color="auto"/>
        <w:bottom w:val="none" w:sz="0" w:space="0" w:color="auto"/>
        <w:right w:val="none" w:sz="0" w:space="0" w:color="auto"/>
      </w:divBdr>
    </w:div>
    <w:div w:id="1800220860">
      <w:bodyDiv w:val="1"/>
      <w:marLeft w:val="0"/>
      <w:marRight w:val="0"/>
      <w:marTop w:val="0"/>
      <w:marBottom w:val="0"/>
      <w:divBdr>
        <w:top w:val="none" w:sz="0" w:space="0" w:color="auto"/>
        <w:left w:val="none" w:sz="0" w:space="0" w:color="auto"/>
        <w:bottom w:val="none" w:sz="0" w:space="0" w:color="auto"/>
        <w:right w:val="none" w:sz="0" w:space="0" w:color="auto"/>
      </w:divBdr>
    </w:div>
    <w:div w:id="1801536137">
      <w:bodyDiv w:val="1"/>
      <w:marLeft w:val="0"/>
      <w:marRight w:val="0"/>
      <w:marTop w:val="0"/>
      <w:marBottom w:val="0"/>
      <w:divBdr>
        <w:top w:val="none" w:sz="0" w:space="0" w:color="auto"/>
        <w:left w:val="none" w:sz="0" w:space="0" w:color="auto"/>
        <w:bottom w:val="none" w:sz="0" w:space="0" w:color="auto"/>
        <w:right w:val="none" w:sz="0" w:space="0" w:color="auto"/>
      </w:divBdr>
    </w:div>
    <w:div w:id="1801995642">
      <w:bodyDiv w:val="1"/>
      <w:marLeft w:val="0"/>
      <w:marRight w:val="0"/>
      <w:marTop w:val="0"/>
      <w:marBottom w:val="0"/>
      <w:divBdr>
        <w:top w:val="none" w:sz="0" w:space="0" w:color="auto"/>
        <w:left w:val="none" w:sz="0" w:space="0" w:color="auto"/>
        <w:bottom w:val="none" w:sz="0" w:space="0" w:color="auto"/>
        <w:right w:val="none" w:sz="0" w:space="0" w:color="auto"/>
      </w:divBdr>
    </w:div>
    <w:div w:id="1804157120">
      <w:bodyDiv w:val="1"/>
      <w:marLeft w:val="0"/>
      <w:marRight w:val="0"/>
      <w:marTop w:val="0"/>
      <w:marBottom w:val="0"/>
      <w:divBdr>
        <w:top w:val="none" w:sz="0" w:space="0" w:color="auto"/>
        <w:left w:val="none" w:sz="0" w:space="0" w:color="auto"/>
        <w:bottom w:val="none" w:sz="0" w:space="0" w:color="auto"/>
        <w:right w:val="none" w:sz="0" w:space="0" w:color="auto"/>
      </w:divBdr>
    </w:div>
    <w:div w:id="1805466769">
      <w:bodyDiv w:val="1"/>
      <w:marLeft w:val="0"/>
      <w:marRight w:val="0"/>
      <w:marTop w:val="0"/>
      <w:marBottom w:val="0"/>
      <w:divBdr>
        <w:top w:val="none" w:sz="0" w:space="0" w:color="auto"/>
        <w:left w:val="none" w:sz="0" w:space="0" w:color="auto"/>
        <w:bottom w:val="none" w:sz="0" w:space="0" w:color="auto"/>
        <w:right w:val="none" w:sz="0" w:space="0" w:color="auto"/>
      </w:divBdr>
    </w:div>
    <w:div w:id="1805659165">
      <w:bodyDiv w:val="1"/>
      <w:marLeft w:val="0"/>
      <w:marRight w:val="0"/>
      <w:marTop w:val="0"/>
      <w:marBottom w:val="0"/>
      <w:divBdr>
        <w:top w:val="none" w:sz="0" w:space="0" w:color="auto"/>
        <w:left w:val="none" w:sz="0" w:space="0" w:color="auto"/>
        <w:bottom w:val="none" w:sz="0" w:space="0" w:color="auto"/>
        <w:right w:val="none" w:sz="0" w:space="0" w:color="auto"/>
      </w:divBdr>
    </w:div>
    <w:div w:id="1811049851">
      <w:bodyDiv w:val="1"/>
      <w:marLeft w:val="0"/>
      <w:marRight w:val="0"/>
      <w:marTop w:val="0"/>
      <w:marBottom w:val="0"/>
      <w:divBdr>
        <w:top w:val="none" w:sz="0" w:space="0" w:color="auto"/>
        <w:left w:val="none" w:sz="0" w:space="0" w:color="auto"/>
        <w:bottom w:val="none" w:sz="0" w:space="0" w:color="auto"/>
        <w:right w:val="none" w:sz="0" w:space="0" w:color="auto"/>
      </w:divBdr>
    </w:div>
    <w:div w:id="1820415426">
      <w:bodyDiv w:val="1"/>
      <w:marLeft w:val="0"/>
      <w:marRight w:val="0"/>
      <w:marTop w:val="0"/>
      <w:marBottom w:val="0"/>
      <w:divBdr>
        <w:top w:val="none" w:sz="0" w:space="0" w:color="auto"/>
        <w:left w:val="none" w:sz="0" w:space="0" w:color="auto"/>
        <w:bottom w:val="none" w:sz="0" w:space="0" w:color="auto"/>
        <w:right w:val="none" w:sz="0" w:space="0" w:color="auto"/>
      </w:divBdr>
    </w:div>
    <w:div w:id="1821192938">
      <w:bodyDiv w:val="1"/>
      <w:marLeft w:val="0"/>
      <w:marRight w:val="0"/>
      <w:marTop w:val="0"/>
      <w:marBottom w:val="0"/>
      <w:divBdr>
        <w:top w:val="none" w:sz="0" w:space="0" w:color="auto"/>
        <w:left w:val="none" w:sz="0" w:space="0" w:color="auto"/>
        <w:bottom w:val="none" w:sz="0" w:space="0" w:color="auto"/>
        <w:right w:val="none" w:sz="0" w:space="0" w:color="auto"/>
      </w:divBdr>
    </w:div>
    <w:div w:id="1821966902">
      <w:bodyDiv w:val="1"/>
      <w:marLeft w:val="0"/>
      <w:marRight w:val="0"/>
      <w:marTop w:val="0"/>
      <w:marBottom w:val="0"/>
      <w:divBdr>
        <w:top w:val="none" w:sz="0" w:space="0" w:color="auto"/>
        <w:left w:val="none" w:sz="0" w:space="0" w:color="auto"/>
        <w:bottom w:val="none" w:sz="0" w:space="0" w:color="auto"/>
        <w:right w:val="none" w:sz="0" w:space="0" w:color="auto"/>
      </w:divBdr>
    </w:div>
    <w:div w:id="1822573652">
      <w:bodyDiv w:val="1"/>
      <w:marLeft w:val="0"/>
      <w:marRight w:val="0"/>
      <w:marTop w:val="0"/>
      <w:marBottom w:val="0"/>
      <w:divBdr>
        <w:top w:val="none" w:sz="0" w:space="0" w:color="auto"/>
        <w:left w:val="none" w:sz="0" w:space="0" w:color="auto"/>
        <w:bottom w:val="none" w:sz="0" w:space="0" w:color="auto"/>
        <w:right w:val="none" w:sz="0" w:space="0" w:color="auto"/>
      </w:divBdr>
    </w:div>
    <w:div w:id="1824618608">
      <w:bodyDiv w:val="1"/>
      <w:marLeft w:val="0"/>
      <w:marRight w:val="0"/>
      <w:marTop w:val="0"/>
      <w:marBottom w:val="0"/>
      <w:divBdr>
        <w:top w:val="none" w:sz="0" w:space="0" w:color="auto"/>
        <w:left w:val="none" w:sz="0" w:space="0" w:color="auto"/>
        <w:bottom w:val="none" w:sz="0" w:space="0" w:color="auto"/>
        <w:right w:val="none" w:sz="0" w:space="0" w:color="auto"/>
      </w:divBdr>
    </w:div>
    <w:div w:id="1826165559">
      <w:bodyDiv w:val="1"/>
      <w:marLeft w:val="0"/>
      <w:marRight w:val="0"/>
      <w:marTop w:val="0"/>
      <w:marBottom w:val="0"/>
      <w:divBdr>
        <w:top w:val="none" w:sz="0" w:space="0" w:color="auto"/>
        <w:left w:val="none" w:sz="0" w:space="0" w:color="auto"/>
        <w:bottom w:val="none" w:sz="0" w:space="0" w:color="auto"/>
        <w:right w:val="none" w:sz="0" w:space="0" w:color="auto"/>
      </w:divBdr>
    </w:div>
    <w:div w:id="1830752552">
      <w:bodyDiv w:val="1"/>
      <w:marLeft w:val="0"/>
      <w:marRight w:val="0"/>
      <w:marTop w:val="0"/>
      <w:marBottom w:val="0"/>
      <w:divBdr>
        <w:top w:val="none" w:sz="0" w:space="0" w:color="auto"/>
        <w:left w:val="none" w:sz="0" w:space="0" w:color="auto"/>
        <w:bottom w:val="none" w:sz="0" w:space="0" w:color="auto"/>
        <w:right w:val="none" w:sz="0" w:space="0" w:color="auto"/>
      </w:divBdr>
    </w:div>
    <w:div w:id="1831601303">
      <w:bodyDiv w:val="1"/>
      <w:marLeft w:val="0"/>
      <w:marRight w:val="0"/>
      <w:marTop w:val="0"/>
      <w:marBottom w:val="0"/>
      <w:divBdr>
        <w:top w:val="none" w:sz="0" w:space="0" w:color="auto"/>
        <w:left w:val="none" w:sz="0" w:space="0" w:color="auto"/>
        <w:bottom w:val="none" w:sz="0" w:space="0" w:color="auto"/>
        <w:right w:val="none" w:sz="0" w:space="0" w:color="auto"/>
      </w:divBdr>
    </w:div>
    <w:div w:id="1832016600">
      <w:bodyDiv w:val="1"/>
      <w:marLeft w:val="0"/>
      <w:marRight w:val="0"/>
      <w:marTop w:val="0"/>
      <w:marBottom w:val="0"/>
      <w:divBdr>
        <w:top w:val="none" w:sz="0" w:space="0" w:color="auto"/>
        <w:left w:val="none" w:sz="0" w:space="0" w:color="auto"/>
        <w:bottom w:val="none" w:sz="0" w:space="0" w:color="auto"/>
        <w:right w:val="none" w:sz="0" w:space="0" w:color="auto"/>
      </w:divBdr>
    </w:div>
    <w:div w:id="1835489379">
      <w:bodyDiv w:val="1"/>
      <w:marLeft w:val="0"/>
      <w:marRight w:val="0"/>
      <w:marTop w:val="0"/>
      <w:marBottom w:val="0"/>
      <w:divBdr>
        <w:top w:val="none" w:sz="0" w:space="0" w:color="auto"/>
        <w:left w:val="none" w:sz="0" w:space="0" w:color="auto"/>
        <w:bottom w:val="none" w:sz="0" w:space="0" w:color="auto"/>
        <w:right w:val="none" w:sz="0" w:space="0" w:color="auto"/>
      </w:divBdr>
    </w:div>
    <w:div w:id="1837960932">
      <w:bodyDiv w:val="1"/>
      <w:marLeft w:val="0"/>
      <w:marRight w:val="0"/>
      <w:marTop w:val="0"/>
      <w:marBottom w:val="0"/>
      <w:divBdr>
        <w:top w:val="none" w:sz="0" w:space="0" w:color="auto"/>
        <w:left w:val="none" w:sz="0" w:space="0" w:color="auto"/>
        <w:bottom w:val="none" w:sz="0" w:space="0" w:color="auto"/>
        <w:right w:val="none" w:sz="0" w:space="0" w:color="auto"/>
      </w:divBdr>
    </w:div>
    <w:div w:id="1841384351">
      <w:bodyDiv w:val="1"/>
      <w:marLeft w:val="0"/>
      <w:marRight w:val="0"/>
      <w:marTop w:val="0"/>
      <w:marBottom w:val="0"/>
      <w:divBdr>
        <w:top w:val="none" w:sz="0" w:space="0" w:color="auto"/>
        <w:left w:val="none" w:sz="0" w:space="0" w:color="auto"/>
        <w:bottom w:val="none" w:sz="0" w:space="0" w:color="auto"/>
        <w:right w:val="none" w:sz="0" w:space="0" w:color="auto"/>
      </w:divBdr>
    </w:div>
    <w:div w:id="1841919029">
      <w:bodyDiv w:val="1"/>
      <w:marLeft w:val="0"/>
      <w:marRight w:val="0"/>
      <w:marTop w:val="0"/>
      <w:marBottom w:val="0"/>
      <w:divBdr>
        <w:top w:val="none" w:sz="0" w:space="0" w:color="auto"/>
        <w:left w:val="none" w:sz="0" w:space="0" w:color="auto"/>
        <w:bottom w:val="none" w:sz="0" w:space="0" w:color="auto"/>
        <w:right w:val="none" w:sz="0" w:space="0" w:color="auto"/>
      </w:divBdr>
    </w:div>
    <w:div w:id="1842046065">
      <w:bodyDiv w:val="1"/>
      <w:marLeft w:val="0"/>
      <w:marRight w:val="0"/>
      <w:marTop w:val="0"/>
      <w:marBottom w:val="0"/>
      <w:divBdr>
        <w:top w:val="none" w:sz="0" w:space="0" w:color="auto"/>
        <w:left w:val="none" w:sz="0" w:space="0" w:color="auto"/>
        <w:bottom w:val="none" w:sz="0" w:space="0" w:color="auto"/>
        <w:right w:val="none" w:sz="0" w:space="0" w:color="auto"/>
      </w:divBdr>
    </w:div>
    <w:div w:id="1843277999">
      <w:bodyDiv w:val="1"/>
      <w:marLeft w:val="0"/>
      <w:marRight w:val="0"/>
      <w:marTop w:val="0"/>
      <w:marBottom w:val="0"/>
      <w:divBdr>
        <w:top w:val="none" w:sz="0" w:space="0" w:color="auto"/>
        <w:left w:val="none" w:sz="0" w:space="0" w:color="auto"/>
        <w:bottom w:val="none" w:sz="0" w:space="0" w:color="auto"/>
        <w:right w:val="none" w:sz="0" w:space="0" w:color="auto"/>
      </w:divBdr>
    </w:div>
    <w:div w:id="1851867490">
      <w:bodyDiv w:val="1"/>
      <w:marLeft w:val="0"/>
      <w:marRight w:val="0"/>
      <w:marTop w:val="0"/>
      <w:marBottom w:val="0"/>
      <w:divBdr>
        <w:top w:val="none" w:sz="0" w:space="0" w:color="auto"/>
        <w:left w:val="none" w:sz="0" w:space="0" w:color="auto"/>
        <w:bottom w:val="none" w:sz="0" w:space="0" w:color="auto"/>
        <w:right w:val="none" w:sz="0" w:space="0" w:color="auto"/>
      </w:divBdr>
    </w:div>
    <w:div w:id="1853883052">
      <w:bodyDiv w:val="1"/>
      <w:marLeft w:val="0"/>
      <w:marRight w:val="0"/>
      <w:marTop w:val="0"/>
      <w:marBottom w:val="0"/>
      <w:divBdr>
        <w:top w:val="none" w:sz="0" w:space="0" w:color="auto"/>
        <w:left w:val="none" w:sz="0" w:space="0" w:color="auto"/>
        <w:bottom w:val="none" w:sz="0" w:space="0" w:color="auto"/>
        <w:right w:val="none" w:sz="0" w:space="0" w:color="auto"/>
      </w:divBdr>
    </w:div>
    <w:div w:id="1855805066">
      <w:bodyDiv w:val="1"/>
      <w:marLeft w:val="0"/>
      <w:marRight w:val="0"/>
      <w:marTop w:val="0"/>
      <w:marBottom w:val="0"/>
      <w:divBdr>
        <w:top w:val="none" w:sz="0" w:space="0" w:color="auto"/>
        <w:left w:val="none" w:sz="0" w:space="0" w:color="auto"/>
        <w:bottom w:val="none" w:sz="0" w:space="0" w:color="auto"/>
        <w:right w:val="none" w:sz="0" w:space="0" w:color="auto"/>
      </w:divBdr>
    </w:div>
    <w:div w:id="1857426203">
      <w:bodyDiv w:val="1"/>
      <w:marLeft w:val="0"/>
      <w:marRight w:val="0"/>
      <w:marTop w:val="0"/>
      <w:marBottom w:val="0"/>
      <w:divBdr>
        <w:top w:val="none" w:sz="0" w:space="0" w:color="auto"/>
        <w:left w:val="none" w:sz="0" w:space="0" w:color="auto"/>
        <w:bottom w:val="none" w:sz="0" w:space="0" w:color="auto"/>
        <w:right w:val="none" w:sz="0" w:space="0" w:color="auto"/>
      </w:divBdr>
    </w:div>
    <w:div w:id="1863015219">
      <w:bodyDiv w:val="1"/>
      <w:marLeft w:val="0"/>
      <w:marRight w:val="0"/>
      <w:marTop w:val="0"/>
      <w:marBottom w:val="0"/>
      <w:divBdr>
        <w:top w:val="none" w:sz="0" w:space="0" w:color="auto"/>
        <w:left w:val="none" w:sz="0" w:space="0" w:color="auto"/>
        <w:bottom w:val="none" w:sz="0" w:space="0" w:color="auto"/>
        <w:right w:val="none" w:sz="0" w:space="0" w:color="auto"/>
      </w:divBdr>
    </w:div>
    <w:div w:id="1863859479">
      <w:bodyDiv w:val="1"/>
      <w:marLeft w:val="0"/>
      <w:marRight w:val="0"/>
      <w:marTop w:val="0"/>
      <w:marBottom w:val="0"/>
      <w:divBdr>
        <w:top w:val="none" w:sz="0" w:space="0" w:color="auto"/>
        <w:left w:val="none" w:sz="0" w:space="0" w:color="auto"/>
        <w:bottom w:val="none" w:sz="0" w:space="0" w:color="auto"/>
        <w:right w:val="none" w:sz="0" w:space="0" w:color="auto"/>
      </w:divBdr>
    </w:div>
    <w:div w:id="1864325684">
      <w:bodyDiv w:val="1"/>
      <w:marLeft w:val="0"/>
      <w:marRight w:val="0"/>
      <w:marTop w:val="0"/>
      <w:marBottom w:val="0"/>
      <w:divBdr>
        <w:top w:val="none" w:sz="0" w:space="0" w:color="auto"/>
        <w:left w:val="none" w:sz="0" w:space="0" w:color="auto"/>
        <w:bottom w:val="none" w:sz="0" w:space="0" w:color="auto"/>
        <w:right w:val="none" w:sz="0" w:space="0" w:color="auto"/>
      </w:divBdr>
    </w:div>
    <w:div w:id="1864434053">
      <w:bodyDiv w:val="1"/>
      <w:marLeft w:val="0"/>
      <w:marRight w:val="0"/>
      <w:marTop w:val="0"/>
      <w:marBottom w:val="0"/>
      <w:divBdr>
        <w:top w:val="none" w:sz="0" w:space="0" w:color="auto"/>
        <w:left w:val="none" w:sz="0" w:space="0" w:color="auto"/>
        <w:bottom w:val="none" w:sz="0" w:space="0" w:color="auto"/>
        <w:right w:val="none" w:sz="0" w:space="0" w:color="auto"/>
      </w:divBdr>
    </w:div>
    <w:div w:id="1865441200">
      <w:bodyDiv w:val="1"/>
      <w:marLeft w:val="0"/>
      <w:marRight w:val="0"/>
      <w:marTop w:val="0"/>
      <w:marBottom w:val="0"/>
      <w:divBdr>
        <w:top w:val="none" w:sz="0" w:space="0" w:color="auto"/>
        <w:left w:val="none" w:sz="0" w:space="0" w:color="auto"/>
        <w:bottom w:val="none" w:sz="0" w:space="0" w:color="auto"/>
        <w:right w:val="none" w:sz="0" w:space="0" w:color="auto"/>
      </w:divBdr>
    </w:div>
    <w:div w:id="1866207625">
      <w:bodyDiv w:val="1"/>
      <w:marLeft w:val="0"/>
      <w:marRight w:val="0"/>
      <w:marTop w:val="0"/>
      <w:marBottom w:val="0"/>
      <w:divBdr>
        <w:top w:val="none" w:sz="0" w:space="0" w:color="auto"/>
        <w:left w:val="none" w:sz="0" w:space="0" w:color="auto"/>
        <w:bottom w:val="none" w:sz="0" w:space="0" w:color="auto"/>
        <w:right w:val="none" w:sz="0" w:space="0" w:color="auto"/>
      </w:divBdr>
    </w:div>
    <w:div w:id="1866360462">
      <w:bodyDiv w:val="1"/>
      <w:marLeft w:val="0"/>
      <w:marRight w:val="0"/>
      <w:marTop w:val="0"/>
      <w:marBottom w:val="0"/>
      <w:divBdr>
        <w:top w:val="none" w:sz="0" w:space="0" w:color="auto"/>
        <w:left w:val="none" w:sz="0" w:space="0" w:color="auto"/>
        <w:bottom w:val="none" w:sz="0" w:space="0" w:color="auto"/>
        <w:right w:val="none" w:sz="0" w:space="0" w:color="auto"/>
      </w:divBdr>
    </w:div>
    <w:div w:id="1868830979">
      <w:bodyDiv w:val="1"/>
      <w:marLeft w:val="0"/>
      <w:marRight w:val="0"/>
      <w:marTop w:val="0"/>
      <w:marBottom w:val="0"/>
      <w:divBdr>
        <w:top w:val="none" w:sz="0" w:space="0" w:color="auto"/>
        <w:left w:val="none" w:sz="0" w:space="0" w:color="auto"/>
        <w:bottom w:val="none" w:sz="0" w:space="0" w:color="auto"/>
        <w:right w:val="none" w:sz="0" w:space="0" w:color="auto"/>
      </w:divBdr>
    </w:div>
    <w:div w:id="1869290546">
      <w:bodyDiv w:val="1"/>
      <w:marLeft w:val="0"/>
      <w:marRight w:val="0"/>
      <w:marTop w:val="0"/>
      <w:marBottom w:val="0"/>
      <w:divBdr>
        <w:top w:val="none" w:sz="0" w:space="0" w:color="auto"/>
        <w:left w:val="none" w:sz="0" w:space="0" w:color="auto"/>
        <w:bottom w:val="none" w:sz="0" w:space="0" w:color="auto"/>
        <w:right w:val="none" w:sz="0" w:space="0" w:color="auto"/>
      </w:divBdr>
    </w:div>
    <w:div w:id="1871609170">
      <w:bodyDiv w:val="1"/>
      <w:marLeft w:val="0"/>
      <w:marRight w:val="0"/>
      <w:marTop w:val="0"/>
      <w:marBottom w:val="0"/>
      <w:divBdr>
        <w:top w:val="none" w:sz="0" w:space="0" w:color="auto"/>
        <w:left w:val="none" w:sz="0" w:space="0" w:color="auto"/>
        <w:bottom w:val="none" w:sz="0" w:space="0" w:color="auto"/>
        <w:right w:val="none" w:sz="0" w:space="0" w:color="auto"/>
      </w:divBdr>
    </w:div>
    <w:div w:id="1872306580">
      <w:bodyDiv w:val="1"/>
      <w:marLeft w:val="0"/>
      <w:marRight w:val="0"/>
      <w:marTop w:val="0"/>
      <w:marBottom w:val="0"/>
      <w:divBdr>
        <w:top w:val="none" w:sz="0" w:space="0" w:color="auto"/>
        <w:left w:val="none" w:sz="0" w:space="0" w:color="auto"/>
        <w:bottom w:val="none" w:sz="0" w:space="0" w:color="auto"/>
        <w:right w:val="none" w:sz="0" w:space="0" w:color="auto"/>
      </w:divBdr>
    </w:div>
    <w:div w:id="1873685950">
      <w:bodyDiv w:val="1"/>
      <w:marLeft w:val="0"/>
      <w:marRight w:val="0"/>
      <w:marTop w:val="0"/>
      <w:marBottom w:val="0"/>
      <w:divBdr>
        <w:top w:val="none" w:sz="0" w:space="0" w:color="auto"/>
        <w:left w:val="none" w:sz="0" w:space="0" w:color="auto"/>
        <w:bottom w:val="none" w:sz="0" w:space="0" w:color="auto"/>
        <w:right w:val="none" w:sz="0" w:space="0" w:color="auto"/>
      </w:divBdr>
    </w:div>
    <w:div w:id="1873766404">
      <w:bodyDiv w:val="1"/>
      <w:marLeft w:val="0"/>
      <w:marRight w:val="0"/>
      <w:marTop w:val="0"/>
      <w:marBottom w:val="0"/>
      <w:divBdr>
        <w:top w:val="none" w:sz="0" w:space="0" w:color="auto"/>
        <w:left w:val="none" w:sz="0" w:space="0" w:color="auto"/>
        <w:bottom w:val="none" w:sz="0" w:space="0" w:color="auto"/>
        <w:right w:val="none" w:sz="0" w:space="0" w:color="auto"/>
      </w:divBdr>
    </w:div>
    <w:div w:id="1875993152">
      <w:bodyDiv w:val="1"/>
      <w:marLeft w:val="0"/>
      <w:marRight w:val="0"/>
      <w:marTop w:val="0"/>
      <w:marBottom w:val="0"/>
      <w:divBdr>
        <w:top w:val="none" w:sz="0" w:space="0" w:color="auto"/>
        <w:left w:val="none" w:sz="0" w:space="0" w:color="auto"/>
        <w:bottom w:val="none" w:sz="0" w:space="0" w:color="auto"/>
        <w:right w:val="none" w:sz="0" w:space="0" w:color="auto"/>
      </w:divBdr>
    </w:div>
    <w:div w:id="1883709202">
      <w:bodyDiv w:val="1"/>
      <w:marLeft w:val="0"/>
      <w:marRight w:val="0"/>
      <w:marTop w:val="0"/>
      <w:marBottom w:val="0"/>
      <w:divBdr>
        <w:top w:val="none" w:sz="0" w:space="0" w:color="auto"/>
        <w:left w:val="none" w:sz="0" w:space="0" w:color="auto"/>
        <w:bottom w:val="none" w:sz="0" w:space="0" w:color="auto"/>
        <w:right w:val="none" w:sz="0" w:space="0" w:color="auto"/>
      </w:divBdr>
    </w:div>
    <w:div w:id="1885019225">
      <w:bodyDiv w:val="1"/>
      <w:marLeft w:val="0"/>
      <w:marRight w:val="0"/>
      <w:marTop w:val="0"/>
      <w:marBottom w:val="0"/>
      <w:divBdr>
        <w:top w:val="none" w:sz="0" w:space="0" w:color="auto"/>
        <w:left w:val="none" w:sz="0" w:space="0" w:color="auto"/>
        <w:bottom w:val="none" w:sz="0" w:space="0" w:color="auto"/>
        <w:right w:val="none" w:sz="0" w:space="0" w:color="auto"/>
      </w:divBdr>
    </w:div>
    <w:div w:id="1888450810">
      <w:bodyDiv w:val="1"/>
      <w:marLeft w:val="0"/>
      <w:marRight w:val="0"/>
      <w:marTop w:val="0"/>
      <w:marBottom w:val="0"/>
      <w:divBdr>
        <w:top w:val="none" w:sz="0" w:space="0" w:color="auto"/>
        <w:left w:val="none" w:sz="0" w:space="0" w:color="auto"/>
        <w:bottom w:val="none" w:sz="0" w:space="0" w:color="auto"/>
        <w:right w:val="none" w:sz="0" w:space="0" w:color="auto"/>
      </w:divBdr>
    </w:div>
    <w:div w:id="1888757586">
      <w:bodyDiv w:val="1"/>
      <w:marLeft w:val="0"/>
      <w:marRight w:val="0"/>
      <w:marTop w:val="0"/>
      <w:marBottom w:val="0"/>
      <w:divBdr>
        <w:top w:val="none" w:sz="0" w:space="0" w:color="auto"/>
        <w:left w:val="none" w:sz="0" w:space="0" w:color="auto"/>
        <w:bottom w:val="none" w:sz="0" w:space="0" w:color="auto"/>
        <w:right w:val="none" w:sz="0" w:space="0" w:color="auto"/>
      </w:divBdr>
    </w:div>
    <w:div w:id="1890871273">
      <w:bodyDiv w:val="1"/>
      <w:marLeft w:val="0"/>
      <w:marRight w:val="0"/>
      <w:marTop w:val="0"/>
      <w:marBottom w:val="0"/>
      <w:divBdr>
        <w:top w:val="none" w:sz="0" w:space="0" w:color="auto"/>
        <w:left w:val="none" w:sz="0" w:space="0" w:color="auto"/>
        <w:bottom w:val="none" w:sz="0" w:space="0" w:color="auto"/>
        <w:right w:val="none" w:sz="0" w:space="0" w:color="auto"/>
      </w:divBdr>
    </w:div>
    <w:div w:id="1896238649">
      <w:bodyDiv w:val="1"/>
      <w:marLeft w:val="0"/>
      <w:marRight w:val="0"/>
      <w:marTop w:val="0"/>
      <w:marBottom w:val="0"/>
      <w:divBdr>
        <w:top w:val="none" w:sz="0" w:space="0" w:color="auto"/>
        <w:left w:val="none" w:sz="0" w:space="0" w:color="auto"/>
        <w:bottom w:val="none" w:sz="0" w:space="0" w:color="auto"/>
        <w:right w:val="none" w:sz="0" w:space="0" w:color="auto"/>
      </w:divBdr>
    </w:div>
    <w:div w:id="1897469567">
      <w:bodyDiv w:val="1"/>
      <w:marLeft w:val="0"/>
      <w:marRight w:val="0"/>
      <w:marTop w:val="0"/>
      <w:marBottom w:val="0"/>
      <w:divBdr>
        <w:top w:val="none" w:sz="0" w:space="0" w:color="auto"/>
        <w:left w:val="none" w:sz="0" w:space="0" w:color="auto"/>
        <w:bottom w:val="none" w:sz="0" w:space="0" w:color="auto"/>
        <w:right w:val="none" w:sz="0" w:space="0" w:color="auto"/>
      </w:divBdr>
    </w:div>
    <w:div w:id="1899433168">
      <w:bodyDiv w:val="1"/>
      <w:marLeft w:val="0"/>
      <w:marRight w:val="0"/>
      <w:marTop w:val="0"/>
      <w:marBottom w:val="0"/>
      <w:divBdr>
        <w:top w:val="none" w:sz="0" w:space="0" w:color="auto"/>
        <w:left w:val="none" w:sz="0" w:space="0" w:color="auto"/>
        <w:bottom w:val="none" w:sz="0" w:space="0" w:color="auto"/>
        <w:right w:val="none" w:sz="0" w:space="0" w:color="auto"/>
      </w:divBdr>
    </w:div>
    <w:div w:id="1899510976">
      <w:bodyDiv w:val="1"/>
      <w:marLeft w:val="0"/>
      <w:marRight w:val="0"/>
      <w:marTop w:val="0"/>
      <w:marBottom w:val="0"/>
      <w:divBdr>
        <w:top w:val="none" w:sz="0" w:space="0" w:color="auto"/>
        <w:left w:val="none" w:sz="0" w:space="0" w:color="auto"/>
        <w:bottom w:val="none" w:sz="0" w:space="0" w:color="auto"/>
        <w:right w:val="none" w:sz="0" w:space="0" w:color="auto"/>
      </w:divBdr>
    </w:div>
    <w:div w:id="1899971632">
      <w:bodyDiv w:val="1"/>
      <w:marLeft w:val="0"/>
      <w:marRight w:val="0"/>
      <w:marTop w:val="0"/>
      <w:marBottom w:val="0"/>
      <w:divBdr>
        <w:top w:val="none" w:sz="0" w:space="0" w:color="auto"/>
        <w:left w:val="none" w:sz="0" w:space="0" w:color="auto"/>
        <w:bottom w:val="none" w:sz="0" w:space="0" w:color="auto"/>
        <w:right w:val="none" w:sz="0" w:space="0" w:color="auto"/>
      </w:divBdr>
    </w:div>
    <w:div w:id="1901748828">
      <w:bodyDiv w:val="1"/>
      <w:marLeft w:val="0"/>
      <w:marRight w:val="0"/>
      <w:marTop w:val="0"/>
      <w:marBottom w:val="0"/>
      <w:divBdr>
        <w:top w:val="none" w:sz="0" w:space="0" w:color="auto"/>
        <w:left w:val="none" w:sz="0" w:space="0" w:color="auto"/>
        <w:bottom w:val="none" w:sz="0" w:space="0" w:color="auto"/>
        <w:right w:val="none" w:sz="0" w:space="0" w:color="auto"/>
      </w:divBdr>
    </w:div>
    <w:div w:id="1902984205">
      <w:bodyDiv w:val="1"/>
      <w:marLeft w:val="0"/>
      <w:marRight w:val="0"/>
      <w:marTop w:val="0"/>
      <w:marBottom w:val="0"/>
      <w:divBdr>
        <w:top w:val="none" w:sz="0" w:space="0" w:color="auto"/>
        <w:left w:val="none" w:sz="0" w:space="0" w:color="auto"/>
        <w:bottom w:val="none" w:sz="0" w:space="0" w:color="auto"/>
        <w:right w:val="none" w:sz="0" w:space="0" w:color="auto"/>
      </w:divBdr>
    </w:div>
    <w:div w:id="1904490386">
      <w:bodyDiv w:val="1"/>
      <w:marLeft w:val="0"/>
      <w:marRight w:val="0"/>
      <w:marTop w:val="0"/>
      <w:marBottom w:val="0"/>
      <w:divBdr>
        <w:top w:val="none" w:sz="0" w:space="0" w:color="auto"/>
        <w:left w:val="none" w:sz="0" w:space="0" w:color="auto"/>
        <w:bottom w:val="none" w:sz="0" w:space="0" w:color="auto"/>
        <w:right w:val="none" w:sz="0" w:space="0" w:color="auto"/>
      </w:divBdr>
    </w:div>
    <w:div w:id="1905097151">
      <w:bodyDiv w:val="1"/>
      <w:marLeft w:val="0"/>
      <w:marRight w:val="0"/>
      <w:marTop w:val="0"/>
      <w:marBottom w:val="0"/>
      <w:divBdr>
        <w:top w:val="none" w:sz="0" w:space="0" w:color="auto"/>
        <w:left w:val="none" w:sz="0" w:space="0" w:color="auto"/>
        <w:bottom w:val="none" w:sz="0" w:space="0" w:color="auto"/>
        <w:right w:val="none" w:sz="0" w:space="0" w:color="auto"/>
      </w:divBdr>
    </w:div>
    <w:div w:id="1905793904">
      <w:bodyDiv w:val="1"/>
      <w:marLeft w:val="0"/>
      <w:marRight w:val="0"/>
      <w:marTop w:val="0"/>
      <w:marBottom w:val="0"/>
      <w:divBdr>
        <w:top w:val="none" w:sz="0" w:space="0" w:color="auto"/>
        <w:left w:val="none" w:sz="0" w:space="0" w:color="auto"/>
        <w:bottom w:val="none" w:sz="0" w:space="0" w:color="auto"/>
        <w:right w:val="none" w:sz="0" w:space="0" w:color="auto"/>
      </w:divBdr>
    </w:div>
    <w:div w:id="1912157850">
      <w:bodyDiv w:val="1"/>
      <w:marLeft w:val="0"/>
      <w:marRight w:val="0"/>
      <w:marTop w:val="0"/>
      <w:marBottom w:val="0"/>
      <w:divBdr>
        <w:top w:val="none" w:sz="0" w:space="0" w:color="auto"/>
        <w:left w:val="none" w:sz="0" w:space="0" w:color="auto"/>
        <w:bottom w:val="none" w:sz="0" w:space="0" w:color="auto"/>
        <w:right w:val="none" w:sz="0" w:space="0" w:color="auto"/>
      </w:divBdr>
    </w:div>
    <w:div w:id="1913588525">
      <w:bodyDiv w:val="1"/>
      <w:marLeft w:val="0"/>
      <w:marRight w:val="0"/>
      <w:marTop w:val="0"/>
      <w:marBottom w:val="0"/>
      <w:divBdr>
        <w:top w:val="none" w:sz="0" w:space="0" w:color="auto"/>
        <w:left w:val="none" w:sz="0" w:space="0" w:color="auto"/>
        <w:bottom w:val="none" w:sz="0" w:space="0" w:color="auto"/>
        <w:right w:val="none" w:sz="0" w:space="0" w:color="auto"/>
      </w:divBdr>
    </w:div>
    <w:div w:id="1920140762">
      <w:bodyDiv w:val="1"/>
      <w:marLeft w:val="0"/>
      <w:marRight w:val="0"/>
      <w:marTop w:val="0"/>
      <w:marBottom w:val="0"/>
      <w:divBdr>
        <w:top w:val="none" w:sz="0" w:space="0" w:color="auto"/>
        <w:left w:val="none" w:sz="0" w:space="0" w:color="auto"/>
        <w:bottom w:val="none" w:sz="0" w:space="0" w:color="auto"/>
        <w:right w:val="none" w:sz="0" w:space="0" w:color="auto"/>
      </w:divBdr>
    </w:div>
    <w:div w:id="1924758123">
      <w:bodyDiv w:val="1"/>
      <w:marLeft w:val="0"/>
      <w:marRight w:val="0"/>
      <w:marTop w:val="0"/>
      <w:marBottom w:val="0"/>
      <w:divBdr>
        <w:top w:val="none" w:sz="0" w:space="0" w:color="auto"/>
        <w:left w:val="none" w:sz="0" w:space="0" w:color="auto"/>
        <w:bottom w:val="none" w:sz="0" w:space="0" w:color="auto"/>
        <w:right w:val="none" w:sz="0" w:space="0" w:color="auto"/>
      </w:divBdr>
    </w:div>
    <w:div w:id="1925918975">
      <w:bodyDiv w:val="1"/>
      <w:marLeft w:val="0"/>
      <w:marRight w:val="0"/>
      <w:marTop w:val="0"/>
      <w:marBottom w:val="0"/>
      <w:divBdr>
        <w:top w:val="none" w:sz="0" w:space="0" w:color="auto"/>
        <w:left w:val="none" w:sz="0" w:space="0" w:color="auto"/>
        <w:bottom w:val="none" w:sz="0" w:space="0" w:color="auto"/>
        <w:right w:val="none" w:sz="0" w:space="0" w:color="auto"/>
      </w:divBdr>
    </w:div>
    <w:div w:id="1926038117">
      <w:bodyDiv w:val="1"/>
      <w:marLeft w:val="0"/>
      <w:marRight w:val="0"/>
      <w:marTop w:val="0"/>
      <w:marBottom w:val="0"/>
      <w:divBdr>
        <w:top w:val="none" w:sz="0" w:space="0" w:color="auto"/>
        <w:left w:val="none" w:sz="0" w:space="0" w:color="auto"/>
        <w:bottom w:val="none" w:sz="0" w:space="0" w:color="auto"/>
        <w:right w:val="none" w:sz="0" w:space="0" w:color="auto"/>
      </w:divBdr>
    </w:div>
    <w:div w:id="1927301268">
      <w:bodyDiv w:val="1"/>
      <w:marLeft w:val="0"/>
      <w:marRight w:val="0"/>
      <w:marTop w:val="0"/>
      <w:marBottom w:val="0"/>
      <w:divBdr>
        <w:top w:val="none" w:sz="0" w:space="0" w:color="auto"/>
        <w:left w:val="none" w:sz="0" w:space="0" w:color="auto"/>
        <w:bottom w:val="none" w:sz="0" w:space="0" w:color="auto"/>
        <w:right w:val="none" w:sz="0" w:space="0" w:color="auto"/>
      </w:divBdr>
    </w:div>
    <w:div w:id="1929077931">
      <w:bodyDiv w:val="1"/>
      <w:marLeft w:val="0"/>
      <w:marRight w:val="0"/>
      <w:marTop w:val="0"/>
      <w:marBottom w:val="0"/>
      <w:divBdr>
        <w:top w:val="none" w:sz="0" w:space="0" w:color="auto"/>
        <w:left w:val="none" w:sz="0" w:space="0" w:color="auto"/>
        <w:bottom w:val="none" w:sz="0" w:space="0" w:color="auto"/>
        <w:right w:val="none" w:sz="0" w:space="0" w:color="auto"/>
      </w:divBdr>
    </w:div>
    <w:div w:id="1931036295">
      <w:bodyDiv w:val="1"/>
      <w:marLeft w:val="0"/>
      <w:marRight w:val="0"/>
      <w:marTop w:val="0"/>
      <w:marBottom w:val="0"/>
      <w:divBdr>
        <w:top w:val="none" w:sz="0" w:space="0" w:color="auto"/>
        <w:left w:val="none" w:sz="0" w:space="0" w:color="auto"/>
        <w:bottom w:val="none" w:sz="0" w:space="0" w:color="auto"/>
        <w:right w:val="none" w:sz="0" w:space="0" w:color="auto"/>
      </w:divBdr>
    </w:div>
    <w:div w:id="1933583470">
      <w:bodyDiv w:val="1"/>
      <w:marLeft w:val="0"/>
      <w:marRight w:val="0"/>
      <w:marTop w:val="0"/>
      <w:marBottom w:val="0"/>
      <w:divBdr>
        <w:top w:val="none" w:sz="0" w:space="0" w:color="auto"/>
        <w:left w:val="none" w:sz="0" w:space="0" w:color="auto"/>
        <w:bottom w:val="none" w:sz="0" w:space="0" w:color="auto"/>
        <w:right w:val="none" w:sz="0" w:space="0" w:color="auto"/>
      </w:divBdr>
    </w:div>
    <w:div w:id="1939369676">
      <w:bodyDiv w:val="1"/>
      <w:marLeft w:val="0"/>
      <w:marRight w:val="0"/>
      <w:marTop w:val="0"/>
      <w:marBottom w:val="0"/>
      <w:divBdr>
        <w:top w:val="none" w:sz="0" w:space="0" w:color="auto"/>
        <w:left w:val="none" w:sz="0" w:space="0" w:color="auto"/>
        <w:bottom w:val="none" w:sz="0" w:space="0" w:color="auto"/>
        <w:right w:val="none" w:sz="0" w:space="0" w:color="auto"/>
      </w:divBdr>
    </w:div>
    <w:div w:id="1940794312">
      <w:bodyDiv w:val="1"/>
      <w:marLeft w:val="0"/>
      <w:marRight w:val="0"/>
      <w:marTop w:val="0"/>
      <w:marBottom w:val="0"/>
      <w:divBdr>
        <w:top w:val="none" w:sz="0" w:space="0" w:color="auto"/>
        <w:left w:val="none" w:sz="0" w:space="0" w:color="auto"/>
        <w:bottom w:val="none" w:sz="0" w:space="0" w:color="auto"/>
        <w:right w:val="none" w:sz="0" w:space="0" w:color="auto"/>
      </w:divBdr>
    </w:div>
    <w:div w:id="1941991535">
      <w:bodyDiv w:val="1"/>
      <w:marLeft w:val="0"/>
      <w:marRight w:val="0"/>
      <w:marTop w:val="0"/>
      <w:marBottom w:val="0"/>
      <w:divBdr>
        <w:top w:val="none" w:sz="0" w:space="0" w:color="auto"/>
        <w:left w:val="none" w:sz="0" w:space="0" w:color="auto"/>
        <w:bottom w:val="none" w:sz="0" w:space="0" w:color="auto"/>
        <w:right w:val="none" w:sz="0" w:space="0" w:color="auto"/>
      </w:divBdr>
    </w:div>
    <w:div w:id="1946184677">
      <w:bodyDiv w:val="1"/>
      <w:marLeft w:val="0"/>
      <w:marRight w:val="0"/>
      <w:marTop w:val="0"/>
      <w:marBottom w:val="0"/>
      <w:divBdr>
        <w:top w:val="none" w:sz="0" w:space="0" w:color="auto"/>
        <w:left w:val="none" w:sz="0" w:space="0" w:color="auto"/>
        <w:bottom w:val="none" w:sz="0" w:space="0" w:color="auto"/>
        <w:right w:val="none" w:sz="0" w:space="0" w:color="auto"/>
      </w:divBdr>
    </w:div>
    <w:div w:id="1948151505">
      <w:bodyDiv w:val="1"/>
      <w:marLeft w:val="0"/>
      <w:marRight w:val="0"/>
      <w:marTop w:val="0"/>
      <w:marBottom w:val="0"/>
      <w:divBdr>
        <w:top w:val="none" w:sz="0" w:space="0" w:color="auto"/>
        <w:left w:val="none" w:sz="0" w:space="0" w:color="auto"/>
        <w:bottom w:val="none" w:sz="0" w:space="0" w:color="auto"/>
        <w:right w:val="none" w:sz="0" w:space="0" w:color="auto"/>
      </w:divBdr>
    </w:div>
    <w:div w:id="1952201660">
      <w:bodyDiv w:val="1"/>
      <w:marLeft w:val="0"/>
      <w:marRight w:val="0"/>
      <w:marTop w:val="0"/>
      <w:marBottom w:val="0"/>
      <w:divBdr>
        <w:top w:val="none" w:sz="0" w:space="0" w:color="auto"/>
        <w:left w:val="none" w:sz="0" w:space="0" w:color="auto"/>
        <w:bottom w:val="none" w:sz="0" w:space="0" w:color="auto"/>
        <w:right w:val="none" w:sz="0" w:space="0" w:color="auto"/>
      </w:divBdr>
    </w:div>
    <w:div w:id="1959019349">
      <w:bodyDiv w:val="1"/>
      <w:marLeft w:val="0"/>
      <w:marRight w:val="0"/>
      <w:marTop w:val="0"/>
      <w:marBottom w:val="0"/>
      <w:divBdr>
        <w:top w:val="none" w:sz="0" w:space="0" w:color="auto"/>
        <w:left w:val="none" w:sz="0" w:space="0" w:color="auto"/>
        <w:bottom w:val="none" w:sz="0" w:space="0" w:color="auto"/>
        <w:right w:val="none" w:sz="0" w:space="0" w:color="auto"/>
      </w:divBdr>
    </w:div>
    <w:div w:id="1959218454">
      <w:bodyDiv w:val="1"/>
      <w:marLeft w:val="0"/>
      <w:marRight w:val="0"/>
      <w:marTop w:val="0"/>
      <w:marBottom w:val="0"/>
      <w:divBdr>
        <w:top w:val="none" w:sz="0" w:space="0" w:color="auto"/>
        <w:left w:val="none" w:sz="0" w:space="0" w:color="auto"/>
        <w:bottom w:val="none" w:sz="0" w:space="0" w:color="auto"/>
        <w:right w:val="none" w:sz="0" w:space="0" w:color="auto"/>
      </w:divBdr>
    </w:div>
    <w:div w:id="1960456141">
      <w:bodyDiv w:val="1"/>
      <w:marLeft w:val="0"/>
      <w:marRight w:val="0"/>
      <w:marTop w:val="0"/>
      <w:marBottom w:val="0"/>
      <w:divBdr>
        <w:top w:val="none" w:sz="0" w:space="0" w:color="auto"/>
        <w:left w:val="none" w:sz="0" w:space="0" w:color="auto"/>
        <w:bottom w:val="none" w:sz="0" w:space="0" w:color="auto"/>
        <w:right w:val="none" w:sz="0" w:space="0" w:color="auto"/>
      </w:divBdr>
    </w:div>
    <w:div w:id="1961260841">
      <w:bodyDiv w:val="1"/>
      <w:marLeft w:val="0"/>
      <w:marRight w:val="0"/>
      <w:marTop w:val="0"/>
      <w:marBottom w:val="0"/>
      <w:divBdr>
        <w:top w:val="none" w:sz="0" w:space="0" w:color="auto"/>
        <w:left w:val="none" w:sz="0" w:space="0" w:color="auto"/>
        <w:bottom w:val="none" w:sz="0" w:space="0" w:color="auto"/>
        <w:right w:val="none" w:sz="0" w:space="0" w:color="auto"/>
      </w:divBdr>
    </w:div>
    <w:div w:id="1965427806">
      <w:bodyDiv w:val="1"/>
      <w:marLeft w:val="0"/>
      <w:marRight w:val="0"/>
      <w:marTop w:val="0"/>
      <w:marBottom w:val="0"/>
      <w:divBdr>
        <w:top w:val="none" w:sz="0" w:space="0" w:color="auto"/>
        <w:left w:val="none" w:sz="0" w:space="0" w:color="auto"/>
        <w:bottom w:val="none" w:sz="0" w:space="0" w:color="auto"/>
        <w:right w:val="none" w:sz="0" w:space="0" w:color="auto"/>
      </w:divBdr>
    </w:div>
    <w:div w:id="1967345824">
      <w:bodyDiv w:val="1"/>
      <w:marLeft w:val="0"/>
      <w:marRight w:val="0"/>
      <w:marTop w:val="0"/>
      <w:marBottom w:val="0"/>
      <w:divBdr>
        <w:top w:val="none" w:sz="0" w:space="0" w:color="auto"/>
        <w:left w:val="none" w:sz="0" w:space="0" w:color="auto"/>
        <w:bottom w:val="none" w:sz="0" w:space="0" w:color="auto"/>
        <w:right w:val="none" w:sz="0" w:space="0" w:color="auto"/>
      </w:divBdr>
    </w:div>
    <w:div w:id="1972788242">
      <w:bodyDiv w:val="1"/>
      <w:marLeft w:val="0"/>
      <w:marRight w:val="0"/>
      <w:marTop w:val="0"/>
      <w:marBottom w:val="0"/>
      <w:divBdr>
        <w:top w:val="none" w:sz="0" w:space="0" w:color="auto"/>
        <w:left w:val="none" w:sz="0" w:space="0" w:color="auto"/>
        <w:bottom w:val="none" w:sz="0" w:space="0" w:color="auto"/>
        <w:right w:val="none" w:sz="0" w:space="0" w:color="auto"/>
      </w:divBdr>
    </w:div>
    <w:div w:id="1975256104">
      <w:bodyDiv w:val="1"/>
      <w:marLeft w:val="0"/>
      <w:marRight w:val="0"/>
      <w:marTop w:val="0"/>
      <w:marBottom w:val="0"/>
      <w:divBdr>
        <w:top w:val="none" w:sz="0" w:space="0" w:color="auto"/>
        <w:left w:val="none" w:sz="0" w:space="0" w:color="auto"/>
        <w:bottom w:val="none" w:sz="0" w:space="0" w:color="auto"/>
        <w:right w:val="none" w:sz="0" w:space="0" w:color="auto"/>
      </w:divBdr>
    </w:div>
    <w:div w:id="1976057772">
      <w:bodyDiv w:val="1"/>
      <w:marLeft w:val="0"/>
      <w:marRight w:val="0"/>
      <w:marTop w:val="0"/>
      <w:marBottom w:val="0"/>
      <w:divBdr>
        <w:top w:val="none" w:sz="0" w:space="0" w:color="auto"/>
        <w:left w:val="none" w:sz="0" w:space="0" w:color="auto"/>
        <w:bottom w:val="none" w:sz="0" w:space="0" w:color="auto"/>
        <w:right w:val="none" w:sz="0" w:space="0" w:color="auto"/>
      </w:divBdr>
    </w:div>
    <w:div w:id="1981493773">
      <w:bodyDiv w:val="1"/>
      <w:marLeft w:val="0"/>
      <w:marRight w:val="0"/>
      <w:marTop w:val="0"/>
      <w:marBottom w:val="0"/>
      <w:divBdr>
        <w:top w:val="none" w:sz="0" w:space="0" w:color="auto"/>
        <w:left w:val="none" w:sz="0" w:space="0" w:color="auto"/>
        <w:bottom w:val="none" w:sz="0" w:space="0" w:color="auto"/>
        <w:right w:val="none" w:sz="0" w:space="0" w:color="auto"/>
      </w:divBdr>
    </w:div>
    <w:div w:id="1983535259">
      <w:bodyDiv w:val="1"/>
      <w:marLeft w:val="0"/>
      <w:marRight w:val="0"/>
      <w:marTop w:val="0"/>
      <w:marBottom w:val="0"/>
      <w:divBdr>
        <w:top w:val="none" w:sz="0" w:space="0" w:color="auto"/>
        <w:left w:val="none" w:sz="0" w:space="0" w:color="auto"/>
        <w:bottom w:val="none" w:sz="0" w:space="0" w:color="auto"/>
        <w:right w:val="none" w:sz="0" w:space="0" w:color="auto"/>
      </w:divBdr>
    </w:div>
    <w:div w:id="1984116041">
      <w:bodyDiv w:val="1"/>
      <w:marLeft w:val="0"/>
      <w:marRight w:val="0"/>
      <w:marTop w:val="0"/>
      <w:marBottom w:val="0"/>
      <w:divBdr>
        <w:top w:val="none" w:sz="0" w:space="0" w:color="auto"/>
        <w:left w:val="none" w:sz="0" w:space="0" w:color="auto"/>
        <w:bottom w:val="none" w:sz="0" w:space="0" w:color="auto"/>
        <w:right w:val="none" w:sz="0" w:space="0" w:color="auto"/>
      </w:divBdr>
    </w:div>
    <w:div w:id="1985350555">
      <w:bodyDiv w:val="1"/>
      <w:marLeft w:val="0"/>
      <w:marRight w:val="0"/>
      <w:marTop w:val="0"/>
      <w:marBottom w:val="0"/>
      <w:divBdr>
        <w:top w:val="none" w:sz="0" w:space="0" w:color="auto"/>
        <w:left w:val="none" w:sz="0" w:space="0" w:color="auto"/>
        <w:bottom w:val="none" w:sz="0" w:space="0" w:color="auto"/>
        <w:right w:val="none" w:sz="0" w:space="0" w:color="auto"/>
      </w:divBdr>
    </w:div>
    <w:div w:id="1988624807">
      <w:bodyDiv w:val="1"/>
      <w:marLeft w:val="0"/>
      <w:marRight w:val="0"/>
      <w:marTop w:val="0"/>
      <w:marBottom w:val="0"/>
      <w:divBdr>
        <w:top w:val="none" w:sz="0" w:space="0" w:color="auto"/>
        <w:left w:val="none" w:sz="0" w:space="0" w:color="auto"/>
        <w:bottom w:val="none" w:sz="0" w:space="0" w:color="auto"/>
        <w:right w:val="none" w:sz="0" w:space="0" w:color="auto"/>
      </w:divBdr>
    </w:div>
    <w:div w:id="1992974941">
      <w:bodyDiv w:val="1"/>
      <w:marLeft w:val="0"/>
      <w:marRight w:val="0"/>
      <w:marTop w:val="0"/>
      <w:marBottom w:val="0"/>
      <w:divBdr>
        <w:top w:val="none" w:sz="0" w:space="0" w:color="auto"/>
        <w:left w:val="none" w:sz="0" w:space="0" w:color="auto"/>
        <w:bottom w:val="none" w:sz="0" w:space="0" w:color="auto"/>
        <w:right w:val="none" w:sz="0" w:space="0" w:color="auto"/>
      </w:divBdr>
    </w:div>
    <w:div w:id="1995987064">
      <w:bodyDiv w:val="1"/>
      <w:marLeft w:val="0"/>
      <w:marRight w:val="0"/>
      <w:marTop w:val="0"/>
      <w:marBottom w:val="0"/>
      <w:divBdr>
        <w:top w:val="none" w:sz="0" w:space="0" w:color="auto"/>
        <w:left w:val="none" w:sz="0" w:space="0" w:color="auto"/>
        <w:bottom w:val="none" w:sz="0" w:space="0" w:color="auto"/>
        <w:right w:val="none" w:sz="0" w:space="0" w:color="auto"/>
      </w:divBdr>
    </w:div>
    <w:div w:id="1996029957">
      <w:bodyDiv w:val="1"/>
      <w:marLeft w:val="0"/>
      <w:marRight w:val="0"/>
      <w:marTop w:val="0"/>
      <w:marBottom w:val="0"/>
      <w:divBdr>
        <w:top w:val="none" w:sz="0" w:space="0" w:color="auto"/>
        <w:left w:val="none" w:sz="0" w:space="0" w:color="auto"/>
        <w:bottom w:val="none" w:sz="0" w:space="0" w:color="auto"/>
        <w:right w:val="none" w:sz="0" w:space="0" w:color="auto"/>
      </w:divBdr>
    </w:div>
    <w:div w:id="1997225382">
      <w:bodyDiv w:val="1"/>
      <w:marLeft w:val="0"/>
      <w:marRight w:val="0"/>
      <w:marTop w:val="0"/>
      <w:marBottom w:val="0"/>
      <w:divBdr>
        <w:top w:val="none" w:sz="0" w:space="0" w:color="auto"/>
        <w:left w:val="none" w:sz="0" w:space="0" w:color="auto"/>
        <w:bottom w:val="none" w:sz="0" w:space="0" w:color="auto"/>
        <w:right w:val="none" w:sz="0" w:space="0" w:color="auto"/>
      </w:divBdr>
    </w:div>
    <w:div w:id="1999268363">
      <w:bodyDiv w:val="1"/>
      <w:marLeft w:val="0"/>
      <w:marRight w:val="0"/>
      <w:marTop w:val="0"/>
      <w:marBottom w:val="0"/>
      <w:divBdr>
        <w:top w:val="none" w:sz="0" w:space="0" w:color="auto"/>
        <w:left w:val="none" w:sz="0" w:space="0" w:color="auto"/>
        <w:bottom w:val="none" w:sz="0" w:space="0" w:color="auto"/>
        <w:right w:val="none" w:sz="0" w:space="0" w:color="auto"/>
      </w:divBdr>
    </w:div>
    <w:div w:id="1999452402">
      <w:bodyDiv w:val="1"/>
      <w:marLeft w:val="0"/>
      <w:marRight w:val="0"/>
      <w:marTop w:val="0"/>
      <w:marBottom w:val="0"/>
      <w:divBdr>
        <w:top w:val="none" w:sz="0" w:space="0" w:color="auto"/>
        <w:left w:val="none" w:sz="0" w:space="0" w:color="auto"/>
        <w:bottom w:val="none" w:sz="0" w:space="0" w:color="auto"/>
        <w:right w:val="none" w:sz="0" w:space="0" w:color="auto"/>
      </w:divBdr>
    </w:div>
    <w:div w:id="1999848362">
      <w:bodyDiv w:val="1"/>
      <w:marLeft w:val="0"/>
      <w:marRight w:val="0"/>
      <w:marTop w:val="0"/>
      <w:marBottom w:val="0"/>
      <w:divBdr>
        <w:top w:val="none" w:sz="0" w:space="0" w:color="auto"/>
        <w:left w:val="none" w:sz="0" w:space="0" w:color="auto"/>
        <w:bottom w:val="none" w:sz="0" w:space="0" w:color="auto"/>
        <w:right w:val="none" w:sz="0" w:space="0" w:color="auto"/>
      </w:divBdr>
    </w:div>
    <w:div w:id="2001230073">
      <w:bodyDiv w:val="1"/>
      <w:marLeft w:val="0"/>
      <w:marRight w:val="0"/>
      <w:marTop w:val="0"/>
      <w:marBottom w:val="0"/>
      <w:divBdr>
        <w:top w:val="none" w:sz="0" w:space="0" w:color="auto"/>
        <w:left w:val="none" w:sz="0" w:space="0" w:color="auto"/>
        <w:bottom w:val="none" w:sz="0" w:space="0" w:color="auto"/>
        <w:right w:val="none" w:sz="0" w:space="0" w:color="auto"/>
      </w:divBdr>
    </w:div>
    <w:div w:id="2002612056">
      <w:bodyDiv w:val="1"/>
      <w:marLeft w:val="0"/>
      <w:marRight w:val="0"/>
      <w:marTop w:val="0"/>
      <w:marBottom w:val="0"/>
      <w:divBdr>
        <w:top w:val="none" w:sz="0" w:space="0" w:color="auto"/>
        <w:left w:val="none" w:sz="0" w:space="0" w:color="auto"/>
        <w:bottom w:val="none" w:sz="0" w:space="0" w:color="auto"/>
        <w:right w:val="none" w:sz="0" w:space="0" w:color="auto"/>
      </w:divBdr>
    </w:div>
    <w:div w:id="2004813297">
      <w:bodyDiv w:val="1"/>
      <w:marLeft w:val="0"/>
      <w:marRight w:val="0"/>
      <w:marTop w:val="0"/>
      <w:marBottom w:val="0"/>
      <w:divBdr>
        <w:top w:val="none" w:sz="0" w:space="0" w:color="auto"/>
        <w:left w:val="none" w:sz="0" w:space="0" w:color="auto"/>
        <w:bottom w:val="none" w:sz="0" w:space="0" w:color="auto"/>
        <w:right w:val="none" w:sz="0" w:space="0" w:color="auto"/>
      </w:divBdr>
    </w:div>
    <w:div w:id="2008946598">
      <w:bodyDiv w:val="1"/>
      <w:marLeft w:val="0"/>
      <w:marRight w:val="0"/>
      <w:marTop w:val="0"/>
      <w:marBottom w:val="0"/>
      <w:divBdr>
        <w:top w:val="none" w:sz="0" w:space="0" w:color="auto"/>
        <w:left w:val="none" w:sz="0" w:space="0" w:color="auto"/>
        <w:bottom w:val="none" w:sz="0" w:space="0" w:color="auto"/>
        <w:right w:val="none" w:sz="0" w:space="0" w:color="auto"/>
      </w:divBdr>
    </w:div>
    <w:div w:id="2009819160">
      <w:bodyDiv w:val="1"/>
      <w:marLeft w:val="0"/>
      <w:marRight w:val="0"/>
      <w:marTop w:val="0"/>
      <w:marBottom w:val="0"/>
      <w:divBdr>
        <w:top w:val="none" w:sz="0" w:space="0" w:color="auto"/>
        <w:left w:val="none" w:sz="0" w:space="0" w:color="auto"/>
        <w:bottom w:val="none" w:sz="0" w:space="0" w:color="auto"/>
        <w:right w:val="none" w:sz="0" w:space="0" w:color="auto"/>
      </w:divBdr>
    </w:div>
    <w:div w:id="2011832479">
      <w:bodyDiv w:val="1"/>
      <w:marLeft w:val="0"/>
      <w:marRight w:val="0"/>
      <w:marTop w:val="0"/>
      <w:marBottom w:val="0"/>
      <w:divBdr>
        <w:top w:val="none" w:sz="0" w:space="0" w:color="auto"/>
        <w:left w:val="none" w:sz="0" w:space="0" w:color="auto"/>
        <w:bottom w:val="none" w:sz="0" w:space="0" w:color="auto"/>
        <w:right w:val="none" w:sz="0" w:space="0" w:color="auto"/>
      </w:divBdr>
    </w:div>
    <w:div w:id="2013754610">
      <w:bodyDiv w:val="1"/>
      <w:marLeft w:val="0"/>
      <w:marRight w:val="0"/>
      <w:marTop w:val="0"/>
      <w:marBottom w:val="0"/>
      <w:divBdr>
        <w:top w:val="none" w:sz="0" w:space="0" w:color="auto"/>
        <w:left w:val="none" w:sz="0" w:space="0" w:color="auto"/>
        <w:bottom w:val="none" w:sz="0" w:space="0" w:color="auto"/>
        <w:right w:val="none" w:sz="0" w:space="0" w:color="auto"/>
      </w:divBdr>
    </w:div>
    <w:div w:id="2015305772">
      <w:bodyDiv w:val="1"/>
      <w:marLeft w:val="0"/>
      <w:marRight w:val="0"/>
      <w:marTop w:val="0"/>
      <w:marBottom w:val="0"/>
      <w:divBdr>
        <w:top w:val="none" w:sz="0" w:space="0" w:color="auto"/>
        <w:left w:val="none" w:sz="0" w:space="0" w:color="auto"/>
        <w:bottom w:val="none" w:sz="0" w:space="0" w:color="auto"/>
        <w:right w:val="none" w:sz="0" w:space="0" w:color="auto"/>
      </w:divBdr>
    </w:div>
    <w:div w:id="2016489437">
      <w:bodyDiv w:val="1"/>
      <w:marLeft w:val="0"/>
      <w:marRight w:val="0"/>
      <w:marTop w:val="0"/>
      <w:marBottom w:val="0"/>
      <w:divBdr>
        <w:top w:val="none" w:sz="0" w:space="0" w:color="auto"/>
        <w:left w:val="none" w:sz="0" w:space="0" w:color="auto"/>
        <w:bottom w:val="none" w:sz="0" w:space="0" w:color="auto"/>
        <w:right w:val="none" w:sz="0" w:space="0" w:color="auto"/>
      </w:divBdr>
    </w:div>
    <w:div w:id="2016767479">
      <w:bodyDiv w:val="1"/>
      <w:marLeft w:val="0"/>
      <w:marRight w:val="0"/>
      <w:marTop w:val="0"/>
      <w:marBottom w:val="0"/>
      <w:divBdr>
        <w:top w:val="none" w:sz="0" w:space="0" w:color="auto"/>
        <w:left w:val="none" w:sz="0" w:space="0" w:color="auto"/>
        <w:bottom w:val="none" w:sz="0" w:space="0" w:color="auto"/>
        <w:right w:val="none" w:sz="0" w:space="0" w:color="auto"/>
      </w:divBdr>
    </w:div>
    <w:div w:id="2021276253">
      <w:bodyDiv w:val="1"/>
      <w:marLeft w:val="0"/>
      <w:marRight w:val="0"/>
      <w:marTop w:val="0"/>
      <w:marBottom w:val="0"/>
      <w:divBdr>
        <w:top w:val="none" w:sz="0" w:space="0" w:color="auto"/>
        <w:left w:val="none" w:sz="0" w:space="0" w:color="auto"/>
        <w:bottom w:val="none" w:sz="0" w:space="0" w:color="auto"/>
        <w:right w:val="none" w:sz="0" w:space="0" w:color="auto"/>
      </w:divBdr>
    </w:div>
    <w:div w:id="2021350558">
      <w:bodyDiv w:val="1"/>
      <w:marLeft w:val="0"/>
      <w:marRight w:val="0"/>
      <w:marTop w:val="0"/>
      <w:marBottom w:val="0"/>
      <w:divBdr>
        <w:top w:val="none" w:sz="0" w:space="0" w:color="auto"/>
        <w:left w:val="none" w:sz="0" w:space="0" w:color="auto"/>
        <w:bottom w:val="none" w:sz="0" w:space="0" w:color="auto"/>
        <w:right w:val="none" w:sz="0" w:space="0" w:color="auto"/>
      </w:divBdr>
    </w:div>
    <w:div w:id="2022275211">
      <w:bodyDiv w:val="1"/>
      <w:marLeft w:val="0"/>
      <w:marRight w:val="0"/>
      <w:marTop w:val="0"/>
      <w:marBottom w:val="0"/>
      <w:divBdr>
        <w:top w:val="none" w:sz="0" w:space="0" w:color="auto"/>
        <w:left w:val="none" w:sz="0" w:space="0" w:color="auto"/>
        <w:bottom w:val="none" w:sz="0" w:space="0" w:color="auto"/>
        <w:right w:val="none" w:sz="0" w:space="0" w:color="auto"/>
      </w:divBdr>
    </w:div>
    <w:div w:id="2022580374">
      <w:bodyDiv w:val="1"/>
      <w:marLeft w:val="0"/>
      <w:marRight w:val="0"/>
      <w:marTop w:val="0"/>
      <w:marBottom w:val="0"/>
      <w:divBdr>
        <w:top w:val="none" w:sz="0" w:space="0" w:color="auto"/>
        <w:left w:val="none" w:sz="0" w:space="0" w:color="auto"/>
        <w:bottom w:val="none" w:sz="0" w:space="0" w:color="auto"/>
        <w:right w:val="none" w:sz="0" w:space="0" w:color="auto"/>
      </w:divBdr>
    </w:div>
    <w:div w:id="2023968398">
      <w:bodyDiv w:val="1"/>
      <w:marLeft w:val="0"/>
      <w:marRight w:val="0"/>
      <w:marTop w:val="0"/>
      <w:marBottom w:val="0"/>
      <w:divBdr>
        <w:top w:val="none" w:sz="0" w:space="0" w:color="auto"/>
        <w:left w:val="none" w:sz="0" w:space="0" w:color="auto"/>
        <w:bottom w:val="none" w:sz="0" w:space="0" w:color="auto"/>
        <w:right w:val="none" w:sz="0" w:space="0" w:color="auto"/>
      </w:divBdr>
    </w:div>
    <w:div w:id="2024359033">
      <w:bodyDiv w:val="1"/>
      <w:marLeft w:val="0"/>
      <w:marRight w:val="0"/>
      <w:marTop w:val="0"/>
      <w:marBottom w:val="0"/>
      <w:divBdr>
        <w:top w:val="none" w:sz="0" w:space="0" w:color="auto"/>
        <w:left w:val="none" w:sz="0" w:space="0" w:color="auto"/>
        <w:bottom w:val="none" w:sz="0" w:space="0" w:color="auto"/>
        <w:right w:val="none" w:sz="0" w:space="0" w:color="auto"/>
      </w:divBdr>
    </w:div>
    <w:div w:id="2024740470">
      <w:bodyDiv w:val="1"/>
      <w:marLeft w:val="0"/>
      <w:marRight w:val="0"/>
      <w:marTop w:val="0"/>
      <w:marBottom w:val="0"/>
      <w:divBdr>
        <w:top w:val="none" w:sz="0" w:space="0" w:color="auto"/>
        <w:left w:val="none" w:sz="0" w:space="0" w:color="auto"/>
        <w:bottom w:val="none" w:sz="0" w:space="0" w:color="auto"/>
        <w:right w:val="none" w:sz="0" w:space="0" w:color="auto"/>
      </w:divBdr>
    </w:div>
    <w:div w:id="2027829238">
      <w:bodyDiv w:val="1"/>
      <w:marLeft w:val="0"/>
      <w:marRight w:val="0"/>
      <w:marTop w:val="0"/>
      <w:marBottom w:val="0"/>
      <w:divBdr>
        <w:top w:val="none" w:sz="0" w:space="0" w:color="auto"/>
        <w:left w:val="none" w:sz="0" w:space="0" w:color="auto"/>
        <w:bottom w:val="none" w:sz="0" w:space="0" w:color="auto"/>
        <w:right w:val="none" w:sz="0" w:space="0" w:color="auto"/>
      </w:divBdr>
    </w:div>
    <w:div w:id="2029519331">
      <w:bodyDiv w:val="1"/>
      <w:marLeft w:val="0"/>
      <w:marRight w:val="0"/>
      <w:marTop w:val="0"/>
      <w:marBottom w:val="0"/>
      <w:divBdr>
        <w:top w:val="none" w:sz="0" w:space="0" w:color="auto"/>
        <w:left w:val="none" w:sz="0" w:space="0" w:color="auto"/>
        <w:bottom w:val="none" w:sz="0" w:space="0" w:color="auto"/>
        <w:right w:val="none" w:sz="0" w:space="0" w:color="auto"/>
      </w:divBdr>
    </w:div>
    <w:div w:id="2032022885">
      <w:bodyDiv w:val="1"/>
      <w:marLeft w:val="0"/>
      <w:marRight w:val="0"/>
      <w:marTop w:val="0"/>
      <w:marBottom w:val="0"/>
      <w:divBdr>
        <w:top w:val="none" w:sz="0" w:space="0" w:color="auto"/>
        <w:left w:val="none" w:sz="0" w:space="0" w:color="auto"/>
        <w:bottom w:val="none" w:sz="0" w:space="0" w:color="auto"/>
        <w:right w:val="none" w:sz="0" w:space="0" w:color="auto"/>
      </w:divBdr>
    </w:div>
    <w:div w:id="2034073281">
      <w:bodyDiv w:val="1"/>
      <w:marLeft w:val="0"/>
      <w:marRight w:val="0"/>
      <w:marTop w:val="0"/>
      <w:marBottom w:val="0"/>
      <w:divBdr>
        <w:top w:val="none" w:sz="0" w:space="0" w:color="auto"/>
        <w:left w:val="none" w:sz="0" w:space="0" w:color="auto"/>
        <w:bottom w:val="none" w:sz="0" w:space="0" w:color="auto"/>
        <w:right w:val="none" w:sz="0" w:space="0" w:color="auto"/>
      </w:divBdr>
    </w:div>
    <w:div w:id="2044624061">
      <w:bodyDiv w:val="1"/>
      <w:marLeft w:val="0"/>
      <w:marRight w:val="0"/>
      <w:marTop w:val="0"/>
      <w:marBottom w:val="0"/>
      <w:divBdr>
        <w:top w:val="none" w:sz="0" w:space="0" w:color="auto"/>
        <w:left w:val="none" w:sz="0" w:space="0" w:color="auto"/>
        <w:bottom w:val="none" w:sz="0" w:space="0" w:color="auto"/>
        <w:right w:val="none" w:sz="0" w:space="0" w:color="auto"/>
      </w:divBdr>
    </w:div>
    <w:div w:id="2046254446">
      <w:bodyDiv w:val="1"/>
      <w:marLeft w:val="0"/>
      <w:marRight w:val="0"/>
      <w:marTop w:val="0"/>
      <w:marBottom w:val="0"/>
      <w:divBdr>
        <w:top w:val="none" w:sz="0" w:space="0" w:color="auto"/>
        <w:left w:val="none" w:sz="0" w:space="0" w:color="auto"/>
        <w:bottom w:val="none" w:sz="0" w:space="0" w:color="auto"/>
        <w:right w:val="none" w:sz="0" w:space="0" w:color="auto"/>
      </w:divBdr>
    </w:div>
    <w:div w:id="2054846273">
      <w:bodyDiv w:val="1"/>
      <w:marLeft w:val="0"/>
      <w:marRight w:val="0"/>
      <w:marTop w:val="0"/>
      <w:marBottom w:val="0"/>
      <w:divBdr>
        <w:top w:val="none" w:sz="0" w:space="0" w:color="auto"/>
        <w:left w:val="none" w:sz="0" w:space="0" w:color="auto"/>
        <w:bottom w:val="none" w:sz="0" w:space="0" w:color="auto"/>
        <w:right w:val="none" w:sz="0" w:space="0" w:color="auto"/>
      </w:divBdr>
    </w:div>
    <w:div w:id="2058041608">
      <w:bodyDiv w:val="1"/>
      <w:marLeft w:val="0"/>
      <w:marRight w:val="0"/>
      <w:marTop w:val="0"/>
      <w:marBottom w:val="0"/>
      <w:divBdr>
        <w:top w:val="none" w:sz="0" w:space="0" w:color="auto"/>
        <w:left w:val="none" w:sz="0" w:space="0" w:color="auto"/>
        <w:bottom w:val="none" w:sz="0" w:space="0" w:color="auto"/>
        <w:right w:val="none" w:sz="0" w:space="0" w:color="auto"/>
      </w:divBdr>
    </w:div>
    <w:div w:id="2060082542">
      <w:bodyDiv w:val="1"/>
      <w:marLeft w:val="0"/>
      <w:marRight w:val="0"/>
      <w:marTop w:val="0"/>
      <w:marBottom w:val="0"/>
      <w:divBdr>
        <w:top w:val="none" w:sz="0" w:space="0" w:color="auto"/>
        <w:left w:val="none" w:sz="0" w:space="0" w:color="auto"/>
        <w:bottom w:val="none" w:sz="0" w:space="0" w:color="auto"/>
        <w:right w:val="none" w:sz="0" w:space="0" w:color="auto"/>
      </w:divBdr>
    </w:div>
    <w:div w:id="2061707654">
      <w:bodyDiv w:val="1"/>
      <w:marLeft w:val="0"/>
      <w:marRight w:val="0"/>
      <w:marTop w:val="0"/>
      <w:marBottom w:val="0"/>
      <w:divBdr>
        <w:top w:val="none" w:sz="0" w:space="0" w:color="auto"/>
        <w:left w:val="none" w:sz="0" w:space="0" w:color="auto"/>
        <w:bottom w:val="none" w:sz="0" w:space="0" w:color="auto"/>
        <w:right w:val="none" w:sz="0" w:space="0" w:color="auto"/>
      </w:divBdr>
    </w:div>
    <w:div w:id="2063284079">
      <w:bodyDiv w:val="1"/>
      <w:marLeft w:val="0"/>
      <w:marRight w:val="0"/>
      <w:marTop w:val="0"/>
      <w:marBottom w:val="0"/>
      <w:divBdr>
        <w:top w:val="none" w:sz="0" w:space="0" w:color="auto"/>
        <w:left w:val="none" w:sz="0" w:space="0" w:color="auto"/>
        <w:bottom w:val="none" w:sz="0" w:space="0" w:color="auto"/>
        <w:right w:val="none" w:sz="0" w:space="0" w:color="auto"/>
      </w:divBdr>
    </w:div>
    <w:div w:id="2063552336">
      <w:bodyDiv w:val="1"/>
      <w:marLeft w:val="0"/>
      <w:marRight w:val="0"/>
      <w:marTop w:val="0"/>
      <w:marBottom w:val="0"/>
      <w:divBdr>
        <w:top w:val="none" w:sz="0" w:space="0" w:color="auto"/>
        <w:left w:val="none" w:sz="0" w:space="0" w:color="auto"/>
        <w:bottom w:val="none" w:sz="0" w:space="0" w:color="auto"/>
        <w:right w:val="none" w:sz="0" w:space="0" w:color="auto"/>
      </w:divBdr>
    </w:div>
    <w:div w:id="2066635590">
      <w:bodyDiv w:val="1"/>
      <w:marLeft w:val="0"/>
      <w:marRight w:val="0"/>
      <w:marTop w:val="0"/>
      <w:marBottom w:val="0"/>
      <w:divBdr>
        <w:top w:val="none" w:sz="0" w:space="0" w:color="auto"/>
        <w:left w:val="none" w:sz="0" w:space="0" w:color="auto"/>
        <w:bottom w:val="none" w:sz="0" w:space="0" w:color="auto"/>
        <w:right w:val="none" w:sz="0" w:space="0" w:color="auto"/>
      </w:divBdr>
    </w:div>
    <w:div w:id="2068726208">
      <w:bodyDiv w:val="1"/>
      <w:marLeft w:val="0"/>
      <w:marRight w:val="0"/>
      <w:marTop w:val="0"/>
      <w:marBottom w:val="0"/>
      <w:divBdr>
        <w:top w:val="none" w:sz="0" w:space="0" w:color="auto"/>
        <w:left w:val="none" w:sz="0" w:space="0" w:color="auto"/>
        <w:bottom w:val="none" w:sz="0" w:space="0" w:color="auto"/>
        <w:right w:val="none" w:sz="0" w:space="0" w:color="auto"/>
      </w:divBdr>
    </w:div>
    <w:div w:id="2069765398">
      <w:bodyDiv w:val="1"/>
      <w:marLeft w:val="0"/>
      <w:marRight w:val="0"/>
      <w:marTop w:val="0"/>
      <w:marBottom w:val="0"/>
      <w:divBdr>
        <w:top w:val="none" w:sz="0" w:space="0" w:color="auto"/>
        <w:left w:val="none" w:sz="0" w:space="0" w:color="auto"/>
        <w:bottom w:val="none" w:sz="0" w:space="0" w:color="auto"/>
        <w:right w:val="none" w:sz="0" w:space="0" w:color="auto"/>
      </w:divBdr>
    </w:div>
    <w:div w:id="2070374358">
      <w:bodyDiv w:val="1"/>
      <w:marLeft w:val="0"/>
      <w:marRight w:val="0"/>
      <w:marTop w:val="0"/>
      <w:marBottom w:val="0"/>
      <w:divBdr>
        <w:top w:val="none" w:sz="0" w:space="0" w:color="auto"/>
        <w:left w:val="none" w:sz="0" w:space="0" w:color="auto"/>
        <w:bottom w:val="none" w:sz="0" w:space="0" w:color="auto"/>
        <w:right w:val="none" w:sz="0" w:space="0" w:color="auto"/>
      </w:divBdr>
    </w:div>
    <w:div w:id="2074427496">
      <w:bodyDiv w:val="1"/>
      <w:marLeft w:val="0"/>
      <w:marRight w:val="0"/>
      <w:marTop w:val="0"/>
      <w:marBottom w:val="0"/>
      <w:divBdr>
        <w:top w:val="none" w:sz="0" w:space="0" w:color="auto"/>
        <w:left w:val="none" w:sz="0" w:space="0" w:color="auto"/>
        <w:bottom w:val="none" w:sz="0" w:space="0" w:color="auto"/>
        <w:right w:val="none" w:sz="0" w:space="0" w:color="auto"/>
      </w:divBdr>
    </w:div>
    <w:div w:id="2081710524">
      <w:bodyDiv w:val="1"/>
      <w:marLeft w:val="0"/>
      <w:marRight w:val="0"/>
      <w:marTop w:val="0"/>
      <w:marBottom w:val="0"/>
      <w:divBdr>
        <w:top w:val="none" w:sz="0" w:space="0" w:color="auto"/>
        <w:left w:val="none" w:sz="0" w:space="0" w:color="auto"/>
        <w:bottom w:val="none" w:sz="0" w:space="0" w:color="auto"/>
        <w:right w:val="none" w:sz="0" w:space="0" w:color="auto"/>
      </w:divBdr>
    </w:div>
    <w:div w:id="2094889608">
      <w:bodyDiv w:val="1"/>
      <w:marLeft w:val="0"/>
      <w:marRight w:val="0"/>
      <w:marTop w:val="0"/>
      <w:marBottom w:val="0"/>
      <w:divBdr>
        <w:top w:val="none" w:sz="0" w:space="0" w:color="auto"/>
        <w:left w:val="none" w:sz="0" w:space="0" w:color="auto"/>
        <w:bottom w:val="none" w:sz="0" w:space="0" w:color="auto"/>
        <w:right w:val="none" w:sz="0" w:space="0" w:color="auto"/>
      </w:divBdr>
    </w:div>
    <w:div w:id="2103261959">
      <w:bodyDiv w:val="1"/>
      <w:marLeft w:val="0"/>
      <w:marRight w:val="0"/>
      <w:marTop w:val="0"/>
      <w:marBottom w:val="0"/>
      <w:divBdr>
        <w:top w:val="none" w:sz="0" w:space="0" w:color="auto"/>
        <w:left w:val="none" w:sz="0" w:space="0" w:color="auto"/>
        <w:bottom w:val="none" w:sz="0" w:space="0" w:color="auto"/>
        <w:right w:val="none" w:sz="0" w:space="0" w:color="auto"/>
      </w:divBdr>
    </w:div>
    <w:div w:id="2107655862">
      <w:bodyDiv w:val="1"/>
      <w:marLeft w:val="0"/>
      <w:marRight w:val="0"/>
      <w:marTop w:val="0"/>
      <w:marBottom w:val="0"/>
      <w:divBdr>
        <w:top w:val="none" w:sz="0" w:space="0" w:color="auto"/>
        <w:left w:val="none" w:sz="0" w:space="0" w:color="auto"/>
        <w:bottom w:val="none" w:sz="0" w:space="0" w:color="auto"/>
        <w:right w:val="none" w:sz="0" w:space="0" w:color="auto"/>
      </w:divBdr>
    </w:div>
    <w:div w:id="2110929653">
      <w:bodyDiv w:val="1"/>
      <w:marLeft w:val="0"/>
      <w:marRight w:val="0"/>
      <w:marTop w:val="0"/>
      <w:marBottom w:val="0"/>
      <w:divBdr>
        <w:top w:val="none" w:sz="0" w:space="0" w:color="auto"/>
        <w:left w:val="none" w:sz="0" w:space="0" w:color="auto"/>
        <w:bottom w:val="none" w:sz="0" w:space="0" w:color="auto"/>
        <w:right w:val="none" w:sz="0" w:space="0" w:color="auto"/>
      </w:divBdr>
    </w:div>
    <w:div w:id="2111314030">
      <w:bodyDiv w:val="1"/>
      <w:marLeft w:val="0"/>
      <w:marRight w:val="0"/>
      <w:marTop w:val="0"/>
      <w:marBottom w:val="0"/>
      <w:divBdr>
        <w:top w:val="none" w:sz="0" w:space="0" w:color="auto"/>
        <w:left w:val="none" w:sz="0" w:space="0" w:color="auto"/>
        <w:bottom w:val="none" w:sz="0" w:space="0" w:color="auto"/>
        <w:right w:val="none" w:sz="0" w:space="0" w:color="auto"/>
      </w:divBdr>
    </w:div>
    <w:div w:id="2112360045">
      <w:bodyDiv w:val="1"/>
      <w:marLeft w:val="0"/>
      <w:marRight w:val="0"/>
      <w:marTop w:val="0"/>
      <w:marBottom w:val="0"/>
      <w:divBdr>
        <w:top w:val="none" w:sz="0" w:space="0" w:color="auto"/>
        <w:left w:val="none" w:sz="0" w:space="0" w:color="auto"/>
        <w:bottom w:val="none" w:sz="0" w:space="0" w:color="auto"/>
        <w:right w:val="none" w:sz="0" w:space="0" w:color="auto"/>
      </w:divBdr>
    </w:div>
    <w:div w:id="2114325504">
      <w:bodyDiv w:val="1"/>
      <w:marLeft w:val="0"/>
      <w:marRight w:val="0"/>
      <w:marTop w:val="0"/>
      <w:marBottom w:val="0"/>
      <w:divBdr>
        <w:top w:val="none" w:sz="0" w:space="0" w:color="auto"/>
        <w:left w:val="none" w:sz="0" w:space="0" w:color="auto"/>
        <w:bottom w:val="none" w:sz="0" w:space="0" w:color="auto"/>
        <w:right w:val="none" w:sz="0" w:space="0" w:color="auto"/>
      </w:divBdr>
    </w:div>
    <w:div w:id="2114935101">
      <w:bodyDiv w:val="1"/>
      <w:marLeft w:val="0"/>
      <w:marRight w:val="0"/>
      <w:marTop w:val="0"/>
      <w:marBottom w:val="0"/>
      <w:divBdr>
        <w:top w:val="none" w:sz="0" w:space="0" w:color="auto"/>
        <w:left w:val="none" w:sz="0" w:space="0" w:color="auto"/>
        <w:bottom w:val="none" w:sz="0" w:space="0" w:color="auto"/>
        <w:right w:val="none" w:sz="0" w:space="0" w:color="auto"/>
      </w:divBdr>
    </w:div>
    <w:div w:id="2115324318">
      <w:bodyDiv w:val="1"/>
      <w:marLeft w:val="0"/>
      <w:marRight w:val="0"/>
      <w:marTop w:val="0"/>
      <w:marBottom w:val="0"/>
      <w:divBdr>
        <w:top w:val="none" w:sz="0" w:space="0" w:color="auto"/>
        <w:left w:val="none" w:sz="0" w:space="0" w:color="auto"/>
        <w:bottom w:val="none" w:sz="0" w:space="0" w:color="auto"/>
        <w:right w:val="none" w:sz="0" w:space="0" w:color="auto"/>
      </w:divBdr>
    </w:div>
    <w:div w:id="2123646723">
      <w:bodyDiv w:val="1"/>
      <w:marLeft w:val="0"/>
      <w:marRight w:val="0"/>
      <w:marTop w:val="0"/>
      <w:marBottom w:val="0"/>
      <w:divBdr>
        <w:top w:val="none" w:sz="0" w:space="0" w:color="auto"/>
        <w:left w:val="none" w:sz="0" w:space="0" w:color="auto"/>
        <w:bottom w:val="none" w:sz="0" w:space="0" w:color="auto"/>
        <w:right w:val="none" w:sz="0" w:space="0" w:color="auto"/>
      </w:divBdr>
    </w:div>
    <w:div w:id="2124107781">
      <w:bodyDiv w:val="1"/>
      <w:marLeft w:val="0"/>
      <w:marRight w:val="0"/>
      <w:marTop w:val="0"/>
      <w:marBottom w:val="0"/>
      <w:divBdr>
        <w:top w:val="none" w:sz="0" w:space="0" w:color="auto"/>
        <w:left w:val="none" w:sz="0" w:space="0" w:color="auto"/>
        <w:bottom w:val="none" w:sz="0" w:space="0" w:color="auto"/>
        <w:right w:val="none" w:sz="0" w:space="0" w:color="auto"/>
      </w:divBdr>
    </w:div>
    <w:div w:id="2125465984">
      <w:bodyDiv w:val="1"/>
      <w:marLeft w:val="0"/>
      <w:marRight w:val="0"/>
      <w:marTop w:val="0"/>
      <w:marBottom w:val="0"/>
      <w:divBdr>
        <w:top w:val="none" w:sz="0" w:space="0" w:color="auto"/>
        <w:left w:val="none" w:sz="0" w:space="0" w:color="auto"/>
        <w:bottom w:val="none" w:sz="0" w:space="0" w:color="auto"/>
        <w:right w:val="none" w:sz="0" w:space="0" w:color="auto"/>
      </w:divBdr>
    </w:div>
    <w:div w:id="2131781801">
      <w:bodyDiv w:val="1"/>
      <w:marLeft w:val="0"/>
      <w:marRight w:val="0"/>
      <w:marTop w:val="0"/>
      <w:marBottom w:val="0"/>
      <w:divBdr>
        <w:top w:val="none" w:sz="0" w:space="0" w:color="auto"/>
        <w:left w:val="none" w:sz="0" w:space="0" w:color="auto"/>
        <w:bottom w:val="none" w:sz="0" w:space="0" w:color="auto"/>
        <w:right w:val="none" w:sz="0" w:space="0" w:color="auto"/>
      </w:divBdr>
    </w:div>
    <w:div w:id="2134446694">
      <w:bodyDiv w:val="1"/>
      <w:marLeft w:val="0"/>
      <w:marRight w:val="0"/>
      <w:marTop w:val="0"/>
      <w:marBottom w:val="0"/>
      <w:divBdr>
        <w:top w:val="none" w:sz="0" w:space="0" w:color="auto"/>
        <w:left w:val="none" w:sz="0" w:space="0" w:color="auto"/>
        <w:bottom w:val="none" w:sz="0" w:space="0" w:color="auto"/>
        <w:right w:val="none" w:sz="0" w:space="0" w:color="auto"/>
      </w:divBdr>
    </w:div>
    <w:div w:id="2137601808">
      <w:bodyDiv w:val="1"/>
      <w:marLeft w:val="0"/>
      <w:marRight w:val="0"/>
      <w:marTop w:val="0"/>
      <w:marBottom w:val="0"/>
      <w:divBdr>
        <w:top w:val="none" w:sz="0" w:space="0" w:color="auto"/>
        <w:left w:val="none" w:sz="0" w:space="0" w:color="auto"/>
        <w:bottom w:val="none" w:sz="0" w:space="0" w:color="auto"/>
        <w:right w:val="none" w:sz="0" w:space="0" w:color="auto"/>
      </w:divBdr>
    </w:div>
    <w:div w:id="2137750236">
      <w:bodyDiv w:val="1"/>
      <w:marLeft w:val="0"/>
      <w:marRight w:val="0"/>
      <w:marTop w:val="0"/>
      <w:marBottom w:val="0"/>
      <w:divBdr>
        <w:top w:val="none" w:sz="0" w:space="0" w:color="auto"/>
        <w:left w:val="none" w:sz="0" w:space="0" w:color="auto"/>
        <w:bottom w:val="none" w:sz="0" w:space="0" w:color="auto"/>
        <w:right w:val="none" w:sz="0" w:space="0" w:color="auto"/>
      </w:divBdr>
    </w:div>
    <w:div w:id="2138527992">
      <w:bodyDiv w:val="1"/>
      <w:marLeft w:val="0"/>
      <w:marRight w:val="0"/>
      <w:marTop w:val="0"/>
      <w:marBottom w:val="0"/>
      <w:divBdr>
        <w:top w:val="none" w:sz="0" w:space="0" w:color="auto"/>
        <w:left w:val="none" w:sz="0" w:space="0" w:color="auto"/>
        <w:bottom w:val="none" w:sz="0" w:space="0" w:color="auto"/>
        <w:right w:val="none" w:sz="0" w:space="0" w:color="auto"/>
      </w:divBdr>
    </w:div>
    <w:div w:id="2142378095">
      <w:bodyDiv w:val="1"/>
      <w:marLeft w:val="0"/>
      <w:marRight w:val="0"/>
      <w:marTop w:val="0"/>
      <w:marBottom w:val="0"/>
      <w:divBdr>
        <w:top w:val="none" w:sz="0" w:space="0" w:color="auto"/>
        <w:left w:val="none" w:sz="0" w:space="0" w:color="auto"/>
        <w:bottom w:val="none" w:sz="0" w:space="0" w:color="auto"/>
        <w:right w:val="none" w:sz="0" w:space="0" w:color="auto"/>
      </w:divBdr>
    </w:div>
    <w:div w:id="214453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986C4769E54D21A29175CFA6C8CFB4"/>
        <w:category>
          <w:name w:val="General"/>
          <w:gallery w:val="placeholder"/>
        </w:category>
        <w:types>
          <w:type w:val="bbPlcHdr"/>
        </w:types>
        <w:behaviors>
          <w:behavior w:val="content"/>
        </w:behaviors>
        <w:guid w:val="{5CD7A6A9-99E5-4F35-BA58-460B32AA228E}"/>
      </w:docPartPr>
      <w:docPartBody>
        <w:p w:rsidR="001B7395" w:rsidRDefault="001B739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B9"/>
    <w:rsid w:val="001B7395"/>
    <w:rsid w:val="00247DEF"/>
    <w:rsid w:val="00363E0A"/>
    <w:rsid w:val="0036627B"/>
    <w:rsid w:val="003C03B9"/>
    <w:rsid w:val="004344E8"/>
    <w:rsid w:val="005244DA"/>
    <w:rsid w:val="00564D37"/>
    <w:rsid w:val="00566215"/>
    <w:rsid w:val="00577C53"/>
    <w:rsid w:val="005B4E00"/>
    <w:rsid w:val="005B7732"/>
    <w:rsid w:val="006A7D2C"/>
    <w:rsid w:val="007026DA"/>
    <w:rsid w:val="009A764C"/>
    <w:rsid w:val="009D668E"/>
    <w:rsid w:val="00B27D53"/>
    <w:rsid w:val="00BB462F"/>
    <w:rsid w:val="00C336EA"/>
    <w:rsid w:val="00CB30B3"/>
    <w:rsid w:val="00D621C5"/>
    <w:rsid w:val="00E26247"/>
    <w:rsid w:val="00E64D6B"/>
    <w:rsid w:val="00F43146"/>
    <w:rsid w:val="00FA2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SO690Nmerical.XSL" StyleName="ISO 690 - Numerical Reference" Version="1987">
  <b:Source>
    <b:Tag>XS2AOR</b:Tag>
    <b:SourceType>Misc</b:SourceType>
    <b:Guid>{01BF4608-A242-4489-9908-799BD3022715}</b:Guid>
    <b:Author>
      <b:Author>
        <b:Corporate>The Berlin Group Joint Initiative on a PSD2 Compliant XS2A Interface</b:Corporate>
      </b:Author>
    </b:Author>
    <b:Title>NexGenPSD2 XS2A Framework, Operational Rules</b:Title>
    <b:ShortTitle>XS2A-OR</b:ShortTitle>
    <b:Year>2018</b:Year>
    <b:Month>დეკემბერი</b:Month>
    <b:Day>21</b:Day>
    <b:Edition>ვერსია 1.3</b:Edition>
    <b:RefOrder>1</b:RefOrder>
  </b:Source>
  <b:Source>
    <b:Tag>The20</b:Tag>
    <b:SourceType>Misc</b:SourceType>
    <b:Guid>{660AB1EC-F39E-46E3-8BD1-45009F87E460}</b:Guid>
    <b:Author>
      <b:Author>
        <b:Corporate>The Berlin Group Joint Initiative on a PSD2 Compliant XS2A Interface</b:Corporate>
      </b:Author>
    </b:Author>
    <b:Title>NexGenPSD2 XS2A Framework, Implementation Guidelines</b:Title>
    <b:Year>2021</b:Year>
    <b:Month>მარტი</b:Month>
    <b:Day>29</b:Day>
    <b:Edition>ვერსია 1.3.9</b:Edition>
    <b:ShortTitle>XS2A-IG</b:ShortTitle>
    <b:RefOrder>2</b:RefOrder>
  </b:Source>
  <b:Source>
    <b:Tag>OFGEIAA</b:Tag>
    <b:SourceType>Book</b:SourceType>
    <b:Guid>{9930F1A7-D85C-42A9-AC08-F832838E82A7}</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10</b:RefOrder>
  </b:Source>
  <b:Source>
    <b:Tag>HAL</b:Tag>
    <b:SourceType>DocumentFromInternetSite</b:SourceType>
    <b:Guid>{0F20DA00-1FA4-4446-9217-F50E9219EDA6}</b:Guid>
    <b:Author>
      <b:Author>
        <b:NameList>
          <b:Person>
            <b:Last>Stateless</b:Last>
            <b:First>M.</b:First>
            <b:Middle>Kelly</b:Middle>
          </b:Person>
        </b:NameList>
      </b:Author>
    </b:Author>
    <b:Title>JSON Hypertext Application Language</b:Title>
    <b:URL>https://datatracker.ietf.org/doc/html/draft-kelly-json-hal-08</b:URL>
    <b:RefOrder>17</b:RefOrder>
  </b:Source>
  <b:Source>
    <b:Tag>XS2AGEO</b:Tag>
    <b:SourceType>Book</b:SourceType>
    <b:Guid>{0BAEF738-3D19-43D8-A1A6-79598933B189}</b:Guid>
    <b:Author>
      <b:Author>
        <b:Corporate>საქართველოს საბანკო ასოციაცია</b:Corporate>
      </b:Author>
    </b:Author>
    <b:Title>XS2A სტანდარტის განხორციელების სახელმძღვანელო</b:Title>
    <b:ShortTitle>XS2A-GEO</b:ShortTitle>
    <b:Edition>ვერსია 0.7</b:Edition>
    <b:RefOrder>9</b:RefOrder>
  </b:Source>
  <b:Source>
    <b:Tag>OIDCCORE</b:Tag>
    <b:SourceType>DocumentFromInternetSite</b:SourceType>
    <b:Guid>{822947DD-1196-4C01-9BED-1489E8EDDF4C}</b:Guid>
    <b:Title>OpenID Connect Core 1.0 incorporating errata set 1</b:Title>
    <b:Year>2014</b:Year>
    <b:Month>November</b:Month>
    <b:Day>8</b:Day>
    <b:URL>https://openid.net/specs/openid-connect-core-1_0.html</b:URL>
    <b:Author>
      <b:Author>
        <b:NameList>
          <b:Person>
            <b:Last>N. Sakimura</b:Last>
            <b:First>NRI,</b:First>
            <b:Middle>J. Bradley, Ping Identity, M. Jones, Microsoft, B. de Medeiros, Google, C. Mortimore, Salesforce</b:Middle>
          </b:Person>
        </b:NameList>
      </b:Author>
    </b:Author>
    <b:RefOrder>4</b:RefOrder>
  </b:Source>
  <b:Source>
    <b:Tag>FAPIp1</b:Tag>
    <b:SourceType>DocumentFromInternetSite</b:SourceType>
    <b:Guid>{6C821450-50C1-48BF-B933-393121E079D3}</b:Guid>
    <b:Author>
      <b:Author>
        <b:NameList>
          <b:Person>
            <b:Last>N. Sakimura</b:Last>
            <b:First>Nat</b:First>
            <b:Middle>Consulting, J. Bradley, Yubico, E. Jay, Illumila</b:Middle>
          </b:Person>
        </b:NameList>
      </b:Author>
    </b:Author>
    <b:Title>Financial-grade API Security Profile 1.0 - Part 1: Baseline</b:Title>
    <b:Year>2021</b:Year>
    <b:Month>March</b:Month>
    <b:Day>12</b:Day>
    <b:URL>https://openid.net/specs/openid-financial-api-part-1-1_0-final.html</b:URL>
    <b:RefOrder>5</b:RefOrder>
  </b:Source>
  <b:Source>
    <b:Tag>FAPIp2</b:Tag>
    <b:SourceType>DocumentFromInternetSite</b:SourceType>
    <b:Guid>{8E9F8BAE-DD10-4565-92A1-970B8F278BF4}</b:Guid>
    <b:Author>
      <b:Author>
        <b:NameList>
          <b:Person>
            <b:Last>N. Sakimura</b:Last>
            <b:First>Nat</b:First>
            <b:Middle>Consulting, J. Bradley, Yubico, E. Jay, Illumila</b:Middle>
          </b:Person>
        </b:NameList>
      </b:Author>
    </b:Author>
    <b:Title>Financial-grade API Security Profile 1.0 - Part 2: Advanced</b:Title>
    <b:Year>2021</b:Year>
    <b:Month>May</b:Month>
    <b:Day>12</b:Day>
    <b:URL>https://openid.net/specs/openid-financial-api-part-2-1_0.html</b:URL>
    <b:RefOrder>6</b:RefOrder>
  </b:Source>
  <b:Source>
    <b:Tag>RFC8414</b:Tag>
    <b:SourceType>Misc</b:SourceType>
    <b:Guid>{D9E19191-64CA-4698-A05C-E389B201F82C}</b:Guid>
    <b:Author>
      <b:Author>
        <b:NameList>
          <b:Person>
            <b:Last>Jones</b:Last>
            <b:First>M.,</b:First>
            <b:Middle>Sakimura, N., and J. Bradley</b:Middle>
          </b:Person>
        </b:NameList>
      </b:Author>
    </b:Author>
    <b:Title>OAuth 2.0 Authorization Server Metadata</b:Title>
    <b:Year>2018</b:Year>
    <b:Month>June</b:Month>
    <b:StandardNumber>RFC 8414</b:StandardNumber>
    <b:ShortTitle>RFC 8414</b:ShortTitle>
    <b:DOI>DOI 10.17487/RFC8414</b:DOI>
    <b:RefOrder>18</b:RefOrder>
  </b:Source>
  <b:Source>
    <b:Tag>RFC8705</b:Tag>
    <b:SourceType>Misc</b:SourceType>
    <b:Guid>{9B30C018-E81C-42A6-BC9B-181C78E3229C}</b:Guid>
    <b:Author>
      <b:Author>
        <b:NameList>
          <b:Person>
            <b:Last>Campbell</b:Last>
            <b:First>B.,</b:First>
            <b:Middle>Bradley, J., Sakimura, N., and T. Lodderstedt</b:Middle>
          </b:Person>
        </b:NameList>
      </b:Author>
    </b:Author>
    <b:Title>RFC 8705 - OAuth 2.0 Mutual-TLS Client Authentication and Certificate-Bound Access Tokens</b:Title>
    <b:Year>2020</b:Year>
    <b:StandardNumber>RFC 8705</b:StandardNumber>
    <b:Month>February</b:Month>
    <b:ShortTitle>RFC 8705</b:ShortTitle>
    <b:URL>https://www.rfc-editor.org/info/rfc8705</b:URL>
    <b:DOI>DOI 10.17487/RFC8705</b:DOI>
    <b:RefOrder>12</b:RefOrder>
  </b:Source>
  <b:Source>
    <b:Tag>OIDCDisco</b:Tag>
    <b:SourceType>Misc</b:SourceType>
    <b:Guid>{DE741278-1490-409E-B55D-01B2358069A7}</b:Guid>
    <b:Author>
      <b:Author>
        <b:NameList>
          <b:Person>
            <b:Last>N. Sakimura</b:Last>
            <b:First>NRI,</b:First>
            <b:Middle>J. Bradley, Ping Identity, M. Jones, Microsoft, E. Jay, Illumila</b:Middle>
          </b:Person>
        </b:NameList>
      </b:Author>
    </b:Author>
    <b:Title>OpenID Connect Discovery 1.0 incorporating errata set 1</b:Title>
    <b:Year>2014</b:Year>
    <b:Month>November</b:Month>
    <b:Day>8</b:Day>
    <b:ShortTitle>OIDC-Disco</b:ShortTitle>
    <b:RefOrder>8</b:RefOrder>
  </b:Source>
  <b:Source>
    <b:Tag>OIDCRPLogout</b:Tag>
    <b:SourceType>Misc</b:SourceType>
    <b:Guid>{9A85123D-4FC4-4993-B2AA-A391FCBCBCF2}</b:Guid>
    <b:Author>
      <b:Author>
        <b:NameList>
          <b:Person>
            <b:Last>Jones</b:Last>
            <b:First>M.,</b:First>
            <b:Middle>de Medeiros, B., Agarwal, N., Sakimura, N., and J. Bradley</b:Middle>
          </b:Person>
        </b:NameList>
      </b:Author>
    </b:Author>
    <b:Title>OpenID Connect RP-Initiated Logout 1.0 - draft 01</b:Title>
    <b:Year>2020</b:Year>
    <b:StandardNumber>OpenID.RPInitiated</b:StandardNumber>
    <b:Month>August</b:Month>
    <b:Day>7</b:Day>
    <b:ShortTitle>OpenID.RPInitiated</b:ShortTitle>
    <b:URL>https://openid.net/specs/openid-connect-rpinitiated-1_0.html</b:URL>
    <b:RefOrder>16</b:RefOrder>
  </b:Source>
  <b:Source>
    <b:Tag>OIDCCIBA</b:Tag>
    <b:SourceType>DocumentFromInternetSite</b:SourceType>
    <b:Guid>{8E8E7336-F8A3-43AB-944A-37911AC304C4}</b:Guid>
    <b:Title>OpenID Connect Client-Initiated Backchannel Authentication Flow - Core 1.0</b:Title>
    <b:URL>https://openid.net/specs/openid-client-initiated-backchannel-authentication-core-1_0.html</b:URL>
    <b:Author>
      <b:Author>
        <b:NameList>
          <b:Person>
            <b:Last>G. Fernandez</b:Last>
            <b:First>Telefonica,</b:First>
            <b:Middle>F. Walter, A. Nennker, Deutsche Telekom AG, D. Tonge, Moneyhub, B. Campbell, Ping Identity</b:Middle>
          </b:Person>
        </b:NameList>
      </b:Author>
    </b:Author>
    <b:Year>2021</b:Year>
    <b:Month>09</b:Month>
    <b:Day>1</b:Day>
    <b:RefOrder>14</b:RefOrder>
  </b:Source>
  <b:Source>
    <b:Tag>RFC8628</b:Tag>
    <b:SourceType>Misc</b:SourceType>
    <b:Guid>{C4C370E0-B1E3-4500-AD25-F265518AF918}</b:Guid>
    <b:Title>RFC 8628 OAuth 2.0 Device Authorization Grant</b:Title>
    <b:Year>2019</b:Year>
    <b:Month>08</b:Month>
    <b:Author>
      <b:Author>
        <b:NameList>
          <b:Person>
            <b:Last>W. Denniss</b:Last>
            <b:First>J.</b:First>
            <b:Middle>Bradley, M. Jones, H. Tschofenig</b:Middle>
          </b:Person>
        </b:NameList>
      </b:Author>
    </b:Author>
    <b:DOI>10.17487/RFC8628</b:DOI>
    <b:RefOrder>15</b:RefOrder>
  </b:Source>
  <b:Source>
    <b:Tag>RFC2119</b:Tag>
    <b:SourceType>ElectronicSource</b:SourceType>
    <b:Guid>{D4114CD4-99DA-46E9-B63A-42653107A20F}</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OIDCForIA</b:Tag>
    <b:SourceType>DocumentFromInternetSite</b:SourceType>
    <b:Guid>{4910E166-56E1-4311-BA3F-2CC500D7E632}</b:Guid>
    <b:Author>
      <b:Author>
        <b:NameList>
          <b:Person>
            <b:Last>T. Lodderstedt</b:Last>
            <b:First>D.</b:First>
            <b:Middle>Fett, M. Haine, A. Pulido, K. Lehmann, K. Koiwai</b:Middle>
          </b:Person>
        </b:NameList>
      </b:Author>
    </b:Author>
    <b:Title>OpenID Connect for Identity Assurance 1.0</b:Title>
    <b:Year>2024</b:Year>
    <b:Month>October</b:Month>
    <b:Day>1</b:Day>
    <b:URL>https://openid.net/specs/openid-connect-4-identity-assurance-1_0-final.html</b:URL>
    <b:Version>1.0 Final</b:Version>
    <b:RefOrder>7</b:RefOrder>
  </b:Source>
  <b:Source>
    <b:Tag>OIDCForIASchema</b:Tag>
    <b:SourceType>DocumentFromInternetSite</b:SourceType>
    <b:Guid>{144C4C91-B345-4E4B-A50B-D53479980771}</b:Guid>
    <b:Title>OpenID Identity Assurance Schema Definition 1.0</b:Title>
    <b:Year>2024</b:Year>
    <b:Author>
      <b:Author>
        <b:NameList>
          <b:Person>
            <b:Last>T. Lodderstedt</b:Last>
            <b:First>D.</b:First>
            <b:Middle>Fett, M. Haine, A. Pulido, K. Lehmann, K. Koiwai</b:Middle>
          </b:Person>
        </b:NameList>
      </b:Author>
    </b:Author>
    <b:Month>October</b:Month>
    <b:Day>1</b:Day>
    <b:URL>https://openid.net/specs/openid-ida-verified-claims-1_0-final.html</b:URL>
    <b:Version>1.0 Final</b:Version>
    <b:RefOrder>11</b:RefOrder>
  </b:Source>
  <b:Source>
    <b:Tag>ETSIEN3194121a</b:Tag>
    <b:SourceType>ElectronicSource</b:SourceType>
    <b:Guid>{90F4105E-BE91-4577-9192-4E96289AEA21}</b:Guid>
    <b:Author>
      <b:Author>
        <b:Corporate>ETSI</b:Corporate>
      </b:Author>
    </b:Author>
    <b:Title>EN 319 412-1 - Electronic Signatures and Infrastructures (ESI); Certificate Profiles; Part 1: Overview and common data structures</b:Title>
    <b:Year>2021</b:Year>
    <b:Month>05</b:Month>
    <b:Edition>V1.4.4</b:Edition>
    <b:ShortTitle>ETSI EN 319 412-1</b:ShortTitle>
    <b:StandardNumber>ETSI EN 319 412-1</b:StandardNumber>
    <b:RefOrder>13</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Props1.xml><?xml version="1.0" encoding="utf-8"?>
<ds:datastoreItem xmlns:ds="http://schemas.openxmlformats.org/officeDocument/2006/customXml" ds:itemID="{42EB443F-16C7-4BC4-8D62-61E4AA424698}"/>
</file>

<file path=customXml/itemProps2.xml><?xml version="1.0" encoding="utf-8"?>
<ds:datastoreItem xmlns:ds="http://schemas.openxmlformats.org/officeDocument/2006/customXml" ds:itemID="{0DF58A8B-DE4C-4028-AC72-D6B09FB41EE3}">
  <ds:schemaRefs>
    <ds:schemaRef ds:uri="http://schemas.openxmlformats.org/officeDocument/2006/bibliography"/>
  </ds:schemaRefs>
</ds:datastoreItem>
</file>

<file path=customXml/itemProps3.xml><?xml version="1.0" encoding="utf-8"?>
<ds:datastoreItem xmlns:ds="http://schemas.openxmlformats.org/officeDocument/2006/customXml" ds:itemID="{3E631205-AD57-48FF-9AE4-5B955B82D1F3}">
  <ds:schemaRefs>
    <ds:schemaRef ds:uri="http://schemas.microsoft.com/sharepoint/v3/contenttype/forms"/>
  </ds:schemaRefs>
</ds:datastoreItem>
</file>

<file path=customXml/itemProps4.xml><?xml version="1.0" encoding="utf-8"?>
<ds:datastoreItem xmlns:ds="http://schemas.openxmlformats.org/officeDocument/2006/customXml" ds:itemID="{D64A8E4A-5938-4F46-885F-58DCD4B375A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37</Pages>
  <Words>11039</Words>
  <Characters>62924</Characters>
  <Application>Microsoft Office Word</Application>
  <DocSecurity>0</DocSecurity>
  <Lines>524</Lines>
  <Paragraphs>147</Paragraphs>
  <ScaleCrop>false</ScaleCrop>
  <Company/>
  <LinksUpToDate>false</LinksUpToDate>
  <CharactersWithSpaces>73816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Mikheil Kapanadze</cp:lastModifiedBy>
  <cp:revision>1350</cp:revision>
  <dcterms:created xsi:type="dcterms:W3CDTF">2021-07-15T18:50:00Z</dcterms:created>
  <dcterms:modified xsi:type="dcterms:W3CDTF">2025-04-19T11:53:00Z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